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1F3A29" w14:textId="0431E590" w:rsidR="001F0203" w:rsidRDefault="00FA0278">
      <w:pPr>
        <w:rPr>
          <w:ins w:id="0" w:author="Redondo García Francisco Javier" w:date="2025-09-02T09:44:00Z"/>
        </w:rPr>
      </w:pPr>
      <w:r w:rsidRPr="00FA0278">
        <w:rPr>
          <w:noProof/>
        </w:rPr>
        <mc:AlternateContent>
          <mc:Choice Requires="wps">
            <w:drawing>
              <wp:anchor distT="45720" distB="45720" distL="114300" distR="114300" simplePos="0" relativeHeight="251742208" behindDoc="0" locked="0" layoutInCell="1" allowOverlap="1" wp14:anchorId="57C13F42" wp14:editId="5CEDA44D">
                <wp:simplePos x="0" y="0"/>
                <wp:positionH relativeFrom="margin">
                  <wp:posOffset>-68002</wp:posOffset>
                </wp:positionH>
                <wp:positionV relativeFrom="paragraph">
                  <wp:posOffset>4927268</wp:posOffset>
                </wp:positionV>
                <wp:extent cx="5397500" cy="457200"/>
                <wp:effectExtent l="0" t="0" r="0" b="0"/>
                <wp:wrapSquare wrapText="bothSides"/>
                <wp:docPr id="23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457200"/>
                        </a:xfrm>
                        <a:prstGeom prst="rect">
                          <a:avLst/>
                        </a:prstGeom>
                        <a:noFill/>
                        <a:ln w="9525">
                          <a:noFill/>
                          <a:miter lim="800000"/>
                          <a:headEnd/>
                          <a:tailEnd/>
                        </a:ln>
                      </wps:spPr>
                      <wps:txbx>
                        <w:txbxContent>
                          <w:p w14:paraId="592F4004" w14:textId="5962B206" w:rsidR="00FA0278" w:rsidRPr="00E957AA" w:rsidRDefault="00FA0278" w:rsidP="00FA0278">
                            <w:pPr>
                              <w:jc w:val="center"/>
                              <w:rPr>
                                <w:rFonts w:ascii="DIN Regular" w:hAnsi="DIN Regular" w:cs="DIN Pro Regular"/>
                                <w:color w:val="001EAD"/>
                                <w:sz w:val="32"/>
                                <w:szCs w:val="32"/>
                              </w:rPr>
                            </w:pPr>
                            <w:r>
                              <w:rPr>
                                <w:rFonts w:ascii="DIN Regular" w:hAnsi="DIN Regular" w:cs="DIN Pro Regular"/>
                                <w:color w:val="001EAD"/>
                                <w:sz w:val="32"/>
                                <w:szCs w:val="32"/>
                              </w:rPr>
                              <w:t>F. Javier Redondo García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7C13F42" id="_x0000_t202" coordsize="21600,21600" o:spt="202" path="m,l,21600r21600,l21600,xe">
                <v:stroke joinstyle="miter"/>
                <v:path gradientshapeok="t" o:connecttype="rect"/>
              </v:shapetype>
              <v:shape id="_x0000_s1026" type="#_x0000_t202" style="position:absolute;left:0;text-align:left;margin-left:-5.35pt;margin-top:387.95pt;width:425pt;height:36pt;z-index:2517422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" filled="f" stroked="f">
                <v:textbox>
                  <w:txbxContent>
                    <w:p w14:paraId="592F4004" w14:textId="5962B206" w:rsidR="00FA0278" w:rsidRPr="00E957AA" w:rsidRDefault="00FA0278" w:rsidP="00FA0278">
                      <w:pPr>
                        <w:jc w:val="center"/>
                        <w:rPr>
                          <w:rFonts w:ascii="DIN Regular" w:hAnsi="DIN Regular" w:cs="DIN Pro Regular"/>
                          <w:color w:val="001EAD"/>
                          <w:sz w:val="32"/>
                          <w:szCs w:val="32"/>
                        </w:rPr>
                      </w:pPr>
                      <w:r>
                        <w:rPr>
                          <w:rFonts w:ascii="DIN Regular" w:hAnsi="DIN Regular" w:cs="DIN Pro Regular"/>
                          <w:color w:val="001EAD"/>
                          <w:sz w:val="32"/>
                          <w:szCs w:val="32"/>
                        </w:rPr>
                        <w:t>F. Javier Redondo García</w:t>
                      </w:r>
                    </w:p>
                  </w:txbxContent>
                </v:textbox>
                <w10:wrap type="square" anchorx="margin"/>
              </v:shape>
            </w:pict>
          </mc:Fallback>
        </mc:AlternateContent>
      </w:r>
      <w:r w:rsidRPr="00FA0278">
        <w:rPr>
          <w:noProof/>
        </w:rPr>
        <mc:AlternateContent>
          <mc:Choice Requires="wps">
            <w:drawing>
              <wp:anchor distT="45720" distB="45720" distL="114300" distR="114300" simplePos="0" relativeHeight="251743232" behindDoc="0" locked="0" layoutInCell="1" allowOverlap="1" wp14:anchorId="67D6AB48" wp14:editId="223FFF4B">
                <wp:simplePos x="0" y="0"/>
                <wp:positionH relativeFrom="margin">
                  <wp:posOffset>-149850</wp:posOffset>
                </wp:positionH>
                <wp:positionV relativeFrom="paragraph">
                  <wp:posOffset>5719350</wp:posOffset>
                </wp:positionV>
                <wp:extent cx="5397500" cy="501015"/>
                <wp:effectExtent l="0" t="0" r="0" b="0"/>
                <wp:wrapSquare wrapText="bothSides"/>
                <wp:docPr id="2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501015"/>
                        </a:xfrm>
                        <a:prstGeom prst="rect">
                          <a:avLst/>
                        </a:prstGeom>
                        <a:noFill/>
                        <a:ln w="9525">
                          <a:noFill/>
                          <a:miter lim="800000"/>
                          <a:headEnd/>
                          <a:tailEnd/>
                        </a:ln>
                      </wps:spPr>
                      <wps:txbx>
                        <w:txbxContent>
                          <w:p w14:paraId="04B7C906" w14:textId="5AA96E28" w:rsidR="00FA0278" w:rsidRPr="00E957AA" w:rsidRDefault="00FA0278" w:rsidP="00FA0278">
                            <w:pPr>
                              <w:jc w:val="center"/>
                              <w:rPr>
                                <w:rFonts w:ascii="DIN Regular" w:hAnsi="DIN Regular" w:cs="DIN Pro Regular"/>
                                <w:color w:val="001EAD"/>
                                <w:sz w:val="32"/>
                                <w:szCs w:val="32"/>
                              </w:rPr>
                            </w:pPr>
                            <w:r w:rsidRPr="00E957AA">
                              <w:rPr>
                                <w:rFonts w:ascii="DIN Regular" w:hAnsi="DIN Regular" w:cs="DIN Pro Regular"/>
                                <w:color w:val="001EAD"/>
                                <w:sz w:val="32"/>
                                <w:szCs w:val="32"/>
                              </w:rPr>
                              <w:t xml:space="preserve">Tutor: </w:t>
                            </w:r>
                            <w:r>
                              <w:rPr>
                                <w:rFonts w:ascii="DIN Regular" w:hAnsi="DIN Regular" w:cs="DIN Pro Regular"/>
                                <w:color w:val="001EAD"/>
                                <w:sz w:val="32"/>
                                <w:szCs w:val="32"/>
                              </w:rPr>
                              <w:t>Sergio Caro Álvaro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D6AB48" id="_x0000_s1027" type="#_x0000_t202" style="position:absolute;left:0;text-align:left;margin-left:-11.8pt;margin-top:450.35pt;width:425pt;height:39.45pt;z-index:2517432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" filled="f" stroked="f">
                <v:textbox>
                  <w:txbxContent>
                    <w:p w14:paraId="04B7C906" w14:textId="5AA96E28" w:rsidR="00FA0278" w:rsidRPr="00E957AA" w:rsidRDefault="00FA0278" w:rsidP="00FA0278">
                      <w:pPr>
                        <w:jc w:val="center"/>
                        <w:rPr>
                          <w:rFonts w:ascii="DIN Regular" w:hAnsi="DIN Regular" w:cs="DIN Pro Regular"/>
                          <w:color w:val="001EAD"/>
                          <w:sz w:val="32"/>
                          <w:szCs w:val="32"/>
                        </w:rPr>
                      </w:pPr>
                      <w:r w:rsidRPr="00E957AA">
                        <w:rPr>
                          <w:rFonts w:ascii="DIN Regular" w:hAnsi="DIN Regular" w:cs="DIN Pro Regular"/>
                          <w:color w:val="001EAD"/>
                          <w:sz w:val="32"/>
                          <w:szCs w:val="32"/>
                        </w:rPr>
                        <w:t xml:space="preserve">Tutor: </w:t>
                      </w:r>
                      <w:r>
                        <w:rPr>
                          <w:rFonts w:ascii="DIN Regular" w:hAnsi="DIN Regular" w:cs="DIN Pro Regular"/>
                          <w:color w:val="001EAD"/>
                          <w:sz w:val="32"/>
                          <w:szCs w:val="32"/>
                        </w:rPr>
                        <w:t>Sergio Caro Álvaro</w:t>
                      </w:r>
                    </w:p>
                  </w:txbxContent>
                </v:textbox>
                <w10:wrap type="square" anchorx="margin"/>
              </v:shape>
            </w:pict>
          </mc:Fallback>
        </mc:AlternateContent>
      </w:r>
      <w:r w:rsidRPr="00FA0278">
        <w:rPr>
          <w:noProof/>
        </w:rPr>
        <mc:AlternateContent>
          <mc:Choice Requires="wps">
            <w:drawing>
              <wp:anchor distT="45720" distB="45720" distL="114300" distR="114300" simplePos="0" relativeHeight="251741184" behindDoc="0" locked="0" layoutInCell="1" allowOverlap="1" wp14:anchorId="16A931BE" wp14:editId="53C17F37">
                <wp:simplePos x="0" y="0"/>
                <wp:positionH relativeFrom="margin">
                  <wp:align>center</wp:align>
                </wp:positionH>
                <wp:positionV relativeFrom="paragraph">
                  <wp:posOffset>3712893</wp:posOffset>
                </wp:positionV>
                <wp:extent cx="5499735" cy="1186815"/>
                <wp:effectExtent l="0" t="0" r="0" b="0"/>
                <wp:wrapSquare wrapText="bothSides"/>
                <wp:docPr id="2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9735" cy="1186815"/>
                        </a:xfrm>
                        <a:prstGeom prst="rect">
                          <a:avLst/>
                        </a:prstGeom>
                        <a:noFill/>
                        <a:ln w="9525">
                          <a:noFill/>
                          <a:miter lim="800000"/>
                          <a:headEnd/>
                          <a:tailEnd/>
                        </a:ln>
                      </wps:spPr>
                      <wps:txbx>
                        <w:txbxContent>
                          <w:p w14:paraId="5C0C2689" w14:textId="3E6EC7F3" w:rsidR="00FA0278" w:rsidRPr="00E957AA" w:rsidRDefault="00FA0278" w:rsidP="00FA0278">
                            <w:pPr>
                              <w:jc w:val="center"/>
                              <w:rPr>
                                <w:rFonts w:ascii="DIN Regular" w:hAnsi="DIN Regular" w:cs="DIN Pro Regular"/>
                                <w:color w:val="001EAD"/>
                                <w:sz w:val="40"/>
                                <w:szCs w:val="40"/>
                              </w:rPr>
                            </w:pPr>
                            <w:r>
                              <w:rPr>
                                <w:rFonts w:ascii="DIN Regular" w:hAnsi="DIN Regular" w:cs="DIN Pro Regular"/>
                                <w:color w:val="001EAD"/>
                                <w:sz w:val="40"/>
                                <w:szCs w:val="40"/>
                              </w:rPr>
                              <w:t>Innovación Tecnológica en la Evaluación geriátrica: Automatización de Pruebas SPPB mediante Aplicación Móvil y Plataforma Web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A931BE" id="_x0000_s1028" type="#_x0000_t202" style="position:absolute;left:0;text-align:left;margin-left:0;margin-top:292.35pt;width:433.05pt;height:93.45pt;z-index:25174118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" filled="f" stroked="f">
                <v:textbox>
                  <w:txbxContent>
                    <w:p w14:paraId="5C0C2689" w14:textId="3E6EC7F3" w:rsidR="00FA0278" w:rsidRPr="00E957AA" w:rsidRDefault="00FA0278" w:rsidP="00FA0278">
                      <w:pPr>
                        <w:jc w:val="center"/>
                        <w:rPr>
                          <w:rFonts w:ascii="DIN Regular" w:hAnsi="DIN Regular" w:cs="DIN Pro Regular"/>
                          <w:color w:val="001EAD"/>
                          <w:sz w:val="40"/>
                          <w:szCs w:val="40"/>
                        </w:rPr>
                      </w:pPr>
                      <w:r>
                        <w:rPr>
                          <w:rFonts w:ascii="DIN Regular" w:hAnsi="DIN Regular" w:cs="DIN Pro Regular"/>
                          <w:color w:val="001EAD"/>
                          <w:sz w:val="40"/>
                          <w:szCs w:val="40"/>
                        </w:rPr>
                        <w:t>Innovación Tecnológica en la Evaluación geriátrica: Automatización de Pruebas SPPB mediante Aplicación Móvil y Plataforma Web</w:t>
                      </w:r>
                    </w:p>
                  </w:txbxContent>
                </v:textbox>
                <w10:wrap type="square" anchorx="margin"/>
              </v:shape>
            </w:pict>
          </mc:Fallback>
        </mc:AlternateContent>
      </w:r>
      <w:r w:rsidRPr="00FA0278">
        <w:rPr>
          <w:noProof/>
        </w:rPr>
        <mc:AlternateContent>
          <mc:Choice Requires="wps">
            <w:drawing>
              <wp:anchor distT="45720" distB="45720" distL="114300" distR="114300" simplePos="0" relativeHeight="251744256" behindDoc="0" locked="0" layoutInCell="1" allowOverlap="1" wp14:anchorId="12558DCE" wp14:editId="3EE65101">
                <wp:simplePos x="0" y="0"/>
                <wp:positionH relativeFrom="margin">
                  <wp:posOffset>-122555</wp:posOffset>
                </wp:positionH>
                <wp:positionV relativeFrom="paragraph">
                  <wp:posOffset>6176285</wp:posOffset>
                </wp:positionV>
                <wp:extent cx="5397500" cy="685800"/>
                <wp:effectExtent l="0" t="0" r="0" b="0"/>
                <wp:wrapSquare wrapText="bothSides"/>
                <wp:docPr id="23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685800"/>
                        </a:xfrm>
                        <a:prstGeom prst="rect">
                          <a:avLst/>
                        </a:prstGeom>
                        <a:noFill/>
                        <a:ln w="9525">
                          <a:noFill/>
                          <a:miter lim="800000"/>
                          <a:headEnd/>
                          <a:tailEnd/>
                        </a:ln>
                      </wps:spPr>
                      <wps:txbx>
                        <w:txbxContent>
                          <w:p w14:paraId="19A7B06B" w14:textId="508CD17D" w:rsidR="00FA0278" w:rsidRPr="00E957AA" w:rsidRDefault="00FA0278" w:rsidP="00FA0278">
                            <w:pPr>
                              <w:jc w:val="center"/>
                              <w:rPr>
                                <w:rFonts w:ascii="DIN Regular" w:hAnsi="DIN Regular" w:cs="DIN Pro Regular"/>
                                <w:color w:val="001EAD"/>
                                <w:sz w:val="32"/>
                                <w:szCs w:val="36"/>
                              </w:rPr>
                            </w:pPr>
                            <w:r w:rsidRPr="00E957AA">
                              <w:rPr>
                                <w:rFonts w:ascii="DIN Regular" w:hAnsi="DIN Regular" w:cs="DIN Pro Regular"/>
                                <w:color w:val="001EAD"/>
                                <w:sz w:val="32"/>
                                <w:szCs w:val="36"/>
                              </w:rPr>
                              <w:t>Cotutor</w:t>
                            </w:r>
                            <w:r>
                              <w:rPr>
                                <w:rFonts w:ascii="DIN Regular" w:hAnsi="DIN Regular" w:cs="DIN Pro Regular"/>
                                <w:color w:val="001EAD"/>
                                <w:sz w:val="32"/>
                                <w:szCs w:val="36"/>
                              </w:rPr>
                              <w:t>a</w:t>
                            </w:r>
                            <w:r w:rsidRPr="00E957AA">
                              <w:rPr>
                                <w:rFonts w:ascii="DIN Regular" w:hAnsi="DIN Regular" w:cs="DIN Pro Regular"/>
                                <w:color w:val="001EAD"/>
                                <w:sz w:val="32"/>
                                <w:szCs w:val="36"/>
                              </w:rPr>
                              <w:t xml:space="preserve">: </w:t>
                            </w:r>
                            <w:r>
                              <w:rPr>
                                <w:rFonts w:ascii="DIN Regular" w:hAnsi="DIN Regular" w:cs="DIN Pro Regular"/>
                                <w:color w:val="001EAD"/>
                                <w:sz w:val="32"/>
                                <w:szCs w:val="36"/>
                              </w:rPr>
                              <w:t>Ana Jiménez Martín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558DCE" id="_x0000_s1029" type="#_x0000_t202" style="position:absolute;left:0;text-align:left;margin-left:-9.65pt;margin-top:486.3pt;width:425pt;height:54pt;z-index:2517442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" filled="f" stroked="f">
                <v:textbox>
                  <w:txbxContent>
                    <w:p w14:paraId="19A7B06B" w14:textId="508CD17D" w:rsidR="00FA0278" w:rsidRPr="00E957AA" w:rsidRDefault="00FA0278" w:rsidP="00FA0278">
                      <w:pPr>
                        <w:jc w:val="center"/>
                        <w:rPr>
                          <w:rFonts w:ascii="DIN Regular" w:hAnsi="DIN Regular" w:cs="DIN Pro Regular"/>
                          <w:color w:val="001EAD"/>
                          <w:sz w:val="32"/>
                          <w:szCs w:val="36"/>
                        </w:rPr>
                      </w:pPr>
                      <w:r w:rsidRPr="00E957AA">
                        <w:rPr>
                          <w:rFonts w:ascii="DIN Regular" w:hAnsi="DIN Regular" w:cs="DIN Pro Regular"/>
                          <w:color w:val="001EAD"/>
                          <w:sz w:val="32"/>
                          <w:szCs w:val="36"/>
                        </w:rPr>
                        <w:t>Cotutor</w:t>
                      </w:r>
                      <w:r>
                        <w:rPr>
                          <w:rFonts w:ascii="DIN Regular" w:hAnsi="DIN Regular" w:cs="DIN Pro Regular"/>
                          <w:color w:val="001EAD"/>
                          <w:sz w:val="32"/>
                          <w:szCs w:val="36"/>
                        </w:rPr>
                        <w:t>a</w:t>
                      </w:r>
                      <w:r w:rsidRPr="00E957AA">
                        <w:rPr>
                          <w:rFonts w:ascii="DIN Regular" w:hAnsi="DIN Regular" w:cs="DIN Pro Regular"/>
                          <w:color w:val="001EAD"/>
                          <w:sz w:val="32"/>
                          <w:szCs w:val="36"/>
                        </w:rPr>
                        <w:t xml:space="preserve">: </w:t>
                      </w:r>
                      <w:r>
                        <w:rPr>
                          <w:rFonts w:ascii="DIN Regular" w:hAnsi="DIN Regular" w:cs="DIN Pro Regular"/>
                          <w:color w:val="001EAD"/>
                          <w:sz w:val="32"/>
                          <w:szCs w:val="36"/>
                        </w:rPr>
                        <w:t>Ana Jiménez Martín</w:t>
                      </w:r>
                    </w:p>
                  </w:txbxContent>
                </v:textbox>
                <w10:wrap type="square" anchorx="margin"/>
              </v:shape>
            </w:pict>
          </mc:Fallback>
        </mc:AlternateContent>
      </w:r>
      <w:r w:rsidRPr="00FA0278">
        <w:rPr>
          <w:noProof/>
        </w:rPr>
        <mc:AlternateContent>
          <mc:Choice Requires="wps">
            <w:drawing>
              <wp:anchor distT="45720" distB="45720" distL="114300" distR="114300" simplePos="0" relativeHeight="251745280" behindDoc="0" locked="0" layoutInCell="1" allowOverlap="1" wp14:anchorId="350574E8" wp14:editId="5A47B505">
                <wp:simplePos x="0" y="0"/>
                <wp:positionH relativeFrom="margin">
                  <wp:posOffset>-122555</wp:posOffset>
                </wp:positionH>
                <wp:positionV relativeFrom="paragraph">
                  <wp:posOffset>7724661</wp:posOffset>
                </wp:positionV>
                <wp:extent cx="5397500" cy="467360"/>
                <wp:effectExtent l="0" t="0" r="0" b="0"/>
                <wp:wrapSquare wrapText="bothSides"/>
                <wp:docPr id="2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467360"/>
                        </a:xfrm>
                        <a:prstGeom prst="rect">
                          <a:avLst/>
                        </a:prstGeom>
                        <a:noFill/>
                        <a:ln w="9525">
                          <a:noFill/>
                          <a:miter lim="800000"/>
                          <a:headEnd/>
                          <a:tailEnd/>
                        </a:ln>
                      </wps:spPr>
                      <wps:txbx>
                        <w:txbxContent>
                          <w:p w14:paraId="5127A60D" w14:textId="46F13154" w:rsidR="00FA0278" w:rsidRPr="00E957AA" w:rsidRDefault="00FA0278" w:rsidP="00FA0278">
                            <w:pPr>
                              <w:jc w:val="center"/>
                              <w:rPr>
                                <w:rFonts w:ascii="DIN Regular" w:hAnsi="DIN Regular" w:cs="DIN Pro Regular"/>
                                <w:color w:val="001EAD"/>
                                <w:sz w:val="32"/>
                                <w:szCs w:val="32"/>
                              </w:rPr>
                            </w:pPr>
                            <w:r>
                              <w:rPr>
                                <w:rFonts w:ascii="DIN Regular" w:hAnsi="DIN Regular" w:cs="DIN Pro Regular"/>
                                <w:color w:val="001EAD"/>
                                <w:sz w:val="32"/>
                                <w:szCs w:val="32"/>
                              </w:rPr>
                              <w:t>2024/25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0574E8" id="_x0000_s1030" type="#_x0000_t202" style="position:absolute;left:0;text-align:left;margin-left:-9.65pt;margin-top:608.25pt;width:425pt;height:36.8pt;z-index:2517452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" filled="f" stroked="f">
                <v:textbox>
                  <w:txbxContent>
                    <w:p w14:paraId="5127A60D" w14:textId="46F13154" w:rsidR="00FA0278" w:rsidRPr="00E957AA" w:rsidRDefault="00FA0278" w:rsidP="00FA0278">
                      <w:pPr>
                        <w:jc w:val="center"/>
                        <w:rPr>
                          <w:rFonts w:ascii="DIN Regular" w:hAnsi="DIN Regular" w:cs="DIN Pro Regular"/>
                          <w:color w:val="001EAD"/>
                          <w:sz w:val="32"/>
                          <w:szCs w:val="32"/>
                        </w:rPr>
                      </w:pPr>
                      <w:r>
                        <w:rPr>
                          <w:rFonts w:ascii="DIN Regular" w:hAnsi="DIN Regular" w:cs="DIN Pro Regular"/>
                          <w:color w:val="001EAD"/>
                          <w:sz w:val="32"/>
                          <w:szCs w:val="32"/>
                        </w:rPr>
                        <w:t>2024/25</w:t>
                      </w:r>
                    </w:p>
                  </w:txbxContent>
                </v:textbox>
                <w10:wrap type="square" anchorx="margin"/>
              </v:shape>
            </w:pict>
          </mc:Fallback>
        </mc:AlternateContent>
      </w:r>
      <w:r w:rsidRPr="00FA0278">
        <w:rPr>
          <w:noProof/>
        </w:rPr>
        <mc:AlternateContent>
          <mc:Choice Requires="wps">
            <w:drawing>
              <wp:anchor distT="45720" distB="45720" distL="114300" distR="114300" simplePos="0" relativeHeight="251740160" behindDoc="0" locked="0" layoutInCell="1" allowOverlap="1" wp14:anchorId="0BE13506" wp14:editId="6829A6E1">
                <wp:simplePos x="0" y="0"/>
                <wp:positionH relativeFrom="margin">
                  <wp:posOffset>-42232</wp:posOffset>
                </wp:positionH>
                <wp:positionV relativeFrom="paragraph">
                  <wp:posOffset>2515595</wp:posOffset>
                </wp:positionV>
                <wp:extent cx="5397500" cy="412750"/>
                <wp:effectExtent l="0" t="0" r="0" b="6350"/>
                <wp:wrapSquare wrapText="bothSides"/>
                <wp:docPr id="2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412750"/>
                        </a:xfrm>
                        <a:prstGeom prst="rect">
                          <a:avLst/>
                        </a:prstGeom>
                        <a:noFill/>
                        <a:ln w="9525">
                          <a:noFill/>
                          <a:miter lim="800000"/>
                          <a:headEnd/>
                          <a:tailEnd/>
                        </a:ln>
                      </wps:spPr>
                      <wps:txbx>
                        <w:txbxContent>
                          <w:p w14:paraId="45B8C28B" w14:textId="1FC65CE3" w:rsidR="00FA0278" w:rsidRPr="00302E4E" w:rsidRDefault="00FA0278" w:rsidP="00FA0278">
                            <w:pPr>
                              <w:jc w:val="center"/>
                              <w:rPr>
                                <w:rFonts w:ascii="DIN Regular" w:hAnsi="DIN Regular" w:cs="DIN Pro Bold"/>
                                <w:color w:val="001EAD"/>
                                <w:sz w:val="32"/>
                                <w:szCs w:val="32"/>
                              </w:rPr>
                            </w:pPr>
                            <w:r w:rsidRPr="00302E4E">
                              <w:rPr>
                                <w:rFonts w:ascii="DIN Regular" w:hAnsi="DIN Regular" w:cs="DIN Pro Bold"/>
                                <w:color w:val="001EAD"/>
                                <w:sz w:val="32"/>
                                <w:szCs w:val="32"/>
                              </w:rPr>
                              <w:t xml:space="preserve">GRADO EN </w:t>
                            </w:r>
                            <w:r>
                              <w:rPr>
                                <w:rFonts w:ascii="DIN Regular" w:hAnsi="DIN Regular" w:cs="DIN Pro Bold"/>
                                <w:color w:val="001EAD"/>
                                <w:sz w:val="32"/>
                                <w:szCs w:val="32"/>
                              </w:rPr>
                              <w:t>INGENIERÍA EN SISTEMAS DE INFORMACIÓN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E13506" id="_x0000_s1031" type="#_x0000_t202" style="position:absolute;left:0;text-align:left;margin-left:-3.35pt;margin-top:198.1pt;width:425pt;height:32.5pt;z-index:2517401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" filled="f" stroked="f">
                <v:textbox>
                  <w:txbxContent>
                    <w:p w14:paraId="45B8C28B" w14:textId="1FC65CE3" w:rsidR="00FA0278" w:rsidRPr="00302E4E" w:rsidRDefault="00FA0278" w:rsidP="00FA0278">
                      <w:pPr>
                        <w:jc w:val="center"/>
                        <w:rPr>
                          <w:rFonts w:ascii="DIN Regular" w:hAnsi="DIN Regular" w:cs="DIN Pro Bold"/>
                          <w:color w:val="001EAD"/>
                          <w:sz w:val="32"/>
                          <w:szCs w:val="32"/>
                        </w:rPr>
                      </w:pPr>
                      <w:r w:rsidRPr="00302E4E">
                        <w:rPr>
                          <w:rFonts w:ascii="DIN Regular" w:hAnsi="DIN Regular" w:cs="DIN Pro Bold"/>
                          <w:color w:val="001EAD"/>
                          <w:sz w:val="32"/>
                          <w:szCs w:val="32"/>
                        </w:rPr>
                        <w:t xml:space="preserve">GRADO EN </w:t>
                      </w:r>
                      <w:r>
                        <w:rPr>
                          <w:rFonts w:ascii="DIN Regular" w:hAnsi="DIN Regular" w:cs="DIN Pro Bold"/>
                          <w:color w:val="001EAD"/>
                          <w:sz w:val="32"/>
                          <w:szCs w:val="32"/>
                        </w:rPr>
                        <w:t>INGENIERÍA EN SISTEMAS DE INFORMACIÓN</w:t>
                      </w:r>
                    </w:p>
                  </w:txbxContent>
                </v:textbox>
                <w10:wrap type="square" anchorx="margin"/>
              </v:shape>
            </w:pict>
          </mc:Fallback>
        </mc:AlternateContent>
      </w:r>
      <w:r w:rsidRPr="00FA0278">
        <w:rPr>
          <w:noProof/>
        </w:rPr>
        <mc:AlternateContent>
          <mc:Choice Requires="wps">
            <w:drawing>
              <wp:anchor distT="45720" distB="45720" distL="114300" distR="114300" simplePos="0" relativeHeight="251746304" behindDoc="0" locked="0" layoutInCell="1" allowOverlap="1" wp14:anchorId="3D1A9AD6" wp14:editId="0851263A">
                <wp:simplePos x="0" y="0"/>
                <wp:positionH relativeFrom="margin">
                  <wp:posOffset>-179686</wp:posOffset>
                </wp:positionH>
                <wp:positionV relativeFrom="paragraph">
                  <wp:posOffset>3200552</wp:posOffset>
                </wp:positionV>
                <wp:extent cx="5397500" cy="773430"/>
                <wp:effectExtent l="0" t="0" r="0" b="0"/>
                <wp:wrapSquare wrapText="bothSides"/>
                <wp:docPr id="2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773430"/>
                        </a:xfrm>
                        <a:prstGeom prst="rect">
                          <a:avLst/>
                        </a:prstGeom>
                        <a:noFill/>
                        <a:ln w="9525">
                          <a:noFill/>
                          <a:miter lim="800000"/>
                          <a:headEnd/>
                          <a:tailEnd/>
                        </a:ln>
                      </wps:spPr>
                      <wps:txbx>
                        <w:txbxContent>
                          <w:p w14:paraId="791A2EDD" w14:textId="77777777" w:rsidR="00FA0278" w:rsidRPr="00302E4E" w:rsidRDefault="00FA0278" w:rsidP="00FA0278">
                            <w:pPr>
                              <w:jc w:val="center"/>
                              <w:rPr>
                                <w:rFonts w:ascii="DIN Regular" w:hAnsi="DIN Regular" w:cs="DIN Pro Bold"/>
                                <w:color w:val="001EAD"/>
                                <w:sz w:val="32"/>
                                <w:szCs w:val="32"/>
                              </w:rPr>
                            </w:pPr>
                            <w:r w:rsidRPr="00302E4E">
                              <w:rPr>
                                <w:rFonts w:ascii="DIN Regular" w:hAnsi="DIN Regular" w:cs="DIN Pro Bold"/>
                                <w:color w:val="001EAD"/>
                                <w:sz w:val="32"/>
                                <w:szCs w:val="32"/>
                              </w:rPr>
                              <w:t xml:space="preserve">ESCUELA </w:t>
                            </w:r>
                            <w:r>
                              <w:rPr>
                                <w:rFonts w:ascii="DIN Regular" w:hAnsi="DIN Regular" w:cs="DIN Pro Bold"/>
                                <w:color w:val="001EAD"/>
                                <w:sz w:val="32"/>
                                <w:szCs w:val="32"/>
                              </w:rPr>
                              <w:t>POLITÉCNICA SUPERIOR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1A9AD6" id="_x0000_s1032" type="#_x0000_t202" style="position:absolute;left:0;text-align:left;margin-left:-14.15pt;margin-top:252pt;width:425pt;height:60.9pt;z-index:2517463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" filled="f" stroked="f">
                <v:textbox>
                  <w:txbxContent>
                    <w:p w14:paraId="791A2EDD" w14:textId="77777777" w:rsidR="00FA0278" w:rsidRPr="00302E4E" w:rsidRDefault="00FA0278" w:rsidP="00FA0278">
                      <w:pPr>
                        <w:jc w:val="center"/>
                        <w:rPr>
                          <w:rFonts w:ascii="DIN Regular" w:hAnsi="DIN Regular" w:cs="DIN Pro Bold"/>
                          <w:color w:val="001EAD"/>
                          <w:sz w:val="32"/>
                          <w:szCs w:val="32"/>
                        </w:rPr>
                      </w:pPr>
                      <w:r w:rsidRPr="00302E4E">
                        <w:rPr>
                          <w:rFonts w:ascii="DIN Regular" w:hAnsi="DIN Regular" w:cs="DIN Pro Bold"/>
                          <w:color w:val="001EAD"/>
                          <w:sz w:val="32"/>
                          <w:szCs w:val="32"/>
                        </w:rPr>
                        <w:t xml:space="preserve">ESCUELA </w:t>
                      </w:r>
                      <w:r>
                        <w:rPr>
                          <w:rFonts w:ascii="DIN Regular" w:hAnsi="DIN Regular" w:cs="DIN Pro Bold"/>
                          <w:color w:val="001EAD"/>
                          <w:sz w:val="32"/>
                          <w:szCs w:val="32"/>
                        </w:rPr>
                        <w:t>POLITÉCNICA SUPERIOR</w:t>
                      </w:r>
                    </w:p>
                  </w:txbxContent>
                </v:textbox>
                <w10:wrap type="square" anchorx="margin"/>
              </v:shape>
            </w:pict>
          </mc:Fallback>
        </mc:AlternateContent>
      </w:r>
      <w:r w:rsidRPr="00FA0278">
        <w:rPr>
          <w:noProof/>
        </w:rPr>
        <mc:AlternateContent>
          <mc:Choice Requires="wps">
            <w:drawing>
              <wp:anchor distT="45720" distB="45720" distL="114300" distR="114300" simplePos="0" relativeHeight="251739136" behindDoc="0" locked="0" layoutInCell="1" allowOverlap="1" wp14:anchorId="0EE9D062" wp14:editId="341FBBE8">
                <wp:simplePos x="0" y="0"/>
                <wp:positionH relativeFrom="margin">
                  <wp:posOffset>-55586</wp:posOffset>
                </wp:positionH>
                <wp:positionV relativeFrom="paragraph">
                  <wp:posOffset>1541960</wp:posOffset>
                </wp:positionV>
                <wp:extent cx="5397500" cy="605790"/>
                <wp:effectExtent l="0" t="0" r="0" b="3810"/>
                <wp:wrapSquare wrapText="bothSides"/>
                <wp:docPr id="2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605790"/>
                        </a:xfrm>
                        <a:prstGeom prst="rect">
                          <a:avLst/>
                        </a:prstGeom>
                        <a:noFill/>
                        <a:ln w="9525">
                          <a:noFill/>
                          <a:miter lim="800000"/>
                          <a:headEnd/>
                          <a:tailEnd/>
                        </a:ln>
                      </wps:spPr>
                      <wps:txbx>
                        <w:txbxContent>
                          <w:p w14:paraId="4D8A179D" w14:textId="77777777" w:rsidR="00FA0278" w:rsidRPr="00E957AA" w:rsidRDefault="00FA0278" w:rsidP="00FA0278">
                            <w:pPr>
                              <w:jc w:val="center"/>
                              <w:rPr>
                                <w:rFonts w:ascii="DIN Regular" w:hAnsi="DIN Regular" w:cs="DIN Pro Bold"/>
                                <w:b/>
                                <w:color w:val="001EAD"/>
                                <w:sz w:val="60"/>
                                <w:szCs w:val="60"/>
                                <w:lang w:val="en-GB"/>
                              </w:rPr>
                            </w:pPr>
                            <w:r w:rsidRPr="00E957AA">
                              <w:rPr>
                                <w:rFonts w:ascii="DIN Regular" w:hAnsi="DIN Regular" w:cs="DIN Pro Bold"/>
                                <w:b/>
                                <w:color w:val="001EAD"/>
                                <w:sz w:val="60"/>
                                <w:szCs w:val="60"/>
                                <w:lang w:val="en-GB"/>
                              </w:rPr>
                              <w:t>TRABAJO DE FIN DE GRADO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E9D062" id="_x0000_s1033" type="#_x0000_t202" style="position:absolute;left:0;text-align:left;margin-left:-4.4pt;margin-top:121.4pt;width:425pt;height:47.7pt;z-index:2517391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" filled="f" stroked="f">
                <v:textbox>
                  <w:txbxContent>
                    <w:p w14:paraId="4D8A179D" w14:textId="77777777" w:rsidR="00FA0278" w:rsidRPr="00E957AA" w:rsidRDefault="00FA0278" w:rsidP="00FA0278">
                      <w:pPr>
                        <w:jc w:val="center"/>
                        <w:rPr>
                          <w:rFonts w:ascii="DIN Regular" w:hAnsi="DIN Regular" w:cs="DIN Pro Bold"/>
                          <w:b/>
                          <w:color w:val="001EAD"/>
                          <w:sz w:val="60"/>
                          <w:szCs w:val="60"/>
                          <w:lang w:val="en-GB"/>
                        </w:rPr>
                      </w:pPr>
                      <w:r w:rsidRPr="00E957AA">
                        <w:rPr>
                          <w:rFonts w:ascii="DIN Regular" w:hAnsi="DIN Regular" w:cs="DIN Pro Bold"/>
                          <w:b/>
                          <w:color w:val="001EAD"/>
                          <w:sz w:val="60"/>
                          <w:szCs w:val="60"/>
                          <w:lang w:val="en-GB"/>
                        </w:rPr>
                        <w:t>TRABAJO DE FIN DE GRADO</w:t>
                      </w:r>
                    </w:p>
                  </w:txbxContent>
                </v:textbox>
                <w10:wrap type="square" anchorx="margin"/>
              </v:shape>
            </w:pict>
          </mc:Fallback>
        </mc:AlternateContent>
      </w:r>
      <w:r w:rsidRPr="00B30313">
        <w:rPr>
          <w:noProof/>
          <w:lang w:eastAsia="es-ES"/>
        </w:rPr>
        <w:drawing>
          <wp:anchor distT="0" distB="0" distL="114300" distR="114300" simplePos="0" relativeHeight="251737088" behindDoc="1" locked="0" layoutInCell="0" allowOverlap="1" wp14:anchorId="52BE58B3" wp14:editId="500134DF">
            <wp:simplePos x="0" y="0"/>
            <wp:positionH relativeFrom="page">
              <wp:align>left</wp:align>
            </wp:positionH>
            <wp:positionV relativeFrom="page">
              <wp:posOffset>-958</wp:posOffset>
            </wp:positionV>
            <wp:extent cx="7562215" cy="10692130"/>
            <wp:effectExtent l="0" t="0" r="635" b="0"/>
            <wp:wrapNone/>
            <wp:docPr id="221" name="Imagen 221" descr="D:\Institucionales\ModelTFG\Test_Fondo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 descr="D:\Institucionales\ModelTFG\Test_Fondo7.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62215" cy="10692130"/>
                    </a:xfrm>
                    <a:prstGeom prst="rect">
                      <a:avLst/>
                    </a:prstGeom>
                    <a:noFill/>
                    <a:ln>
                      <a:noFill/>
                    </a:ln>
                  </pic:spPr>
                </pic:pic>
              </a:graphicData>
            </a:graphic>
            <wp14:sizeRelH relativeFrom="page">
              <wp14:pctWidth>0</wp14:pctWidth>
            </wp14:sizeRelH>
            <wp14:sizeRelV relativeFrom="page">
              <wp14:pctHeight>0</wp14:pctHeight>
            </wp14:sizeRelV>
          </wp:anchor>
        </w:drawing>
      </w:r>
      <w:ins w:id="1" w:author="Redondo García Francisco Javier" w:date="2025-09-02T09:44:00Z">
        <w:r w:rsidR="001F0203">
          <w:br w:type="page"/>
        </w:r>
      </w:ins>
    </w:p>
    <w:p w14:paraId="26FA277E" w14:textId="77777777" w:rsidR="0093112F" w:rsidRDefault="0093112F">
      <w:pPr>
        <w:jc w:val="left"/>
        <w:rPr>
          <w:ins w:id="2" w:author="Redondo García Francisco Javier" w:date="2025-09-02T09:44:00Z"/>
        </w:rPr>
      </w:pPr>
      <w:ins w:id="3" w:author="Redondo García Francisco Javier" w:date="2025-09-02T09:44:00Z">
        <w:r>
          <w:lastRenderedPageBreak/>
          <w:br w:type="page"/>
        </w:r>
      </w:ins>
    </w:p>
    <w:p w14:paraId="09D8324B" w14:textId="77777777" w:rsidR="0093112F" w:rsidRDefault="0093112F">
      <w:pPr>
        <w:jc w:val="left"/>
        <w:rPr>
          <w:ins w:id="4" w:author="Redondo García Francisco Javier" w:date="2025-09-02T09:44:00Z"/>
        </w:rPr>
      </w:pPr>
      <w:ins w:id="5" w:author="Redondo García Francisco Javier" w:date="2025-09-02T09:44:00Z">
        <w:r>
          <w:lastRenderedPageBreak/>
          <w:br w:type="page"/>
        </w:r>
      </w:ins>
    </w:p>
    <w:p w14:paraId="6A199A19" w14:textId="15BD71B9" w:rsidR="00A453FC" w:rsidRDefault="0093112F">
      <w:pPr>
        <w:jc w:val="left"/>
        <w:rPr>
          <w:rFonts w:asciiTheme="majorHAnsi" w:hAnsiTheme="majorHAnsi"/>
          <w:color w:val="2F5496" w:themeColor="accent1" w:themeShade="BF"/>
          <w:sz w:val="32"/>
          <w:rPrChange w:id="6" w:author="Redondo García Francisco Javier" w:date="2025-09-02T09:44:00Z">
            <w:rPr/>
          </w:rPrChange>
        </w:rPr>
        <w:pPrChange w:id="7" w:author="Redondo García Francisco Javier" w:date="2025-09-02T09:44:00Z">
          <w:pPr/>
        </w:pPrChange>
      </w:pPr>
      <w:ins w:id="8" w:author="Redondo García Francisco Javier" w:date="2025-09-02T09:44:00Z">
        <w:r>
          <w:lastRenderedPageBreak/>
          <w:t>Agradecimientos</w:t>
        </w:r>
      </w:ins>
      <w:r w:rsidR="00A453FC">
        <w:br w:type="page"/>
      </w:r>
    </w:p>
    <w:p w14:paraId="3F7C016A" w14:textId="4C120368" w:rsidR="00E0180F" w:rsidRDefault="00E766C2" w:rsidP="00E766C2">
      <w:pPr>
        <w:pStyle w:val="Ttulo1"/>
      </w:pPr>
      <w:bookmarkStart w:id="9" w:name="_Toc207317044"/>
      <w:bookmarkStart w:id="10" w:name="_Toc202786247"/>
      <w:r>
        <w:lastRenderedPageBreak/>
        <w:t>R</w:t>
      </w:r>
      <w:r w:rsidR="00E0180F">
        <w:t>esumen</w:t>
      </w:r>
      <w:bookmarkEnd w:id="9"/>
      <w:bookmarkEnd w:id="10"/>
    </w:p>
    <w:p w14:paraId="1E626DC8" w14:textId="3E389837" w:rsidR="000267F5" w:rsidRDefault="00E0180F">
      <w:r>
        <w:t xml:space="preserve">Este proyecto </w:t>
      </w:r>
      <w:r w:rsidR="000267F5">
        <w:t>tiene como finalidad</w:t>
      </w:r>
      <w:r>
        <w:t xml:space="preserve"> la </w:t>
      </w:r>
      <w:r w:rsidR="008F627D">
        <w:t>actualización de la aplicación móvil de valoración funcional geriátrica a través</w:t>
      </w:r>
      <w:r>
        <w:t xml:space="preserve"> </w:t>
      </w:r>
      <w:proofErr w:type="gramStart"/>
      <w:r>
        <w:t>del test</w:t>
      </w:r>
      <w:proofErr w:type="gramEnd"/>
      <w:r>
        <w:t xml:space="preserve"> </w:t>
      </w:r>
      <w:r w:rsidR="008F627D">
        <w:rPr>
          <w:i/>
          <w:iCs/>
        </w:rPr>
        <w:t xml:space="preserve">Short </w:t>
      </w:r>
      <w:proofErr w:type="spellStart"/>
      <w:r w:rsidR="008F627D">
        <w:rPr>
          <w:i/>
          <w:iCs/>
        </w:rPr>
        <w:t>Physical</w:t>
      </w:r>
      <w:proofErr w:type="spellEnd"/>
      <w:r w:rsidR="008F627D">
        <w:rPr>
          <w:i/>
          <w:iCs/>
        </w:rPr>
        <w:t xml:space="preserve"> Performance </w:t>
      </w:r>
      <w:proofErr w:type="spellStart"/>
      <w:r w:rsidR="008F627D">
        <w:rPr>
          <w:i/>
          <w:iCs/>
        </w:rPr>
        <w:t>Battery</w:t>
      </w:r>
      <w:proofErr w:type="spellEnd"/>
      <w:r w:rsidR="008F627D">
        <w:t xml:space="preserve"> (</w:t>
      </w:r>
      <w:r>
        <w:t>SPPB</w:t>
      </w:r>
      <w:r w:rsidR="008F627D">
        <w:t>)</w:t>
      </w:r>
      <w:r>
        <w:t xml:space="preserve">, una herramienta clínica clave para evaluar la fragilidad en personas mayores. Partiendo de una </w:t>
      </w:r>
      <w:r w:rsidR="007733AB">
        <w:t>aplicación móvil</w:t>
      </w:r>
      <w:r>
        <w:t xml:space="preserve"> preliminar limitada, el trabajo ha desarrollado y mejorado </w:t>
      </w:r>
      <w:r w:rsidR="007733AB">
        <w:t>la</w:t>
      </w:r>
      <w:r>
        <w:t xml:space="preserve"> </w:t>
      </w:r>
      <w:proofErr w:type="gramStart"/>
      <w:r>
        <w:t>app</w:t>
      </w:r>
      <w:proofErr w:type="gramEnd"/>
      <w:r>
        <w:t xml:space="preserve"> móvil en Android y una </w:t>
      </w:r>
      <w:r w:rsidR="008F627D">
        <w:t xml:space="preserve">página </w:t>
      </w:r>
      <w:r>
        <w:t>web</w:t>
      </w:r>
      <w:r w:rsidR="008F627D">
        <w:t xml:space="preserve"> de gestión de datos con</w:t>
      </w:r>
      <w:r>
        <w:t xml:space="preserve"> Angular, conectadas </w:t>
      </w:r>
      <w:r w:rsidR="008F627D">
        <w:t>ambas a una base de datos en la nube</w:t>
      </w:r>
      <w:r>
        <w:t>. Esta digitalización permite aplicar la tecnología a un proceso que actualmente se hace manualmente</w:t>
      </w:r>
      <w:r w:rsidR="000267F5">
        <w:t>, ayudando a descongestionar clínicas de atención primaria.</w:t>
      </w:r>
    </w:p>
    <w:p w14:paraId="79CB7D93" w14:textId="446B9396" w:rsidR="007B0490" w:rsidRDefault="007B0490">
      <w:r>
        <w:t>Cualquier problema, duda o sugerencia se puede contactar con F. Javier Redondo García en el correo &lt;</w:t>
      </w:r>
      <w:hyperlink r:id="rId9" w:history="1">
        <w:r w:rsidRPr="007B0490">
          <w:rPr>
            <w:rStyle w:val="Hipervnculo"/>
          </w:rPr>
          <w:t>francisco.redondo@uah.es</w:t>
        </w:r>
      </w:hyperlink>
      <w:r>
        <w:t>&gt;</w:t>
      </w:r>
    </w:p>
    <w:p w14:paraId="7DFF530E" w14:textId="47224096" w:rsidR="000267F5" w:rsidRDefault="000267F5"/>
    <w:p w14:paraId="0814A81E" w14:textId="47F8AA10" w:rsidR="000267F5" w:rsidRPr="002261B3" w:rsidRDefault="00E766C2" w:rsidP="00E766C2">
      <w:pPr>
        <w:pStyle w:val="Ttulo1"/>
        <w:rPr>
          <w:lang w:val="en-GB"/>
          <w:rPrChange w:id="11" w:author="Redondo García Francisco Javier" w:date="2025-09-02T09:44:00Z">
            <w:rPr>
              <w:lang w:val="en-US"/>
            </w:rPr>
          </w:rPrChange>
        </w:rPr>
      </w:pPr>
      <w:bookmarkStart w:id="12" w:name="_Toc207317045"/>
      <w:bookmarkStart w:id="13" w:name="_Toc202786248"/>
      <w:r w:rsidRPr="002261B3">
        <w:rPr>
          <w:lang w:val="en-GB"/>
          <w:rPrChange w:id="14" w:author="Redondo García Francisco Javier" w:date="2025-09-02T09:44:00Z">
            <w:rPr>
              <w:lang w:val="en-US"/>
            </w:rPr>
          </w:rPrChange>
        </w:rPr>
        <w:t>A</w:t>
      </w:r>
      <w:r w:rsidR="000267F5" w:rsidRPr="002261B3">
        <w:rPr>
          <w:lang w:val="en-GB"/>
          <w:rPrChange w:id="15" w:author="Redondo García Francisco Javier" w:date="2025-09-02T09:44:00Z">
            <w:rPr>
              <w:lang w:val="en-US"/>
            </w:rPr>
          </w:rPrChange>
        </w:rPr>
        <w:t>bstract</w:t>
      </w:r>
      <w:bookmarkEnd w:id="12"/>
      <w:bookmarkEnd w:id="13"/>
    </w:p>
    <w:p w14:paraId="285B0910" w14:textId="4E1A987F" w:rsidR="008F627D" w:rsidRPr="00717A8A" w:rsidRDefault="008F627D" w:rsidP="008F627D">
      <w:pPr>
        <w:rPr>
          <w:lang w:val="en-GB"/>
          <w:rPrChange w:id="16" w:author="Redondo García Francisco Javier" w:date="2025-09-02T09:44:00Z">
            <w:rPr>
              <w:lang w:val="en-US"/>
            </w:rPr>
          </w:rPrChange>
        </w:rPr>
      </w:pPr>
      <w:r w:rsidRPr="00717A8A">
        <w:rPr>
          <w:lang w:val="en-GB"/>
          <w:rPrChange w:id="17" w:author="Redondo García Francisco Javier" w:date="2025-09-02T09:44:00Z">
            <w:rPr>
              <w:lang w:val="en-US"/>
            </w:rPr>
          </w:rPrChange>
        </w:rPr>
        <w:t>This project aims to update the mobile application for geriatric functional assessment through the Short Physical Performance Battery (SPPB) test, a key clinical tool for assessing frailty in older people. Starting from a limited preliminary mobile application, the work has developed and improved the mobile app on Android and a data management website with Angular, both connected to a database in the cloud. This digitisation allows technology to be applied to a process that is currently done manually, helping to decongest primary care clinics.</w:t>
      </w:r>
    </w:p>
    <w:p w14:paraId="71BCF839" w14:textId="07FFA7B8" w:rsidR="007B0490" w:rsidRPr="00717A8A" w:rsidRDefault="008F627D" w:rsidP="008F627D">
      <w:pPr>
        <w:rPr>
          <w:lang w:val="en-GB"/>
          <w:rPrChange w:id="18" w:author="Redondo García Francisco Javier" w:date="2025-09-02T09:44:00Z">
            <w:rPr>
              <w:lang w:val="en-US"/>
            </w:rPr>
          </w:rPrChange>
        </w:rPr>
      </w:pPr>
      <w:commentRangeStart w:id="19"/>
      <w:del w:id="20" w:author="Redondo García Francisco Javier" w:date="2025-09-02T09:44:00Z">
        <w:r w:rsidRPr="009B0570">
          <w:rPr>
            <w:lang w:val="en-US"/>
          </w:rPr>
          <w:delText>Translated with DeepL.com (free version)</w:delText>
        </w:r>
        <w:commentRangeEnd w:id="19"/>
        <w:r w:rsidR="001D1531">
          <w:rPr>
            <w:rStyle w:val="Refdecomentario"/>
          </w:rPr>
          <w:commentReference w:id="19"/>
        </w:r>
      </w:del>
      <w:r w:rsidR="007B0490" w:rsidRPr="00717A8A">
        <w:rPr>
          <w:lang w:val="en-GB"/>
          <w:rPrChange w:id="21" w:author="Redondo García Francisco Javier" w:date="2025-09-02T09:44:00Z">
            <w:rPr>
              <w:lang w:val="en-US"/>
            </w:rPr>
          </w:rPrChange>
        </w:rPr>
        <w:t>If you have any problem, doubt or suggestion, please contact F. Javier Redondo García at the following e-mail address &lt;</w:t>
      </w:r>
      <w:del w:id="22" w:author="Redondo García Francisco Javier" w:date="2025-09-02T09:44:00Z">
        <w:r w:rsidR="007B0490">
          <w:fldChar w:fldCharType="begin"/>
        </w:r>
        <w:r w:rsidR="007B0490" w:rsidRPr="009B0570">
          <w:rPr>
            <w:lang w:val="en-US"/>
          </w:rPr>
          <w:delInstrText>HYPERLINK "mailto:francisco.redondo@uah.es"</w:delInstrText>
        </w:r>
        <w:r w:rsidR="007B0490">
          <w:fldChar w:fldCharType="separate"/>
        </w:r>
        <w:r w:rsidR="007B0490" w:rsidRPr="009B0570">
          <w:rPr>
            <w:rStyle w:val="Hipervnculo"/>
            <w:lang w:val="en-US"/>
          </w:rPr>
          <w:delText>francisco.redondo@uah.es</w:delText>
        </w:r>
        <w:r w:rsidR="007B0490">
          <w:fldChar w:fldCharType="end"/>
        </w:r>
      </w:del>
      <w:ins w:id="23" w:author="Redondo García Francisco Javier" w:date="2025-09-02T09:44:00Z">
        <w:r w:rsidR="0056181D">
          <w:fldChar w:fldCharType="begin"/>
        </w:r>
        <w:r w:rsidR="0056181D">
          <w:instrText xml:space="preserve"> HYPERLINK "mailto:francisco.redondo@uah.es" </w:instrText>
        </w:r>
        <w:r w:rsidR="0056181D">
          <w:fldChar w:fldCharType="separate"/>
        </w:r>
        <w:r w:rsidR="007B0490" w:rsidRPr="00717A8A">
          <w:rPr>
            <w:rStyle w:val="Hipervnculo"/>
            <w:lang w:val="en-GB"/>
          </w:rPr>
          <w:t>francisco.redondo@uah.es</w:t>
        </w:r>
        <w:r w:rsidR="0056181D">
          <w:rPr>
            <w:rStyle w:val="Hipervnculo"/>
            <w:lang w:val="en-GB"/>
          </w:rPr>
          <w:fldChar w:fldCharType="end"/>
        </w:r>
      </w:ins>
      <w:r w:rsidR="007B0490" w:rsidRPr="00717A8A">
        <w:rPr>
          <w:lang w:val="en-GB"/>
          <w:rPrChange w:id="24" w:author="Redondo García Francisco Javier" w:date="2025-09-02T09:44:00Z">
            <w:rPr>
              <w:lang w:val="en-US"/>
            </w:rPr>
          </w:rPrChange>
        </w:rPr>
        <w:t>&gt;</w:t>
      </w:r>
    </w:p>
    <w:p w14:paraId="2839D6C2" w14:textId="77777777" w:rsidR="000267F5" w:rsidRPr="00717A8A" w:rsidRDefault="000267F5">
      <w:pPr>
        <w:rPr>
          <w:lang w:val="en-GB"/>
          <w:rPrChange w:id="25" w:author="Redondo García Francisco Javier" w:date="2025-09-02T09:44:00Z">
            <w:rPr>
              <w:lang w:val="en-US"/>
            </w:rPr>
          </w:rPrChange>
        </w:rPr>
      </w:pPr>
      <w:r w:rsidRPr="00717A8A">
        <w:rPr>
          <w:lang w:val="en-GB"/>
          <w:rPrChange w:id="26" w:author="Redondo García Francisco Javier" w:date="2025-09-02T09:44:00Z">
            <w:rPr>
              <w:lang w:val="en-US"/>
            </w:rPr>
          </w:rPrChange>
        </w:rPr>
        <w:br w:type="page"/>
      </w:r>
    </w:p>
    <w:p w14:paraId="61E2CA75" w14:textId="2F53A466" w:rsidR="000267F5" w:rsidRDefault="00E766C2" w:rsidP="00E766C2">
      <w:pPr>
        <w:pStyle w:val="Ttulo1"/>
      </w:pPr>
      <w:bookmarkStart w:id="27" w:name="_Toc207317046"/>
      <w:bookmarkStart w:id="28" w:name="_Toc202786249"/>
      <w:r>
        <w:lastRenderedPageBreak/>
        <w:t>R</w:t>
      </w:r>
      <w:r w:rsidR="000267F5">
        <w:t>esumen extendido</w:t>
      </w:r>
      <w:bookmarkEnd w:id="27"/>
      <w:bookmarkEnd w:id="28"/>
      <w:r w:rsidR="000267F5">
        <w:t xml:space="preserve"> </w:t>
      </w:r>
    </w:p>
    <w:p w14:paraId="1E896E61" w14:textId="01744620" w:rsidR="000267F5" w:rsidRDefault="000267F5" w:rsidP="000267F5">
      <w:r>
        <w:t xml:space="preserve">El presente trabajo de fin de grado se centra en la implementación de un sistema digital destinado a modernizar </w:t>
      </w:r>
      <w:proofErr w:type="gramStart"/>
      <w:r>
        <w:t>el test</w:t>
      </w:r>
      <w:proofErr w:type="gramEnd"/>
      <w:r>
        <w:t xml:space="preserve"> SPPB, una prueba clínica </w:t>
      </w:r>
      <w:r w:rsidR="00417B8A">
        <w:t xml:space="preserve">que evalúa </w:t>
      </w:r>
      <w:r>
        <w:t xml:space="preserve">la fragilidad en personas mayores. </w:t>
      </w:r>
      <w:proofErr w:type="gramStart"/>
      <w:r>
        <w:t>Este test</w:t>
      </w:r>
      <w:proofErr w:type="gramEnd"/>
      <w:r>
        <w:t xml:space="preserve">, compuesto por ejercicios de equilibrio, velocidad de marcha y sentadillas se realiza </w:t>
      </w:r>
      <w:r w:rsidR="00417B8A">
        <w:t>actualmente</w:t>
      </w:r>
      <w:r>
        <w:t xml:space="preserve"> de forma manual, lo que </w:t>
      </w:r>
      <w:r w:rsidR="00417B8A">
        <w:t>conlleva más tiempo de realización y la necesidad de personal cualificado cada vez que se realizan las pruebas</w:t>
      </w:r>
      <w:r>
        <w:t>. Con el objetivo de aplicar la tecnología a estos procedimientos, se ha desarrollado una solución completa que automatiza tanto la realización de las pruebas como la visualización y el análisis de los resultados.</w:t>
      </w:r>
    </w:p>
    <w:p w14:paraId="03121123" w14:textId="75D1E002" w:rsidR="000267F5" w:rsidRDefault="00717A8A" w:rsidP="000267F5">
      <w:r>
        <w:t xml:space="preserve">Es importante destacar </w:t>
      </w:r>
      <w:ins w:id="29" w:author="Redondo García Francisco Javier" w:date="2025-09-02T09:44:00Z">
        <w:r>
          <w:tab/>
        </w:r>
      </w:ins>
      <w:r>
        <w:t>que e</w:t>
      </w:r>
      <w:r w:rsidR="000267F5">
        <w:t xml:space="preserve">l punto de partida </w:t>
      </w:r>
      <w:r>
        <w:t>de este TFG es un proyecto previo</w:t>
      </w:r>
      <w:del w:id="30" w:author="Redondo García Francisco Javier" w:date="2025-09-02T09:44:00Z">
        <w:r w:rsidR="00CC56F5">
          <w:delText>, por</w:delText>
        </w:r>
      </w:del>
      <w:ins w:id="31" w:author="Redondo García Francisco Javier" w:date="2025-09-02T09:44:00Z">
        <w:r>
          <w:t xml:space="preserve"> de</w:t>
        </w:r>
      </w:ins>
      <w:r>
        <w:t xml:space="preserve"> otros autores</w:t>
      </w:r>
      <w:ins w:id="32" w:author="Redondo García Francisco Javier" w:date="2025-09-02T09:44:00Z">
        <w:r w:rsidR="00B1232F">
          <w:t xml:space="preserve"> </w:t>
        </w:r>
      </w:ins>
      <w:customXmlInsRangeStart w:id="33" w:author="Redondo García Francisco Javier" w:date="2025-09-02T09:44:00Z"/>
      <w:sdt>
        <w:sdtPr>
          <w:id w:val="-721286284"/>
          <w:citation/>
        </w:sdtPr>
        <w:sdtEndPr/>
        <w:sdtContent>
          <w:customXmlInsRangeEnd w:id="33"/>
          <w:ins w:id="34" w:author="Redondo García Francisco Javier" w:date="2025-09-02T09:44:00Z">
            <w:r w:rsidR="00B1232F">
              <w:fldChar w:fldCharType="begin"/>
            </w:r>
            <w:r w:rsidR="00B1232F">
              <w:instrText xml:space="preserve"> CITATION Seg21 \l 3082 </w:instrText>
            </w:r>
            <w:r w:rsidR="00B1232F">
              <w:fldChar w:fldCharType="separate"/>
            </w:r>
            <w:r w:rsidR="00477B4E" w:rsidRPr="00477B4E">
              <w:rPr>
                <w:noProof/>
              </w:rPr>
              <w:t>[1]</w:t>
            </w:r>
            <w:r w:rsidR="00B1232F">
              <w:fldChar w:fldCharType="end"/>
            </w:r>
          </w:ins>
          <w:customXmlInsRangeStart w:id="35" w:author="Redondo García Francisco Javier" w:date="2025-09-02T09:44:00Z"/>
        </w:sdtContent>
      </w:sdt>
      <w:customXmlInsRangeEnd w:id="35"/>
      <w:r>
        <w:t xml:space="preserve">. Este proyecto incluía, en el contexto </w:t>
      </w:r>
      <w:proofErr w:type="gramStart"/>
      <w:r>
        <w:t>del test</w:t>
      </w:r>
      <w:proofErr w:type="gramEnd"/>
      <w:r>
        <w:t xml:space="preserve"> SPPB, </w:t>
      </w:r>
      <w:r w:rsidR="000267F5">
        <w:t xml:space="preserve">una versión preliminar básica de </w:t>
      </w:r>
      <w:r>
        <w:t>una</w:t>
      </w:r>
      <w:r w:rsidR="000267F5">
        <w:t xml:space="preserve"> aplicación móvil en Android</w:t>
      </w:r>
      <w:r>
        <w:t>. Aun</w:t>
      </w:r>
      <w:r w:rsidR="000267F5">
        <w:t>que apenas funcionaba y requería numerosas mejoras para ser operativa. Este proyecto ha tomado esa base para rediseñarla</w:t>
      </w:r>
      <w:r w:rsidR="00417B8A">
        <w:t xml:space="preserve"> con una arquitectura completa y funcional</w:t>
      </w:r>
      <w:r w:rsidR="000267F5">
        <w:t xml:space="preserve">, implementando el soporte para dispositivos Bluetooth y mejorando la interacción con el usuario. La aplicación Android permite registrar pacientes, conectar con los dispositivos para cada prueba física y almacenar los datos recogidos en tiempo real en </w:t>
      </w:r>
      <w:proofErr w:type="spellStart"/>
      <w:r w:rsidR="000267F5">
        <w:t>Firebase</w:t>
      </w:r>
      <w:proofErr w:type="spellEnd"/>
      <w:r w:rsidR="000267F5">
        <w:t>.</w:t>
      </w:r>
    </w:p>
    <w:p w14:paraId="087DF546" w14:textId="55AEFB64" w:rsidR="000267F5" w:rsidRDefault="00717A8A" w:rsidP="000267F5">
      <w:r>
        <w:t>Respecto al proyecto previo se ha creado una aplicación web, que</w:t>
      </w:r>
      <w:r w:rsidR="000267F5">
        <w:t xml:space="preserve"> ofrece a los profesionales sanitarios la posibilidad de consultar los datos de las pruebas realizadas, gestionar usuarios y descargar resultados para su análisis. </w:t>
      </w:r>
      <w:r>
        <w:t xml:space="preserve">La aplicación web ha sido desarrollada en Angular y conectada, igualmente, a </w:t>
      </w:r>
      <w:proofErr w:type="spellStart"/>
      <w:r>
        <w:t>Firebase</w:t>
      </w:r>
      <w:proofErr w:type="spellEnd"/>
      <w:r>
        <w:t xml:space="preserve">. </w:t>
      </w:r>
      <w:r w:rsidR="000267F5">
        <w:t xml:space="preserve">Este desarrollo se ha llevado a cabo en Visual Studio </w:t>
      </w:r>
      <w:proofErr w:type="spellStart"/>
      <w:r w:rsidR="000267F5">
        <w:t>Code</w:t>
      </w:r>
      <w:proofErr w:type="spellEnd"/>
      <w:r w:rsidR="000267F5">
        <w:t xml:space="preserve"> y aprovecha la ligereza de este editor junto a las potentes capacidades de Angular. Gracias a </w:t>
      </w:r>
      <w:proofErr w:type="spellStart"/>
      <w:r w:rsidR="000267F5">
        <w:t>Firebase</w:t>
      </w:r>
      <w:proofErr w:type="spellEnd"/>
      <w:r w:rsidR="000267F5">
        <w:t xml:space="preserve">, la sincronización de datos entre la </w:t>
      </w:r>
      <w:proofErr w:type="gramStart"/>
      <w:r w:rsidR="000267F5">
        <w:t>app</w:t>
      </w:r>
      <w:proofErr w:type="gramEnd"/>
      <w:r w:rsidR="000267F5">
        <w:t xml:space="preserve"> móvil y la web es inmediata, lo que garantiza una experiencia fluida y actualizada </w:t>
      </w:r>
      <w:r w:rsidR="00417B8A">
        <w:t xml:space="preserve">en tiempo real </w:t>
      </w:r>
      <w:r w:rsidR="000267F5">
        <w:t>para los usuarios.</w:t>
      </w:r>
    </w:p>
    <w:p w14:paraId="56E44A11" w14:textId="5B57D707" w:rsidR="000267F5" w:rsidRDefault="000267F5" w:rsidP="000267F5">
      <w:r>
        <w:t>La metodología seguida</w:t>
      </w:r>
      <w:r w:rsidR="00717A8A">
        <w:t xml:space="preserve"> para gestionar el proyecto</w:t>
      </w:r>
      <w:r>
        <w:t xml:space="preserve"> ha sido</w:t>
      </w:r>
      <w:r w:rsidR="00717A8A">
        <w:t xml:space="preserve"> la</w:t>
      </w:r>
      <w:r>
        <w:t xml:space="preserve"> de tipo cascada, estructurando el trabajo en fases de análisis de requisitos, diseño, implementación, pruebas y mantenimiento. Se han definido los requisitos funcionales y no funcionales a partir de un análisis del contexto clínico y de las necesidades de los usuarios finales</w:t>
      </w:r>
      <w:r w:rsidR="003D46DB">
        <w:t>.</w:t>
      </w:r>
    </w:p>
    <w:p w14:paraId="321139FB" w14:textId="0F8BA657" w:rsidR="000267F5" w:rsidRDefault="000267F5" w:rsidP="000267F5">
      <w:r>
        <w:t xml:space="preserve">En cuanto a la parte técnica, se ha trabajado con Android Studio como entorno de desarrollo móvil, empleando Java como lenguaje de programación, dada la experiencia previa del autor y su adecuación al entorno. La conexión con los dispositivos Bluetooth ha sido un punto clave, implementando la lógica necesaria para gestionar el envío y la recepción de datos desde sensores de presión, </w:t>
      </w:r>
      <w:r w:rsidR="007733AB">
        <w:t>unidad de medida inercial (IMU</w:t>
      </w:r>
      <w:del w:id="36" w:author="Redondo García Francisco Javier" w:date="2025-09-02T09:44:00Z">
        <w:r w:rsidR="003E25B3">
          <w:delText>,</w:delText>
        </w:r>
        <w:r w:rsidR="007733AB">
          <w:delText xml:space="preserve"> </w:delText>
        </w:r>
        <w:r w:rsidR="003E25B3">
          <w:delText>I</w:delText>
        </w:r>
        <w:r w:rsidR="007733AB">
          <w:delText>nertial</w:delText>
        </w:r>
      </w:del>
      <w:ins w:id="37" w:author="Redondo García Francisco Javier" w:date="2025-09-02T09:44:00Z">
        <w:r w:rsidR="007733AB">
          <w:t xml:space="preserve"> </w:t>
        </w:r>
        <w:proofErr w:type="spellStart"/>
        <w:r w:rsidR="007733AB">
          <w:t>inertial</w:t>
        </w:r>
      </w:ins>
      <w:proofErr w:type="spellEnd"/>
      <w:r w:rsidR="007733AB">
        <w:t xml:space="preserve"> </w:t>
      </w:r>
      <w:proofErr w:type="spellStart"/>
      <w:r w:rsidR="007733AB">
        <w:t>Measurement</w:t>
      </w:r>
      <w:proofErr w:type="spellEnd"/>
      <w:r w:rsidR="007733AB">
        <w:t xml:space="preserve"> </w:t>
      </w:r>
      <w:proofErr w:type="spellStart"/>
      <w:r w:rsidR="007733AB">
        <w:t>Unit</w:t>
      </w:r>
      <w:proofErr w:type="spellEnd"/>
      <w:r w:rsidR="007733AB">
        <w:t xml:space="preserve">) </w:t>
      </w:r>
      <w:r>
        <w:t>y</w:t>
      </w:r>
      <w:r w:rsidR="007733AB">
        <w:t xml:space="preserve"> sistema óptico para medir</w:t>
      </w:r>
      <w:r>
        <w:t xml:space="preserve"> distancia. Para el </w:t>
      </w:r>
      <w:proofErr w:type="spellStart"/>
      <w:r>
        <w:t>backend</w:t>
      </w:r>
      <w:proofErr w:type="spellEnd"/>
      <w:r>
        <w:t xml:space="preserve"> se ha utilizado </w:t>
      </w:r>
      <w:proofErr w:type="spellStart"/>
      <w:r>
        <w:t>Firebase</w:t>
      </w:r>
      <w:proofErr w:type="spellEnd"/>
      <w:r>
        <w:t xml:space="preserve">, un servicio </w:t>
      </w:r>
      <w:proofErr w:type="spellStart"/>
      <w:r>
        <w:t>DBaaS</w:t>
      </w:r>
      <w:proofErr w:type="spellEnd"/>
      <w:r>
        <w:t xml:space="preserve"> que facilita el almacenamiento en tiempo real y la autenticación de usuarios, así como la gestión de datos entre la </w:t>
      </w:r>
      <w:proofErr w:type="gramStart"/>
      <w:r>
        <w:t>app</w:t>
      </w:r>
      <w:proofErr w:type="gramEnd"/>
      <w:r>
        <w:t xml:space="preserve"> móvil y la web.</w:t>
      </w:r>
    </w:p>
    <w:p w14:paraId="05D328EF" w14:textId="2608FD5F" w:rsidR="000267F5" w:rsidRDefault="000267F5" w:rsidP="000267F5">
      <w:r>
        <w:t>La estructura modular y organizada de la aplicación web facilita la mantenibilidad y la escalabilidad, permitiendo futuras ampliaciones o adaptaciones a otras pruebas físicas. Se ha implementado un sistema de roles en la web para diferenciar los accesos de los distintos tipos de usuarios (pacientes, facultativos y administradores) y garantizar la seguridad de los datos.</w:t>
      </w:r>
    </w:p>
    <w:p w14:paraId="21CE7705" w14:textId="692B5FD9" w:rsidR="001F0203" w:rsidRDefault="003D46DB" w:rsidP="000267F5">
      <w:r>
        <w:t>Este</w:t>
      </w:r>
      <w:r w:rsidR="000267F5">
        <w:t xml:space="preserve"> </w:t>
      </w:r>
      <w:r w:rsidR="007F107F">
        <w:t>trabajo</w:t>
      </w:r>
      <w:r w:rsidR="000267F5">
        <w:t xml:space="preserve"> ha transformado una versión preliminar muy limitada en un sistema funcional, que integra dispositivos móviles, web y servicios en la nube para </w:t>
      </w:r>
      <w:r w:rsidR="007733AB">
        <w:t xml:space="preserve">la automatización de la realización </w:t>
      </w:r>
      <w:proofErr w:type="gramStart"/>
      <w:r w:rsidR="007733AB">
        <w:t>d</w:t>
      </w:r>
      <w:r w:rsidR="000267F5">
        <w:t>el test</w:t>
      </w:r>
      <w:proofErr w:type="gramEnd"/>
      <w:r w:rsidR="000267F5">
        <w:t xml:space="preserve"> SPPB. Esta solución no solo automatiza el proceso, sino que también mejora la precisión de los resultados, la trazabilidad de los datos y la eficiencia en la gestión clínica. Con ello, se contribuye al avance en la digitalización de procesos sanitarios y se sientan las bases para futuras investigaciones y mejoras en la detección </w:t>
      </w:r>
      <w:r>
        <w:t>anticipada</w:t>
      </w:r>
      <w:r w:rsidR="000267F5">
        <w:t xml:space="preserve"> de la fragilidad.</w:t>
      </w:r>
    </w:p>
    <w:p w14:paraId="336D1D9B" w14:textId="77777777" w:rsidR="001F0203" w:rsidRDefault="001F0203">
      <w:r>
        <w:lastRenderedPageBreak/>
        <w:br w:type="page"/>
      </w:r>
    </w:p>
    <w:customXmlInsRangeStart w:id="38" w:author="Redondo García Francisco Javier" w:date="2025-09-02T09:44:00Z"/>
    <w:sdt>
      <w:sdtPr>
        <w:rPr>
          <w:rFonts w:asciiTheme="minorHAnsi" w:eastAsiaTheme="minorHAnsi" w:hAnsiTheme="minorHAnsi" w:cstheme="minorBidi"/>
          <w:color w:val="auto"/>
          <w:sz w:val="22"/>
          <w:szCs w:val="22"/>
          <w:lang w:eastAsia="en-US"/>
        </w:rPr>
        <w:id w:val="-258062505"/>
        <w:docPartObj>
          <w:docPartGallery w:val="Table of Contents"/>
          <w:docPartUnique/>
        </w:docPartObj>
      </w:sdtPr>
      <w:sdtEndPr>
        <w:rPr>
          <w:b/>
          <w:bCs/>
        </w:rPr>
      </w:sdtEndPr>
      <w:sdtContent>
        <w:customXmlInsRangeEnd w:id="38"/>
        <w:customXmlDelRangeStart w:id="39" w:author="Redondo García Francisco Javier" w:date="2025-09-02T09:44:00Z"/>
        <w:sdt>
          <w:sdtPr>
            <w:rPr>
              <w:rFonts w:asciiTheme="minorHAnsi" w:eastAsiaTheme="minorHAnsi" w:hAnsiTheme="minorHAnsi" w:cstheme="minorBidi"/>
              <w:color w:val="auto"/>
              <w:sz w:val="22"/>
              <w:szCs w:val="22"/>
              <w:lang w:eastAsia="en-US"/>
            </w:rPr>
            <w:id w:val="805280962"/>
            <w:docPartObj>
              <w:docPartGallery w:val="Table of Contents"/>
              <w:docPartUnique/>
            </w:docPartObj>
          </w:sdtPr>
          <w:sdtEndPr/>
          <w:sdtContent>
            <w:customXmlDelRangeEnd w:id="39"/>
            <w:p w14:paraId="60663B96" w14:textId="7B790396" w:rsidR="001F0203" w:rsidRPr="00503092" w:rsidRDefault="001F0203" w:rsidP="00BE631C">
              <w:pPr>
                <w:pStyle w:val="TtuloTDC"/>
                <w:rPr>
                  <w:rStyle w:val="Ttulo1Car"/>
                  <w:rPrChange w:id="40" w:author="Redondo García Francisco Javier" w:date="2025-09-02T09:44:00Z">
                    <w:rPr/>
                  </w:rPrChange>
                </w:rPr>
              </w:pPr>
              <w:r w:rsidRPr="00503092">
                <w:rPr>
                  <w:rStyle w:val="Ttulo1Car"/>
                  <w:rPrChange w:id="41" w:author="Redondo García Francisco Javier" w:date="2025-09-02T09:44:00Z">
                    <w:rPr/>
                  </w:rPrChange>
                </w:rPr>
                <w:t>Índice</w:t>
              </w:r>
            </w:p>
            <w:p w14:paraId="6C8B833B" w14:textId="77777777" w:rsidR="00697E1F" w:rsidRDefault="001F0203" w:rsidP="00A47858">
              <w:pPr>
                <w:pStyle w:val="TDC1"/>
                <w:rPr>
                  <w:del w:id="42" w:author="Redondo García Francisco Javier" w:date="2025-09-02T09:44:00Z"/>
                  <w:rFonts w:eastAsiaTheme="minorEastAsia"/>
                  <w:noProof/>
                  <w:lang w:eastAsia="es-ES"/>
                </w:rPr>
              </w:pPr>
              <w:del w:id="43" w:author="Redondo García Francisco Javier" w:date="2025-09-02T09:44:00Z">
                <w:r>
                  <w:fldChar w:fldCharType="begin"/>
                </w:r>
                <w:r>
                  <w:delInstrText xml:space="preserve"> TOC \o "1-3" \h \z \u </w:delInstrText>
                </w:r>
                <w:r>
                  <w:fldChar w:fldCharType="separate"/>
                </w:r>
                <w:r w:rsidR="0056181D">
                  <w:fldChar w:fldCharType="begin"/>
                </w:r>
                <w:r w:rsidR="0056181D">
                  <w:delInstrText xml:space="preserve"> HYPERLINK \l "_Toc202786247" </w:delInstrText>
                </w:r>
                <w:r w:rsidR="0056181D">
                  <w:fldChar w:fldCharType="separate"/>
                </w:r>
                <w:r w:rsidR="00697E1F" w:rsidRPr="00010376">
                  <w:rPr>
                    <w:rStyle w:val="Hipervnculo"/>
                    <w:noProof/>
                  </w:rPr>
                  <w:delText>Resumen</w:delText>
                </w:r>
                <w:r w:rsidR="00697E1F">
                  <w:rPr>
                    <w:noProof/>
                    <w:webHidden/>
                  </w:rPr>
                  <w:tab/>
                </w:r>
                <w:r w:rsidR="00697E1F">
                  <w:rPr>
                    <w:noProof/>
                    <w:webHidden/>
                  </w:rPr>
                  <w:fldChar w:fldCharType="begin"/>
                </w:r>
                <w:r w:rsidR="00697E1F">
                  <w:rPr>
                    <w:noProof/>
                    <w:webHidden/>
                  </w:rPr>
                  <w:delInstrText xml:space="preserve"> PAGEREF _Toc202786247 \h </w:delInstrText>
                </w:r>
                <w:r w:rsidR="00697E1F">
                  <w:rPr>
                    <w:noProof/>
                    <w:webHidden/>
                  </w:rPr>
                </w:r>
                <w:r w:rsidR="00697E1F">
                  <w:rPr>
                    <w:noProof/>
                    <w:webHidden/>
                  </w:rPr>
                  <w:fldChar w:fldCharType="separate"/>
                </w:r>
                <w:r w:rsidR="00697E1F">
                  <w:rPr>
                    <w:noProof/>
                    <w:webHidden/>
                  </w:rPr>
                  <w:delText>2</w:delText>
                </w:r>
                <w:r w:rsidR="00697E1F">
                  <w:rPr>
                    <w:noProof/>
                    <w:webHidden/>
                  </w:rPr>
                  <w:fldChar w:fldCharType="end"/>
                </w:r>
                <w:r w:rsidR="0056181D">
                  <w:rPr>
                    <w:noProof/>
                  </w:rPr>
                  <w:fldChar w:fldCharType="end"/>
                </w:r>
              </w:del>
            </w:p>
            <w:p w14:paraId="3F366472" w14:textId="77777777" w:rsidR="00697E1F" w:rsidRDefault="0056181D" w:rsidP="00A47858">
              <w:pPr>
                <w:pStyle w:val="TDC1"/>
                <w:rPr>
                  <w:del w:id="44" w:author="Redondo García Francisco Javier" w:date="2025-09-02T09:44:00Z"/>
                  <w:rFonts w:eastAsiaTheme="minorEastAsia"/>
                  <w:noProof/>
                  <w:lang w:eastAsia="es-ES"/>
                </w:rPr>
              </w:pPr>
              <w:del w:id="45" w:author="Redondo García Francisco Javier" w:date="2025-09-02T09:44:00Z">
                <w:r>
                  <w:fldChar w:fldCharType="begin"/>
                </w:r>
                <w:r>
                  <w:delInstrText xml:space="preserve"> HYPERLINK \l "_Toc202786248" </w:delInstrText>
                </w:r>
                <w:r>
                  <w:fldChar w:fldCharType="separate"/>
                </w:r>
                <w:r w:rsidR="00697E1F" w:rsidRPr="00010376">
                  <w:rPr>
                    <w:rStyle w:val="Hipervnculo"/>
                    <w:noProof/>
                  </w:rPr>
                  <w:delText>Abstract</w:delText>
                </w:r>
                <w:r w:rsidR="00697E1F">
                  <w:rPr>
                    <w:noProof/>
                    <w:webHidden/>
                  </w:rPr>
                  <w:tab/>
                </w:r>
                <w:r w:rsidR="00697E1F">
                  <w:rPr>
                    <w:noProof/>
                    <w:webHidden/>
                  </w:rPr>
                  <w:fldChar w:fldCharType="begin"/>
                </w:r>
                <w:r w:rsidR="00697E1F">
                  <w:rPr>
                    <w:noProof/>
                    <w:webHidden/>
                  </w:rPr>
                  <w:delInstrText xml:space="preserve"> PAGEREF _Toc202786248 \h </w:delInstrText>
                </w:r>
                <w:r w:rsidR="00697E1F">
                  <w:rPr>
                    <w:noProof/>
                    <w:webHidden/>
                  </w:rPr>
                </w:r>
                <w:r w:rsidR="00697E1F">
                  <w:rPr>
                    <w:noProof/>
                    <w:webHidden/>
                  </w:rPr>
                  <w:fldChar w:fldCharType="separate"/>
                </w:r>
                <w:r w:rsidR="00697E1F">
                  <w:rPr>
                    <w:noProof/>
                    <w:webHidden/>
                  </w:rPr>
                  <w:delText>2</w:delText>
                </w:r>
                <w:r w:rsidR="00697E1F">
                  <w:rPr>
                    <w:noProof/>
                    <w:webHidden/>
                  </w:rPr>
                  <w:fldChar w:fldCharType="end"/>
                </w:r>
                <w:r>
                  <w:rPr>
                    <w:noProof/>
                  </w:rPr>
                  <w:fldChar w:fldCharType="end"/>
                </w:r>
              </w:del>
            </w:p>
            <w:p w14:paraId="24B8468D" w14:textId="77777777" w:rsidR="00697E1F" w:rsidRDefault="0056181D" w:rsidP="00A47858">
              <w:pPr>
                <w:pStyle w:val="TDC1"/>
                <w:rPr>
                  <w:del w:id="46" w:author="Redondo García Francisco Javier" w:date="2025-09-02T09:44:00Z"/>
                  <w:rFonts w:eastAsiaTheme="minorEastAsia"/>
                  <w:noProof/>
                  <w:lang w:eastAsia="es-ES"/>
                </w:rPr>
              </w:pPr>
              <w:del w:id="47" w:author="Redondo García Francisco Javier" w:date="2025-09-02T09:44:00Z">
                <w:r>
                  <w:fldChar w:fldCharType="begin"/>
                </w:r>
                <w:r>
                  <w:delInstrText xml:space="preserve"> HYPERLINK \l "_Toc202786249" </w:delInstrText>
                </w:r>
                <w:r>
                  <w:fldChar w:fldCharType="separate"/>
                </w:r>
                <w:r w:rsidR="00697E1F" w:rsidRPr="00010376">
                  <w:rPr>
                    <w:rStyle w:val="Hipervnculo"/>
                    <w:noProof/>
                  </w:rPr>
                  <w:delText>Resumen extendido</w:delText>
                </w:r>
                <w:r w:rsidR="00697E1F">
                  <w:rPr>
                    <w:noProof/>
                    <w:webHidden/>
                  </w:rPr>
                  <w:tab/>
                </w:r>
                <w:r w:rsidR="00697E1F">
                  <w:rPr>
                    <w:noProof/>
                    <w:webHidden/>
                  </w:rPr>
                  <w:fldChar w:fldCharType="begin"/>
                </w:r>
                <w:r w:rsidR="00697E1F">
                  <w:rPr>
                    <w:noProof/>
                    <w:webHidden/>
                  </w:rPr>
                  <w:delInstrText xml:space="preserve"> PAGEREF _Toc202786249 \h </w:delInstrText>
                </w:r>
                <w:r w:rsidR="00697E1F">
                  <w:rPr>
                    <w:noProof/>
                    <w:webHidden/>
                  </w:rPr>
                </w:r>
                <w:r w:rsidR="00697E1F">
                  <w:rPr>
                    <w:noProof/>
                    <w:webHidden/>
                  </w:rPr>
                  <w:fldChar w:fldCharType="separate"/>
                </w:r>
                <w:r w:rsidR="00697E1F">
                  <w:rPr>
                    <w:noProof/>
                    <w:webHidden/>
                  </w:rPr>
                  <w:delText>3</w:delText>
                </w:r>
                <w:r w:rsidR="00697E1F">
                  <w:rPr>
                    <w:noProof/>
                    <w:webHidden/>
                  </w:rPr>
                  <w:fldChar w:fldCharType="end"/>
                </w:r>
                <w:r>
                  <w:rPr>
                    <w:noProof/>
                  </w:rPr>
                  <w:fldChar w:fldCharType="end"/>
                </w:r>
              </w:del>
            </w:p>
            <w:p w14:paraId="4C776098" w14:textId="77777777" w:rsidR="00697E1F" w:rsidRDefault="0056181D" w:rsidP="00A47858">
              <w:pPr>
                <w:pStyle w:val="TDC1"/>
                <w:rPr>
                  <w:del w:id="48" w:author="Redondo García Francisco Javier" w:date="2025-09-02T09:44:00Z"/>
                  <w:rFonts w:eastAsiaTheme="minorEastAsia"/>
                  <w:noProof/>
                  <w:lang w:eastAsia="es-ES"/>
                </w:rPr>
              </w:pPr>
              <w:del w:id="49" w:author="Redondo García Francisco Javier" w:date="2025-09-02T09:44:00Z">
                <w:r>
                  <w:fldChar w:fldCharType="begin"/>
                </w:r>
                <w:r>
                  <w:delInstrText xml:space="preserve"> HYPERLINK \l "_Toc202786250" </w:delInstrText>
                </w:r>
                <w:r>
                  <w:fldChar w:fldCharType="separate"/>
                </w:r>
                <w:r w:rsidR="00697E1F" w:rsidRPr="00010376">
                  <w:rPr>
                    <w:rStyle w:val="Hipervnculo"/>
                    <w:noProof/>
                  </w:rPr>
                  <w:delText>Índice de figuras</w:delText>
                </w:r>
                <w:r w:rsidR="00697E1F">
                  <w:rPr>
                    <w:noProof/>
                    <w:webHidden/>
                  </w:rPr>
                  <w:tab/>
                </w:r>
                <w:r w:rsidR="00697E1F">
                  <w:rPr>
                    <w:noProof/>
                    <w:webHidden/>
                  </w:rPr>
                  <w:fldChar w:fldCharType="begin"/>
                </w:r>
                <w:r w:rsidR="00697E1F">
                  <w:rPr>
                    <w:noProof/>
                    <w:webHidden/>
                  </w:rPr>
                  <w:delInstrText xml:space="preserve"> PAGEREF _Toc202786250 \h </w:delInstrText>
                </w:r>
                <w:r w:rsidR="00697E1F">
                  <w:rPr>
                    <w:noProof/>
                    <w:webHidden/>
                  </w:rPr>
                </w:r>
                <w:r w:rsidR="00697E1F">
                  <w:rPr>
                    <w:noProof/>
                    <w:webHidden/>
                  </w:rPr>
                  <w:fldChar w:fldCharType="separate"/>
                </w:r>
                <w:r w:rsidR="00697E1F">
                  <w:rPr>
                    <w:noProof/>
                    <w:webHidden/>
                  </w:rPr>
                  <w:delText>8</w:delText>
                </w:r>
                <w:r w:rsidR="00697E1F">
                  <w:rPr>
                    <w:noProof/>
                    <w:webHidden/>
                  </w:rPr>
                  <w:fldChar w:fldCharType="end"/>
                </w:r>
                <w:r>
                  <w:rPr>
                    <w:noProof/>
                  </w:rPr>
                  <w:fldChar w:fldCharType="end"/>
                </w:r>
              </w:del>
            </w:p>
            <w:p w14:paraId="1AC18B1A" w14:textId="77777777" w:rsidR="00697E1F" w:rsidRDefault="0056181D" w:rsidP="00A47858">
              <w:pPr>
                <w:pStyle w:val="TDC1"/>
                <w:rPr>
                  <w:del w:id="50" w:author="Redondo García Francisco Javier" w:date="2025-09-02T09:44:00Z"/>
                  <w:rFonts w:eastAsiaTheme="minorEastAsia"/>
                  <w:noProof/>
                  <w:lang w:eastAsia="es-ES"/>
                </w:rPr>
              </w:pPr>
              <w:del w:id="51" w:author="Redondo García Francisco Javier" w:date="2025-09-02T09:44:00Z">
                <w:r>
                  <w:fldChar w:fldCharType="begin"/>
                </w:r>
                <w:r>
                  <w:delInstrText xml:space="preserve"> HYPERLINK \l "_Toc202786251" </w:delInstrText>
                </w:r>
                <w:r>
                  <w:fldChar w:fldCharType="separate"/>
                </w:r>
                <w:r w:rsidR="00697E1F" w:rsidRPr="00010376">
                  <w:rPr>
                    <w:rStyle w:val="Hipervnculo"/>
                    <w:noProof/>
                  </w:rPr>
                  <w:delText>Índice de tablas</w:delText>
                </w:r>
                <w:r w:rsidR="00697E1F">
                  <w:rPr>
                    <w:noProof/>
                    <w:webHidden/>
                  </w:rPr>
                  <w:tab/>
                </w:r>
                <w:r w:rsidR="00697E1F">
                  <w:rPr>
                    <w:noProof/>
                    <w:webHidden/>
                  </w:rPr>
                  <w:fldChar w:fldCharType="begin"/>
                </w:r>
                <w:r w:rsidR="00697E1F">
                  <w:rPr>
                    <w:noProof/>
                    <w:webHidden/>
                  </w:rPr>
                  <w:delInstrText xml:space="preserve"> PAGEREF _Toc202786251 \h </w:delInstrText>
                </w:r>
                <w:r w:rsidR="00697E1F">
                  <w:rPr>
                    <w:noProof/>
                    <w:webHidden/>
                  </w:rPr>
                </w:r>
                <w:r w:rsidR="00697E1F">
                  <w:rPr>
                    <w:noProof/>
                    <w:webHidden/>
                  </w:rPr>
                  <w:fldChar w:fldCharType="separate"/>
                </w:r>
                <w:r w:rsidR="00697E1F">
                  <w:rPr>
                    <w:noProof/>
                    <w:webHidden/>
                  </w:rPr>
                  <w:delText>10</w:delText>
                </w:r>
                <w:r w:rsidR="00697E1F">
                  <w:rPr>
                    <w:noProof/>
                    <w:webHidden/>
                  </w:rPr>
                  <w:fldChar w:fldCharType="end"/>
                </w:r>
                <w:r>
                  <w:rPr>
                    <w:noProof/>
                  </w:rPr>
                  <w:fldChar w:fldCharType="end"/>
                </w:r>
              </w:del>
            </w:p>
            <w:p w14:paraId="0E021CCB" w14:textId="77777777" w:rsidR="00697E1F" w:rsidRDefault="0056181D" w:rsidP="00A47858">
              <w:pPr>
                <w:pStyle w:val="TDC1"/>
                <w:rPr>
                  <w:del w:id="52" w:author="Redondo García Francisco Javier" w:date="2025-09-02T09:44:00Z"/>
                  <w:rFonts w:eastAsiaTheme="minorEastAsia"/>
                  <w:noProof/>
                  <w:lang w:eastAsia="es-ES"/>
                </w:rPr>
              </w:pPr>
              <w:del w:id="53" w:author="Redondo García Francisco Javier" w:date="2025-09-02T09:44:00Z">
                <w:r>
                  <w:fldChar w:fldCharType="begin"/>
                </w:r>
                <w:r>
                  <w:delInstrText xml:space="preserve"> HYPERLINK \l "_Toc202786252" </w:delInstrText>
                </w:r>
                <w:r>
                  <w:fldChar w:fldCharType="separate"/>
                </w:r>
                <w:r w:rsidR="00697E1F" w:rsidRPr="00010376">
                  <w:rPr>
                    <w:rStyle w:val="Hipervnculo"/>
                    <w:noProof/>
                  </w:rPr>
                  <w:delText>Bloques de código</w:delText>
                </w:r>
                <w:r w:rsidR="00697E1F">
                  <w:rPr>
                    <w:noProof/>
                    <w:webHidden/>
                  </w:rPr>
                  <w:tab/>
                </w:r>
                <w:r w:rsidR="00697E1F">
                  <w:rPr>
                    <w:noProof/>
                    <w:webHidden/>
                  </w:rPr>
                  <w:fldChar w:fldCharType="begin"/>
                </w:r>
                <w:r w:rsidR="00697E1F">
                  <w:rPr>
                    <w:noProof/>
                    <w:webHidden/>
                  </w:rPr>
                  <w:delInstrText xml:space="preserve"> PAGEREF _Toc202786252 \h </w:delInstrText>
                </w:r>
                <w:r w:rsidR="00697E1F">
                  <w:rPr>
                    <w:noProof/>
                    <w:webHidden/>
                  </w:rPr>
                </w:r>
                <w:r w:rsidR="00697E1F">
                  <w:rPr>
                    <w:noProof/>
                    <w:webHidden/>
                  </w:rPr>
                  <w:fldChar w:fldCharType="separate"/>
                </w:r>
                <w:r w:rsidR="00697E1F">
                  <w:rPr>
                    <w:noProof/>
                    <w:webHidden/>
                  </w:rPr>
                  <w:delText>12</w:delText>
                </w:r>
                <w:r w:rsidR="00697E1F">
                  <w:rPr>
                    <w:noProof/>
                    <w:webHidden/>
                  </w:rPr>
                  <w:fldChar w:fldCharType="end"/>
                </w:r>
                <w:r>
                  <w:rPr>
                    <w:noProof/>
                  </w:rPr>
                  <w:fldChar w:fldCharType="end"/>
                </w:r>
              </w:del>
            </w:p>
            <w:p w14:paraId="02176201" w14:textId="77777777" w:rsidR="00697E1F" w:rsidRDefault="0056181D" w:rsidP="00A47858">
              <w:pPr>
                <w:pStyle w:val="TDC1"/>
                <w:rPr>
                  <w:del w:id="54" w:author="Redondo García Francisco Javier" w:date="2025-09-02T09:44:00Z"/>
                  <w:rFonts w:eastAsiaTheme="minorEastAsia"/>
                  <w:noProof/>
                  <w:lang w:eastAsia="es-ES"/>
                </w:rPr>
              </w:pPr>
              <w:del w:id="55" w:author="Redondo García Francisco Javier" w:date="2025-09-02T09:44:00Z">
                <w:r>
                  <w:fldChar w:fldCharType="begin"/>
                </w:r>
                <w:r>
                  <w:delInstrText xml:space="preserve"> HYPERLINK \l "_Toc202786253" </w:delInstrText>
                </w:r>
                <w:r>
                  <w:fldChar w:fldCharType="separate"/>
                </w:r>
                <w:r w:rsidR="00697E1F" w:rsidRPr="00010376">
                  <w:rPr>
                    <w:rStyle w:val="Hipervnculo"/>
                    <w:noProof/>
                  </w:rPr>
                  <w:delText>1.</w:delText>
                </w:r>
                <w:r w:rsidR="00697E1F">
                  <w:rPr>
                    <w:rFonts w:eastAsiaTheme="minorEastAsia"/>
                    <w:noProof/>
                    <w:lang w:eastAsia="es-ES"/>
                  </w:rPr>
                  <w:tab/>
                </w:r>
                <w:r w:rsidR="00697E1F" w:rsidRPr="00010376">
                  <w:rPr>
                    <w:rStyle w:val="Hipervnculo"/>
                    <w:noProof/>
                  </w:rPr>
                  <w:delText>Introducción</w:delText>
                </w:r>
                <w:r w:rsidR="00697E1F">
                  <w:rPr>
                    <w:noProof/>
                    <w:webHidden/>
                  </w:rPr>
                  <w:tab/>
                </w:r>
                <w:r w:rsidR="00697E1F">
                  <w:rPr>
                    <w:noProof/>
                    <w:webHidden/>
                  </w:rPr>
                  <w:fldChar w:fldCharType="begin"/>
                </w:r>
                <w:r w:rsidR="00697E1F">
                  <w:rPr>
                    <w:noProof/>
                    <w:webHidden/>
                  </w:rPr>
                  <w:delInstrText xml:space="preserve"> PAGEREF _Toc202786253 \h </w:delInstrText>
                </w:r>
                <w:r w:rsidR="00697E1F">
                  <w:rPr>
                    <w:noProof/>
                    <w:webHidden/>
                  </w:rPr>
                </w:r>
                <w:r w:rsidR="00697E1F">
                  <w:rPr>
                    <w:noProof/>
                    <w:webHidden/>
                  </w:rPr>
                  <w:fldChar w:fldCharType="separate"/>
                </w:r>
                <w:r w:rsidR="00697E1F">
                  <w:rPr>
                    <w:noProof/>
                    <w:webHidden/>
                  </w:rPr>
                  <w:delText>13</w:delText>
                </w:r>
                <w:r w:rsidR="00697E1F">
                  <w:rPr>
                    <w:noProof/>
                    <w:webHidden/>
                  </w:rPr>
                  <w:fldChar w:fldCharType="end"/>
                </w:r>
                <w:r>
                  <w:rPr>
                    <w:noProof/>
                  </w:rPr>
                  <w:fldChar w:fldCharType="end"/>
                </w:r>
              </w:del>
            </w:p>
            <w:p w14:paraId="56177410" w14:textId="77777777" w:rsidR="00697E1F" w:rsidRDefault="0056181D">
              <w:pPr>
                <w:pStyle w:val="TDC2"/>
                <w:tabs>
                  <w:tab w:val="left" w:pos="880"/>
                  <w:tab w:val="right" w:leader="dot" w:pos="8494"/>
                </w:tabs>
                <w:rPr>
                  <w:del w:id="56" w:author="Redondo García Francisco Javier" w:date="2025-09-02T09:44:00Z"/>
                  <w:rFonts w:eastAsiaTheme="minorEastAsia"/>
                  <w:noProof/>
                  <w:lang w:eastAsia="es-ES"/>
                </w:rPr>
              </w:pPr>
              <w:del w:id="57" w:author="Redondo García Francisco Javier" w:date="2025-09-02T09:44:00Z">
                <w:r>
                  <w:fldChar w:fldCharType="begin"/>
                </w:r>
                <w:r>
                  <w:delInstrText xml:space="preserve"> HYPERLINK \l "_Toc202786254" </w:delInstrText>
                </w:r>
                <w:r>
                  <w:fldChar w:fldCharType="separate"/>
                </w:r>
                <w:r w:rsidR="00697E1F" w:rsidRPr="00010376">
                  <w:rPr>
                    <w:rStyle w:val="Hipervnculo"/>
                    <w:noProof/>
                  </w:rPr>
                  <w:delText>1.1.</w:delText>
                </w:r>
                <w:r w:rsidR="00697E1F">
                  <w:rPr>
                    <w:rFonts w:eastAsiaTheme="minorEastAsia"/>
                    <w:noProof/>
                    <w:lang w:eastAsia="es-ES"/>
                  </w:rPr>
                  <w:tab/>
                </w:r>
                <w:r w:rsidR="00697E1F" w:rsidRPr="00010376">
                  <w:rPr>
                    <w:rStyle w:val="Hipervnculo"/>
                    <w:noProof/>
                  </w:rPr>
                  <w:delText>Planteamiento</w:delText>
                </w:r>
                <w:r w:rsidR="00697E1F">
                  <w:rPr>
                    <w:noProof/>
                    <w:webHidden/>
                  </w:rPr>
                  <w:tab/>
                </w:r>
                <w:r w:rsidR="00697E1F">
                  <w:rPr>
                    <w:noProof/>
                    <w:webHidden/>
                  </w:rPr>
                  <w:fldChar w:fldCharType="begin"/>
                </w:r>
                <w:r w:rsidR="00697E1F">
                  <w:rPr>
                    <w:noProof/>
                    <w:webHidden/>
                  </w:rPr>
                  <w:delInstrText xml:space="preserve"> PAGEREF _Toc202786254 \h </w:delInstrText>
                </w:r>
                <w:r w:rsidR="00697E1F">
                  <w:rPr>
                    <w:noProof/>
                    <w:webHidden/>
                  </w:rPr>
                </w:r>
                <w:r w:rsidR="00697E1F">
                  <w:rPr>
                    <w:noProof/>
                    <w:webHidden/>
                  </w:rPr>
                  <w:fldChar w:fldCharType="separate"/>
                </w:r>
                <w:r w:rsidR="00697E1F">
                  <w:rPr>
                    <w:noProof/>
                    <w:webHidden/>
                  </w:rPr>
                  <w:delText>13</w:delText>
                </w:r>
                <w:r w:rsidR="00697E1F">
                  <w:rPr>
                    <w:noProof/>
                    <w:webHidden/>
                  </w:rPr>
                  <w:fldChar w:fldCharType="end"/>
                </w:r>
                <w:r>
                  <w:rPr>
                    <w:noProof/>
                  </w:rPr>
                  <w:fldChar w:fldCharType="end"/>
                </w:r>
              </w:del>
            </w:p>
            <w:p w14:paraId="5CCC7064" w14:textId="77777777" w:rsidR="00697E1F" w:rsidRDefault="0056181D">
              <w:pPr>
                <w:pStyle w:val="TDC2"/>
                <w:tabs>
                  <w:tab w:val="left" w:pos="880"/>
                  <w:tab w:val="right" w:leader="dot" w:pos="8494"/>
                </w:tabs>
                <w:rPr>
                  <w:del w:id="58" w:author="Redondo García Francisco Javier" w:date="2025-09-02T09:44:00Z"/>
                  <w:rFonts w:eastAsiaTheme="minorEastAsia"/>
                  <w:noProof/>
                  <w:lang w:eastAsia="es-ES"/>
                </w:rPr>
              </w:pPr>
              <w:del w:id="59" w:author="Redondo García Francisco Javier" w:date="2025-09-02T09:44:00Z">
                <w:r>
                  <w:fldChar w:fldCharType="begin"/>
                </w:r>
                <w:r>
                  <w:delInstrText xml:space="preserve"> HYPERLINK \l "_Toc202786255" </w:delInstrText>
                </w:r>
                <w:r>
                  <w:fldChar w:fldCharType="separate"/>
                </w:r>
                <w:r w:rsidR="00697E1F" w:rsidRPr="00010376">
                  <w:rPr>
                    <w:rStyle w:val="Hipervnculo"/>
                    <w:noProof/>
                  </w:rPr>
                  <w:delText>1.2.</w:delText>
                </w:r>
                <w:r w:rsidR="00697E1F">
                  <w:rPr>
                    <w:rFonts w:eastAsiaTheme="minorEastAsia"/>
                    <w:noProof/>
                    <w:lang w:eastAsia="es-ES"/>
                  </w:rPr>
                  <w:tab/>
                </w:r>
                <w:r w:rsidR="00697E1F" w:rsidRPr="00010376">
                  <w:rPr>
                    <w:rStyle w:val="Hipervnculo"/>
                    <w:noProof/>
                  </w:rPr>
                  <w:delText>Objetivos</w:delText>
                </w:r>
                <w:r w:rsidR="00697E1F">
                  <w:rPr>
                    <w:noProof/>
                    <w:webHidden/>
                  </w:rPr>
                  <w:tab/>
                </w:r>
                <w:r w:rsidR="00697E1F">
                  <w:rPr>
                    <w:noProof/>
                    <w:webHidden/>
                  </w:rPr>
                  <w:fldChar w:fldCharType="begin"/>
                </w:r>
                <w:r w:rsidR="00697E1F">
                  <w:rPr>
                    <w:noProof/>
                    <w:webHidden/>
                  </w:rPr>
                  <w:delInstrText xml:space="preserve"> PAGEREF _Toc202786255 \h </w:delInstrText>
                </w:r>
                <w:r w:rsidR="00697E1F">
                  <w:rPr>
                    <w:noProof/>
                    <w:webHidden/>
                  </w:rPr>
                </w:r>
                <w:r w:rsidR="00697E1F">
                  <w:rPr>
                    <w:noProof/>
                    <w:webHidden/>
                  </w:rPr>
                  <w:fldChar w:fldCharType="separate"/>
                </w:r>
                <w:r w:rsidR="00697E1F">
                  <w:rPr>
                    <w:noProof/>
                    <w:webHidden/>
                  </w:rPr>
                  <w:delText>14</w:delText>
                </w:r>
                <w:r w:rsidR="00697E1F">
                  <w:rPr>
                    <w:noProof/>
                    <w:webHidden/>
                  </w:rPr>
                  <w:fldChar w:fldCharType="end"/>
                </w:r>
                <w:r>
                  <w:rPr>
                    <w:noProof/>
                  </w:rPr>
                  <w:fldChar w:fldCharType="end"/>
                </w:r>
              </w:del>
            </w:p>
            <w:p w14:paraId="2A00905C" w14:textId="77777777" w:rsidR="00697E1F" w:rsidRDefault="0056181D">
              <w:pPr>
                <w:pStyle w:val="TDC2"/>
                <w:tabs>
                  <w:tab w:val="left" w:pos="880"/>
                  <w:tab w:val="right" w:leader="dot" w:pos="8494"/>
                </w:tabs>
                <w:rPr>
                  <w:del w:id="60" w:author="Redondo García Francisco Javier" w:date="2025-09-02T09:44:00Z"/>
                  <w:rFonts w:eastAsiaTheme="minorEastAsia"/>
                  <w:noProof/>
                  <w:lang w:eastAsia="es-ES"/>
                </w:rPr>
              </w:pPr>
              <w:del w:id="61" w:author="Redondo García Francisco Javier" w:date="2025-09-02T09:44:00Z">
                <w:r>
                  <w:fldChar w:fldCharType="begin"/>
                </w:r>
                <w:r>
                  <w:delInstrText xml:space="preserve"> HYPERLINK \l "_Toc202786256" </w:delInstrText>
                </w:r>
                <w:r>
                  <w:fldChar w:fldCharType="separate"/>
                </w:r>
                <w:r w:rsidR="00697E1F" w:rsidRPr="00010376">
                  <w:rPr>
                    <w:rStyle w:val="Hipervnculo"/>
                    <w:noProof/>
                  </w:rPr>
                  <w:delText>1.3.</w:delText>
                </w:r>
                <w:r w:rsidR="00697E1F">
                  <w:rPr>
                    <w:rFonts w:eastAsiaTheme="minorEastAsia"/>
                    <w:noProof/>
                    <w:lang w:eastAsia="es-ES"/>
                  </w:rPr>
                  <w:tab/>
                </w:r>
                <w:r w:rsidR="00697E1F" w:rsidRPr="00010376">
                  <w:rPr>
                    <w:rStyle w:val="Hipervnculo"/>
                    <w:noProof/>
                  </w:rPr>
                  <w:delText>Hardware proporcionado</w:delText>
                </w:r>
                <w:r w:rsidR="00697E1F">
                  <w:rPr>
                    <w:noProof/>
                    <w:webHidden/>
                  </w:rPr>
                  <w:tab/>
                </w:r>
                <w:r w:rsidR="00697E1F">
                  <w:rPr>
                    <w:noProof/>
                    <w:webHidden/>
                  </w:rPr>
                  <w:fldChar w:fldCharType="begin"/>
                </w:r>
                <w:r w:rsidR="00697E1F">
                  <w:rPr>
                    <w:noProof/>
                    <w:webHidden/>
                  </w:rPr>
                  <w:delInstrText xml:space="preserve"> PAGEREF _Toc202786256 \h </w:delInstrText>
                </w:r>
                <w:r w:rsidR="00697E1F">
                  <w:rPr>
                    <w:noProof/>
                    <w:webHidden/>
                  </w:rPr>
                </w:r>
                <w:r w:rsidR="00697E1F">
                  <w:rPr>
                    <w:noProof/>
                    <w:webHidden/>
                  </w:rPr>
                  <w:fldChar w:fldCharType="separate"/>
                </w:r>
                <w:r w:rsidR="00697E1F">
                  <w:rPr>
                    <w:noProof/>
                    <w:webHidden/>
                  </w:rPr>
                  <w:delText>15</w:delText>
                </w:r>
                <w:r w:rsidR="00697E1F">
                  <w:rPr>
                    <w:noProof/>
                    <w:webHidden/>
                  </w:rPr>
                  <w:fldChar w:fldCharType="end"/>
                </w:r>
                <w:r>
                  <w:rPr>
                    <w:noProof/>
                  </w:rPr>
                  <w:fldChar w:fldCharType="end"/>
                </w:r>
              </w:del>
            </w:p>
            <w:p w14:paraId="72AEDFB4" w14:textId="77777777" w:rsidR="00697E1F" w:rsidRDefault="0056181D">
              <w:pPr>
                <w:pStyle w:val="TDC3"/>
                <w:tabs>
                  <w:tab w:val="left" w:pos="1320"/>
                  <w:tab w:val="right" w:leader="dot" w:pos="8494"/>
                </w:tabs>
                <w:rPr>
                  <w:del w:id="62" w:author="Redondo García Francisco Javier" w:date="2025-09-02T09:44:00Z"/>
                  <w:rFonts w:eastAsiaTheme="minorEastAsia"/>
                  <w:noProof/>
                  <w:lang w:eastAsia="es-ES"/>
                </w:rPr>
              </w:pPr>
              <w:del w:id="63" w:author="Redondo García Francisco Javier" w:date="2025-09-02T09:44:00Z">
                <w:r>
                  <w:fldChar w:fldCharType="begin"/>
                </w:r>
                <w:r>
                  <w:delInstrText xml:space="preserve"> HYPERLINK \l "_Toc202786257" </w:delInstrText>
                </w:r>
                <w:r>
                  <w:fldChar w:fldCharType="separate"/>
                </w:r>
                <w:r w:rsidR="00697E1F" w:rsidRPr="00010376">
                  <w:rPr>
                    <w:rStyle w:val="Hipervnculo"/>
                    <w:noProof/>
                  </w:rPr>
                  <w:delText>1.3.1.</w:delText>
                </w:r>
                <w:r w:rsidR="00697E1F">
                  <w:rPr>
                    <w:rFonts w:eastAsiaTheme="minorEastAsia"/>
                    <w:noProof/>
                    <w:lang w:eastAsia="es-ES"/>
                  </w:rPr>
                  <w:tab/>
                </w:r>
                <w:r w:rsidR="00697E1F" w:rsidRPr="00010376">
                  <w:rPr>
                    <w:rStyle w:val="Hipervnculo"/>
                    <w:noProof/>
                  </w:rPr>
                  <w:delText>Prueba de equilibrio</w:delText>
                </w:r>
                <w:r w:rsidR="00697E1F">
                  <w:rPr>
                    <w:noProof/>
                    <w:webHidden/>
                  </w:rPr>
                  <w:tab/>
                </w:r>
                <w:r w:rsidR="00697E1F">
                  <w:rPr>
                    <w:noProof/>
                    <w:webHidden/>
                  </w:rPr>
                  <w:fldChar w:fldCharType="begin"/>
                </w:r>
                <w:r w:rsidR="00697E1F">
                  <w:rPr>
                    <w:noProof/>
                    <w:webHidden/>
                  </w:rPr>
                  <w:delInstrText xml:space="preserve"> PAGEREF _Toc202786257 \h </w:delInstrText>
                </w:r>
                <w:r w:rsidR="00697E1F">
                  <w:rPr>
                    <w:noProof/>
                    <w:webHidden/>
                  </w:rPr>
                </w:r>
                <w:r w:rsidR="00697E1F">
                  <w:rPr>
                    <w:noProof/>
                    <w:webHidden/>
                  </w:rPr>
                  <w:fldChar w:fldCharType="separate"/>
                </w:r>
                <w:r w:rsidR="00697E1F">
                  <w:rPr>
                    <w:noProof/>
                    <w:webHidden/>
                  </w:rPr>
                  <w:delText>15</w:delText>
                </w:r>
                <w:r w:rsidR="00697E1F">
                  <w:rPr>
                    <w:noProof/>
                    <w:webHidden/>
                  </w:rPr>
                  <w:fldChar w:fldCharType="end"/>
                </w:r>
                <w:r>
                  <w:rPr>
                    <w:noProof/>
                  </w:rPr>
                  <w:fldChar w:fldCharType="end"/>
                </w:r>
              </w:del>
            </w:p>
            <w:p w14:paraId="39C8E4C4" w14:textId="77777777" w:rsidR="00697E1F" w:rsidRDefault="0056181D">
              <w:pPr>
                <w:pStyle w:val="TDC3"/>
                <w:tabs>
                  <w:tab w:val="left" w:pos="1320"/>
                  <w:tab w:val="right" w:leader="dot" w:pos="8494"/>
                </w:tabs>
                <w:rPr>
                  <w:del w:id="64" w:author="Redondo García Francisco Javier" w:date="2025-09-02T09:44:00Z"/>
                  <w:rFonts w:eastAsiaTheme="minorEastAsia"/>
                  <w:noProof/>
                  <w:lang w:eastAsia="es-ES"/>
                </w:rPr>
              </w:pPr>
              <w:del w:id="65" w:author="Redondo García Francisco Javier" w:date="2025-09-02T09:44:00Z">
                <w:r>
                  <w:fldChar w:fldCharType="begin"/>
                </w:r>
                <w:r>
                  <w:delInstrText xml:space="preserve"> HYPERLINK \l "_Toc202786258" </w:delInstrText>
                </w:r>
                <w:r>
                  <w:fldChar w:fldCharType="separate"/>
                </w:r>
                <w:r w:rsidR="00697E1F" w:rsidRPr="00010376">
                  <w:rPr>
                    <w:rStyle w:val="Hipervnculo"/>
                    <w:noProof/>
                  </w:rPr>
                  <w:delText>1.3.2.</w:delText>
                </w:r>
                <w:r w:rsidR="00697E1F">
                  <w:rPr>
                    <w:rFonts w:eastAsiaTheme="minorEastAsia"/>
                    <w:noProof/>
                    <w:lang w:eastAsia="es-ES"/>
                  </w:rPr>
                  <w:tab/>
                </w:r>
                <w:r w:rsidR="00697E1F" w:rsidRPr="00010376">
                  <w:rPr>
                    <w:rStyle w:val="Hipervnculo"/>
                    <w:noProof/>
                  </w:rPr>
                  <w:delText>Prueba de la velocidad de la marcha</w:delText>
                </w:r>
                <w:r w:rsidR="00697E1F">
                  <w:rPr>
                    <w:noProof/>
                    <w:webHidden/>
                  </w:rPr>
                  <w:tab/>
                </w:r>
                <w:r w:rsidR="00697E1F">
                  <w:rPr>
                    <w:noProof/>
                    <w:webHidden/>
                  </w:rPr>
                  <w:fldChar w:fldCharType="begin"/>
                </w:r>
                <w:r w:rsidR="00697E1F">
                  <w:rPr>
                    <w:noProof/>
                    <w:webHidden/>
                  </w:rPr>
                  <w:delInstrText xml:space="preserve"> PAGEREF _Toc202786258 \h </w:delInstrText>
                </w:r>
                <w:r w:rsidR="00697E1F">
                  <w:rPr>
                    <w:noProof/>
                    <w:webHidden/>
                  </w:rPr>
                </w:r>
                <w:r w:rsidR="00697E1F">
                  <w:rPr>
                    <w:noProof/>
                    <w:webHidden/>
                  </w:rPr>
                  <w:fldChar w:fldCharType="separate"/>
                </w:r>
                <w:r w:rsidR="00697E1F">
                  <w:rPr>
                    <w:noProof/>
                    <w:webHidden/>
                  </w:rPr>
                  <w:delText>16</w:delText>
                </w:r>
                <w:r w:rsidR="00697E1F">
                  <w:rPr>
                    <w:noProof/>
                    <w:webHidden/>
                  </w:rPr>
                  <w:fldChar w:fldCharType="end"/>
                </w:r>
                <w:r>
                  <w:rPr>
                    <w:noProof/>
                  </w:rPr>
                  <w:fldChar w:fldCharType="end"/>
                </w:r>
              </w:del>
            </w:p>
            <w:p w14:paraId="6AFD0E17" w14:textId="77777777" w:rsidR="00697E1F" w:rsidRDefault="0056181D">
              <w:pPr>
                <w:pStyle w:val="TDC3"/>
                <w:tabs>
                  <w:tab w:val="left" w:pos="1320"/>
                  <w:tab w:val="right" w:leader="dot" w:pos="8494"/>
                </w:tabs>
                <w:rPr>
                  <w:del w:id="66" w:author="Redondo García Francisco Javier" w:date="2025-09-02T09:44:00Z"/>
                  <w:rFonts w:eastAsiaTheme="minorEastAsia"/>
                  <w:noProof/>
                  <w:lang w:eastAsia="es-ES"/>
                </w:rPr>
              </w:pPr>
              <w:del w:id="67" w:author="Redondo García Francisco Javier" w:date="2025-09-02T09:44:00Z">
                <w:r>
                  <w:fldChar w:fldCharType="begin"/>
                </w:r>
                <w:r>
                  <w:delInstrText xml:space="preserve"> HYPERLINK \l "_Toc202786259" </w:delInstrText>
                </w:r>
                <w:r>
                  <w:fldChar w:fldCharType="separate"/>
                </w:r>
                <w:r w:rsidR="00697E1F" w:rsidRPr="00010376">
                  <w:rPr>
                    <w:rStyle w:val="Hipervnculo"/>
                    <w:noProof/>
                  </w:rPr>
                  <w:delText>1.3.3.</w:delText>
                </w:r>
                <w:r w:rsidR="00697E1F">
                  <w:rPr>
                    <w:rFonts w:eastAsiaTheme="minorEastAsia"/>
                    <w:noProof/>
                    <w:lang w:eastAsia="es-ES"/>
                  </w:rPr>
                  <w:tab/>
                </w:r>
                <w:r w:rsidR="00697E1F" w:rsidRPr="00010376">
                  <w:rPr>
                    <w:rStyle w:val="Hipervnculo"/>
                    <w:noProof/>
                  </w:rPr>
                  <w:delText>Prueba de Sentadillas</w:delText>
                </w:r>
                <w:r w:rsidR="00697E1F">
                  <w:rPr>
                    <w:noProof/>
                    <w:webHidden/>
                  </w:rPr>
                  <w:tab/>
                </w:r>
                <w:r w:rsidR="00697E1F">
                  <w:rPr>
                    <w:noProof/>
                    <w:webHidden/>
                  </w:rPr>
                  <w:fldChar w:fldCharType="begin"/>
                </w:r>
                <w:r w:rsidR="00697E1F">
                  <w:rPr>
                    <w:noProof/>
                    <w:webHidden/>
                  </w:rPr>
                  <w:delInstrText xml:space="preserve"> PAGEREF _Toc202786259 \h </w:delInstrText>
                </w:r>
                <w:r w:rsidR="00697E1F">
                  <w:rPr>
                    <w:noProof/>
                    <w:webHidden/>
                  </w:rPr>
                </w:r>
                <w:r w:rsidR="00697E1F">
                  <w:rPr>
                    <w:noProof/>
                    <w:webHidden/>
                  </w:rPr>
                  <w:fldChar w:fldCharType="separate"/>
                </w:r>
                <w:r w:rsidR="00697E1F">
                  <w:rPr>
                    <w:noProof/>
                    <w:webHidden/>
                  </w:rPr>
                  <w:delText>17</w:delText>
                </w:r>
                <w:r w:rsidR="00697E1F">
                  <w:rPr>
                    <w:noProof/>
                    <w:webHidden/>
                  </w:rPr>
                  <w:fldChar w:fldCharType="end"/>
                </w:r>
                <w:r>
                  <w:rPr>
                    <w:noProof/>
                  </w:rPr>
                  <w:fldChar w:fldCharType="end"/>
                </w:r>
              </w:del>
            </w:p>
            <w:p w14:paraId="09126EDC" w14:textId="77777777" w:rsidR="00697E1F" w:rsidRDefault="0056181D">
              <w:pPr>
                <w:pStyle w:val="TDC2"/>
                <w:tabs>
                  <w:tab w:val="left" w:pos="880"/>
                  <w:tab w:val="right" w:leader="dot" w:pos="8494"/>
                </w:tabs>
                <w:rPr>
                  <w:del w:id="68" w:author="Redondo García Francisco Javier" w:date="2025-09-02T09:44:00Z"/>
                  <w:rFonts w:eastAsiaTheme="minorEastAsia"/>
                  <w:noProof/>
                  <w:lang w:eastAsia="es-ES"/>
                </w:rPr>
              </w:pPr>
              <w:del w:id="69" w:author="Redondo García Francisco Javier" w:date="2025-09-02T09:44:00Z">
                <w:r>
                  <w:fldChar w:fldCharType="begin"/>
                </w:r>
                <w:r>
                  <w:delInstrText xml:space="preserve"> HYPERLINK \l "_Toc202786260" </w:delInstrText>
                </w:r>
                <w:r>
                  <w:fldChar w:fldCharType="separate"/>
                </w:r>
                <w:r w:rsidR="00697E1F" w:rsidRPr="00010376">
                  <w:rPr>
                    <w:rStyle w:val="Hipervnculo"/>
                    <w:noProof/>
                  </w:rPr>
                  <w:delText>1.4.</w:delText>
                </w:r>
                <w:r w:rsidR="00697E1F">
                  <w:rPr>
                    <w:rFonts w:eastAsiaTheme="minorEastAsia"/>
                    <w:noProof/>
                    <w:lang w:eastAsia="es-ES"/>
                  </w:rPr>
                  <w:tab/>
                </w:r>
                <w:r w:rsidR="00697E1F" w:rsidRPr="00010376">
                  <w:rPr>
                    <w:rStyle w:val="Hipervnculo"/>
                    <w:noProof/>
                  </w:rPr>
                  <w:delText>Estructura de la memoria</w:delText>
                </w:r>
                <w:r w:rsidR="00697E1F">
                  <w:rPr>
                    <w:noProof/>
                    <w:webHidden/>
                  </w:rPr>
                  <w:tab/>
                </w:r>
                <w:r w:rsidR="00697E1F">
                  <w:rPr>
                    <w:noProof/>
                    <w:webHidden/>
                  </w:rPr>
                  <w:fldChar w:fldCharType="begin"/>
                </w:r>
                <w:r w:rsidR="00697E1F">
                  <w:rPr>
                    <w:noProof/>
                    <w:webHidden/>
                  </w:rPr>
                  <w:delInstrText xml:space="preserve"> PAGEREF _Toc202786260 \h </w:delInstrText>
                </w:r>
                <w:r w:rsidR="00697E1F">
                  <w:rPr>
                    <w:noProof/>
                    <w:webHidden/>
                  </w:rPr>
                </w:r>
                <w:r w:rsidR="00697E1F">
                  <w:rPr>
                    <w:noProof/>
                    <w:webHidden/>
                  </w:rPr>
                  <w:fldChar w:fldCharType="separate"/>
                </w:r>
                <w:r w:rsidR="00697E1F">
                  <w:rPr>
                    <w:noProof/>
                    <w:webHidden/>
                  </w:rPr>
                  <w:delText>19</w:delText>
                </w:r>
                <w:r w:rsidR="00697E1F">
                  <w:rPr>
                    <w:noProof/>
                    <w:webHidden/>
                  </w:rPr>
                  <w:fldChar w:fldCharType="end"/>
                </w:r>
                <w:r>
                  <w:rPr>
                    <w:noProof/>
                  </w:rPr>
                  <w:fldChar w:fldCharType="end"/>
                </w:r>
              </w:del>
            </w:p>
            <w:p w14:paraId="2333B3FB" w14:textId="77777777" w:rsidR="00697E1F" w:rsidRDefault="0056181D" w:rsidP="00A47858">
              <w:pPr>
                <w:pStyle w:val="TDC1"/>
                <w:rPr>
                  <w:del w:id="70" w:author="Redondo García Francisco Javier" w:date="2025-09-02T09:44:00Z"/>
                  <w:rFonts w:eastAsiaTheme="minorEastAsia"/>
                  <w:noProof/>
                  <w:lang w:eastAsia="es-ES"/>
                </w:rPr>
              </w:pPr>
              <w:del w:id="71" w:author="Redondo García Francisco Javier" w:date="2025-09-02T09:44:00Z">
                <w:r>
                  <w:fldChar w:fldCharType="begin"/>
                </w:r>
                <w:r>
                  <w:delInstrText xml:space="preserve"> HYPERLINK \l "_Toc202786261" </w:delInstrText>
                </w:r>
                <w:r>
                  <w:fldChar w:fldCharType="separate"/>
                </w:r>
                <w:r w:rsidR="00697E1F" w:rsidRPr="00010376">
                  <w:rPr>
                    <w:rStyle w:val="Hipervnculo"/>
                    <w:noProof/>
                  </w:rPr>
                  <w:delText>2.</w:delText>
                </w:r>
                <w:r w:rsidR="00697E1F">
                  <w:rPr>
                    <w:rFonts w:eastAsiaTheme="minorEastAsia"/>
                    <w:noProof/>
                    <w:lang w:eastAsia="es-ES"/>
                  </w:rPr>
                  <w:tab/>
                </w:r>
                <w:r w:rsidR="00697E1F" w:rsidRPr="00010376">
                  <w:rPr>
                    <w:rStyle w:val="Hipervnculo"/>
                    <w:noProof/>
                  </w:rPr>
                  <w:delText>Estado del arte/Estudio teórico</w:delText>
                </w:r>
                <w:r w:rsidR="00697E1F">
                  <w:rPr>
                    <w:noProof/>
                    <w:webHidden/>
                  </w:rPr>
                  <w:tab/>
                </w:r>
                <w:r w:rsidR="00697E1F">
                  <w:rPr>
                    <w:noProof/>
                    <w:webHidden/>
                  </w:rPr>
                  <w:fldChar w:fldCharType="begin"/>
                </w:r>
                <w:r w:rsidR="00697E1F">
                  <w:rPr>
                    <w:noProof/>
                    <w:webHidden/>
                  </w:rPr>
                  <w:delInstrText xml:space="preserve"> PAGEREF _Toc202786261 \h </w:delInstrText>
                </w:r>
                <w:r w:rsidR="00697E1F">
                  <w:rPr>
                    <w:noProof/>
                    <w:webHidden/>
                  </w:rPr>
                </w:r>
                <w:r w:rsidR="00697E1F">
                  <w:rPr>
                    <w:noProof/>
                    <w:webHidden/>
                  </w:rPr>
                  <w:fldChar w:fldCharType="separate"/>
                </w:r>
                <w:r w:rsidR="00697E1F">
                  <w:rPr>
                    <w:noProof/>
                    <w:webHidden/>
                  </w:rPr>
                  <w:delText>21</w:delText>
                </w:r>
                <w:r w:rsidR="00697E1F">
                  <w:rPr>
                    <w:noProof/>
                    <w:webHidden/>
                  </w:rPr>
                  <w:fldChar w:fldCharType="end"/>
                </w:r>
                <w:r>
                  <w:rPr>
                    <w:noProof/>
                  </w:rPr>
                  <w:fldChar w:fldCharType="end"/>
                </w:r>
              </w:del>
            </w:p>
            <w:p w14:paraId="118C77A8" w14:textId="77777777" w:rsidR="00697E1F" w:rsidRDefault="0056181D">
              <w:pPr>
                <w:pStyle w:val="TDC2"/>
                <w:tabs>
                  <w:tab w:val="right" w:leader="dot" w:pos="8494"/>
                </w:tabs>
                <w:rPr>
                  <w:del w:id="72" w:author="Redondo García Francisco Javier" w:date="2025-09-02T09:44:00Z"/>
                  <w:rFonts w:eastAsiaTheme="minorEastAsia"/>
                  <w:noProof/>
                  <w:lang w:eastAsia="es-ES"/>
                </w:rPr>
              </w:pPr>
              <w:del w:id="73" w:author="Redondo García Francisco Javier" w:date="2025-09-02T09:44:00Z">
                <w:r>
                  <w:fldChar w:fldCharType="begin"/>
                </w:r>
                <w:r>
                  <w:delInstrText xml:space="preserve"> HYPERLINK \l "_Toc202786262" </w:delInstrText>
                </w:r>
                <w:r>
                  <w:fldChar w:fldCharType="separate"/>
                </w:r>
                <w:r w:rsidR="00697E1F" w:rsidRPr="00010376">
                  <w:rPr>
                    <w:rStyle w:val="Hipervnculo"/>
                    <w:noProof/>
                  </w:rPr>
                  <w:delText>2.1. Smartphones</w:delText>
                </w:r>
                <w:r w:rsidR="00697E1F">
                  <w:rPr>
                    <w:noProof/>
                    <w:webHidden/>
                  </w:rPr>
                  <w:tab/>
                </w:r>
                <w:r w:rsidR="00697E1F">
                  <w:rPr>
                    <w:noProof/>
                    <w:webHidden/>
                  </w:rPr>
                  <w:fldChar w:fldCharType="begin"/>
                </w:r>
                <w:r w:rsidR="00697E1F">
                  <w:rPr>
                    <w:noProof/>
                    <w:webHidden/>
                  </w:rPr>
                  <w:delInstrText xml:space="preserve"> PAGEREF _Toc202786262 \h </w:delInstrText>
                </w:r>
                <w:r w:rsidR="00697E1F">
                  <w:rPr>
                    <w:noProof/>
                    <w:webHidden/>
                  </w:rPr>
                </w:r>
                <w:r w:rsidR="00697E1F">
                  <w:rPr>
                    <w:noProof/>
                    <w:webHidden/>
                  </w:rPr>
                  <w:fldChar w:fldCharType="separate"/>
                </w:r>
                <w:r w:rsidR="00697E1F">
                  <w:rPr>
                    <w:noProof/>
                    <w:webHidden/>
                  </w:rPr>
                  <w:delText>21</w:delText>
                </w:r>
                <w:r w:rsidR="00697E1F">
                  <w:rPr>
                    <w:noProof/>
                    <w:webHidden/>
                  </w:rPr>
                  <w:fldChar w:fldCharType="end"/>
                </w:r>
                <w:r>
                  <w:rPr>
                    <w:noProof/>
                  </w:rPr>
                  <w:fldChar w:fldCharType="end"/>
                </w:r>
              </w:del>
            </w:p>
            <w:p w14:paraId="54D728D8" w14:textId="77777777" w:rsidR="00697E1F" w:rsidRDefault="0056181D">
              <w:pPr>
                <w:pStyle w:val="TDC3"/>
                <w:tabs>
                  <w:tab w:val="right" w:leader="dot" w:pos="8494"/>
                </w:tabs>
                <w:rPr>
                  <w:del w:id="74" w:author="Redondo García Francisco Javier" w:date="2025-09-02T09:44:00Z"/>
                  <w:rFonts w:eastAsiaTheme="minorEastAsia"/>
                  <w:noProof/>
                  <w:lang w:eastAsia="es-ES"/>
                </w:rPr>
              </w:pPr>
              <w:del w:id="75" w:author="Redondo García Francisco Javier" w:date="2025-09-02T09:44:00Z">
                <w:r>
                  <w:fldChar w:fldCharType="begin"/>
                </w:r>
                <w:r>
                  <w:delInstrText xml:space="preserve"> HYPERLINK \l "_Toc202786263" </w:delInstrText>
                </w:r>
                <w:r>
                  <w:fldChar w:fldCharType="separate"/>
                </w:r>
                <w:r w:rsidR="00697E1F" w:rsidRPr="00010376">
                  <w:rPr>
                    <w:rStyle w:val="Hipervnculo"/>
                    <w:noProof/>
                  </w:rPr>
                  <w:delText>2.1.1.  Evolución histórica de aplicaciones para smartphones</w:delText>
                </w:r>
                <w:r w:rsidR="00697E1F">
                  <w:rPr>
                    <w:noProof/>
                    <w:webHidden/>
                  </w:rPr>
                  <w:tab/>
                </w:r>
                <w:r w:rsidR="00697E1F">
                  <w:rPr>
                    <w:noProof/>
                    <w:webHidden/>
                  </w:rPr>
                  <w:fldChar w:fldCharType="begin"/>
                </w:r>
                <w:r w:rsidR="00697E1F">
                  <w:rPr>
                    <w:noProof/>
                    <w:webHidden/>
                  </w:rPr>
                  <w:delInstrText xml:space="preserve"> PAGEREF _Toc202786263 \h </w:delInstrText>
                </w:r>
                <w:r w:rsidR="00697E1F">
                  <w:rPr>
                    <w:noProof/>
                    <w:webHidden/>
                  </w:rPr>
                </w:r>
                <w:r w:rsidR="00697E1F">
                  <w:rPr>
                    <w:noProof/>
                    <w:webHidden/>
                  </w:rPr>
                  <w:fldChar w:fldCharType="separate"/>
                </w:r>
                <w:r w:rsidR="00697E1F">
                  <w:rPr>
                    <w:noProof/>
                    <w:webHidden/>
                  </w:rPr>
                  <w:delText>21</w:delText>
                </w:r>
                <w:r w:rsidR="00697E1F">
                  <w:rPr>
                    <w:noProof/>
                    <w:webHidden/>
                  </w:rPr>
                  <w:fldChar w:fldCharType="end"/>
                </w:r>
                <w:r>
                  <w:rPr>
                    <w:noProof/>
                  </w:rPr>
                  <w:fldChar w:fldCharType="end"/>
                </w:r>
              </w:del>
            </w:p>
            <w:p w14:paraId="5D46C4E0" w14:textId="77777777" w:rsidR="00697E1F" w:rsidRDefault="0056181D">
              <w:pPr>
                <w:pStyle w:val="TDC3"/>
                <w:tabs>
                  <w:tab w:val="right" w:leader="dot" w:pos="8494"/>
                </w:tabs>
                <w:rPr>
                  <w:del w:id="76" w:author="Redondo García Francisco Javier" w:date="2025-09-02T09:44:00Z"/>
                  <w:rFonts w:eastAsiaTheme="minorEastAsia"/>
                  <w:noProof/>
                  <w:lang w:eastAsia="es-ES"/>
                </w:rPr>
              </w:pPr>
              <w:del w:id="77" w:author="Redondo García Francisco Javier" w:date="2025-09-02T09:44:00Z">
                <w:r>
                  <w:fldChar w:fldCharType="begin"/>
                </w:r>
                <w:r>
                  <w:delInstrText xml:space="preserve"> HYPERLINK </w:delInstrText>
                </w:r>
                <w:r>
                  <w:delInstrText xml:space="preserve">\l "_Toc202786264" </w:delInstrText>
                </w:r>
                <w:r>
                  <w:fldChar w:fldCharType="separate"/>
                </w:r>
                <w:r w:rsidR="00697E1F" w:rsidRPr="00010376">
                  <w:rPr>
                    <w:rStyle w:val="Hipervnculo"/>
                    <w:noProof/>
                  </w:rPr>
                  <w:delText>2.1.2. Android</w:delText>
                </w:r>
                <w:r w:rsidR="00697E1F">
                  <w:rPr>
                    <w:noProof/>
                    <w:webHidden/>
                  </w:rPr>
                  <w:tab/>
                </w:r>
                <w:r w:rsidR="00697E1F">
                  <w:rPr>
                    <w:noProof/>
                    <w:webHidden/>
                  </w:rPr>
                  <w:fldChar w:fldCharType="begin"/>
                </w:r>
                <w:r w:rsidR="00697E1F">
                  <w:rPr>
                    <w:noProof/>
                    <w:webHidden/>
                  </w:rPr>
                  <w:delInstrText xml:space="preserve"> PAGEREF _Toc202786264 \h </w:delInstrText>
                </w:r>
                <w:r w:rsidR="00697E1F">
                  <w:rPr>
                    <w:noProof/>
                    <w:webHidden/>
                  </w:rPr>
                </w:r>
                <w:r w:rsidR="00697E1F">
                  <w:rPr>
                    <w:noProof/>
                    <w:webHidden/>
                  </w:rPr>
                  <w:fldChar w:fldCharType="separate"/>
                </w:r>
                <w:r w:rsidR="00697E1F">
                  <w:rPr>
                    <w:noProof/>
                    <w:webHidden/>
                  </w:rPr>
                  <w:delText>22</w:delText>
                </w:r>
                <w:r w:rsidR="00697E1F">
                  <w:rPr>
                    <w:noProof/>
                    <w:webHidden/>
                  </w:rPr>
                  <w:fldChar w:fldCharType="end"/>
                </w:r>
                <w:r>
                  <w:rPr>
                    <w:noProof/>
                  </w:rPr>
                  <w:fldChar w:fldCharType="end"/>
                </w:r>
              </w:del>
            </w:p>
            <w:p w14:paraId="7EFBC07B" w14:textId="77777777" w:rsidR="00697E1F" w:rsidRDefault="0056181D">
              <w:pPr>
                <w:pStyle w:val="TDC2"/>
                <w:tabs>
                  <w:tab w:val="right" w:leader="dot" w:pos="8494"/>
                </w:tabs>
                <w:rPr>
                  <w:del w:id="78" w:author="Redondo García Francisco Javier" w:date="2025-09-02T09:44:00Z"/>
                  <w:rFonts w:eastAsiaTheme="minorEastAsia"/>
                  <w:noProof/>
                  <w:lang w:eastAsia="es-ES"/>
                </w:rPr>
              </w:pPr>
              <w:del w:id="79" w:author="Redondo García Francisco Javier" w:date="2025-09-02T09:44:00Z">
                <w:r>
                  <w:fldChar w:fldCharType="begin"/>
                </w:r>
                <w:r>
                  <w:delInstrText xml:space="preserve"> HYPERLINK \l "_Toc202786265" </w:delInstrText>
                </w:r>
                <w:r>
                  <w:fldChar w:fldCharType="separate"/>
                </w:r>
                <w:r w:rsidR="00697E1F" w:rsidRPr="00010376">
                  <w:rPr>
                    <w:rStyle w:val="Hipervnculo"/>
                    <w:noProof/>
                  </w:rPr>
                  <w:delText>2.2. Bases de datos</w:delText>
                </w:r>
                <w:r w:rsidR="00697E1F">
                  <w:rPr>
                    <w:noProof/>
                    <w:webHidden/>
                  </w:rPr>
                  <w:tab/>
                </w:r>
                <w:r w:rsidR="00697E1F">
                  <w:rPr>
                    <w:noProof/>
                    <w:webHidden/>
                  </w:rPr>
                  <w:fldChar w:fldCharType="begin"/>
                </w:r>
                <w:r w:rsidR="00697E1F">
                  <w:rPr>
                    <w:noProof/>
                    <w:webHidden/>
                  </w:rPr>
                  <w:delInstrText xml:space="preserve"> PAGEREF _Toc202786265 \h </w:delInstrText>
                </w:r>
                <w:r w:rsidR="00697E1F">
                  <w:rPr>
                    <w:noProof/>
                    <w:webHidden/>
                  </w:rPr>
                </w:r>
                <w:r w:rsidR="00697E1F">
                  <w:rPr>
                    <w:noProof/>
                    <w:webHidden/>
                  </w:rPr>
                  <w:fldChar w:fldCharType="separate"/>
                </w:r>
                <w:r w:rsidR="00697E1F">
                  <w:rPr>
                    <w:noProof/>
                    <w:webHidden/>
                  </w:rPr>
                  <w:delText>26</w:delText>
                </w:r>
                <w:r w:rsidR="00697E1F">
                  <w:rPr>
                    <w:noProof/>
                    <w:webHidden/>
                  </w:rPr>
                  <w:fldChar w:fldCharType="end"/>
                </w:r>
                <w:r>
                  <w:rPr>
                    <w:noProof/>
                  </w:rPr>
                  <w:fldChar w:fldCharType="end"/>
                </w:r>
              </w:del>
            </w:p>
            <w:p w14:paraId="1B14193C" w14:textId="77777777" w:rsidR="00697E1F" w:rsidRDefault="0056181D">
              <w:pPr>
                <w:pStyle w:val="TDC3"/>
                <w:tabs>
                  <w:tab w:val="right" w:leader="dot" w:pos="8494"/>
                </w:tabs>
                <w:rPr>
                  <w:del w:id="80" w:author="Redondo García Francisco Javier" w:date="2025-09-02T09:44:00Z"/>
                  <w:rFonts w:eastAsiaTheme="minorEastAsia"/>
                  <w:noProof/>
                  <w:lang w:eastAsia="es-ES"/>
                </w:rPr>
              </w:pPr>
              <w:del w:id="81" w:author="Redondo García Francisco Javier" w:date="2025-09-02T09:44:00Z">
                <w:r>
                  <w:fldChar w:fldCharType="begin"/>
                </w:r>
                <w:r>
                  <w:delInstrText xml:space="preserve"> HYPERLINK \l "_Toc202786266" </w:delInstrText>
                </w:r>
                <w:r>
                  <w:fldChar w:fldCharType="separate"/>
                </w:r>
                <w:r w:rsidR="00697E1F" w:rsidRPr="00010376">
                  <w:rPr>
                    <w:rStyle w:val="Hipervnculo"/>
                    <w:noProof/>
                  </w:rPr>
                  <w:delText>2.2.1.  Evolución histórica de bases de datos</w:delText>
                </w:r>
                <w:r w:rsidR="00697E1F">
                  <w:rPr>
                    <w:noProof/>
                    <w:webHidden/>
                  </w:rPr>
                  <w:tab/>
                </w:r>
                <w:r w:rsidR="00697E1F">
                  <w:rPr>
                    <w:noProof/>
                    <w:webHidden/>
                  </w:rPr>
                  <w:fldChar w:fldCharType="begin"/>
                </w:r>
                <w:r w:rsidR="00697E1F">
                  <w:rPr>
                    <w:noProof/>
                    <w:webHidden/>
                  </w:rPr>
                  <w:delInstrText xml:space="preserve"> PAGEREF _Toc202786266 \h </w:delInstrText>
                </w:r>
                <w:r w:rsidR="00697E1F">
                  <w:rPr>
                    <w:noProof/>
                    <w:webHidden/>
                  </w:rPr>
                </w:r>
                <w:r w:rsidR="00697E1F">
                  <w:rPr>
                    <w:noProof/>
                    <w:webHidden/>
                  </w:rPr>
                  <w:fldChar w:fldCharType="separate"/>
                </w:r>
                <w:r w:rsidR="00697E1F">
                  <w:rPr>
                    <w:noProof/>
                    <w:webHidden/>
                  </w:rPr>
                  <w:delText>26</w:delText>
                </w:r>
                <w:r w:rsidR="00697E1F">
                  <w:rPr>
                    <w:noProof/>
                    <w:webHidden/>
                  </w:rPr>
                  <w:fldChar w:fldCharType="end"/>
                </w:r>
                <w:r>
                  <w:rPr>
                    <w:noProof/>
                  </w:rPr>
                  <w:fldChar w:fldCharType="end"/>
                </w:r>
              </w:del>
            </w:p>
            <w:p w14:paraId="6D18D1A9" w14:textId="77777777" w:rsidR="00697E1F" w:rsidRDefault="0056181D">
              <w:pPr>
                <w:pStyle w:val="TDC3"/>
                <w:tabs>
                  <w:tab w:val="right" w:leader="dot" w:pos="8494"/>
                </w:tabs>
                <w:rPr>
                  <w:del w:id="82" w:author="Redondo García Francisco Javier" w:date="2025-09-02T09:44:00Z"/>
                  <w:rFonts w:eastAsiaTheme="minorEastAsia"/>
                  <w:noProof/>
                  <w:lang w:eastAsia="es-ES"/>
                </w:rPr>
              </w:pPr>
              <w:del w:id="83" w:author="Redondo García Francisco Javier" w:date="2025-09-02T09:44:00Z">
                <w:r>
                  <w:fldChar w:fldCharType="begin"/>
                </w:r>
                <w:r>
                  <w:delInstrText xml:space="preserve"> HYPERLINK \l "_Toc202786267" </w:delInstrText>
                </w:r>
                <w:r>
                  <w:fldChar w:fldCharType="separate"/>
                </w:r>
                <w:r w:rsidR="00697E1F" w:rsidRPr="00010376">
                  <w:rPr>
                    <w:rStyle w:val="Hipervnculo"/>
                    <w:noProof/>
                  </w:rPr>
                  <w:delText>2.2.2.  Firebase</w:delText>
                </w:r>
                <w:r w:rsidR="00697E1F">
                  <w:rPr>
                    <w:noProof/>
                    <w:webHidden/>
                  </w:rPr>
                  <w:tab/>
                </w:r>
                <w:r w:rsidR="00697E1F">
                  <w:rPr>
                    <w:noProof/>
                    <w:webHidden/>
                  </w:rPr>
                  <w:fldChar w:fldCharType="begin"/>
                </w:r>
                <w:r w:rsidR="00697E1F">
                  <w:rPr>
                    <w:noProof/>
                    <w:webHidden/>
                  </w:rPr>
                  <w:delInstrText xml:space="preserve"> PAGEREF _Toc202786267 \h </w:delInstrText>
                </w:r>
                <w:r w:rsidR="00697E1F">
                  <w:rPr>
                    <w:noProof/>
                    <w:webHidden/>
                  </w:rPr>
                </w:r>
                <w:r w:rsidR="00697E1F">
                  <w:rPr>
                    <w:noProof/>
                    <w:webHidden/>
                  </w:rPr>
                  <w:fldChar w:fldCharType="separate"/>
                </w:r>
                <w:r w:rsidR="00697E1F">
                  <w:rPr>
                    <w:noProof/>
                    <w:webHidden/>
                  </w:rPr>
                  <w:delText>27</w:delText>
                </w:r>
                <w:r w:rsidR="00697E1F">
                  <w:rPr>
                    <w:noProof/>
                    <w:webHidden/>
                  </w:rPr>
                  <w:fldChar w:fldCharType="end"/>
                </w:r>
                <w:r>
                  <w:rPr>
                    <w:noProof/>
                  </w:rPr>
                  <w:fldChar w:fldCharType="end"/>
                </w:r>
              </w:del>
            </w:p>
            <w:p w14:paraId="6C302971" w14:textId="77777777" w:rsidR="00697E1F" w:rsidRDefault="0056181D">
              <w:pPr>
                <w:pStyle w:val="TDC3"/>
                <w:tabs>
                  <w:tab w:val="right" w:leader="dot" w:pos="8494"/>
                </w:tabs>
                <w:rPr>
                  <w:del w:id="84" w:author="Redondo García Francisco Javier" w:date="2025-09-02T09:44:00Z"/>
                  <w:rFonts w:eastAsiaTheme="minorEastAsia"/>
                  <w:noProof/>
                  <w:lang w:eastAsia="es-ES"/>
                </w:rPr>
              </w:pPr>
              <w:del w:id="85" w:author="Redondo García Francisco Javier" w:date="2025-09-02T09:44:00Z">
                <w:r>
                  <w:fldChar w:fldCharType="begin"/>
                </w:r>
                <w:r>
                  <w:delInstrText xml:space="preserve"> HYPERLINK \l "_Toc202786268" </w:delInstrText>
                </w:r>
                <w:r>
                  <w:fldChar w:fldCharType="separate"/>
                </w:r>
                <w:r w:rsidR="00697E1F" w:rsidRPr="00010376">
                  <w:rPr>
                    <w:rStyle w:val="Hipervnculo"/>
                    <w:noProof/>
                  </w:rPr>
                  <w:delText>2.3.1. Comparativa</w:delText>
                </w:r>
                <w:r w:rsidR="00697E1F">
                  <w:rPr>
                    <w:noProof/>
                    <w:webHidden/>
                  </w:rPr>
                  <w:tab/>
                </w:r>
                <w:r w:rsidR="00697E1F">
                  <w:rPr>
                    <w:noProof/>
                    <w:webHidden/>
                  </w:rPr>
                  <w:fldChar w:fldCharType="begin"/>
                </w:r>
                <w:r w:rsidR="00697E1F">
                  <w:rPr>
                    <w:noProof/>
                    <w:webHidden/>
                  </w:rPr>
                  <w:delInstrText xml:space="preserve"> PAGEREF _Toc202786268 \h </w:delInstrText>
                </w:r>
                <w:r w:rsidR="00697E1F">
                  <w:rPr>
                    <w:noProof/>
                    <w:webHidden/>
                  </w:rPr>
                </w:r>
                <w:r w:rsidR="00697E1F">
                  <w:rPr>
                    <w:noProof/>
                    <w:webHidden/>
                  </w:rPr>
                  <w:fldChar w:fldCharType="separate"/>
                </w:r>
                <w:r w:rsidR="00697E1F">
                  <w:rPr>
                    <w:noProof/>
                    <w:webHidden/>
                  </w:rPr>
                  <w:delText>28</w:delText>
                </w:r>
                <w:r w:rsidR="00697E1F">
                  <w:rPr>
                    <w:noProof/>
                    <w:webHidden/>
                  </w:rPr>
                  <w:fldChar w:fldCharType="end"/>
                </w:r>
                <w:r>
                  <w:rPr>
                    <w:noProof/>
                  </w:rPr>
                  <w:fldChar w:fldCharType="end"/>
                </w:r>
              </w:del>
            </w:p>
            <w:p w14:paraId="0EB2C75E" w14:textId="77777777" w:rsidR="00697E1F" w:rsidRDefault="0056181D">
              <w:pPr>
                <w:pStyle w:val="TDC2"/>
                <w:tabs>
                  <w:tab w:val="right" w:leader="dot" w:pos="8494"/>
                </w:tabs>
                <w:rPr>
                  <w:del w:id="86" w:author="Redondo García Francisco Javier" w:date="2025-09-02T09:44:00Z"/>
                  <w:rFonts w:eastAsiaTheme="minorEastAsia"/>
                  <w:noProof/>
                  <w:lang w:eastAsia="es-ES"/>
                </w:rPr>
              </w:pPr>
              <w:del w:id="87" w:author="Redondo García Francisco Javier" w:date="2025-09-02T09:44:00Z">
                <w:r>
                  <w:fldChar w:fldCharType="begin"/>
                </w:r>
                <w:r>
                  <w:delInstrText xml:space="preserve"> HYPERLINK \l "_Toc202786269" </w:delInstrText>
                </w:r>
                <w:r>
                  <w:fldChar w:fldCharType="separate"/>
                </w:r>
                <w:r w:rsidR="00697E1F" w:rsidRPr="00010376">
                  <w:rPr>
                    <w:rStyle w:val="Hipervnculo"/>
                    <w:rFonts w:eastAsia="Times New Roman"/>
                    <w:noProof/>
                    <w:lang w:eastAsia="es-ES"/>
                  </w:rPr>
                  <w:delText>2.3. Web</w:delText>
                </w:r>
                <w:r w:rsidR="00697E1F">
                  <w:rPr>
                    <w:noProof/>
                    <w:webHidden/>
                  </w:rPr>
                  <w:tab/>
                </w:r>
                <w:r w:rsidR="00697E1F">
                  <w:rPr>
                    <w:noProof/>
                    <w:webHidden/>
                  </w:rPr>
                  <w:fldChar w:fldCharType="begin"/>
                </w:r>
                <w:r w:rsidR="00697E1F">
                  <w:rPr>
                    <w:noProof/>
                    <w:webHidden/>
                  </w:rPr>
                  <w:delInstrText xml:space="preserve"> PAGEREF _Toc202786269 \h </w:delInstrText>
                </w:r>
                <w:r w:rsidR="00697E1F">
                  <w:rPr>
                    <w:noProof/>
                    <w:webHidden/>
                  </w:rPr>
                </w:r>
                <w:r w:rsidR="00697E1F">
                  <w:rPr>
                    <w:noProof/>
                    <w:webHidden/>
                  </w:rPr>
                  <w:fldChar w:fldCharType="separate"/>
                </w:r>
                <w:r w:rsidR="00697E1F">
                  <w:rPr>
                    <w:noProof/>
                    <w:webHidden/>
                  </w:rPr>
                  <w:delText>29</w:delText>
                </w:r>
                <w:r w:rsidR="00697E1F">
                  <w:rPr>
                    <w:noProof/>
                    <w:webHidden/>
                  </w:rPr>
                  <w:fldChar w:fldCharType="end"/>
                </w:r>
                <w:r>
                  <w:rPr>
                    <w:noProof/>
                  </w:rPr>
                  <w:fldChar w:fldCharType="end"/>
                </w:r>
              </w:del>
            </w:p>
            <w:p w14:paraId="7B97299A" w14:textId="77777777" w:rsidR="00697E1F" w:rsidRDefault="0056181D">
              <w:pPr>
                <w:pStyle w:val="TDC3"/>
                <w:tabs>
                  <w:tab w:val="right" w:leader="dot" w:pos="8494"/>
                </w:tabs>
                <w:rPr>
                  <w:del w:id="88" w:author="Redondo García Francisco Javier" w:date="2025-09-02T09:44:00Z"/>
                  <w:rFonts w:eastAsiaTheme="minorEastAsia"/>
                  <w:noProof/>
                  <w:lang w:eastAsia="es-ES"/>
                </w:rPr>
              </w:pPr>
              <w:del w:id="89" w:author="Redondo García Francisco Javier" w:date="2025-09-02T09:44:00Z">
                <w:r>
                  <w:fldChar w:fldCharType="begin"/>
                </w:r>
                <w:r>
                  <w:delInstrText xml:space="preserve"> HYPERLINK \l</w:delInstrText>
                </w:r>
                <w:r>
                  <w:delInstrText xml:space="preserve"> "_Toc202786270" </w:delInstrText>
                </w:r>
                <w:r>
                  <w:fldChar w:fldCharType="separate"/>
                </w:r>
                <w:r w:rsidR="00697E1F" w:rsidRPr="00010376">
                  <w:rPr>
                    <w:rStyle w:val="Hipervnculo"/>
                    <w:noProof/>
                  </w:rPr>
                  <w:delText>2.3.1.  Evolución histórica de desarrollos web</w:delText>
                </w:r>
                <w:r w:rsidR="00697E1F">
                  <w:rPr>
                    <w:noProof/>
                    <w:webHidden/>
                  </w:rPr>
                  <w:tab/>
                </w:r>
                <w:r w:rsidR="00697E1F">
                  <w:rPr>
                    <w:noProof/>
                    <w:webHidden/>
                  </w:rPr>
                  <w:fldChar w:fldCharType="begin"/>
                </w:r>
                <w:r w:rsidR="00697E1F">
                  <w:rPr>
                    <w:noProof/>
                    <w:webHidden/>
                  </w:rPr>
                  <w:delInstrText xml:space="preserve"> PAGEREF _Toc202786270 \h </w:delInstrText>
                </w:r>
                <w:r w:rsidR="00697E1F">
                  <w:rPr>
                    <w:noProof/>
                    <w:webHidden/>
                  </w:rPr>
                </w:r>
                <w:r w:rsidR="00697E1F">
                  <w:rPr>
                    <w:noProof/>
                    <w:webHidden/>
                  </w:rPr>
                  <w:fldChar w:fldCharType="separate"/>
                </w:r>
                <w:r w:rsidR="00697E1F">
                  <w:rPr>
                    <w:noProof/>
                    <w:webHidden/>
                  </w:rPr>
                  <w:delText>29</w:delText>
                </w:r>
                <w:r w:rsidR="00697E1F">
                  <w:rPr>
                    <w:noProof/>
                    <w:webHidden/>
                  </w:rPr>
                  <w:fldChar w:fldCharType="end"/>
                </w:r>
                <w:r>
                  <w:rPr>
                    <w:noProof/>
                  </w:rPr>
                  <w:fldChar w:fldCharType="end"/>
                </w:r>
              </w:del>
            </w:p>
            <w:p w14:paraId="7123EB95" w14:textId="77777777" w:rsidR="00697E1F" w:rsidRDefault="0056181D">
              <w:pPr>
                <w:pStyle w:val="TDC3"/>
                <w:tabs>
                  <w:tab w:val="right" w:leader="dot" w:pos="8494"/>
                </w:tabs>
                <w:rPr>
                  <w:del w:id="90" w:author="Redondo García Francisco Javier" w:date="2025-09-02T09:44:00Z"/>
                  <w:rFonts w:eastAsiaTheme="minorEastAsia"/>
                  <w:noProof/>
                  <w:lang w:eastAsia="es-ES"/>
                </w:rPr>
              </w:pPr>
              <w:del w:id="91" w:author="Redondo García Francisco Javier" w:date="2025-09-02T09:44:00Z">
                <w:r>
                  <w:fldChar w:fldCharType="begin"/>
                </w:r>
                <w:r>
                  <w:delInstrText xml:space="preserve"> HYPERLINK \l "_Toc202786271" </w:delInstrText>
                </w:r>
                <w:r>
                  <w:fldChar w:fldCharType="separate"/>
                </w:r>
                <w:r w:rsidR="00697E1F" w:rsidRPr="00010376">
                  <w:rPr>
                    <w:rStyle w:val="Hipervnculo"/>
                    <w:noProof/>
                  </w:rPr>
                  <w:delText>2.3.2. Tecnologías</w:delText>
                </w:r>
                <w:r w:rsidR="00697E1F">
                  <w:rPr>
                    <w:noProof/>
                    <w:webHidden/>
                  </w:rPr>
                  <w:tab/>
                </w:r>
                <w:r w:rsidR="00697E1F">
                  <w:rPr>
                    <w:noProof/>
                    <w:webHidden/>
                  </w:rPr>
                  <w:fldChar w:fldCharType="begin"/>
                </w:r>
                <w:r w:rsidR="00697E1F">
                  <w:rPr>
                    <w:noProof/>
                    <w:webHidden/>
                  </w:rPr>
                  <w:delInstrText xml:space="preserve"> PAGEREF _Toc202786271 \h </w:delInstrText>
                </w:r>
                <w:r w:rsidR="00697E1F">
                  <w:rPr>
                    <w:noProof/>
                    <w:webHidden/>
                  </w:rPr>
                </w:r>
                <w:r w:rsidR="00697E1F">
                  <w:rPr>
                    <w:noProof/>
                    <w:webHidden/>
                  </w:rPr>
                  <w:fldChar w:fldCharType="separate"/>
                </w:r>
                <w:r w:rsidR="00697E1F">
                  <w:rPr>
                    <w:noProof/>
                    <w:webHidden/>
                  </w:rPr>
                  <w:delText>30</w:delText>
                </w:r>
                <w:r w:rsidR="00697E1F">
                  <w:rPr>
                    <w:noProof/>
                    <w:webHidden/>
                  </w:rPr>
                  <w:fldChar w:fldCharType="end"/>
                </w:r>
                <w:r>
                  <w:rPr>
                    <w:noProof/>
                  </w:rPr>
                  <w:fldChar w:fldCharType="end"/>
                </w:r>
              </w:del>
            </w:p>
            <w:p w14:paraId="0A11B00A" w14:textId="77777777" w:rsidR="00697E1F" w:rsidRDefault="0056181D" w:rsidP="00A47858">
              <w:pPr>
                <w:pStyle w:val="TDC1"/>
                <w:rPr>
                  <w:del w:id="92" w:author="Redondo García Francisco Javier" w:date="2025-09-02T09:44:00Z"/>
                  <w:rFonts w:eastAsiaTheme="minorEastAsia"/>
                  <w:noProof/>
                  <w:lang w:eastAsia="es-ES"/>
                </w:rPr>
              </w:pPr>
              <w:del w:id="93" w:author="Redondo García Francisco Javier" w:date="2025-09-02T09:44:00Z">
                <w:r>
                  <w:fldChar w:fldCharType="begin"/>
                </w:r>
                <w:r>
                  <w:delInstrText xml:space="preserve"> HYPERLINK \l "_Toc202786272" </w:delInstrText>
                </w:r>
                <w:r>
                  <w:fldChar w:fldCharType="separate"/>
                </w:r>
                <w:r w:rsidR="00697E1F" w:rsidRPr="00010376">
                  <w:rPr>
                    <w:rStyle w:val="Hipervnculo"/>
                    <w:noProof/>
                  </w:rPr>
                  <w:delText>3.</w:delText>
                </w:r>
                <w:r w:rsidR="00697E1F">
                  <w:rPr>
                    <w:rFonts w:eastAsiaTheme="minorEastAsia"/>
                    <w:noProof/>
                    <w:lang w:eastAsia="es-ES"/>
                  </w:rPr>
                  <w:tab/>
                </w:r>
                <w:r w:rsidR="00697E1F" w:rsidRPr="00010376">
                  <w:rPr>
                    <w:rStyle w:val="Hipervnculo"/>
                    <w:noProof/>
                  </w:rPr>
                  <w:delText>Análisis</w:delText>
                </w:r>
                <w:r w:rsidR="00697E1F">
                  <w:rPr>
                    <w:noProof/>
                    <w:webHidden/>
                  </w:rPr>
                  <w:tab/>
                </w:r>
                <w:r w:rsidR="00697E1F">
                  <w:rPr>
                    <w:noProof/>
                    <w:webHidden/>
                  </w:rPr>
                  <w:fldChar w:fldCharType="begin"/>
                </w:r>
                <w:r w:rsidR="00697E1F">
                  <w:rPr>
                    <w:noProof/>
                    <w:webHidden/>
                  </w:rPr>
                  <w:delInstrText xml:space="preserve"> PAGEREF _Toc202786272 \h </w:delInstrText>
                </w:r>
                <w:r w:rsidR="00697E1F">
                  <w:rPr>
                    <w:noProof/>
                    <w:webHidden/>
                  </w:rPr>
                </w:r>
                <w:r w:rsidR="00697E1F">
                  <w:rPr>
                    <w:noProof/>
                    <w:webHidden/>
                  </w:rPr>
                  <w:fldChar w:fldCharType="separate"/>
                </w:r>
                <w:r w:rsidR="00697E1F">
                  <w:rPr>
                    <w:noProof/>
                    <w:webHidden/>
                  </w:rPr>
                  <w:delText>33</w:delText>
                </w:r>
                <w:r w:rsidR="00697E1F">
                  <w:rPr>
                    <w:noProof/>
                    <w:webHidden/>
                  </w:rPr>
                  <w:fldChar w:fldCharType="end"/>
                </w:r>
                <w:r>
                  <w:rPr>
                    <w:noProof/>
                  </w:rPr>
                  <w:fldChar w:fldCharType="end"/>
                </w:r>
              </w:del>
            </w:p>
            <w:p w14:paraId="639B1B50" w14:textId="77777777" w:rsidR="00697E1F" w:rsidRDefault="0056181D">
              <w:pPr>
                <w:pStyle w:val="TDC2"/>
                <w:tabs>
                  <w:tab w:val="right" w:leader="dot" w:pos="8494"/>
                </w:tabs>
                <w:rPr>
                  <w:del w:id="94" w:author="Redondo García Francisco Javier" w:date="2025-09-02T09:44:00Z"/>
                  <w:rFonts w:eastAsiaTheme="minorEastAsia"/>
                  <w:noProof/>
                  <w:lang w:eastAsia="es-ES"/>
                </w:rPr>
              </w:pPr>
              <w:del w:id="95" w:author="Redondo García Francisco Javier" w:date="2025-09-02T09:44:00Z">
                <w:r>
                  <w:fldChar w:fldCharType="begin"/>
                </w:r>
                <w:r>
                  <w:delInstrText xml:space="preserve"> HYPERLINK \l "_Toc202786273" </w:delInstrText>
                </w:r>
                <w:r>
                  <w:fldChar w:fldCharType="separate"/>
                </w:r>
                <w:r w:rsidR="00697E1F" w:rsidRPr="00010376">
                  <w:rPr>
                    <w:rStyle w:val="Hipervnculo"/>
                    <w:noProof/>
                  </w:rPr>
                  <w:delText>3.1 Captura de requisitos</w:delText>
                </w:r>
                <w:r w:rsidR="00697E1F">
                  <w:rPr>
                    <w:noProof/>
                    <w:webHidden/>
                  </w:rPr>
                  <w:tab/>
                </w:r>
                <w:r w:rsidR="00697E1F">
                  <w:rPr>
                    <w:noProof/>
                    <w:webHidden/>
                  </w:rPr>
                  <w:fldChar w:fldCharType="begin"/>
                </w:r>
                <w:r w:rsidR="00697E1F">
                  <w:rPr>
                    <w:noProof/>
                    <w:webHidden/>
                  </w:rPr>
                  <w:delInstrText xml:space="preserve"> PAGEREF _Toc202786273 \h </w:delInstrText>
                </w:r>
                <w:r w:rsidR="00697E1F">
                  <w:rPr>
                    <w:noProof/>
                    <w:webHidden/>
                  </w:rPr>
                </w:r>
                <w:r w:rsidR="00697E1F">
                  <w:rPr>
                    <w:noProof/>
                    <w:webHidden/>
                  </w:rPr>
                  <w:fldChar w:fldCharType="separate"/>
                </w:r>
                <w:r w:rsidR="00697E1F">
                  <w:rPr>
                    <w:noProof/>
                    <w:webHidden/>
                  </w:rPr>
                  <w:delText>33</w:delText>
                </w:r>
                <w:r w:rsidR="00697E1F">
                  <w:rPr>
                    <w:noProof/>
                    <w:webHidden/>
                  </w:rPr>
                  <w:fldChar w:fldCharType="end"/>
                </w:r>
                <w:r>
                  <w:rPr>
                    <w:noProof/>
                  </w:rPr>
                  <w:fldChar w:fldCharType="end"/>
                </w:r>
              </w:del>
            </w:p>
            <w:p w14:paraId="5073C84B" w14:textId="77777777" w:rsidR="00697E1F" w:rsidRDefault="0056181D">
              <w:pPr>
                <w:pStyle w:val="TDC3"/>
                <w:tabs>
                  <w:tab w:val="right" w:leader="dot" w:pos="8494"/>
                </w:tabs>
                <w:rPr>
                  <w:del w:id="96" w:author="Redondo García Francisco Javier" w:date="2025-09-02T09:44:00Z"/>
                  <w:rFonts w:eastAsiaTheme="minorEastAsia"/>
                  <w:noProof/>
                  <w:lang w:eastAsia="es-ES"/>
                </w:rPr>
              </w:pPr>
              <w:del w:id="97" w:author="Redondo García Francisco Javier" w:date="2025-09-02T09:44:00Z">
                <w:r>
                  <w:fldChar w:fldCharType="begin"/>
                </w:r>
                <w:r>
                  <w:delInstrText xml:space="preserve"> HYPERLINK \l "_Toc202786274" </w:delInstrText>
                </w:r>
                <w:r>
                  <w:fldChar w:fldCharType="separate"/>
                </w:r>
                <w:r w:rsidR="00697E1F" w:rsidRPr="00010376">
                  <w:rPr>
                    <w:rStyle w:val="Hipervnculo"/>
                    <w:noProof/>
                  </w:rPr>
                  <w:delText>3.1.1 Captura de requisitos funcionales</w:delText>
                </w:r>
                <w:r w:rsidR="00697E1F">
                  <w:rPr>
                    <w:noProof/>
                    <w:webHidden/>
                  </w:rPr>
                  <w:tab/>
                </w:r>
                <w:r w:rsidR="00697E1F">
                  <w:rPr>
                    <w:noProof/>
                    <w:webHidden/>
                  </w:rPr>
                  <w:fldChar w:fldCharType="begin"/>
                </w:r>
                <w:r w:rsidR="00697E1F">
                  <w:rPr>
                    <w:noProof/>
                    <w:webHidden/>
                  </w:rPr>
                  <w:delInstrText xml:space="preserve"> PAGEREF _Toc202786274 \h </w:delInstrText>
                </w:r>
                <w:r w:rsidR="00697E1F">
                  <w:rPr>
                    <w:noProof/>
                    <w:webHidden/>
                  </w:rPr>
                </w:r>
                <w:r w:rsidR="00697E1F">
                  <w:rPr>
                    <w:noProof/>
                    <w:webHidden/>
                  </w:rPr>
                  <w:fldChar w:fldCharType="separate"/>
                </w:r>
                <w:r w:rsidR="00697E1F">
                  <w:rPr>
                    <w:noProof/>
                    <w:webHidden/>
                  </w:rPr>
                  <w:delText>33</w:delText>
                </w:r>
                <w:r w:rsidR="00697E1F">
                  <w:rPr>
                    <w:noProof/>
                    <w:webHidden/>
                  </w:rPr>
                  <w:fldChar w:fldCharType="end"/>
                </w:r>
                <w:r>
                  <w:rPr>
                    <w:noProof/>
                  </w:rPr>
                  <w:fldChar w:fldCharType="end"/>
                </w:r>
              </w:del>
            </w:p>
            <w:p w14:paraId="04D7C53C" w14:textId="77777777" w:rsidR="00697E1F" w:rsidRDefault="0056181D">
              <w:pPr>
                <w:pStyle w:val="TDC3"/>
                <w:tabs>
                  <w:tab w:val="right" w:leader="dot" w:pos="8494"/>
                </w:tabs>
                <w:rPr>
                  <w:del w:id="98" w:author="Redondo García Francisco Javier" w:date="2025-09-02T09:44:00Z"/>
                  <w:rFonts w:eastAsiaTheme="minorEastAsia"/>
                  <w:noProof/>
                  <w:lang w:eastAsia="es-ES"/>
                </w:rPr>
              </w:pPr>
              <w:del w:id="99" w:author="Redondo García Francisco Javier" w:date="2025-09-02T09:44:00Z">
                <w:r>
                  <w:fldChar w:fldCharType="begin"/>
                </w:r>
                <w:r>
                  <w:delInstrText xml:space="preserve"> HYPERLINK \l "_Toc202786275" </w:delInstrText>
                </w:r>
                <w:r>
                  <w:fldChar w:fldCharType="separate"/>
                </w:r>
                <w:r w:rsidR="00697E1F" w:rsidRPr="00010376">
                  <w:rPr>
                    <w:rStyle w:val="Hipervnculo"/>
                    <w:noProof/>
                  </w:rPr>
                  <w:delText>3.1.2. Captura de requisitos no funcionales</w:delText>
                </w:r>
                <w:r w:rsidR="00697E1F">
                  <w:rPr>
                    <w:noProof/>
                    <w:webHidden/>
                  </w:rPr>
                  <w:tab/>
                </w:r>
                <w:r w:rsidR="00697E1F">
                  <w:rPr>
                    <w:noProof/>
                    <w:webHidden/>
                  </w:rPr>
                  <w:fldChar w:fldCharType="begin"/>
                </w:r>
                <w:r w:rsidR="00697E1F">
                  <w:rPr>
                    <w:noProof/>
                    <w:webHidden/>
                  </w:rPr>
                  <w:delInstrText xml:space="preserve"> PAGEREF _Toc202786275 \h </w:delInstrText>
                </w:r>
                <w:r w:rsidR="00697E1F">
                  <w:rPr>
                    <w:noProof/>
                    <w:webHidden/>
                  </w:rPr>
                </w:r>
                <w:r w:rsidR="00697E1F">
                  <w:rPr>
                    <w:noProof/>
                    <w:webHidden/>
                  </w:rPr>
                  <w:fldChar w:fldCharType="separate"/>
                </w:r>
                <w:r w:rsidR="00697E1F">
                  <w:rPr>
                    <w:noProof/>
                    <w:webHidden/>
                  </w:rPr>
                  <w:delText>34</w:delText>
                </w:r>
                <w:r w:rsidR="00697E1F">
                  <w:rPr>
                    <w:noProof/>
                    <w:webHidden/>
                  </w:rPr>
                  <w:fldChar w:fldCharType="end"/>
                </w:r>
                <w:r>
                  <w:rPr>
                    <w:noProof/>
                  </w:rPr>
                  <w:fldChar w:fldCharType="end"/>
                </w:r>
              </w:del>
            </w:p>
            <w:p w14:paraId="64B6360F" w14:textId="77777777" w:rsidR="00697E1F" w:rsidRDefault="0056181D">
              <w:pPr>
                <w:pStyle w:val="TDC2"/>
                <w:tabs>
                  <w:tab w:val="right" w:leader="dot" w:pos="8494"/>
                </w:tabs>
                <w:rPr>
                  <w:del w:id="100" w:author="Redondo García Francisco Javier" w:date="2025-09-02T09:44:00Z"/>
                  <w:rFonts w:eastAsiaTheme="minorEastAsia"/>
                  <w:noProof/>
                  <w:lang w:eastAsia="es-ES"/>
                </w:rPr>
              </w:pPr>
              <w:del w:id="101" w:author="Redondo García Francisco Javier" w:date="2025-09-02T09:44:00Z">
                <w:r>
                  <w:fldChar w:fldCharType="begin"/>
                </w:r>
                <w:r>
                  <w:delInstrText xml:space="preserve"> HYPERLINK \l "_Toc202786276" </w:delInstrText>
                </w:r>
                <w:r>
                  <w:fldChar w:fldCharType="separate"/>
                </w:r>
                <w:r w:rsidR="00697E1F" w:rsidRPr="00010376">
                  <w:rPr>
                    <w:rStyle w:val="Hipervnculo"/>
                    <w:noProof/>
                  </w:rPr>
                  <w:delText>3.2 Tablas individuales de requisitos</w:delText>
                </w:r>
                <w:r w:rsidR="00697E1F">
                  <w:rPr>
                    <w:noProof/>
                    <w:webHidden/>
                  </w:rPr>
                  <w:tab/>
                </w:r>
                <w:r w:rsidR="00697E1F">
                  <w:rPr>
                    <w:noProof/>
                    <w:webHidden/>
                  </w:rPr>
                  <w:fldChar w:fldCharType="begin"/>
                </w:r>
                <w:r w:rsidR="00697E1F">
                  <w:rPr>
                    <w:noProof/>
                    <w:webHidden/>
                  </w:rPr>
                  <w:delInstrText xml:space="preserve"> PAGEREF _Toc202786276 \h </w:delInstrText>
                </w:r>
                <w:r w:rsidR="00697E1F">
                  <w:rPr>
                    <w:noProof/>
                    <w:webHidden/>
                  </w:rPr>
                </w:r>
                <w:r w:rsidR="00697E1F">
                  <w:rPr>
                    <w:noProof/>
                    <w:webHidden/>
                  </w:rPr>
                  <w:fldChar w:fldCharType="separate"/>
                </w:r>
                <w:r w:rsidR="00697E1F">
                  <w:rPr>
                    <w:noProof/>
                    <w:webHidden/>
                  </w:rPr>
                  <w:delText>34</w:delText>
                </w:r>
                <w:r w:rsidR="00697E1F">
                  <w:rPr>
                    <w:noProof/>
                    <w:webHidden/>
                  </w:rPr>
                  <w:fldChar w:fldCharType="end"/>
                </w:r>
                <w:r>
                  <w:rPr>
                    <w:noProof/>
                  </w:rPr>
                  <w:fldChar w:fldCharType="end"/>
                </w:r>
              </w:del>
            </w:p>
            <w:p w14:paraId="3D44BE2F" w14:textId="77777777" w:rsidR="00697E1F" w:rsidRDefault="0056181D">
              <w:pPr>
                <w:pStyle w:val="TDC3"/>
                <w:tabs>
                  <w:tab w:val="right" w:leader="dot" w:pos="8494"/>
                </w:tabs>
                <w:rPr>
                  <w:del w:id="102" w:author="Redondo García Francisco Javier" w:date="2025-09-02T09:44:00Z"/>
                  <w:rFonts w:eastAsiaTheme="minorEastAsia"/>
                  <w:noProof/>
                  <w:lang w:eastAsia="es-ES"/>
                </w:rPr>
              </w:pPr>
              <w:del w:id="103" w:author="Redondo García Francisco Javier" w:date="2025-09-02T09:44:00Z">
                <w:r>
                  <w:fldChar w:fldCharType="begin"/>
                </w:r>
                <w:r>
                  <w:delInstrText xml:space="preserve"> HYPERLINK \l "_Toc20</w:delInstrText>
                </w:r>
                <w:r>
                  <w:delInstrText xml:space="preserve">2786277" </w:delInstrText>
                </w:r>
                <w:r>
                  <w:fldChar w:fldCharType="separate"/>
                </w:r>
                <w:r w:rsidR="00697E1F" w:rsidRPr="00010376">
                  <w:rPr>
                    <w:rStyle w:val="Hipervnculo"/>
                    <w:noProof/>
                    <w:lang w:val="en-US"/>
                  </w:rPr>
                  <w:delText>3.2.1 Requisitos funcionales</w:delText>
                </w:r>
                <w:r w:rsidR="00697E1F">
                  <w:rPr>
                    <w:noProof/>
                    <w:webHidden/>
                  </w:rPr>
                  <w:tab/>
                </w:r>
                <w:r w:rsidR="00697E1F">
                  <w:rPr>
                    <w:noProof/>
                    <w:webHidden/>
                  </w:rPr>
                  <w:fldChar w:fldCharType="begin"/>
                </w:r>
                <w:r w:rsidR="00697E1F">
                  <w:rPr>
                    <w:noProof/>
                    <w:webHidden/>
                  </w:rPr>
                  <w:delInstrText xml:space="preserve"> PAGEREF _Toc202786277 \h </w:delInstrText>
                </w:r>
                <w:r w:rsidR="00697E1F">
                  <w:rPr>
                    <w:noProof/>
                    <w:webHidden/>
                  </w:rPr>
                </w:r>
                <w:r w:rsidR="00697E1F">
                  <w:rPr>
                    <w:noProof/>
                    <w:webHidden/>
                  </w:rPr>
                  <w:fldChar w:fldCharType="separate"/>
                </w:r>
                <w:r w:rsidR="00697E1F">
                  <w:rPr>
                    <w:noProof/>
                    <w:webHidden/>
                  </w:rPr>
                  <w:delText>34</w:delText>
                </w:r>
                <w:r w:rsidR="00697E1F">
                  <w:rPr>
                    <w:noProof/>
                    <w:webHidden/>
                  </w:rPr>
                  <w:fldChar w:fldCharType="end"/>
                </w:r>
                <w:r>
                  <w:rPr>
                    <w:noProof/>
                  </w:rPr>
                  <w:fldChar w:fldCharType="end"/>
                </w:r>
              </w:del>
            </w:p>
            <w:p w14:paraId="1140D7A9" w14:textId="77777777" w:rsidR="00697E1F" w:rsidRDefault="0056181D">
              <w:pPr>
                <w:pStyle w:val="TDC3"/>
                <w:tabs>
                  <w:tab w:val="right" w:leader="dot" w:pos="8494"/>
                </w:tabs>
                <w:rPr>
                  <w:del w:id="104" w:author="Redondo García Francisco Javier" w:date="2025-09-02T09:44:00Z"/>
                  <w:rFonts w:eastAsiaTheme="minorEastAsia"/>
                  <w:noProof/>
                  <w:lang w:eastAsia="es-ES"/>
                </w:rPr>
              </w:pPr>
              <w:del w:id="105" w:author="Redondo García Francisco Javier" w:date="2025-09-02T09:44:00Z">
                <w:r>
                  <w:fldChar w:fldCharType="begin"/>
                </w:r>
                <w:r>
                  <w:delInstrText xml:space="preserve"> HYPERLINK \l "_Toc202786278" </w:delInstrText>
                </w:r>
                <w:r>
                  <w:fldChar w:fldCharType="separate"/>
                </w:r>
                <w:r w:rsidR="00697E1F" w:rsidRPr="00010376">
                  <w:rPr>
                    <w:rStyle w:val="Hipervnculo"/>
                    <w:noProof/>
                    <w:lang w:val="en-US"/>
                  </w:rPr>
                  <w:delText>3.2.2. Requisitos no funcionales</w:delText>
                </w:r>
                <w:r w:rsidR="00697E1F">
                  <w:rPr>
                    <w:noProof/>
                    <w:webHidden/>
                  </w:rPr>
                  <w:tab/>
                </w:r>
                <w:r w:rsidR="00697E1F">
                  <w:rPr>
                    <w:noProof/>
                    <w:webHidden/>
                  </w:rPr>
                  <w:fldChar w:fldCharType="begin"/>
                </w:r>
                <w:r w:rsidR="00697E1F">
                  <w:rPr>
                    <w:noProof/>
                    <w:webHidden/>
                  </w:rPr>
                  <w:delInstrText xml:space="preserve"> PAGEREF _Toc202786278 \h </w:delInstrText>
                </w:r>
                <w:r w:rsidR="00697E1F">
                  <w:rPr>
                    <w:noProof/>
                    <w:webHidden/>
                  </w:rPr>
                </w:r>
                <w:r w:rsidR="00697E1F">
                  <w:rPr>
                    <w:noProof/>
                    <w:webHidden/>
                  </w:rPr>
                  <w:fldChar w:fldCharType="separate"/>
                </w:r>
                <w:r w:rsidR="00697E1F">
                  <w:rPr>
                    <w:noProof/>
                    <w:webHidden/>
                  </w:rPr>
                  <w:delText>39</w:delText>
                </w:r>
                <w:r w:rsidR="00697E1F">
                  <w:rPr>
                    <w:noProof/>
                    <w:webHidden/>
                  </w:rPr>
                  <w:fldChar w:fldCharType="end"/>
                </w:r>
                <w:r>
                  <w:rPr>
                    <w:noProof/>
                  </w:rPr>
                  <w:fldChar w:fldCharType="end"/>
                </w:r>
              </w:del>
            </w:p>
            <w:p w14:paraId="7F9E25EA" w14:textId="77777777" w:rsidR="00697E1F" w:rsidRDefault="0056181D">
              <w:pPr>
                <w:pStyle w:val="TDC2"/>
                <w:tabs>
                  <w:tab w:val="right" w:leader="dot" w:pos="8494"/>
                </w:tabs>
                <w:rPr>
                  <w:del w:id="106" w:author="Redondo García Francisco Javier" w:date="2025-09-02T09:44:00Z"/>
                  <w:rFonts w:eastAsiaTheme="minorEastAsia"/>
                  <w:noProof/>
                  <w:lang w:eastAsia="es-ES"/>
                </w:rPr>
              </w:pPr>
              <w:del w:id="107" w:author="Redondo García Francisco Javier" w:date="2025-09-02T09:44:00Z">
                <w:r>
                  <w:lastRenderedPageBreak/>
                  <w:fldChar w:fldCharType="begin"/>
                </w:r>
                <w:r>
                  <w:delInstrText xml:space="preserve"> HYPERLINK \l "_Toc202786279" </w:delInstrText>
                </w:r>
                <w:r>
                  <w:fldChar w:fldCharType="separate"/>
                </w:r>
                <w:r w:rsidR="00697E1F" w:rsidRPr="00010376">
                  <w:rPr>
                    <w:rStyle w:val="Hipervnculo"/>
                    <w:noProof/>
                  </w:rPr>
                  <w:delText>3.3 Elección del stack</w:delText>
                </w:r>
                <w:r w:rsidR="00697E1F">
                  <w:rPr>
                    <w:noProof/>
                    <w:webHidden/>
                  </w:rPr>
                  <w:tab/>
                </w:r>
                <w:r w:rsidR="00697E1F">
                  <w:rPr>
                    <w:noProof/>
                    <w:webHidden/>
                  </w:rPr>
                  <w:fldChar w:fldCharType="begin"/>
                </w:r>
                <w:r w:rsidR="00697E1F">
                  <w:rPr>
                    <w:noProof/>
                    <w:webHidden/>
                  </w:rPr>
                  <w:delInstrText xml:space="preserve"> PAGEREF _Toc202786279 \h </w:delInstrText>
                </w:r>
                <w:r w:rsidR="00697E1F">
                  <w:rPr>
                    <w:noProof/>
                    <w:webHidden/>
                  </w:rPr>
                </w:r>
                <w:r w:rsidR="00697E1F">
                  <w:rPr>
                    <w:noProof/>
                    <w:webHidden/>
                  </w:rPr>
                  <w:fldChar w:fldCharType="separate"/>
                </w:r>
                <w:r w:rsidR="00697E1F">
                  <w:rPr>
                    <w:noProof/>
                    <w:webHidden/>
                  </w:rPr>
                  <w:delText>41</w:delText>
                </w:r>
                <w:r w:rsidR="00697E1F">
                  <w:rPr>
                    <w:noProof/>
                    <w:webHidden/>
                  </w:rPr>
                  <w:fldChar w:fldCharType="end"/>
                </w:r>
                <w:r>
                  <w:rPr>
                    <w:noProof/>
                  </w:rPr>
                  <w:fldChar w:fldCharType="end"/>
                </w:r>
              </w:del>
            </w:p>
            <w:p w14:paraId="712172B3" w14:textId="77777777" w:rsidR="00697E1F" w:rsidRDefault="0056181D" w:rsidP="00A47858">
              <w:pPr>
                <w:pStyle w:val="TDC1"/>
                <w:rPr>
                  <w:del w:id="108" w:author="Redondo García Francisco Javier" w:date="2025-09-02T09:44:00Z"/>
                  <w:rFonts w:eastAsiaTheme="minorEastAsia"/>
                  <w:noProof/>
                  <w:lang w:eastAsia="es-ES"/>
                </w:rPr>
              </w:pPr>
              <w:del w:id="109" w:author="Redondo García Francisco Javier" w:date="2025-09-02T09:44:00Z">
                <w:r>
                  <w:fldChar w:fldCharType="begin"/>
                </w:r>
                <w:r>
                  <w:delInstrText xml:space="preserve"> HYPERLINK \l "_Toc202786280" </w:delInstrText>
                </w:r>
                <w:r>
                  <w:fldChar w:fldCharType="separate"/>
                </w:r>
                <w:r w:rsidR="00697E1F" w:rsidRPr="00010376">
                  <w:rPr>
                    <w:rStyle w:val="Hipervnculo"/>
                    <w:noProof/>
                  </w:rPr>
                  <w:delText>4.</w:delText>
                </w:r>
                <w:r w:rsidR="00697E1F">
                  <w:rPr>
                    <w:rFonts w:eastAsiaTheme="minorEastAsia"/>
                    <w:noProof/>
                    <w:lang w:eastAsia="es-ES"/>
                  </w:rPr>
                  <w:tab/>
                </w:r>
                <w:r w:rsidR="00697E1F" w:rsidRPr="00010376">
                  <w:rPr>
                    <w:rStyle w:val="Hipervnculo"/>
                    <w:noProof/>
                  </w:rPr>
                  <w:delText>Diseño</w:delText>
                </w:r>
                <w:r w:rsidR="00697E1F">
                  <w:rPr>
                    <w:noProof/>
                    <w:webHidden/>
                  </w:rPr>
                  <w:tab/>
                </w:r>
                <w:r w:rsidR="00697E1F">
                  <w:rPr>
                    <w:noProof/>
                    <w:webHidden/>
                  </w:rPr>
                  <w:fldChar w:fldCharType="begin"/>
                </w:r>
                <w:r w:rsidR="00697E1F">
                  <w:rPr>
                    <w:noProof/>
                    <w:webHidden/>
                  </w:rPr>
                  <w:delInstrText xml:space="preserve"> PAGEREF _Toc202786280 \h </w:delInstrText>
                </w:r>
                <w:r w:rsidR="00697E1F">
                  <w:rPr>
                    <w:noProof/>
                    <w:webHidden/>
                  </w:rPr>
                </w:r>
                <w:r w:rsidR="00697E1F">
                  <w:rPr>
                    <w:noProof/>
                    <w:webHidden/>
                  </w:rPr>
                  <w:fldChar w:fldCharType="separate"/>
                </w:r>
                <w:r w:rsidR="00697E1F">
                  <w:rPr>
                    <w:noProof/>
                    <w:webHidden/>
                  </w:rPr>
                  <w:delText>41</w:delText>
                </w:r>
                <w:r w:rsidR="00697E1F">
                  <w:rPr>
                    <w:noProof/>
                    <w:webHidden/>
                  </w:rPr>
                  <w:fldChar w:fldCharType="end"/>
                </w:r>
                <w:r>
                  <w:rPr>
                    <w:noProof/>
                  </w:rPr>
                  <w:fldChar w:fldCharType="end"/>
                </w:r>
              </w:del>
            </w:p>
            <w:p w14:paraId="2B3A1E10" w14:textId="77777777" w:rsidR="00697E1F" w:rsidRDefault="0056181D">
              <w:pPr>
                <w:pStyle w:val="TDC2"/>
                <w:tabs>
                  <w:tab w:val="right" w:leader="dot" w:pos="8494"/>
                </w:tabs>
                <w:rPr>
                  <w:del w:id="110" w:author="Redondo García Francisco Javier" w:date="2025-09-02T09:44:00Z"/>
                  <w:rFonts w:eastAsiaTheme="minorEastAsia"/>
                  <w:noProof/>
                  <w:lang w:eastAsia="es-ES"/>
                </w:rPr>
              </w:pPr>
              <w:del w:id="111" w:author="Redondo García Francisco Javier" w:date="2025-09-02T09:44:00Z">
                <w:r>
                  <w:fldChar w:fldCharType="begin"/>
                </w:r>
                <w:r>
                  <w:delInstrText xml:space="preserve"> HYPERLINK \l "_Toc202786281" </w:delInstrText>
                </w:r>
                <w:r>
                  <w:fldChar w:fldCharType="separate"/>
                </w:r>
                <w:r w:rsidR="00697E1F" w:rsidRPr="00010376">
                  <w:rPr>
                    <w:rStyle w:val="Hipervnculo"/>
                    <w:noProof/>
                  </w:rPr>
                  <w:delText>4.1 Metodología</w:delText>
                </w:r>
                <w:r w:rsidR="00697E1F">
                  <w:rPr>
                    <w:noProof/>
                    <w:webHidden/>
                  </w:rPr>
                  <w:tab/>
                </w:r>
                <w:r w:rsidR="00697E1F">
                  <w:rPr>
                    <w:noProof/>
                    <w:webHidden/>
                  </w:rPr>
                  <w:fldChar w:fldCharType="begin"/>
                </w:r>
                <w:r w:rsidR="00697E1F">
                  <w:rPr>
                    <w:noProof/>
                    <w:webHidden/>
                  </w:rPr>
                  <w:delInstrText xml:space="preserve"> PAGEREF _Toc202786281 \h </w:delInstrText>
                </w:r>
                <w:r w:rsidR="00697E1F">
                  <w:rPr>
                    <w:noProof/>
                    <w:webHidden/>
                  </w:rPr>
                </w:r>
                <w:r w:rsidR="00697E1F">
                  <w:rPr>
                    <w:noProof/>
                    <w:webHidden/>
                  </w:rPr>
                  <w:fldChar w:fldCharType="separate"/>
                </w:r>
                <w:r w:rsidR="00697E1F">
                  <w:rPr>
                    <w:noProof/>
                    <w:webHidden/>
                  </w:rPr>
                  <w:delText>42</w:delText>
                </w:r>
                <w:r w:rsidR="00697E1F">
                  <w:rPr>
                    <w:noProof/>
                    <w:webHidden/>
                  </w:rPr>
                  <w:fldChar w:fldCharType="end"/>
                </w:r>
                <w:r>
                  <w:rPr>
                    <w:noProof/>
                  </w:rPr>
                  <w:fldChar w:fldCharType="end"/>
                </w:r>
              </w:del>
            </w:p>
            <w:p w14:paraId="6FA007FA" w14:textId="77777777" w:rsidR="00697E1F" w:rsidRDefault="0056181D">
              <w:pPr>
                <w:pStyle w:val="TDC2"/>
                <w:tabs>
                  <w:tab w:val="right" w:leader="dot" w:pos="8494"/>
                </w:tabs>
                <w:rPr>
                  <w:del w:id="112" w:author="Redondo García Francisco Javier" w:date="2025-09-02T09:44:00Z"/>
                  <w:rFonts w:eastAsiaTheme="minorEastAsia"/>
                  <w:noProof/>
                  <w:lang w:eastAsia="es-ES"/>
                </w:rPr>
              </w:pPr>
              <w:del w:id="113" w:author="Redondo García Francisco Javier" w:date="2025-09-02T09:44:00Z">
                <w:r>
                  <w:fldChar w:fldCharType="begin"/>
                </w:r>
                <w:r>
                  <w:delInstrText xml:space="preserve"> HYPERLINK </w:delInstrText>
                </w:r>
                <w:r>
                  <w:delInstrText xml:space="preserve">\l "_Toc202786282" </w:delInstrText>
                </w:r>
                <w:r>
                  <w:fldChar w:fldCharType="separate"/>
                </w:r>
                <w:r w:rsidR="00697E1F" w:rsidRPr="00010376">
                  <w:rPr>
                    <w:rStyle w:val="Hipervnculo"/>
                    <w:noProof/>
                  </w:rPr>
                  <w:delText>4.2 Requerimientos Software</w:delText>
                </w:r>
                <w:r w:rsidR="00697E1F">
                  <w:rPr>
                    <w:noProof/>
                    <w:webHidden/>
                  </w:rPr>
                  <w:tab/>
                </w:r>
                <w:r w:rsidR="00697E1F">
                  <w:rPr>
                    <w:noProof/>
                    <w:webHidden/>
                  </w:rPr>
                  <w:fldChar w:fldCharType="begin"/>
                </w:r>
                <w:r w:rsidR="00697E1F">
                  <w:rPr>
                    <w:noProof/>
                    <w:webHidden/>
                  </w:rPr>
                  <w:delInstrText xml:space="preserve"> PAGEREF _Toc202786282 \h </w:delInstrText>
                </w:r>
                <w:r w:rsidR="00697E1F">
                  <w:rPr>
                    <w:noProof/>
                    <w:webHidden/>
                  </w:rPr>
                </w:r>
                <w:r w:rsidR="00697E1F">
                  <w:rPr>
                    <w:noProof/>
                    <w:webHidden/>
                  </w:rPr>
                  <w:fldChar w:fldCharType="separate"/>
                </w:r>
                <w:r w:rsidR="00697E1F">
                  <w:rPr>
                    <w:noProof/>
                    <w:webHidden/>
                  </w:rPr>
                  <w:delText>42</w:delText>
                </w:r>
                <w:r w:rsidR="00697E1F">
                  <w:rPr>
                    <w:noProof/>
                    <w:webHidden/>
                  </w:rPr>
                  <w:fldChar w:fldCharType="end"/>
                </w:r>
                <w:r>
                  <w:rPr>
                    <w:noProof/>
                  </w:rPr>
                  <w:fldChar w:fldCharType="end"/>
                </w:r>
              </w:del>
            </w:p>
            <w:p w14:paraId="695EFC8D" w14:textId="77777777" w:rsidR="00697E1F" w:rsidRDefault="0056181D">
              <w:pPr>
                <w:pStyle w:val="TDC3"/>
                <w:tabs>
                  <w:tab w:val="right" w:leader="dot" w:pos="8494"/>
                </w:tabs>
                <w:rPr>
                  <w:del w:id="114" w:author="Redondo García Francisco Javier" w:date="2025-09-02T09:44:00Z"/>
                  <w:rFonts w:eastAsiaTheme="minorEastAsia"/>
                  <w:noProof/>
                  <w:lang w:eastAsia="es-ES"/>
                </w:rPr>
              </w:pPr>
              <w:del w:id="115" w:author="Redondo García Francisco Javier" w:date="2025-09-02T09:44:00Z">
                <w:r>
                  <w:fldChar w:fldCharType="begin"/>
                </w:r>
                <w:r>
                  <w:delInstrText xml:space="preserve"> HYPERLINK \l "_Toc202786283" </w:delInstrText>
                </w:r>
                <w:r>
                  <w:fldChar w:fldCharType="separate"/>
                </w:r>
                <w:r w:rsidR="00697E1F" w:rsidRPr="00010376">
                  <w:rPr>
                    <w:rStyle w:val="Hipervnculo"/>
                    <w:noProof/>
                  </w:rPr>
                  <w:delText>4.2.1 Entorno de desarrollo móvil</w:delText>
                </w:r>
                <w:r w:rsidR="00697E1F">
                  <w:rPr>
                    <w:noProof/>
                    <w:webHidden/>
                  </w:rPr>
                  <w:tab/>
                </w:r>
                <w:r w:rsidR="00697E1F">
                  <w:rPr>
                    <w:noProof/>
                    <w:webHidden/>
                  </w:rPr>
                  <w:fldChar w:fldCharType="begin"/>
                </w:r>
                <w:r w:rsidR="00697E1F">
                  <w:rPr>
                    <w:noProof/>
                    <w:webHidden/>
                  </w:rPr>
                  <w:delInstrText xml:space="preserve"> PAGEREF _Toc202786283 \h </w:delInstrText>
                </w:r>
                <w:r w:rsidR="00697E1F">
                  <w:rPr>
                    <w:noProof/>
                    <w:webHidden/>
                  </w:rPr>
                </w:r>
                <w:r w:rsidR="00697E1F">
                  <w:rPr>
                    <w:noProof/>
                    <w:webHidden/>
                  </w:rPr>
                  <w:fldChar w:fldCharType="separate"/>
                </w:r>
                <w:r w:rsidR="00697E1F">
                  <w:rPr>
                    <w:noProof/>
                    <w:webHidden/>
                  </w:rPr>
                  <w:delText>42</w:delText>
                </w:r>
                <w:r w:rsidR="00697E1F">
                  <w:rPr>
                    <w:noProof/>
                    <w:webHidden/>
                  </w:rPr>
                  <w:fldChar w:fldCharType="end"/>
                </w:r>
                <w:r>
                  <w:rPr>
                    <w:noProof/>
                  </w:rPr>
                  <w:fldChar w:fldCharType="end"/>
                </w:r>
              </w:del>
            </w:p>
            <w:p w14:paraId="7C0B9B70" w14:textId="77777777" w:rsidR="00697E1F" w:rsidRDefault="0056181D">
              <w:pPr>
                <w:pStyle w:val="TDC3"/>
                <w:tabs>
                  <w:tab w:val="right" w:leader="dot" w:pos="8494"/>
                </w:tabs>
                <w:rPr>
                  <w:del w:id="116" w:author="Redondo García Francisco Javier" w:date="2025-09-02T09:44:00Z"/>
                  <w:rFonts w:eastAsiaTheme="minorEastAsia"/>
                  <w:noProof/>
                  <w:lang w:eastAsia="es-ES"/>
                </w:rPr>
              </w:pPr>
              <w:del w:id="117" w:author="Redondo García Francisco Javier" w:date="2025-09-02T09:44:00Z">
                <w:r>
                  <w:fldChar w:fldCharType="begin"/>
                </w:r>
                <w:r>
                  <w:delInstrText xml:space="preserve"> HYPERLINK \l "_Toc202786284" </w:delInstrText>
                </w:r>
                <w:r>
                  <w:fldChar w:fldCharType="separate"/>
                </w:r>
                <w:r w:rsidR="00697E1F" w:rsidRPr="00010376">
                  <w:rPr>
                    <w:rStyle w:val="Hipervnculo"/>
                    <w:noProof/>
                  </w:rPr>
                  <w:delText>4.2.1 Entorno de desarrollo web</w:delText>
                </w:r>
                <w:r w:rsidR="00697E1F">
                  <w:rPr>
                    <w:noProof/>
                    <w:webHidden/>
                  </w:rPr>
                  <w:tab/>
                </w:r>
                <w:r w:rsidR="00697E1F">
                  <w:rPr>
                    <w:noProof/>
                    <w:webHidden/>
                  </w:rPr>
                  <w:fldChar w:fldCharType="begin"/>
                </w:r>
                <w:r w:rsidR="00697E1F">
                  <w:rPr>
                    <w:noProof/>
                    <w:webHidden/>
                  </w:rPr>
                  <w:delInstrText xml:space="preserve"> PAGEREF _Toc202786284 \h </w:delInstrText>
                </w:r>
                <w:r w:rsidR="00697E1F">
                  <w:rPr>
                    <w:noProof/>
                    <w:webHidden/>
                  </w:rPr>
                </w:r>
                <w:r w:rsidR="00697E1F">
                  <w:rPr>
                    <w:noProof/>
                    <w:webHidden/>
                  </w:rPr>
                  <w:fldChar w:fldCharType="separate"/>
                </w:r>
                <w:r w:rsidR="00697E1F">
                  <w:rPr>
                    <w:noProof/>
                    <w:webHidden/>
                  </w:rPr>
                  <w:delText>43</w:delText>
                </w:r>
                <w:r w:rsidR="00697E1F">
                  <w:rPr>
                    <w:noProof/>
                    <w:webHidden/>
                  </w:rPr>
                  <w:fldChar w:fldCharType="end"/>
                </w:r>
                <w:r>
                  <w:rPr>
                    <w:noProof/>
                  </w:rPr>
                  <w:fldChar w:fldCharType="end"/>
                </w:r>
              </w:del>
            </w:p>
            <w:p w14:paraId="64571F4E" w14:textId="77777777" w:rsidR="00697E1F" w:rsidRDefault="0056181D">
              <w:pPr>
                <w:pStyle w:val="TDC3"/>
                <w:tabs>
                  <w:tab w:val="right" w:leader="dot" w:pos="8494"/>
                </w:tabs>
                <w:rPr>
                  <w:del w:id="118" w:author="Redondo García Francisco Javier" w:date="2025-09-02T09:44:00Z"/>
                  <w:rFonts w:eastAsiaTheme="minorEastAsia"/>
                  <w:noProof/>
                  <w:lang w:eastAsia="es-ES"/>
                </w:rPr>
              </w:pPr>
              <w:del w:id="119" w:author="Redondo García Francisco Javier" w:date="2025-09-02T09:44:00Z">
                <w:r>
                  <w:fldChar w:fldCharType="begin"/>
                </w:r>
                <w:r>
                  <w:delInstrText xml:space="preserve"> HYPERLINK \l "_Toc202786285" </w:delInstrText>
                </w:r>
                <w:r>
                  <w:fldChar w:fldCharType="separate"/>
                </w:r>
                <w:r w:rsidR="00697E1F" w:rsidRPr="00010376">
                  <w:rPr>
                    <w:rStyle w:val="Hipervnculo"/>
                    <w:noProof/>
                  </w:rPr>
                  <w:delText>4.2.2 Control de versiones</w:delText>
                </w:r>
                <w:r w:rsidR="00697E1F">
                  <w:rPr>
                    <w:noProof/>
                    <w:webHidden/>
                  </w:rPr>
                  <w:tab/>
                </w:r>
                <w:r w:rsidR="00697E1F">
                  <w:rPr>
                    <w:noProof/>
                    <w:webHidden/>
                  </w:rPr>
                  <w:fldChar w:fldCharType="begin"/>
                </w:r>
                <w:r w:rsidR="00697E1F">
                  <w:rPr>
                    <w:noProof/>
                    <w:webHidden/>
                  </w:rPr>
                  <w:delInstrText xml:space="preserve"> PAGEREF _Toc202786285 \h </w:delInstrText>
                </w:r>
                <w:r w:rsidR="00697E1F">
                  <w:rPr>
                    <w:noProof/>
                    <w:webHidden/>
                  </w:rPr>
                </w:r>
                <w:r w:rsidR="00697E1F">
                  <w:rPr>
                    <w:noProof/>
                    <w:webHidden/>
                  </w:rPr>
                  <w:fldChar w:fldCharType="separate"/>
                </w:r>
                <w:r w:rsidR="00697E1F">
                  <w:rPr>
                    <w:noProof/>
                    <w:webHidden/>
                  </w:rPr>
                  <w:delText>43</w:delText>
                </w:r>
                <w:r w:rsidR="00697E1F">
                  <w:rPr>
                    <w:noProof/>
                    <w:webHidden/>
                  </w:rPr>
                  <w:fldChar w:fldCharType="end"/>
                </w:r>
                <w:r>
                  <w:rPr>
                    <w:noProof/>
                  </w:rPr>
                  <w:fldChar w:fldCharType="end"/>
                </w:r>
              </w:del>
            </w:p>
            <w:p w14:paraId="7D58EAD8" w14:textId="77777777" w:rsidR="00697E1F" w:rsidRDefault="0056181D">
              <w:pPr>
                <w:pStyle w:val="TDC2"/>
                <w:tabs>
                  <w:tab w:val="right" w:leader="dot" w:pos="8494"/>
                </w:tabs>
                <w:rPr>
                  <w:del w:id="120" w:author="Redondo García Francisco Javier" w:date="2025-09-02T09:44:00Z"/>
                  <w:rFonts w:eastAsiaTheme="minorEastAsia"/>
                  <w:noProof/>
                  <w:lang w:eastAsia="es-ES"/>
                </w:rPr>
              </w:pPr>
              <w:del w:id="121" w:author="Redondo García Francisco Javier" w:date="2025-09-02T09:44:00Z">
                <w:r>
                  <w:fldChar w:fldCharType="begin"/>
                </w:r>
                <w:r>
                  <w:delInstrText xml:space="preserve"> HYPERLINK \l "_Toc202786286" </w:delInstrText>
                </w:r>
                <w:r>
                  <w:fldChar w:fldCharType="separate"/>
                </w:r>
                <w:r w:rsidR="00697E1F" w:rsidRPr="00010376">
                  <w:rPr>
                    <w:rStyle w:val="Hipervnculo"/>
                    <w:noProof/>
                  </w:rPr>
                  <w:delText>4.3 Requerimientos Hardware</w:delText>
                </w:r>
                <w:r w:rsidR="00697E1F">
                  <w:rPr>
                    <w:noProof/>
                    <w:webHidden/>
                  </w:rPr>
                  <w:tab/>
                </w:r>
                <w:r w:rsidR="00697E1F">
                  <w:rPr>
                    <w:noProof/>
                    <w:webHidden/>
                  </w:rPr>
                  <w:fldChar w:fldCharType="begin"/>
                </w:r>
                <w:r w:rsidR="00697E1F">
                  <w:rPr>
                    <w:noProof/>
                    <w:webHidden/>
                  </w:rPr>
                  <w:delInstrText xml:space="preserve"> PAGEREF _Toc202786286 \h </w:delInstrText>
                </w:r>
                <w:r w:rsidR="00697E1F">
                  <w:rPr>
                    <w:noProof/>
                    <w:webHidden/>
                  </w:rPr>
                </w:r>
                <w:r w:rsidR="00697E1F">
                  <w:rPr>
                    <w:noProof/>
                    <w:webHidden/>
                  </w:rPr>
                  <w:fldChar w:fldCharType="separate"/>
                </w:r>
                <w:r w:rsidR="00697E1F">
                  <w:rPr>
                    <w:noProof/>
                    <w:webHidden/>
                  </w:rPr>
                  <w:delText>43</w:delText>
                </w:r>
                <w:r w:rsidR="00697E1F">
                  <w:rPr>
                    <w:noProof/>
                    <w:webHidden/>
                  </w:rPr>
                  <w:fldChar w:fldCharType="end"/>
                </w:r>
                <w:r>
                  <w:rPr>
                    <w:noProof/>
                  </w:rPr>
                  <w:fldChar w:fldCharType="end"/>
                </w:r>
              </w:del>
            </w:p>
            <w:p w14:paraId="573655CE" w14:textId="77777777" w:rsidR="00697E1F" w:rsidRDefault="0056181D">
              <w:pPr>
                <w:pStyle w:val="TDC3"/>
                <w:tabs>
                  <w:tab w:val="right" w:leader="dot" w:pos="8494"/>
                </w:tabs>
                <w:rPr>
                  <w:del w:id="122" w:author="Redondo García Francisco Javier" w:date="2025-09-02T09:44:00Z"/>
                  <w:rFonts w:eastAsiaTheme="minorEastAsia"/>
                  <w:noProof/>
                  <w:lang w:eastAsia="es-ES"/>
                </w:rPr>
              </w:pPr>
              <w:del w:id="123" w:author="Redondo García Francisco Javier" w:date="2025-09-02T09:44:00Z">
                <w:r>
                  <w:fldChar w:fldCharType="begin"/>
                </w:r>
                <w:r>
                  <w:delInstrText xml:space="preserve"> HYPERLINK \l "_Toc202786287" </w:delInstrText>
                </w:r>
                <w:r>
                  <w:fldChar w:fldCharType="separate"/>
                </w:r>
                <w:r w:rsidR="00697E1F" w:rsidRPr="00010376">
                  <w:rPr>
                    <w:rStyle w:val="Hipervnculo"/>
                    <w:noProof/>
                  </w:rPr>
                  <w:delText>4.3.1 Smartphone</w:delText>
                </w:r>
                <w:r w:rsidR="00697E1F">
                  <w:rPr>
                    <w:noProof/>
                    <w:webHidden/>
                  </w:rPr>
                  <w:tab/>
                </w:r>
                <w:r w:rsidR="00697E1F">
                  <w:rPr>
                    <w:noProof/>
                    <w:webHidden/>
                  </w:rPr>
                  <w:fldChar w:fldCharType="begin"/>
                </w:r>
                <w:r w:rsidR="00697E1F">
                  <w:rPr>
                    <w:noProof/>
                    <w:webHidden/>
                  </w:rPr>
                  <w:delInstrText xml:space="preserve"> PAGEREF _Toc202786287 \h </w:delInstrText>
                </w:r>
                <w:r w:rsidR="00697E1F">
                  <w:rPr>
                    <w:noProof/>
                    <w:webHidden/>
                  </w:rPr>
                </w:r>
                <w:r w:rsidR="00697E1F">
                  <w:rPr>
                    <w:noProof/>
                    <w:webHidden/>
                  </w:rPr>
                  <w:fldChar w:fldCharType="separate"/>
                </w:r>
                <w:r w:rsidR="00697E1F">
                  <w:rPr>
                    <w:noProof/>
                    <w:webHidden/>
                  </w:rPr>
                  <w:delText>43</w:delText>
                </w:r>
                <w:r w:rsidR="00697E1F">
                  <w:rPr>
                    <w:noProof/>
                    <w:webHidden/>
                  </w:rPr>
                  <w:fldChar w:fldCharType="end"/>
                </w:r>
                <w:r>
                  <w:rPr>
                    <w:noProof/>
                  </w:rPr>
                  <w:fldChar w:fldCharType="end"/>
                </w:r>
              </w:del>
            </w:p>
            <w:p w14:paraId="5A86AB0F" w14:textId="77777777" w:rsidR="00697E1F" w:rsidRDefault="0056181D">
              <w:pPr>
                <w:pStyle w:val="TDC3"/>
                <w:tabs>
                  <w:tab w:val="right" w:leader="dot" w:pos="8494"/>
                </w:tabs>
                <w:rPr>
                  <w:del w:id="124" w:author="Redondo García Francisco Javier" w:date="2025-09-02T09:44:00Z"/>
                  <w:rFonts w:eastAsiaTheme="minorEastAsia"/>
                  <w:noProof/>
                  <w:lang w:eastAsia="es-ES"/>
                </w:rPr>
              </w:pPr>
              <w:del w:id="125" w:author="Redondo García Francisco Javier" w:date="2025-09-02T09:44:00Z">
                <w:r>
                  <w:fldChar w:fldCharType="begin"/>
                </w:r>
                <w:r>
                  <w:delInstrText xml:space="preserve"> HYPERLINK \l "_Toc202786288" </w:delInstrText>
                </w:r>
                <w:r>
                  <w:fldChar w:fldCharType="separate"/>
                </w:r>
                <w:r w:rsidR="00697E1F" w:rsidRPr="00010376">
                  <w:rPr>
                    <w:rStyle w:val="Hipervnculo"/>
                    <w:noProof/>
                  </w:rPr>
                  <w:delText>4.3.2 Ordenador</w:delText>
                </w:r>
                <w:r w:rsidR="00697E1F">
                  <w:rPr>
                    <w:noProof/>
                    <w:webHidden/>
                  </w:rPr>
                  <w:tab/>
                </w:r>
                <w:r w:rsidR="00697E1F">
                  <w:rPr>
                    <w:noProof/>
                    <w:webHidden/>
                  </w:rPr>
                  <w:fldChar w:fldCharType="begin"/>
                </w:r>
                <w:r w:rsidR="00697E1F">
                  <w:rPr>
                    <w:noProof/>
                    <w:webHidden/>
                  </w:rPr>
                  <w:delInstrText xml:space="preserve"> PAGEREF _Toc202786288 \h </w:delInstrText>
                </w:r>
                <w:r w:rsidR="00697E1F">
                  <w:rPr>
                    <w:noProof/>
                    <w:webHidden/>
                  </w:rPr>
                </w:r>
                <w:r w:rsidR="00697E1F">
                  <w:rPr>
                    <w:noProof/>
                    <w:webHidden/>
                  </w:rPr>
                  <w:fldChar w:fldCharType="separate"/>
                </w:r>
                <w:r w:rsidR="00697E1F">
                  <w:rPr>
                    <w:noProof/>
                    <w:webHidden/>
                  </w:rPr>
                  <w:delText>44</w:delText>
                </w:r>
                <w:r w:rsidR="00697E1F">
                  <w:rPr>
                    <w:noProof/>
                    <w:webHidden/>
                  </w:rPr>
                  <w:fldChar w:fldCharType="end"/>
                </w:r>
                <w:r>
                  <w:rPr>
                    <w:noProof/>
                  </w:rPr>
                  <w:fldChar w:fldCharType="end"/>
                </w:r>
              </w:del>
            </w:p>
            <w:p w14:paraId="7B5D3583" w14:textId="77777777" w:rsidR="00697E1F" w:rsidRDefault="0056181D">
              <w:pPr>
                <w:pStyle w:val="TDC3"/>
                <w:tabs>
                  <w:tab w:val="right" w:leader="dot" w:pos="8494"/>
                </w:tabs>
                <w:rPr>
                  <w:del w:id="126" w:author="Redondo García Francisco Javier" w:date="2025-09-02T09:44:00Z"/>
                  <w:rFonts w:eastAsiaTheme="minorEastAsia"/>
                  <w:noProof/>
                  <w:lang w:eastAsia="es-ES"/>
                </w:rPr>
              </w:pPr>
              <w:del w:id="127" w:author="Redondo García Francisco Javier" w:date="2025-09-02T09:44:00Z">
                <w:r>
                  <w:fldChar w:fldCharType="begin"/>
                </w:r>
                <w:r>
                  <w:delInstrText xml:space="preserve"> HYPERLINK \l "_Toc202786289" </w:delInstrText>
                </w:r>
                <w:r>
                  <w:fldChar w:fldCharType="separate"/>
                </w:r>
                <w:r w:rsidR="00697E1F" w:rsidRPr="00010376">
                  <w:rPr>
                    <w:rStyle w:val="Hipervnculo"/>
                    <w:noProof/>
                  </w:rPr>
                  <w:delText>4.3.3 Otros dispositivos</w:delText>
                </w:r>
                <w:r w:rsidR="00697E1F">
                  <w:rPr>
                    <w:noProof/>
                    <w:webHidden/>
                  </w:rPr>
                  <w:tab/>
                </w:r>
                <w:r w:rsidR="00697E1F">
                  <w:rPr>
                    <w:noProof/>
                    <w:webHidden/>
                  </w:rPr>
                  <w:fldChar w:fldCharType="begin"/>
                </w:r>
                <w:r w:rsidR="00697E1F">
                  <w:rPr>
                    <w:noProof/>
                    <w:webHidden/>
                  </w:rPr>
                  <w:delInstrText xml:space="preserve"> PAGEREF _Toc202786289 \h </w:delInstrText>
                </w:r>
                <w:r w:rsidR="00697E1F">
                  <w:rPr>
                    <w:noProof/>
                    <w:webHidden/>
                  </w:rPr>
                </w:r>
                <w:r w:rsidR="00697E1F">
                  <w:rPr>
                    <w:noProof/>
                    <w:webHidden/>
                  </w:rPr>
                  <w:fldChar w:fldCharType="separate"/>
                </w:r>
                <w:r w:rsidR="00697E1F">
                  <w:rPr>
                    <w:noProof/>
                    <w:webHidden/>
                  </w:rPr>
                  <w:delText>45</w:delText>
                </w:r>
                <w:r w:rsidR="00697E1F">
                  <w:rPr>
                    <w:noProof/>
                    <w:webHidden/>
                  </w:rPr>
                  <w:fldChar w:fldCharType="end"/>
                </w:r>
                <w:r>
                  <w:rPr>
                    <w:noProof/>
                  </w:rPr>
                  <w:fldChar w:fldCharType="end"/>
                </w:r>
              </w:del>
            </w:p>
            <w:p w14:paraId="41DAE557" w14:textId="77777777" w:rsidR="00697E1F" w:rsidRDefault="0056181D">
              <w:pPr>
                <w:pStyle w:val="TDC2"/>
                <w:tabs>
                  <w:tab w:val="right" w:leader="dot" w:pos="8494"/>
                </w:tabs>
                <w:rPr>
                  <w:del w:id="128" w:author="Redondo García Francisco Javier" w:date="2025-09-02T09:44:00Z"/>
                  <w:rFonts w:eastAsiaTheme="minorEastAsia"/>
                  <w:noProof/>
                  <w:lang w:eastAsia="es-ES"/>
                </w:rPr>
              </w:pPr>
              <w:del w:id="129" w:author="Redondo García Francisco Javier" w:date="2025-09-02T09:44:00Z">
                <w:r>
                  <w:fldChar w:fldCharType="begin"/>
                </w:r>
                <w:r>
                  <w:delInstrText xml:space="preserve"> HYPERLINK \l "_Toc202786290" </w:delInstrText>
                </w:r>
                <w:r>
                  <w:fldChar w:fldCharType="separate"/>
                </w:r>
                <w:r w:rsidR="00697E1F" w:rsidRPr="00010376">
                  <w:rPr>
                    <w:rStyle w:val="Hipervnculo"/>
                    <w:noProof/>
                  </w:rPr>
                  <w:delText>4.4 Arquitectura del sistema</w:delText>
                </w:r>
                <w:r w:rsidR="00697E1F">
                  <w:rPr>
                    <w:noProof/>
                    <w:webHidden/>
                  </w:rPr>
                  <w:tab/>
                </w:r>
                <w:r w:rsidR="00697E1F">
                  <w:rPr>
                    <w:noProof/>
                    <w:webHidden/>
                  </w:rPr>
                  <w:fldChar w:fldCharType="begin"/>
                </w:r>
                <w:r w:rsidR="00697E1F">
                  <w:rPr>
                    <w:noProof/>
                    <w:webHidden/>
                  </w:rPr>
                  <w:delInstrText xml:space="preserve"> PAGEREF _Toc202786290 \h </w:delInstrText>
                </w:r>
                <w:r w:rsidR="00697E1F">
                  <w:rPr>
                    <w:noProof/>
                    <w:webHidden/>
                  </w:rPr>
                </w:r>
                <w:r w:rsidR="00697E1F">
                  <w:rPr>
                    <w:noProof/>
                    <w:webHidden/>
                  </w:rPr>
                  <w:fldChar w:fldCharType="separate"/>
                </w:r>
                <w:r w:rsidR="00697E1F">
                  <w:rPr>
                    <w:noProof/>
                    <w:webHidden/>
                  </w:rPr>
                  <w:delText>45</w:delText>
                </w:r>
                <w:r w:rsidR="00697E1F">
                  <w:rPr>
                    <w:noProof/>
                    <w:webHidden/>
                  </w:rPr>
                  <w:fldChar w:fldCharType="end"/>
                </w:r>
                <w:r>
                  <w:rPr>
                    <w:noProof/>
                  </w:rPr>
                  <w:fldChar w:fldCharType="end"/>
                </w:r>
              </w:del>
            </w:p>
            <w:p w14:paraId="059D131A" w14:textId="77777777" w:rsidR="00697E1F" w:rsidRDefault="0056181D">
              <w:pPr>
                <w:pStyle w:val="TDC3"/>
                <w:tabs>
                  <w:tab w:val="right" w:leader="dot" w:pos="8494"/>
                </w:tabs>
                <w:rPr>
                  <w:del w:id="130" w:author="Redondo García Francisco Javier" w:date="2025-09-02T09:44:00Z"/>
                  <w:rFonts w:eastAsiaTheme="minorEastAsia"/>
                  <w:noProof/>
                  <w:lang w:eastAsia="es-ES"/>
                </w:rPr>
              </w:pPr>
              <w:del w:id="131" w:author="Redondo García Francisco Javier" w:date="2025-09-02T09:44:00Z">
                <w:r>
                  <w:fldChar w:fldCharType="begin"/>
                </w:r>
                <w:r>
                  <w:delInstrText xml:space="preserve"> HYPERLINK \l "_Toc202786291" </w:delInstrText>
                </w:r>
                <w:r>
                  <w:fldChar w:fldCharType="separate"/>
                </w:r>
                <w:r w:rsidR="00697E1F" w:rsidRPr="00010376">
                  <w:rPr>
                    <w:rStyle w:val="Hipervnculo"/>
                    <w:noProof/>
                  </w:rPr>
                  <w:delText>4.4.1 Capa de presentación</w:delText>
                </w:r>
                <w:r w:rsidR="00697E1F">
                  <w:rPr>
                    <w:noProof/>
                    <w:webHidden/>
                  </w:rPr>
                  <w:tab/>
                </w:r>
                <w:r w:rsidR="00697E1F">
                  <w:rPr>
                    <w:noProof/>
                    <w:webHidden/>
                  </w:rPr>
                  <w:fldChar w:fldCharType="begin"/>
                </w:r>
                <w:r w:rsidR="00697E1F">
                  <w:rPr>
                    <w:noProof/>
                    <w:webHidden/>
                  </w:rPr>
                  <w:delInstrText xml:space="preserve"> PAGEREF _Toc202786291 \h </w:delInstrText>
                </w:r>
                <w:r w:rsidR="00697E1F">
                  <w:rPr>
                    <w:noProof/>
                    <w:webHidden/>
                  </w:rPr>
                </w:r>
                <w:r w:rsidR="00697E1F">
                  <w:rPr>
                    <w:noProof/>
                    <w:webHidden/>
                  </w:rPr>
                  <w:fldChar w:fldCharType="separate"/>
                </w:r>
                <w:r w:rsidR="00697E1F">
                  <w:rPr>
                    <w:noProof/>
                    <w:webHidden/>
                  </w:rPr>
                  <w:delText>45</w:delText>
                </w:r>
                <w:r w:rsidR="00697E1F">
                  <w:rPr>
                    <w:noProof/>
                    <w:webHidden/>
                  </w:rPr>
                  <w:fldChar w:fldCharType="end"/>
                </w:r>
                <w:r>
                  <w:rPr>
                    <w:noProof/>
                  </w:rPr>
                  <w:fldChar w:fldCharType="end"/>
                </w:r>
              </w:del>
            </w:p>
            <w:p w14:paraId="75F26D69" w14:textId="77777777" w:rsidR="00697E1F" w:rsidRDefault="0056181D">
              <w:pPr>
                <w:pStyle w:val="TDC3"/>
                <w:tabs>
                  <w:tab w:val="right" w:leader="dot" w:pos="8494"/>
                </w:tabs>
                <w:rPr>
                  <w:del w:id="132" w:author="Redondo García Francisco Javier" w:date="2025-09-02T09:44:00Z"/>
                  <w:rFonts w:eastAsiaTheme="minorEastAsia"/>
                  <w:noProof/>
                  <w:lang w:eastAsia="es-ES"/>
                </w:rPr>
              </w:pPr>
              <w:del w:id="133" w:author="Redondo García Francisco Javier" w:date="2025-09-02T09:44:00Z">
                <w:r>
                  <w:fldChar w:fldCharType="begin"/>
                </w:r>
                <w:r>
                  <w:delInstrText xml:space="preserve"> HYPERLINK \l "_Toc202786292" </w:delInstrText>
                </w:r>
                <w:r>
                  <w:fldChar w:fldCharType="separate"/>
                </w:r>
                <w:r w:rsidR="00697E1F" w:rsidRPr="00010376">
                  <w:rPr>
                    <w:rStyle w:val="Hipervnculo"/>
                    <w:noProof/>
                  </w:rPr>
                  <w:delText>4.4.2 Capa de procesamiento</w:delText>
                </w:r>
                <w:r w:rsidR="00697E1F">
                  <w:rPr>
                    <w:noProof/>
                    <w:webHidden/>
                  </w:rPr>
                  <w:tab/>
                </w:r>
                <w:r w:rsidR="00697E1F">
                  <w:rPr>
                    <w:noProof/>
                    <w:webHidden/>
                  </w:rPr>
                  <w:fldChar w:fldCharType="begin"/>
                </w:r>
                <w:r w:rsidR="00697E1F">
                  <w:rPr>
                    <w:noProof/>
                    <w:webHidden/>
                  </w:rPr>
                  <w:delInstrText xml:space="preserve"> PAGEREF _Toc202786292 \h </w:delInstrText>
                </w:r>
                <w:r w:rsidR="00697E1F">
                  <w:rPr>
                    <w:noProof/>
                    <w:webHidden/>
                  </w:rPr>
                </w:r>
                <w:r w:rsidR="00697E1F">
                  <w:rPr>
                    <w:noProof/>
                    <w:webHidden/>
                  </w:rPr>
                  <w:fldChar w:fldCharType="separate"/>
                </w:r>
                <w:r w:rsidR="00697E1F">
                  <w:rPr>
                    <w:noProof/>
                    <w:webHidden/>
                  </w:rPr>
                  <w:delText>45</w:delText>
                </w:r>
                <w:r w:rsidR="00697E1F">
                  <w:rPr>
                    <w:noProof/>
                    <w:webHidden/>
                  </w:rPr>
                  <w:fldChar w:fldCharType="end"/>
                </w:r>
                <w:r>
                  <w:rPr>
                    <w:noProof/>
                  </w:rPr>
                  <w:fldChar w:fldCharType="end"/>
                </w:r>
              </w:del>
            </w:p>
            <w:p w14:paraId="705C5259" w14:textId="77777777" w:rsidR="00697E1F" w:rsidRDefault="0056181D">
              <w:pPr>
                <w:pStyle w:val="TDC3"/>
                <w:tabs>
                  <w:tab w:val="right" w:leader="dot" w:pos="8494"/>
                </w:tabs>
                <w:rPr>
                  <w:del w:id="134" w:author="Redondo García Francisco Javier" w:date="2025-09-02T09:44:00Z"/>
                  <w:rFonts w:eastAsiaTheme="minorEastAsia"/>
                  <w:noProof/>
                  <w:lang w:eastAsia="es-ES"/>
                </w:rPr>
              </w:pPr>
              <w:del w:id="135" w:author="Redondo García Francisco Javier" w:date="2025-09-02T09:44:00Z">
                <w:r>
                  <w:fldChar w:fldCharType="begin"/>
                </w:r>
                <w:r>
                  <w:delInstrText xml:space="preserve"> HYPERLINK \l "_Toc202786293" </w:delInstrText>
                </w:r>
                <w:r>
                  <w:fldChar w:fldCharType="separate"/>
                </w:r>
                <w:r w:rsidR="00697E1F" w:rsidRPr="00010376">
                  <w:rPr>
                    <w:rStyle w:val="Hipervnculo"/>
                    <w:noProof/>
                  </w:rPr>
                  <w:delText>4.4.3 Capa de datos</w:delText>
                </w:r>
                <w:r w:rsidR="00697E1F">
                  <w:rPr>
                    <w:noProof/>
                    <w:webHidden/>
                  </w:rPr>
                  <w:tab/>
                </w:r>
                <w:r w:rsidR="00697E1F">
                  <w:rPr>
                    <w:noProof/>
                    <w:webHidden/>
                  </w:rPr>
                  <w:fldChar w:fldCharType="begin"/>
                </w:r>
                <w:r w:rsidR="00697E1F">
                  <w:rPr>
                    <w:noProof/>
                    <w:webHidden/>
                  </w:rPr>
                  <w:delInstrText xml:space="preserve"> PAGEREF _Toc202786293 \h </w:delInstrText>
                </w:r>
                <w:r w:rsidR="00697E1F">
                  <w:rPr>
                    <w:noProof/>
                    <w:webHidden/>
                  </w:rPr>
                </w:r>
                <w:r w:rsidR="00697E1F">
                  <w:rPr>
                    <w:noProof/>
                    <w:webHidden/>
                  </w:rPr>
                  <w:fldChar w:fldCharType="separate"/>
                </w:r>
                <w:r w:rsidR="00697E1F">
                  <w:rPr>
                    <w:noProof/>
                    <w:webHidden/>
                  </w:rPr>
                  <w:delText>45</w:delText>
                </w:r>
                <w:r w:rsidR="00697E1F">
                  <w:rPr>
                    <w:noProof/>
                    <w:webHidden/>
                  </w:rPr>
                  <w:fldChar w:fldCharType="end"/>
                </w:r>
                <w:r>
                  <w:rPr>
                    <w:noProof/>
                  </w:rPr>
                  <w:fldChar w:fldCharType="end"/>
                </w:r>
              </w:del>
            </w:p>
            <w:p w14:paraId="20D00E41" w14:textId="77777777" w:rsidR="00697E1F" w:rsidRDefault="0056181D">
              <w:pPr>
                <w:pStyle w:val="TDC3"/>
                <w:tabs>
                  <w:tab w:val="right" w:leader="dot" w:pos="8494"/>
                </w:tabs>
                <w:rPr>
                  <w:del w:id="136" w:author="Redondo García Francisco Javier" w:date="2025-09-02T09:44:00Z"/>
                  <w:rFonts w:eastAsiaTheme="minorEastAsia"/>
                  <w:noProof/>
                  <w:lang w:eastAsia="es-ES"/>
                </w:rPr>
              </w:pPr>
              <w:del w:id="137" w:author="Redondo García Francisco Javier" w:date="2025-09-02T09:44:00Z">
                <w:r>
                  <w:fldChar w:fldCharType="begin"/>
                </w:r>
                <w:r>
                  <w:delInstrText xml:space="preserve"> HYPERLINK \l "_Toc202786294" </w:delInstrText>
                </w:r>
                <w:r>
                  <w:fldChar w:fldCharType="separate"/>
                </w:r>
                <w:r w:rsidR="00697E1F" w:rsidRPr="00010376">
                  <w:rPr>
                    <w:rStyle w:val="Hipervnculo"/>
                    <w:noProof/>
                  </w:rPr>
                  <w:delText>4.4.4 Capa de transporte</w:delText>
                </w:r>
                <w:r w:rsidR="00697E1F">
                  <w:rPr>
                    <w:noProof/>
                    <w:webHidden/>
                  </w:rPr>
                  <w:tab/>
                </w:r>
                <w:r w:rsidR="00697E1F">
                  <w:rPr>
                    <w:noProof/>
                    <w:webHidden/>
                  </w:rPr>
                  <w:fldChar w:fldCharType="begin"/>
                </w:r>
                <w:r w:rsidR="00697E1F">
                  <w:rPr>
                    <w:noProof/>
                    <w:webHidden/>
                  </w:rPr>
                  <w:delInstrText xml:space="preserve"> PAGEREF _Toc202786294 \h </w:delInstrText>
                </w:r>
                <w:r w:rsidR="00697E1F">
                  <w:rPr>
                    <w:noProof/>
                    <w:webHidden/>
                  </w:rPr>
                </w:r>
                <w:r w:rsidR="00697E1F">
                  <w:rPr>
                    <w:noProof/>
                    <w:webHidden/>
                  </w:rPr>
                  <w:fldChar w:fldCharType="separate"/>
                </w:r>
                <w:r w:rsidR="00697E1F">
                  <w:rPr>
                    <w:noProof/>
                    <w:webHidden/>
                  </w:rPr>
                  <w:delText>46</w:delText>
                </w:r>
                <w:r w:rsidR="00697E1F">
                  <w:rPr>
                    <w:noProof/>
                    <w:webHidden/>
                  </w:rPr>
                  <w:fldChar w:fldCharType="end"/>
                </w:r>
                <w:r>
                  <w:rPr>
                    <w:noProof/>
                  </w:rPr>
                  <w:fldChar w:fldCharType="end"/>
                </w:r>
              </w:del>
            </w:p>
            <w:p w14:paraId="68BF9912" w14:textId="77777777" w:rsidR="00697E1F" w:rsidRDefault="0056181D">
              <w:pPr>
                <w:pStyle w:val="TDC2"/>
                <w:tabs>
                  <w:tab w:val="right" w:leader="dot" w:pos="8494"/>
                </w:tabs>
                <w:rPr>
                  <w:del w:id="138" w:author="Redondo García Francisco Javier" w:date="2025-09-02T09:44:00Z"/>
                  <w:rFonts w:eastAsiaTheme="minorEastAsia"/>
                  <w:noProof/>
                  <w:lang w:eastAsia="es-ES"/>
                </w:rPr>
              </w:pPr>
              <w:del w:id="139" w:author="Redondo García Francisco Javier" w:date="2025-09-02T09:44:00Z">
                <w:r>
                  <w:fldChar w:fldCharType="begin"/>
                </w:r>
                <w:r>
                  <w:delInstrText xml:space="preserve"> HYPERLINK \l "_Toc202786295" </w:delInstrText>
                </w:r>
                <w:r>
                  <w:fldChar w:fldCharType="separate"/>
                </w:r>
                <w:r w:rsidR="00697E1F" w:rsidRPr="00010376">
                  <w:rPr>
                    <w:rStyle w:val="Hipervnculo"/>
                    <w:noProof/>
                  </w:rPr>
                  <w:delText>4.5 Modelado casos de uso</w:delText>
                </w:r>
                <w:r w:rsidR="00697E1F">
                  <w:rPr>
                    <w:noProof/>
                    <w:webHidden/>
                  </w:rPr>
                  <w:tab/>
                </w:r>
                <w:r w:rsidR="00697E1F">
                  <w:rPr>
                    <w:noProof/>
                    <w:webHidden/>
                  </w:rPr>
                  <w:fldChar w:fldCharType="begin"/>
                </w:r>
                <w:r w:rsidR="00697E1F">
                  <w:rPr>
                    <w:noProof/>
                    <w:webHidden/>
                  </w:rPr>
                  <w:delInstrText xml:space="preserve"> PAGEREF _Toc202786295 \h </w:delInstrText>
                </w:r>
                <w:r w:rsidR="00697E1F">
                  <w:rPr>
                    <w:noProof/>
                    <w:webHidden/>
                  </w:rPr>
                </w:r>
                <w:r w:rsidR="00697E1F">
                  <w:rPr>
                    <w:noProof/>
                    <w:webHidden/>
                  </w:rPr>
                  <w:fldChar w:fldCharType="separate"/>
                </w:r>
                <w:r w:rsidR="00697E1F">
                  <w:rPr>
                    <w:noProof/>
                    <w:webHidden/>
                  </w:rPr>
                  <w:delText>46</w:delText>
                </w:r>
                <w:r w:rsidR="00697E1F">
                  <w:rPr>
                    <w:noProof/>
                    <w:webHidden/>
                  </w:rPr>
                  <w:fldChar w:fldCharType="end"/>
                </w:r>
                <w:r>
                  <w:rPr>
                    <w:noProof/>
                  </w:rPr>
                  <w:fldChar w:fldCharType="end"/>
                </w:r>
              </w:del>
            </w:p>
            <w:p w14:paraId="19602FFE" w14:textId="77777777" w:rsidR="00697E1F" w:rsidRDefault="0056181D">
              <w:pPr>
                <w:pStyle w:val="TDC3"/>
                <w:tabs>
                  <w:tab w:val="right" w:leader="dot" w:pos="8494"/>
                </w:tabs>
                <w:rPr>
                  <w:del w:id="140" w:author="Redondo García Francisco Javier" w:date="2025-09-02T09:44:00Z"/>
                  <w:rFonts w:eastAsiaTheme="minorEastAsia"/>
                  <w:noProof/>
                  <w:lang w:eastAsia="es-ES"/>
                </w:rPr>
              </w:pPr>
              <w:del w:id="141" w:author="Redondo García Francisco Javier" w:date="2025-09-02T09:44:00Z">
                <w:r>
                  <w:fldChar w:fldCharType="begin"/>
                </w:r>
                <w:r>
                  <w:delInstrText xml:space="preserve"> HYPERLINK \l "_Toc202786296" </w:delInstrText>
                </w:r>
                <w:r>
                  <w:fldChar w:fldCharType="separate"/>
                </w:r>
                <w:r w:rsidR="00697E1F" w:rsidRPr="00010376">
                  <w:rPr>
                    <w:rStyle w:val="Hipervnculo"/>
                    <w:noProof/>
                  </w:rPr>
                  <w:delText>4.5.1 Diagrama casos de uso de aplicación Android</w:delText>
                </w:r>
                <w:r w:rsidR="00697E1F">
                  <w:rPr>
                    <w:noProof/>
                    <w:webHidden/>
                  </w:rPr>
                  <w:tab/>
                </w:r>
                <w:r w:rsidR="00697E1F">
                  <w:rPr>
                    <w:noProof/>
                    <w:webHidden/>
                  </w:rPr>
                  <w:fldChar w:fldCharType="begin"/>
                </w:r>
                <w:r w:rsidR="00697E1F">
                  <w:rPr>
                    <w:noProof/>
                    <w:webHidden/>
                  </w:rPr>
                  <w:delInstrText xml:space="preserve"> PAGEREF _Toc202786296 \h </w:delInstrText>
                </w:r>
                <w:r w:rsidR="00697E1F">
                  <w:rPr>
                    <w:noProof/>
                    <w:webHidden/>
                  </w:rPr>
                </w:r>
                <w:r w:rsidR="00697E1F">
                  <w:rPr>
                    <w:noProof/>
                    <w:webHidden/>
                  </w:rPr>
                  <w:fldChar w:fldCharType="separate"/>
                </w:r>
                <w:r w:rsidR="00697E1F">
                  <w:rPr>
                    <w:noProof/>
                    <w:webHidden/>
                  </w:rPr>
                  <w:delText>46</w:delText>
                </w:r>
                <w:r w:rsidR="00697E1F">
                  <w:rPr>
                    <w:noProof/>
                    <w:webHidden/>
                  </w:rPr>
                  <w:fldChar w:fldCharType="end"/>
                </w:r>
                <w:r>
                  <w:rPr>
                    <w:noProof/>
                  </w:rPr>
                  <w:fldChar w:fldCharType="end"/>
                </w:r>
              </w:del>
            </w:p>
            <w:p w14:paraId="1A1DDEB2" w14:textId="77777777" w:rsidR="00697E1F" w:rsidRDefault="0056181D">
              <w:pPr>
                <w:pStyle w:val="TDC3"/>
                <w:tabs>
                  <w:tab w:val="right" w:leader="dot" w:pos="8494"/>
                </w:tabs>
                <w:rPr>
                  <w:del w:id="142" w:author="Redondo García Francisco Javier" w:date="2025-09-02T09:44:00Z"/>
                  <w:rFonts w:eastAsiaTheme="minorEastAsia"/>
                  <w:noProof/>
                  <w:lang w:eastAsia="es-ES"/>
                </w:rPr>
              </w:pPr>
              <w:del w:id="143" w:author="Redondo García Francisco Javier" w:date="2025-09-02T09:44:00Z">
                <w:r>
                  <w:fldChar w:fldCharType="begin"/>
                </w:r>
                <w:r>
                  <w:delInstrText xml:space="preserve"> HYPERLINK \l "_Toc202786297" </w:delInstrText>
                </w:r>
                <w:r>
                  <w:fldChar w:fldCharType="separate"/>
                </w:r>
                <w:r w:rsidR="00697E1F" w:rsidRPr="00010376">
                  <w:rPr>
                    <w:rStyle w:val="Hipervnculo"/>
                    <w:noProof/>
                  </w:rPr>
                  <w:delText>4.5.2 Diagramas casos de uso de la web</w:delText>
                </w:r>
                <w:r w:rsidR="00697E1F">
                  <w:rPr>
                    <w:noProof/>
                    <w:webHidden/>
                  </w:rPr>
                  <w:tab/>
                </w:r>
                <w:r w:rsidR="00697E1F">
                  <w:rPr>
                    <w:noProof/>
                    <w:webHidden/>
                  </w:rPr>
                  <w:fldChar w:fldCharType="begin"/>
                </w:r>
                <w:r w:rsidR="00697E1F">
                  <w:rPr>
                    <w:noProof/>
                    <w:webHidden/>
                  </w:rPr>
                  <w:delInstrText xml:space="preserve"> PAGEREF _Toc202786297 \h </w:delInstrText>
                </w:r>
                <w:r w:rsidR="00697E1F">
                  <w:rPr>
                    <w:noProof/>
                    <w:webHidden/>
                  </w:rPr>
                </w:r>
                <w:r w:rsidR="00697E1F">
                  <w:rPr>
                    <w:noProof/>
                    <w:webHidden/>
                  </w:rPr>
                  <w:fldChar w:fldCharType="separate"/>
                </w:r>
                <w:r w:rsidR="00697E1F">
                  <w:rPr>
                    <w:noProof/>
                    <w:webHidden/>
                  </w:rPr>
                  <w:delText>47</w:delText>
                </w:r>
                <w:r w:rsidR="00697E1F">
                  <w:rPr>
                    <w:noProof/>
                    <w:webHidden/>
                  </w:rPr>
                  <w:fldChar w:fldCharType="end"/>
                </w:r>
                <w:r>
                  <w:rPr>
                    <w:noProof/>
                  </w:rPr>
                  <w:fldChar w:fldCharType="end"/>
                </w:r>
              </w:del>
            </w:p>
            <w:p w14:paraId="06F507B8" w14:textId="77777777" w:rsidR="00697E1F" w:rsidRDefault="0056181D">
              <w:pPr>
                <w:pStyle w:val="TDC2"/>
                <w:tabs>
                  <w:tab w:val="right" w:leader="dot" w:pos="8494"/>
                </w:tabs>
                <w:rPr>
                  <w:del w:id="144" w:author="Redondo García Francisco Javier" w:date="2025-09-02T09:44:00Z"/>
                  <w:rFonts w:eastAsiaTheme="minorEastAsia"/>
                  <w:noProof/>
                  <w:lang w:eastAsia="es-ES"/>
                </w:rPr>
              </w:pPr>
              <w:del w:id="145" w:author="Redondo García Francisco Javier" w:date="2025-09-02T09:44:00Z">
                <w:r>
                  <w:fldChar w:fldCharType="begin"/>
                </w:r>
                <w:r>
                  <w:delInstrText xml:space="preserve"> HYPERLINK \l "_Toc202786298" </w:delInstrText>
                </w:r>
                <w:r>
                  <w:fldChar w:fldCharType="separate"/>
                </w:r>
                <w:r w:rsidR="00697E1F" w:rsidRPr="00010376">
                  <w:rPr>
                    <w:rStyle w:val="Hipervnculo"/>
                    <w:noProof/>
                  </w:rPr>
                  <w:delText>4.6 Diagramas de flujo</w:delText>
                </w:r>
                <w:r w:rsidR="00697E1F">
                  <w:rPr>
                    <w:noProof/>
                    <w:webHidden/>
                  </w:rPr>
                  <w:tab/>
                </w:r>
                <w:r w:rsidR="00697E1F">
                  <w:rPr>
                    <w:noProof/>
                    <w:webHidden/>
                  </w:rPr>
                  <w:fldChar w:fldCharType="begin"/>
                </w:r>
                <w:r w:rsidR="00697E1F">
                  <w:rPr>
                    <w:noProof/>
                    <w:webHidden/>
                  </w:rPr>
                  <w:delInstrText xml:space="preserve"> PAGEREF _Toc202786298 \h </w:delInstrText>
                </w:r>
                <w:r w:rsidR="00697E1F">
                  <w:rPr>
                    <w:noProof/>
                    <w:webHidden/>
                  </w:rPr>
                </w:r>
                <w:r w:rsidR="00697E1F">
                  <w:rPr>
                    <w:noProof/>
                    <w:webHidden/>
                  </w:rPr>
                  <w:fldChar w:fldCharType="separate"/>
                </w:r>
                <w:r w:rsidR="00697E1F">
                  <w:rPr>
                    <w:noProof/>
                    <w:webHidden/>
                  </w:rPr>
                  <w:delText>50</w:delText>
                </w:r>
                <w:r w:rsidR="00697E1F">
                  <w:rPr>
                    <w:noProof/>
                    <w:webHidden/>
                  </w:rPr>
                  <w:fldChar w:fldCharType="end"/>
                </w:r>
                <w:r>
                  <w:rPr>
                    <w:noProof/>
                  </w:rPr>
                  <w:fldChar w:fldCharType="end"/>
                </w:r>
              </w:del>
            </w:p>
            <w:p w14:paraId="0135C20A" w14:textId="77777777" w:rsidR="00697E1F" w:rsidRDefault="0056181D">
              <w:pPr>
                <w:pStyle w:val="TDC3"/>
                <w:tabs>
                  <w:tab w:val="right" w:leader="dot" w:pos="8494"/>
                </w:tabs>
                <w:rPr>
                  <w:del w:id="146" w:author="Redondo García Francisco Javier" w:date="2025-09-02T09:44:00Z"/>
                  <w:rFonts w:eastAsiaTheme="minorEastAsia"/>
                  <w:noProof/>
                  <w:lang w:eastAsia="es-ES"/>
                </w:rPr>
              </w:pPr>
              <w:del w:id="147" w:author="Redondo García Francisco Javier" w:date="2025-09-02T09:44:00Z">
                <w:r>
                  <w:fldChar w:fldCharType="begin"/>
                </w:r>
                <w:r>
                  <w:delInstrText xml:space="preserve"> HYPERLINK \l "_Toc202786299" </w:delInstrText>
                </w:r>
                <w:r>
                  <w:fldChar w:fldCharType="separate"/>
                </w:r>
                <w:r w:rsidR="00697E1F" w:rsidRPr="00010376">
                  <w:rPr>
                    <w:rStyle w:val="Hipervnculo"/>
                    <w:noProof/>
                  </w:rPr>
                  <w:delText>4.6.1 Diagrama de flujo de la aplicación Android</w:delText>
                </w:r>
                <w:r w:rsidR="00697E1F">
                  <w:rPr>
                    <w:noProof/>
                    <w:webHidden/>
                  </w:rPr>
                  <w:tab/>
                </w:r>
                <w:r w:rsidR="00697E1F">
                  <w:rPr>
                    <w:noProof/>
                    <w:webHidden/>
                  </w:rPr>
                  <w:fldChar w:fldCharType="begin"/>
                </w:r>
                <w:r w:rsidR="00697E1F">
                  <w:rPr>
                    <w:noProof/>
                    <w:webHidden/>
                  </w:rPr>
                  <w:delInstrText xml:space="preserve"> PAGEREF _Toc202786299 \h </w:delInstrText>
                </w:r>
                <w:r w:rsidR="00697E1F">
                  <w:rPr>
                    <w:noProof/>
                    <w:webHidden/>
                  </w:rPr>
                </w:r>
                <w:r w:rsidR="00697E1F">
                  <w:rPr>
                    <w:noProof/>
                    <w:webHidden/>
                  </w:rPr>
                  <w:fldChar w:fldCharType="separate"/>
                </w:r>
                <w:r w:rsidR="00697E1F">
                  <w:rPr>
                    <w:noProof/>
                    <w:webHidden/>
                  </w:rPr>
                  <w:delText>50</w:delText>
                </w:r>
                <w:r w:rsidR="00697E1F">
                  <w:rPr>
                    <w:noProof/>
                    <w:webHidden/>
                  </w:rPr>
                  <w:fldChar w:fldCharType="end"/>
                </w:r>
                <w:r>
                  <w:rPr>
                    <w:noProof/>
                  </w:rPr>
                  <w:fldChar w:fldCharType="end"/>
                </w:r>
              </w:del>
            </w:p>
            <w:p w14:paraId="0661A2D9" w14:textId="77777777" w:rsidR="00697E1F" w:rsidRDefault="0056181D">
              <w:pPr>
                <w:pStyle w:val="TDC3"/>
                <w:tabs>
                  <w:tab w:val="right" w:leader="dot" w:pos="8494"/>
                </w:tabs>
                <w:rPr>
                  <w:del w:id="148" w:author="Redondo García Francisco Javier" w:date="2025-09-02T09:44:00Z"/>
                  <w:rFonts w:eastAsiaTheme="minorEastAsia"/>
                  <w:noProof/>
                  <w:lang w:eastAsia="es-ES"/>
                </w:rPr>
              </w:pPr>
              <w:del w:id="149" w:author="Redondo García Francisco Javier" w:date="2025-09-02T09:44:00Z">
                <w:r>
                  <w:fldChar w:fldCharType="begin"/>
                </w:r>
                <w:r>
                  <w:delInstrText xml:space="preserve"> HYPERLINK \l "_Toc202786300" </w:delInstrText>
                </w:r>
                <w:r>
                  <w:fldChar w:fldCharType="separate"/>
                </w:r>
                <w:r w:rsidR="00697E1F" w:rsidRPr="00010376">
                  <w:rPr>
                    <w:rStyle w:val="Hipervnculo"/>
                    <w:noProof/>
                  </w:rPr>
                  <w:delText>4.6.2 Diagrama de flujo de la web</w:delText>
                </w:r>
                <w:r w:rsidR="00697E1F">
                  <w:rPr>
                    <w:noProof/>
                    <w:webHidden/>
                  </w:rPr>
                  <w:tab/>
                </w:r>
                <w:r w:rsidR="00697E1F">
                  <w:rPr>
                    <w:noProof/>
                    <w:webHidden/>
                  </w:rPr>
                  <w:fldChar w:fldCharType="begin"/>
                </w:r>
                <w:r w:rsidR="00697E1F">
                  <w:rPr>
                    <w:noProof/>
                    <w:webHidden/>
                  </w:rPr>
                  <w:delInstrText xml:space="preserve"> PAGEREF _Toc202786300 \h </w:delInstrText>
                </w:r>
                <w:r w:rsidR="00697E1F">
                  <w:rPr>
                    <w:noProof/>
                    <w:webHidden/>
                  </w:rPr>
                </w:r>
                <w:r w:rsidR="00697E1F">
                  <w:rPr>
                    <w:noProof/>
                    <w:webHidden/>
                  </w:rPr>
                  <w:fldChar w:fldCharType="separate"/>
                </w:r>
                <w:r w:rsidR="00697E1F">
                  <w:rPr>
                    <w:noProof/>
                    <w:webHidden/>
                  </w:rPr>
                  <w:delText>51</w:delText>
                </w:r>
                <w:r w:rsidR="00697E1F">
                  <w:rPr>
                    <w:noProof/>
                    <w:webHidden/>
                  </w:rPr>
                  <w:fldChar w:fldCharType="end"/>
                </w:r>
                <w:r>
                  <w:rPr>
                    <w:noProof/>
                  </w:rPr>
                  <w:fldChar w:fldCharType="end"/>
                </w:r>
              </w:del>
            </w:p>
            <w:p w14:paraId="6AB10E8F" w14:textId="77777777" w:rsidR="00697E1F" w:rsidRDefault="0056181D">
              <w:pPr>
                <w:pStyle w:val="TDC2"/>
                <w:tabs>
                  <w:tab w:val="right" w:leader="dot" w:pos="8494"/>
                </w:tabs>
                <w:rPr>
                  <w:del w:id="150" w:author="Redondo García Francisco Javier" w:date="2025-09-02T09:44:00Z"/>
                  <w:rFonts w:eastAsiaTheme="minorEastAsia"/>
                  <w:noProof/>
                  <w:lang w:eastAsia="es-ES"/>
                </w:rPr>
              </w:pPr>
              <w:del w:id="151" w:author="Redondo García Francisco Javier" w:date="2025-09-02T09:44:00Z">
                <w:r>
                  <w:fldChar w:fldCharType="begin"/>
                </w:r>
                <w:r>
                  <w:delInstrText xml:space="preserve"> HYPERLINK \l "_Toc202786301" </w:delInstrText>
                </w:r>
                <w:r>
                  <w:fldChar w:fldCharType="separate"/>
                </w:r>
                <w:r w:rsidR="00697E1F" w:rsidRPr="00010376">
                  <w:rPr>
                    <w:rStyle w:val="Hipervnculo"/>
                    <w:noProof/>
                  </w:rPr>
                  <w:delText>4.7 Diagramas de secuencia</w:delText>
                </w:r>
                <w:r w:rsidR="00697E1F">
                  <w:rPr>
                    <w:noProof/>
                    <w:webHidden/>
                  </w:rPr>
                  <w:tab/>
                </w:r>
                <w:r w:rsidR="00697E1F">
                  <w:rPr>
                    <w:noProof/>
                    <w:webHidden/>
                  </w:rPr>
                  <w:fldChar w:fldCharType="begin"/>
                </w:r>
                <w:r w:rsidR="00697E1F">
                  <w:rPr>
                    <w:noProof/>
                    <w:webHidden/>
                  </w:rPr>
                  <w:delInstrText xml:space="preserve"> PAGEREF _Toc202786301 \h </w:delInstrText>
                </w:r>
                <w:r w:rsidR="00697E1F">
                  <w:rPr>
                    <w:noProof/>
                    <w:webHidden/>
                  </w:rPr>
                </w:r>
                <w:r w:rsidR="00697E1F">
                  <w:rPr>
                    <w:noProof/>
                    <w:webHidden/>
                  </w:rPr>
                  <w:fldChar w:fldCharType="separate"/>
                </w:r>
                <w:r w:rsidR="00697E1F">
                  <w:rPr>
                    <w:noProof/>
                    <w:webHidden/>
                  </w:rPr>
                  <w:delText>52</w:delText>
                </w:r>
                <w:r w:rsidR="00697E1F">
                  <w:rPr>
                    <w:noProof/>
                    <w:webHidden/>
                  </w:rPr>
                  <w:fldChar w:fldCharType="end"/>
                </w:r>
                <w:r>
                  <w:rPr>
                    <w:noProof/>
                  </w:rPr>
                  <w:fldChar w:fldCharType="end"/>
                </w:r>
              </w:del>
            </w:p>
            <w:p w14:paraId="25888456" w14:textId="77777777" w:rsidR="00697E1F" w:rsidRDefault="0056181D" w:rsidP="00A47858">
              <w:pPr>
                <w:pStyle w:val="TDC1"/>
                <w:rPr>
                  <w:del w:id="152" w:author="Redondo García Francisco Javier" w:date="2025-09-02T09:44:00Z"/>
                  <w:rFonts w:eastAsiaTheme="minorEastAsia"/>
                  <w:noProof/>
                  <w:lang w:eastAsia="es-ES"/>
                </w:rPr>
              </w:pPr>
              <w:del w:id="153" w:author="Redondo García Francisco Javier" w:date="2025-09-02T09:44:00Z">
                <w:r>
                  <w:fldChar w:fldCharType="begin"/>
                </w:r>
                <w:r>
                  <w:delInstrText xml:space="preserve"> HYPERLINK \l "_Toc202786302" </w:delInstrText>
                </w:r>
                <w:r>
                  <w:fldChar w:fldCharType="separate"/>
                </w:r>
                <w:r w:rsidR="00697E1F" w:rsidRPr="00010376">
                  <w:rPr>
                    <w:rStyle w:val="Hipervnculo"/>
                    <w:noProof/>
                  </w:rPr>
                  <w:delText>5.</w:delText>
                </w:r>
                <w:r w:rsidR="00697E1F">
                  <w:rPr>
                    <w:rFonts w:eastAsiaTheme="minorEastAsia"/>
                    <w:noProof/>
                    <w:lang w:eastAsia="es-ES"/>
                  </w:rPr>
                  <w:tab/>
                </w:r>
                <w:r w:rsidR="00697E1F" w:rsidRPr="00010376">
                  <w:rPr>
                    <w:rStyle w:val="Hipervnculo"/>
                    <w:noProof/>
                  </w:rPr>
                  <w:delText>Desarrollo e implementación</w:delText>
                </w:r>
                <w:r w:rsidR="00697E1F">
                  <w:rPr>
                    <w:noProof/>
                    <w:webHidden/>
                  </w:rPr>
                  <w:tab/>
                </w:r>
                <w:r w:rsidR="00697E1F">
                  <w:rPr>
                    <w:noProof/>
                    <w:webHidden/>
                  </w:rPr>
                  <w:fldChar w:fldCharType="begin"/>
                </w:r>
                <w:r w:rsidR="00697E1F">
                  <w:rPr>
                    <w:noProof/>
                    <w:webHidden/>
                  </w:rPr>
                  <w:delInstrText xml:space="preserve"> PAGEREF _Toc202786302 \h </w:delInstrText>
                </w:r>
                <w:r w:rsidR="00697E1F">
                  <w:rPr>
                    <w:noProof/>
                    <w:webHidden/>
                  </w:rPr>
                </w:r>
                <w:r w:rsidR="00697E1F">
                  <w:rPr>
                    <w:noProof/>
                    <w:webHidden/>
                  </w:rPr>
                  <w:fldChar w:fldCharType="separate"/>
                </w:r>
                <w:r w:rsidR="00697E1F">
                  <w:rPr>
                    <w:noProof/>
                    <w:webHidden/>
                  </w:rPr>
                  <w:delText>57</w:delText>
                </w:r>
                <w:r w:rsidR="00697E1F">
                  <w:rPr>
                    <w:noProof/>
                    <w:webHidden/>
                  </w:rPr>
                  <w:fldChar w:fldCharType="end"/>
                </w:r>
                <w:r>
                  <w:rPr>
                    <w:noProof/>
                  </w:rPr>
                  <w:fldChar w:fldCharType="end"/>
                </w:r>
              </w:del>
            </w:p>
            <w:p w14:paraId="01499F8D" w14:textId="77777777" w:rsidR="00697E1F" w:rsidRDefault="0056181D">
              <w:pPr>
                <w:pStyle w:val="TDC2"/>
                <w:tabs>
                  <w:tab w:val="right" w:leader="dot" w:pos="8494"/>
                </w:tabs>
                <w:rPr>
                  <w:del w:id="154" w:author="Redondo García Francisco Javier" w:date="2025-09-02T09:44:00Z"/>
                  <w:rFonts w:eastAsiaTheme="minorEastAsia"/>
                  <w:noProof/>
                  <w:lang w:eastAsia="es-ES"/>
                </w:rPr>
              </w:pPr>
              <w:del w:id="155" w:author="Redondo García Francisco Javier" w:date="2025-09-02T09:44:00Z">
                <w:r>
                  <w:fldChar w:fldCharType="begin"/>
                </w:r>
                <w:r>
                  <w:delInstrText xml:space="preserve"> HYPERLINK \l "_Toc202786303" </w:delInstrText>
                </w:r>
                <w:r>
                  <w:fldChar w:fldCharType="separate"/>
                </w:r>
                <w:r w:rsidR="00697E1F" w:rsidRPr="00010376">
                  <w:rPr>
                    <w:rStyle w:val="Hipervnculo"/>
                    <w:noProof/>
                  </w:rPr>
                  <w:delText>5.1. Antecedentes</w:delText>
                </w:r>
                <w:r w:rsidR="00697E1F">
                  <w:rPr>
                    <w:noProof/>
                    <w:webHidden/>
                  </w:rPr>
                  <w:tab/>
                </w:r>
                <w:r w:rsidR="00697E1F">
                  <w:rPr>
                    <w:noProof/>
                    <w:webHidden/>
                  </w:rPr>
                  <w:fldChar w:fldCharType="begin"/>
                </w:r>
                <w:r w:rsidR="00697E1F">
                  <w:rPr>
                    <w:noProof/>
                    <w:webHidden/>
                  </w:rPr>
                  <w:delInstrText xml:space="preserve"> PAGEREF _Toc202786303 \h </w:delInstrText>
                </w:r>
                <w:r w:rsidR="00697E1F">
                  <w:rPr>
                    <w:noProof/>
                    <w:webHidden/>
                  </w:rPr>
                </w:r>
                <w:r w:rsidR="00697E1F">
                  <w:rPr>
                    <w:noProof/>
                    <w:webHidden/>
                  </w:rPr>
                  <w:fldChar w:fldCharType="separate"/>
                </w:r>
                <w:r w:rsidR="00697E1F">
                  <w:rPr>
                    <w:noProof/>
                    <w:webHidden/>
                  </w:rPr>
                  <w:delText>57</w:delText>
                </w:r>
                <w:r w:rsidR="00697E1F">
                  <w:rPr>
                    <w:noProof/>
                    <w:webHidden/>
                  </w:rPr>
                  <w:fldChar w:fldCharType="end"/>
                </w:r>
                <w:r>
                  <w:rPr>
                    <w:noProof/>
                  </w:rPr>
                  <w:fldChar w:fldCharType="end"/>
                </w:r>
              </w:del>
            </w:p>
            <w:p w14:paraId="007AA291" w14:textId="77777777" w:rsidR="00697E1F" w:rsidRDefault="0056181D">
              <w:pPr>
                <w:pStyle w:val="TDC3"/>
                <w:tabs>
                  <w:tab w:val="right" w:leader="dot" w:pos="8494"/>
                </w:tabs>
                <w:rPr>
                  <w:del w:id="156" w:author="Redondo García Francisco Javier" w:date="2025-09-02T09:44:00Z"/>
                  <w:rFonts w:eastAsiaTheme="minorEastAsia"/>
                  <w:noProof/>
                  <w:lang w:eastAsia="es-ES"/>
                </w:rPr>
              </w:pPr>
              <w:del w:id="157" w:author="Redondo García Francisco Javier" w:date="2025-09-02T09:44:00Z">
                <w:r>
                  <w:fldChar w:fldCharType="begin"/>
                </w:r>
                <w:r>
                  <w:delInstrText xml:space="preserve"> HYPERLINK \l "_Toc202786304" </w:delInstrText>
                </w:r>
                <w:r>
                  <w:fldChar w:fldCharType="separate"/>
                </w:r>
                <w:r w:rsidR="00697E1F" w:rsidRPr="00010376">
                  <w:rPr>
                    <w:rStyle w:val="Hipervnculo"/>
                    <w:noProof/>
                  </w:rPr>
                  <w:delText>5.1.1. Aplicación móvil</w:delText>
                </w:r>
                <w:r w:rsidR="00697E1F">
                  <w:rPr>
                    <w:noProof/>
                    <w:webHidden/>
                  </w:rPr>
                  <w:tab/>
                </w:r>
                <w:r w:rsidR="00697E1F">
                  <w:rPr>
                    <w:noProof/>
                    <w:webHidden/>
                  </w:rPr>
                  <w:fldChar w:fldCharType="begin"/>
                </w:r>
                <w:r w:rsidR="00697E1F">
                  <w:rPr>
                    <w:noProof/>
                    <w:webHidden/>
                  </w:rPr>
                  <w:delInstrText xml:space="preserve"> PAGEREF _Toc202786304 \h </w:delInstrText>
                </w:r>
                <w:r w:rsidR="00697E1F">
                  <w:rPr>
                    <w:noProof/>
                    <w:webHidden/>
                  </w:rPr>
                </w:r>
                <w:r w:rsidR="00697E1F">
                  <w:rPr>
                    <w:noProof/>
                    <w:webHidden/>
                  </w:rPr>
                  <w:fldChar w:fldCharType="separate"/>
                </w:r>
                <w:r w:rsidR="00697E1F">
                  <w:rPr>
                    <w:noProof/>
                    <w:webHidden/>
                  </w:rPr>
                  <w:delText>57</w:delText>
                </w:r>
                <w:r w:rsidR="00697E1F">
                  <w:rPr>
                    <w:noProof/>
                    <w:webHidden/>
                  </w:rPr>
                  <w:fldChar w:fldCharType="end"/>
                </w:r>
                <w:r>
                  <w:rPr>
                    <w:noProof/>
                  </w:rPr>
                  <w:fldChar w:fldCharType="end"/>
                </w:r>
              </w:del>
            </w:p>
            <w:p w14:paraId="7BBB4CF2" w14:textId="77777777" w:rsidR="00697E1F" w:rsidRDefault="0056181D">
              <w:pPr>
                <w:pStyle w:val="TDC3"/>
                <w:tabs>
                  <w:tab w:val="right" w:leader="dot" w:pos="8494"/>
                </w:tabs>
                <w:rPr>
                  <w:del w:id="158" w:author="Redondo García Francisco Javier" w:date="2025-09-02T09:44:00Z"/>
                  <w:rFonts w:eastAsiaTheme="minorEastAsia"/>
                  <w:noProof/>
                  <w:lang w:eastAsia="es-ES"/>
                </w:rPr>
              </w:pPr>
              <w:del w:id="159" w:author="Redondo García Francisco Javier" w:date="2025-09-02T09:44:00Z">
                <w:r>
                  <w:fldChar w:fldCharType="begin"/>
                </w:r>
                <w:r>
                  <w:delInstrText xml:space="preserve"> HYPERLINK \l "_Toc202786305" </w:delInstrText>
                </w:r>
                <w:r>
                  <w:fldChar w:fldCharType="separate"/>
                </w:r>
                <w:r w:rsidR="00697E1F" w:rsidRPr="00010376">
                  <w:rPr>
                    <w:rStyle w:val="Hipervnculo"/>
                    <w:noProof/>
                  </w:rPr>
                  <w:delText>5.1.2. Base de datos</w:delText>
                </w:r>
                <w:r w:rsidR="00697E1F">
                  <w:rPr>
                    <w:noProof/>
                    <w:webHidden/>
                  </w:rPr>
                  <w:tab/>
                </w:r>
                <w:r w:rsidR="00697E1F">
                  <w:rPr>
                    <w:noProof/>
                    <w:webHidden/>
                  </w:rPr>
                  <w:fldChar w:fldCharType="begin"/>
                </w:r>
                <w:r w:rsidR="00697E1F">
                  <w:rPr>
                    <w:noProof/>
                    <w:webHidden/>
                  </w:rPr>
                  <w:delInstrText xml:space="preserve"> PAGEREF _Toc202786305 \h </w:delInstrText>
                </w:r>
                <w:r w:rsidR="00697E1F">
                  <w:rPr>
                    <w:noProof/>
                    <w:webHidden/>
                  </w:rPr>
                </w:r>
                <w:r w:rsidR="00697E1F">
                  <w:rPr>
                    <w:noProof/>
                    <w:webHidden/>
                  </w:rPr>
                  <w:fldChar w:fldCharType="separate"/>
                </w:r>
                <w:r w:rsidR="00697E1F">
                  <w:rPr>
                    <w:noProof/>
                    <w:webHidden/>
                  </w:rPr>
                  <w:delText>57</w:delText>
                </w:r>
                <w:r w:rsidR="00697E1F">
                  <w:rPr>
                    <w:noProof/>
                    <w:webHidden/>
                  </w:rPr>
                  <w:fldChar w:fldCharType="end"/>
                </w:r>
                <w:r>
                  <w:rPr>
                    <w:noProof/>
                  </w:rPr>
                  <w:fldChar w:fldCharType="end"/>
                </w:r>
              </w:del>
            </w:p>
            <w:p w14:paraId="5B83D510" w14:textId="77777777" w:rsidR="00697E1F" w:rsidRDefault="0056181D">
              <w:pPr>
                <w:pStyle w:val="TDC3"/>
                <w:tabs>
                  <w:tab w:val="right" w:leader="dot" w:pos="8494"/>
                </w:tabs>
                <w:rPr>
                  <w:del w:id="160" w:author="Redondo García Francisco Javier" w:date="2025-09-02T09:44:00Z"/>
                  <w:rFonts w:eastAsiaTheme="minorEastAsia"/>
                  <w:noProof/>
                  <w:lang w:eastAsia="es-ES"/>
                </w:rPr>
              </w:pPr>
              <w:del w:id="161" w:author="Redondo García Francisco Javier" w:date="2025-09-02T09:44:00Z">
                <w:r>
                  <w:fldChar w:fldCharType="begin"/>
                </w:r>
                <w:r>
                  <w:delInstrText xml:space="preserve"> HYPERLINK \l "_Toc202786306" </w:delInstrText>
                </w:r>
                <w:r>
                  <w:fldChar w:fldCharType="separate"/>
                </w:r>
                <w:r w:rsidR="00697E1F" w:rsidRPr="00010376">
                  <w:rPr>
                    <w:rStyle w:val="Hipervnculo"/>
                    <w:noProof/>
                  </w:rPr>
                  <w:delText>5.1.3. Página Web</w:delText>
                </w:r>
                <w:r w:rsidR="00697E1F">
                  <w:rPr>
                    <w:noProof/>
                    <w:webHidden/>
                  </w:rPr>
                  <w:tab/>
                </w:r>
                <w:r w:rsidR="00697E1F">
                  <w:rPr>
                    <w:noProof/>
                    <w:webHidden/>
                  </w:rPr>
                  <w:fldChar w:fldCharType="begin"/>
                </w:r>
                <w:r w:rsidR="00697E1F">
                  <w:rPr>
                    <w:noProof/>
                    <w:webHidden/>
                  </w:rPr>
                  <w:delInstrText xml:space="preserve"> PAGEREF _Toc202786306 \h </w:delInstrText>
                </w:r>
                <w:r w:rsidR="00697E1F">
                  <w:rPr>
                    <w:noProof/>
                    <w:webHidden/>
                  </w:rPr>
                </w:r>
                <w:r w:rsidR="00697E1F">
                  <w:rPr>
                    <w:noProof/>
                    <w:webHidden/>
                  </w:rPr>
                  <w:fldChar w:fldCharType="separate"/>
                </w:r>
                <w:r w:rsidR="00697E1F">
                  <w:rPr>
                    <w:noProof/>
                    <w:webHidden/>
                  </w:rPr>
                  <w:delText>58</w:delText>
                </w:r>
                <w:r w:rsidR="00697E1F">
                  <w:rPr>
                    <w:noProof/>
                    <w:webHidden/>
                  </w:rPr>
                  <w:fldChar w:fldCharType="end"/>
                </w:r>
                <w:r>
                  <w:rPr>
                    <w:noProof/>
                  </w:rPr>
                  <w:fldChar w:fldCharType="end"/>
                </w:r>
              </w:del>
            </w:p>
            <w:p w14:paraId="6B919CC1" w14:textId="77777777" w:rsidR="00697E1F" w:rsidRDefault="0056181D">
              <w:pPr>
                <w:pStyle w:val="TDC2"/>
                <w:tabs>
                  <w:tab w:val="right" w:leader="dot" w:pos="8494"/>
                </w:tabs>
                <w:rPr>
                  <w:del w:id="162" w:author="Redondo García Francisco Javier" w:date="2025-09-02T09:44:00Z"/>
                  <w:rFonts w:eastAsiaTheme="minorEastAsia"/>
                  <w:noProof/>
                  <w:lang w:eastAsia="es-ES"/>
                </w:rPr>
              </w:pPr>
              <w:del w:id="163" w:author="Redondo García Francisco Javier" w:date="2025-09-02T09:44:00Z">
                <w:r>
                  <w:fldChar w:fldCharType="begin"/>
                </w:r>
                <w:r>
                  <w:delInstrText xml:space="preserve"> HYPERLINK \l "_Toc202786307" </w:delInstrText>
                </w:r>
                <w:r>
                  <w:fldChar w:fldCharType="separate"/>
                </w:r>
                <w:r w:rsidR="00697E1F" w:rsidRPr="00010376">
                  <w:rPr>
                    <w:rStyle w:val="Hipervnculo"/>
                    <w:noProof/>
                  </w:rPr>
                  <w:delText>5.2. Base de datos</w:delText>
                </w:r>
                <w:r w:rsidR="00697E1F">
                  <w:rPr>
                    <w:noProof/>
                    <w:webHidden/>
                  </w:rPr>
                  <w:tab/>
                </w:r>
                <w:r w:rsidR="00697E1F">
                  <w:rPr>
                    <w:noProof/>
                    <w:webHidden/>
                  </w:rPr>
                  <w:fldChar w:fldCharType="begin"/>
                </w:r>
                <w:r w:rsidR="00697E1F">
                  <w:rPr>
                    <w:noProof/>
                    <w:webHidden/>
                  </w:rPr>
                  <w:delInstrText xml:space="preserve"> PAGEREF _Toc202786307 \h </w:delInstrText>
                </w:r>
                <w:r w:rsidR="00697E1F">
                  <w:rPr>
                    <w:noProof/>
                    <w:webHidden/>
                  </w:rPr>
                </w:r>
                <w:r w:rsidR="00697E1F">
                  <w:rPr>
                    <w:noProof/>
                    <w:webHidden/>
                  </w:rPr>
                  <w:fldChar w:fldCharType="separate"/>
                </w:r>
                <w:r w:rsidR="00697E1F">
                  <w:rPr>
                    <w:noProof/>
                    <w:webHidden/>
                  </w:rPr>
                  <w:delText>58</w:delText>
                </w:r>
                <w:r w:rsidR="00697E1F">
                  <w:rPr>
                    <w:noProof/>
                    <w:webHidden/>
                  </w:rPr>
                  <w:fldChar w:fldCharType="end"/>
                </w:r>
                <w:r>
                  <w:rPr>
                    <w:noProof/>
                  </w:rPr>
                  <w:fldChar w:fldCharType="end"/>
                </w:r>
              </w:del>
            </w:p>
            <w:p w14:paraId="4C377F10" w14:textId="77777777" w:rsidR="00697E1F" w:rsidRDefault="0056181D">
              <w:pPr>
                <w:pStyle w:val="TDC3"/>
                <w:tabs>
                  <w:tab w:val="right" w:leader="dot" w:pos="8494"/>
                </w:tabs>
                <w:rPr>
                  <w:del w:id="164" w:author="Redondo García Francisco Javier" w:date="2025-09-02T09:44:00Z"/>
                  <w:rFonts w:eastAsiaTheme="minorEastAsia"/>
                  <w:noProof/>
                  <w:lang w:eastAsia="es-ES"/>
                </w:rPr>
              </w:pPr>
              <w:del w:id="165" w:author="Redondo García Francisco Javier" w:date="2025-09-02T09:44:00Z">
                <w:r>
                  <w:fldChar w:fldCharType="begin"/>
                </w:r>
                <w:r>
                  <w:delInstrText xml:space="preserve"> HYPERLINK \l "_Toc202786308" </w:delInstrText>
                </w:r>
                <w:r>
                  <w:fldChar w:fldCharType="separate"/>
                </w:r>
                <w:r w:rsidR="00697E1F" w:rsidRPr="00010376">
                  <w:rPr>
                    <w:rStyle w:val="Hipervnculo"/>
                    <w:noProof/>
                  </w:rPr>
                  <w:delText>5.2.1. Estructura general de la base de datos</w:delText>
                </w:r>
                <w:r w:rsidR="00697E1F">
                  <w:rPr>
                    <w:noProof/>
                    <w:webHidden/>
                  </w:rPr>
                  <w:tab/>
                </w:r>
                <w:r w:rsidR="00697E1F">
                  <w:rPr>
                    <w:noProof/>
                    <w:webHidden/>
                  </w:rPr>
                  <w:fldChar w:fldCharType="begin"/>
                </w:r>
                <w:r w:rsidR="00697E1F">
                  <w:rPr>
                    <w:noProof/>
                    <w:webHidden/>
                  </w:rPr>
                  <w:delInstrText xml:space="preserve"> PAGEREF _Toc202786308 \h </w:delInstrText>
                </w:r>
                <w:r w:rsidR="00697E1F">
                  <w:rPr>
                    <w:noProof/>
                    <w:webHidden/>
                  </w:rPr>
                </w:r>
                <w:r w:rsidR="00697E1F">
                  <w:rPr>
                    <w:noProof/>
                    <w:webHidden/>
                  </w:rPr>
                  <w:fldChar w:fldCharType="separate"/>
                </w:r>
                <w:r w:rsidR="00697E1F">
                  <w:rPr>
                    <w:noProof/>
                    <w:webHidden/>
                  </w:rPr>
                  <w:delText>58</w:delText>
                </w:r>
                <w:r w:rsidR="00697E1F">
                  <w:rPr>
                    <w:noProof/>
                    <w:webHidden/>
                  </w:rPr>
                  <w:fldChar w:fldCharType="end"/>
                </w:r>
                <w:r>
                  <w:rPr>
                    <w:noProof/>
                  </w:rPr>
                  <w:fldChar w:fldCharType="end"/>
                </w:r>
              </w:del>
            </w:p>
            <w:p w14:paraId="081278D6" w14:textId="77777777" w:rsidR="00697E1F" w:rsidRDefault="0056181D">
              <w:pPr>
                <w:pStyle w:val="TDC3"/>
                <w:tabs>
                  <w:tab w:val="right" w:leader="dot" w:pos="8494"/>
                </w:tabs>
                <w:rPr>
                  <w:del w:id="166" w:author="Redondo García Francisco Javier" w:date="2025-09-02T09:44:00Z"/>
                  <w:rFonts w:eastAsiaTheme="minorEastAsia"/>
                  <w:noProof/>
                  <w:lang w:eastAsia="es-ES"/>
                </w:rPr>
              </w:pPr>
              <w:del w:id="167" w:author="Redondo García Francisco Javier" w:date="2025-09-02T09:44:00Z">
                <w:r>
                  <w:fldChar w:fldCharType="begin"/>
                </w:r>
                <w:r>
                  <w:delInstrText xml:space="preserve"> HYPERLINK \l</w:delInstrText>
                </w:r>
                <w:r>
                  <w:delInstrText xml:space="preserve"> "_Toc202786309" </w:delInstrText>
                </w:r>
                <w:r>
                  <w:fldChar w:fldCharType="separate"/>
                </w:r>
                <w:r w:rsidR="00697E1F" w:rsidRPr="00010376">
                  <w:rPr>
                    <w:rStyle w:val="Hipervnculo"/>
                    <w:noProof/>
                  </w:rPr>
                  <w:delText>5.2.2. Generación automática de identificadores</w:delText>
                </w:r>
                <w:r w:rsidR="00697E1F">
                  <w:rPr>
                    <w:noProof/>
                    <w:webHidden/>
                  </w:rPr>
                  <w:tab/>
                </w:r>
                <w:r w:rsidR="00697E1F">
                  <w:rPr>
                    <w:noProof/>
                    <w:webHidden/>
                  </w:rPr>
                  <w:fldChar w:fldCharType="begin"/>
                </w:r>
                <w:r w:rsidR="00697E1F">
                  <w:rPr>
                    <w:noProof/>
                    <w:webHidden/>
                  </w:rPr>
                  <w:delInstrText xml:space="preserve"> PAGEREF _Toc202786309 \h </w:delInstrText>
                </w:r>
                <w:r w:rsidR="00697E1F">
                  <w:rPr>
                    <w:noProof/>
                    <w:webHidden/>
                  </w:rPr>
                </w:r>
                <w:r w:rsidR="00697E1F">
                  <w:rPr>
                    <w:noProof/>
                    <w:webHidden/>
                  </w:rPr>
                  <w:fldChar w:fldCharType="separate"/>
                </w:r>
                <w:r w:rsidR="00697E1F">
                  <w:rPr>
                    <w:noProof/>
                    <w:webHidden/>
                  </w:rPr>
                  <w:delText>60</w:delText>
                </w:r>
                <w:r w:rsidR="00697E1F">
                  <w:rPr>
                    <w:noProof/>
                    <w:webHidden/>
                  </w:rPr>
                  <w:fldChar w:fldCharType="end"/>
                </w:r>
                <w:r>
                  <w:rPr>
                    <w:noProof/>
                  </w:rPr>
                  <w:fldChar w:fldCharType="end"/>
                </w:r>
              </w:del>
            </w:p>
            <w:p w14:paraId="47B24C0F" w14:textId="77777777" w:rsidR="00697E1F" w:rsidRDefault="0056181D">
              <w:pPr>
                <w:pStyle w:val="TDC3"/>
                <w:tabs>
                  <w:tab w:val="right" w:leader="dot" w:pos="8494"/>
                </w:tabs>
                <w:rPr>
                  <w:del w:id="168" w:author="Redondo García Francisco Javier" w:date="2025-09-02T09:44:00Z"/>
                  <w:rFonts w:eastAsiaTheme="minorEastAsia"/>
                  <w:noProof/>
                  <w:lang w:eastAsia="es-ES"/>
                </w:rPr>
              </w:pPr>
              <w:del w:id="169" w:author="Redondo García Francisco Javier" w:date="2025-09-02T09:44:00Z">
                <w:r>
                  <w:fldChar w:fldCharType="begin"/>
                </w:r>
                <w:r>
                  <w:delInstrText xml:space="preserve"> HYPERLINK \l "_Toc202786310" </w:delInstrText>
                </w:r>
                <w:r>
                  <w:fldChar w:fldCharType="separate"/>
                </w:r>
                <w:r w:rsidR="00697E1F" w:rsidRPr="00010376">
                  <w:rPr>
                    <w:rStyle w:val="Hipervnculo"/>
                    <w:noProof/>
                  </w:rPr>
                  <w:delText>5.2.3. Integración en la aplicación</w:delText>
                </w:r>
                <w:r w:rsidR="00697E1F">
                  <w:rPr>
                    <w:noProof/>
                    <w:webHidden/>
                  </w:rPr>
                  <w:tab/>
                </w:r>
                <w:r w:rsidR="00697E1F">
                  <w:rPr>
                    <w:noProof/>
                    <w:webHidden/>
                  </w:rPr>
                  <w:fldChar w:fldCharType="begin"/>
                </w:r>
                <w:r w:rsidR="00697E1F">
                  <w:rPr>
                    <w:noProof/>
                    <w:webHidden/>
                  </w:rPr>
                  <w:delInstrText xml:space="preserve"> PAGEREF _Toc202786310 \h </w:delInstrText>
                </w:r>
                <w:r w:rsidR="00697E1F">
                  <w:rPr>
                    <w:noProof/>
                    <w:webHidden/>
                  </w:rPr>
                </w:r>
                <w:r w:rsidR="00697E1F">
                  <w:rPr>
                    <w:noProof/>
                    <w:webHidden/>
                  </w:rPr>
                  <w:fldChar w:fldCharType="separate"/>
                </w:r>
                <w:r w:rsidR="00697E1F">
                  <w:rPr>
                    <w:noProof/>
                    <w:webHidden/>
                  </w:rPr>
                  <w:delText>61</w:delText>
                </w:r>
                <w:r w:rsidR="00697E1F">
                  <w:rPr>
                    <w:noProof/>
                    <w:webHidden/>
                  </w:rPr>
                  <w:fldChar w:fldCharType="end"/>
                </w:r>
                <w:r>
                  <w:rPr>
                    <w:noProof/>
                  </w:rPr>
                  <w:fldChar w:fldCharType="end"/>
                </w:r>
              </w:del>
            </w:p>
            <w:p w14:paraId="1E1CBCA2" w14:textId="77777777" w:rsidR="00697E1F" w:rsidRDefault="0056181D">
              <w:pPr>
                <w:pStyle w:val="TDC2"/>
                <w:tabs>
                  <w:tab w:val="right" w:leader="dot" w:pos="8494"/>
                </w:tabs>
                <w:rPr>
                  <w:del w:id="170" w:author="Redondo García Francisco Javier" w:date="2025-09-02T09:44:00Z"/>
                  <w:rFonts w:eastAsiaTheme="minorEastAsia"/>
                  <w:noProof/>
                  <w:lang w:eastAsia="es-ES"/>
                </w:rPr>
              </w:pPr>
              <w:del w:id="171" w:author="Redondo García Francisco Javier" w:date="2025-09-02T09:44:00Z">
                <w:r>
                  <w:fldChar w:fldCharType="begin"/>
                </w:r>
                <w:r>
                  <w:delInstrText xml:space="preserve"> HYPERLINK \l "_Toc202786311" </w:delInstrText>
                </w:r>
                <w:r>
                  <w:fldChar w:fldCharType="separate"/>
                </w:r>
                <w:r w:rsidR="00697E1F" w:rsidRPr="00010376">
                  <w:rPr>
                    <w:rStyle w:val="Hipervnculo"/>
                    <w:noProof/>
                  </w:rPr>
                  <w:delText>5.3. Android</w:delText>
                </w:r>
                <w:r w:rsidR="00697E1F">
                  <w:rPr>
                    <w:noProof/>
                    <w:webHidden/>
                  </w:rPr>
                  <w:tab/>
                </w:r>
                <w:r w:rsidR="00697E1F">
                  <w:rPr>
                    <w:noProof/>
                    <w:webHidden/>
                  </w:rPr>
                  <w:fldChar w:fldCharType="begin"/>
                </w:r>
                <w:r w:rsidR="00697E1F">
                  <w:rPr>
                    <w:noProof/>
                    <w:webHidden/>
                  </w:rPr>
                  <w:delInstrText xml:space="preserve"> PAGEREF _Toc202786311 \h </w:delInstrText>
                </w:r>
                <w:r w:rsidR="00697E1F">
                  <w:rPr>
                    <w:noProof/>
                    <w:webHidden/>
                  </w:rPr>
                </w:r>
                <w:r w:rsidR="00697E1F">
                  <w:rPr>
                    <w:noProof/>
                    <w:webHidden/>
                  </w:rPr>
                  <w:fldChar w:fldCharType="separate"/>
                </w:r>
                <w:r w:rsidR="00697E1F">
                  <w:rPr>
                    <w:noProof/>
                    <w:webHidden/>
                  </w:rPr>
                  <w:delText>61</w:delText>
                </w:r>
                <w:r w:rsidR="00697E1F">
                  <w:rPr>
                    <w:noProof/>
                    <w:webHidden/>
                  </w:rPr>
                  <w:fldChar w:fldCharType="end"/>
                </w:r>
                <w:r>
                  <w:rPr>
                    <w:noProof/>
                  </w:rPr>
                  <w:fldChar w:fldCharType="end"/>
                </w:r>
              </w:del>
            </w:p>
            <w:p w14:paraId="4F7D5CE1" w14:textId="77777777" w:rsidR="00697E1F" w:rsidRDefault="0056181D">
              <w:pPr>
                <w:pStyle w:val="TDC3"/>
                <w:tabs>
                  <w:tab w:val="right" w:leader="dot" w:pos="8494"/>
                </w:tabs>
                <w:rPr>
                  <w:del w:id="172" w:author="Redondo García Francisco Javier" w:date="2025-09-02T09:44:00Z"/>
                  <w:rFonts w:eastAsiaTheme="minorEastAsia"/>
                  <w:noProof/>
                  <w:lang w:eastAsia="es-ES"/>
                </w:rPr>
              </w:pPr>
              <w:del w:id="173" w:author="Redondo García Francisco Javier" w:date="2025-09-02T09:44:00Z">
                <w:r>
                  <w:fldChar w:fldCharType="begin"/>
                </w:r>
                <w:r>
                  <w:delInstrText xml:space="preserve"> HYPERLINK \l "_Toc202786312" </w:delInstrText>
                </w:r>
                <w:r>
                  <w:fldChar w:fldCharType="separate"/>
                </w:r>
                <w:r w:rsidR="00697E1F" w:rsidRPr="00010376">
                  <w:rPr>
                    <w:rStyle w:val="Hipervnculo"/>
                    <w:noProof/>
                  </w:rPr>
                  <w:delText>5.3.1. Estructura general</w:delText>
                </w:r>
                <w:r w:rsidR="00697E1F">
                  <w:rPr>
                    <w:noProof/>
                    <w:webHidden/>
                  </w:rPr>
                  <w:tab/>
                </w:r>
                <w:r w:rsidR="00697E1F">
                  <w:rPr>
                    <w:noProof/>
                    <w:webHidden/>
                  </w:rPr>
                  <w:fldChar w:fldCharType="begin"/>
                </w:r>
                <w:r w:rsidR="00697E1F">
                  <w:rPr>
                    <w:noProof/>
                    <w:webHidden/>
                  </w:rPr>
                  <w:delInstrText xml:space="preserve"> PAGEREF _Toc202786312 \h </w:delInstrText>
                </w:r>
                <w:r w:rsidR="00697E1F">
                  <w:rPr>
                    <w:noProof/>
                    <w:webHidden/>
                  </w:rPr>
                </w:r>
                <w:r w:rsidR="00697E1F">
                  <w:rPr>
                    <w:noProof/>
                    <w:webHidden/>
                  </w:rPr>
                  <w:fldChar w:fldCharType="separate"/>
                </w:r>
                <w:r w:rsidR="00697E1F">
                  <w:rPr>
                    <w:noProof/>
                    <w:webHidden/>
                  </w:rPr>
                  <w:delText>61</w:delText>
                </w:r>
                <w:r w:rsidR="00697E1F">
                  <w:rPr>
                    <w:noProof/>
                    <w:webHidden/>
                  </w:rPr>
                  <w:fldChar w:fldCharType="end"/>
                </w:r>
                <w:r>
                  <w:rPr>
                    <w:noProof/>
                  </w:rPr>
                  <w:fldChar w:fldCharType="end"/>
                </w:r>
              </w:del>
            </w:p>
            <w:p w14:paraId="17610F43" w14:textId="77777777" w:rsidR="00697E1F" w:rsidRDefault="0056181D">
              <w:pPr>
                <w:pStyle w:val="TDC3"/>
                <w:tabs>
                  <w:tab w:val="right" w:leader="dot" w:pos="8494"/>
                </w:tabs>
                <w:rPr>
                  <w:del w:id="174" w:author="Redondo García Francisco Javier" w:date="2025-09-02T09:44:00Z"/>
                  <w:rFonts w:eastAsiaTheme="minorEastAsia"/>
                  <w:noProof/>
                  <w:lang w:eastAsia="es-ES"/>
                </w:rPr>
              </w:pPr>
              <w:del w:id="175" w:author="Redondo García Francisco Javier" w:date="2025-09-02T09:44:00Z">
                <w:r>
                  <w:lastRenderedPageBreak/>
                  <w:fldChar w:fldCharType="begin"/>
                </w:r>
                <w:r>
                  <w:delInstrText xml:space="preserve"> HYPERLINK \l "_Toc202786313" </w:delInstrText>
                </w:r>
                <w:r>
                  <w:fldChar w:fldCharType="separate"/>
                </w:r>
                <w:r w:rsidR="00697E1F" w:rsidRPr="00010376">
                  <w:rPr>
                    <w:rStyle w:val="Hipervnculo"/>
                    <w:noProof/>
                  </w:rPr>
                  <w:delText>5.3.2 Funcionalidades</w:delText>
                </w:r>
                <w:r w:rsidR="00697E1F">
                  <w:rPr>
                    <w:noProof/>
                    <w:webHidden/>
                  </w:rPr>
                  <w:tab/>
                </w:r>
                <w:r w:rsidR="00697E1F">
                  <w:rPr>
                    <w:noProof/>
                    <w:webHidden/>
                  </w:rPr>
                  <w:fldChar w:fldCharType="begin"/>
                </w:r>
                <w:r w:rsidR="00697E1F">
                  <w:rPr>
                    <w:noProof/>
                    <w:webHidden/>
                  </w:rPr>
                  <w:delInstrText xml:space="preserve"> PAGEREF _Toc202786313 \h </w:delInstrText>
                </w:r>
                <w:r w:rsidR="00697E1F">
                  <w:rPr>
                    <w:noProof/>
                    <w:webHidden/>
                  </w:rPr>
                </w:r>
                <w:r w:rsidR="00697E1F">
                  <w:rPr>
                    <w:noProof/>
                    <w:webHidden/>
                  </w:rPr>
                  <w:fldChar w:fldCharType="separate"/>
                </w:r>
                <w:r w:rsidR="00697E1F">
                  <w:rPr>
                    <w:noProof/>
                    <w:webHidden/>
                  </w:rPr>
                  <w:delText>62</w:delText>
                </w:r>
                <w:r w:rsidR="00697E1F">
                  <w:rPr>
                    <w:noProof/>
                    <w:webHidden/>
                  </w:rPr>
                  <w:fldChar w:fldCharType="end"/>
                </w:r>
                <w:r>
                  <w:rPr>
                    <w:noProof/>
                  </w:rPr>
                  <w:fldChar w:fldCharType="end"/>
                </w:r>
              </w:del>
            </w:p>
            <w:p w14:paraId="019349EC" w14:textId="77777777" w:rsidR="00697E1F" w:rsidRDefault="0056181D">
              <w:pPr>
                <w:pStyle w:val="TDC3"/>
                <w:tabs>
                  <w:tab w:val="right" w:leader="dot" w:pos="8494"/>
                </w:tabs>
                <w:rPr>
                  <w:del w:id="176" w:author="Redondo García Francisco Javier" w:date="2025-09-02T09:44:00Z"/>
                  <w:rFonts w:eastAsiaTheme="minorEastAsia"/>
                  <w:noProof/>
                  <w:lang w:eastAsia="es-ES"/>
                </w:rPr>
              </w:pPr>
              <w:del w:id="177" w:author="Redondo García Francisco Javier" w:date="2025-09-02T09:44:00Z">
                <w:r>
                  <w:fldChar w:fldCharType="begin"/>
                </w:r>
                <w:r>
                  <w:delInstrText xml:space="preserve"> HYPERLINK \l "_Toc202786314" </w:delInstrText>
                </w:r>
                <w:r>
                  <w:fldChar w:fldCharType="separate"/>
                </w:r>
                <w:r w:rsidR="00697E1F" w:rsidRPr="00010376">
                  <w:rPr>
                    <w:rStyle w:val="Hipervnculo"/>
                    <w:noProof/>
                  </w:rPr>
                  <w:delText>5.3.4. Generación APK</w:delText>
                </w:r>
                <w:r w:rsidR="00697E1F">
                  <w:rPr>
                    <w:noProof/>
                    <w:webHidden/>
                  </w:rPr>
                  <w:tab/>
                </w:r>
                <w:r w:rsidR="00697E1F">
                  <w:rPr>
                    <w:noProof/>
                    <w:webHidden/>
                  </w:rPr>
                  <w:fldChar w:fldCharType="begin"/>
                </w:r>
                <w:r w:rsidR="00697E1F">
                  <w:rPr>
                    <w:noProof/>
                    <w:webHidden/>
                  </w:rPr>
                  <w:delInstrText xml:space="preserve"> PAGEREF _Toc202786314 \h </w:delInstrText>
                </w:r>
                <w:r w:rsidR="00697E1F">
                  <w:rPr>
                    <w:noProof/>
                    <w:webHidden/>
                  </w:rPr>
                </w:r>
                <w:r w:rsidR="00697E1F">
                  <w:rPr>
                    <w:noProof/>
                    <w:webHidden/>
                  </w:rPr>
                  <w:fldChar w:fldCharType="separate"/>
                </w:r>
                <w:r w:rsidR="00697E1F">
                  <w:rPr>
                    <w:noProof/>
                    <w:webHidden/>
                  </w:rPr>
                  <w:delText>67</w:delText>
                </w:r>
                <w:r w:rsidR="00697E1F">
                  <w:rPr>
                    <w:noProof/>
                    <w:webHidden/>
                  </w:rPr>
                  <w:fldChar w:fldCharType="end"/>
                </w:r>
                <w:r>
                  <w:rPr>
                    <w:noProof/>
                  </w:rPr>
                  <w:fldChar w:fldCharType="end"/>
                </w:r>
              </w:del>
            </w:p>
            <w:p w14:paraId="0A878847" w14:textId="77777777" w:rsidR="00697E1F" w:rsidRDefault="0056181D">
              <w:pPr>
                <w:pStyle w:val="TDC2"/>
                <w:tabs>
                  <w:tab w:val="right" w:leader="dot" w:pos="8494"/>
                </w:tabs>
                <w:rPr>
                  <w:del w:id="178" w:author="Redondo García Francisco Javier" w:date="2025-09-02T09:44:00Z"/>
                  <w:rFonts w:eastAsiaTheme="minorEastAsia"/>
                  <w:noProof/>
                  <w:lang w:eastAsia="es-ES"/>
                </w:rPr>
              </w:pPr>
              <w:del w:id="179" w:author="Redondo García Francisco Javier" w:date="2025-09-02T09:44:00Z">
                <w:r>
                  <w:fldChar w:fldCharType="begin"/>
                </w:r>
                <w:r>
                  <w:delInstrText xml:space="preserve"> HYPERLINK \l "_Toc202786315" </w:delInstrText>
                </w:r>
                <w:r>
                  <w:fldChar w:fldCharType="separate"/>
                </w:r>
                <w:r w:rsidR="00697E1F" w:rsidRPr="00010376">
                  <w:rPr>
                    <w:rStyle w:val="Hipervnculo"/>
                    <w:noProof/>
                  </w:rPr>
                  <w:delText>5.4. Página Web</w:delText>
                </w:r>
                <w:r w:rsidR="00697E1F">
                  <w:rPr>
                    <w:noProof/>
                    <w:webHidden/>
                  </w:rPr>
                  <w:tab/>
                </w:r>
                <w:r w:rsidR="00697E1F">
                  <w:rPr>
                    <w:noProof/>
                    <w:webHidden/>
                  </w:rPr>
                  <w:fldChar w:fldCharType="begin"/>
                </w:r>
                <w:r w:rsidR="00697E1F">
                  <w:rPr>
                    <w:noProof/>
                    <w:webHidden/>
                  </w:rPr>
                  <w:delInstrText xml:space="preserve"> PAGEREF _Toc202786315 \h </w:delInstrText>
                </w:r>
                <w:r w:rsidR="00697E1F">
                  <w:rPr>
                    <w:noProof/>
                    <w:webHidden/>
                  </w:rPr>
                </w:r>
                <w:r w:rsidR="00697E1F">
                  <w:rPr>
                    <w:noProof/>
                    <w:webHidden/>
                  </w:rPr>
                  <w:fldChar w:fldCharType="separate"/>
                </w:r>
                <w:r w:rsidR="00697E1F">
                  <w:rPr>
                    <w:noProof/>
                    <w:webHidden/>
                  </w:rPr>
                  <w:delText>67</w:delText>
                </w:r>
                <w:r w:rsidR="00697E1F">
                  <w:rPr>
                    <w:noProof/>
                    <w:webHidden/>
                  </w:rPr>
                  <w:fldChar w:fldCharType="end"/>
                </w:r>
                <w:r>
                  <w:rPr>
                    <w:noProof/>
                  </w:rPr>
                  <w:fldChar w:fldCharType="end"/>
                </w:r>
              </w:del>
            </w:p>
            <w:p w14:paraId="0C83BF59" w14:textId="77777777" w:rsidR="00697E1F" w:rsidRDefault="0056181D">
              <w:pPr>
                <w:pStyle w:val="TDC3"/>
                <w:tabs>
                  <w:tab w:val="right" w:leader="dot" w:pos="8494"/>
                </w:tabs>
                <w:rPr>
                  <w:del w:id="180" w:author="Redondo García Francisco Javier" w:date="2025-09-02T09:44:00Z"/>
                  <w:rFonts w:eastAsiaTheme="minorEastAsia"/>
                  <w:noProof/>
                  <w:lang w:eastAsia="es-ES"/>
                </w:rPr>
              </w:pPr>
              <w:del w:id="181" w:author="Redondo García Francisco Javier" w:date="2025-09-02T09:44:00Z">
                <w:r>
                  <w:fldChar w:fldCharType="begin"/>
                </w:r>
                <w:r>
                  <w:delInstrText xml:space="preserve"> HYPERLINK \l "_Toc202786316" </w:delInstrText>
                </w:r>
                <w:r>
                  <w:fldChar w:fldCharType="separate"/>
                </w:r>
                <w:r w:rsidR="00697E1F" w:rsidRPr="00010376">
                  <w:rPr>
                    <w:rStyle w:val="Hipervnculo"/>
                    <w:noProof/>
                  </w:rPr>
                  <w:delText>5.4.1. Creación del proyecto Angular</w:delText>
                </w:r>
                <w:r w:rsidR="00697E1F">
                  <w:rPr>
                    <w:noProof/>
                    <w:webHidden/>
                  </w:rPr>
                  <w:tab/>
                </w:r>
                <w:r w:rsidR="00697E1F">
                  <w:rPr>
                    <w:noProof/>
                    <w:webHidden/>
                  </w:rPr>
                  <w:fldChar w:fldCharType="begin"/>
                </w:r>
                <w:r w:rsidR="00697E1F">
                  <w:rPr>
                    <w:noProof/>
                    <w:webHidden/>
                  </w:rPr>
                  <w:delInstrText xml:space="preserve"> PAGEREF _Toc202786316 \h </w:delInstrText>
                </w:r>
                <w:r w:rsidR="00697E1F">
                  <w:rPr>
                    <w:noProof/>
                    <w:webHidden/>
                  </w:rPr>
                </w:r>
                <w:r w:rsidR="00697E1F">
                  <w:rPr>
                    <w:noProof/>
                    <w:webHidden/>
                  </w:rPr>
                  <w:fldChar w:fldCharType="separate"/>
                </w:r>
                <w:r w:rsidR="00697E1F">
                  <w:rPr>
                    <w:noProof/>
                    <w:webHidden/>
                  </w:rPr>
                  <w:delText>68</w:delText>
                </w:r>
                <w:r w:rsidR="00697E1F">
                  <w:rPr>
                    <w:noProof/>
                    <w:webHidden/>
                  </w:rPr>
                  <w:fldChar w:fldCharType="end"/>
                </w:r>
                <w:r>
                  <w:rPr>
                    <w:noProof/>
                  </w:rPr>
                  <w:fldChar w:fldCharType="end"/>
                </w:r>
              </w:del>
            </w:p>
            <w:p w14:paraId="3550771D" w14:textId="77777777" w:rsidR="00697E1F" w:rsidRDefault="0056181D">
              <w:pPr>
                <w:pStyle w:val="TDC3"/>
                <w:tabs>
                  <w:tab w:val="right" w:leader="dot" w:pos="8494"/>
                </w:tabs>
                <w:rPr>
                  <w:del w:id="182" w:author="Redondo García Francisco Javier" w:date="2025-09-02T09:44:00Z"/>
                  <w:rFonts w:eastAsiaTheme="minorEastAsia"/>
                  <w:noProof/>
                  <w:lang w:eastAsia="es-ES"/>
                </w:rPr>
              </w:pPr>
              <w:del w:id="183" w:author="Redondo García Francisco Javier" w:date="2025-09-02T09:44:00Z">
                <w:r>
                  <w:fldChar w:fldCharType="begin"/>
                </w:r>
                <w:r>
                  <w:delInstrText xml:space="preserve"> HYPERLINK \l "_Toc202786317" </w:delInstrText>
                </w:r>
                <w:r>
                  <w:fldChar w:fldCharType="separate"/>
                </w:r>
                <w:r w:rsidR="00697E1F" w:rsidRPr="00010376">
                  <w:rPr>
                    <w:rStyle w:val="Hipervnculo"/>
                    <w:noProof/>
                  </w:rPr>
                  <w:delText>5.4.2. Estructura y archivos clave del proyecto Angular</w:delText>
                </w:r>
                <w:r w:rsidR="00697E1F">
                  <w:rPr>
                    <w:noProof/>
                    <w:webHidden/>
                  </w:rPr>
                  <w:tab/>
                </w:r>
                <w:r w:rsidR="00697E1F">
                  <w:rPr>
                    <w:noProof/>
                    <w:webHidden/>
                  </w:rPr>
                  <w:fldChar w:fldCharType="begin"/>
                </w:r>
                <w:r w:rsidR="00697E1F">
                  <w:rPr>
                    <w:noProof/>
                    <w:webHidden/>
                  </w:rPr>
                  <w:delInstrText xml:space="preserve"> PAGEREF _Toc202786317 \h </w:delInstrText>
                </w:r>
                <w:r w:rsidR="00697E1F">
                  <w:rPr>
                    <w:noProof/>
                    <w:webHidden/>
                  </w:rPr>
                </w:r>
                <w:r w:rsidR="00697E1F">
                  <w:rPr>
                    <w:noProof/>
                    <w:webHidden/>
                  </w:rPr>
                  <w:fldChar w:fldCharType="separate"/>
                </w:r>
                <w:r w:rsidR="00697E1F">
                  <w:rPr>
                    <w:noProof/>
                    <w:webHidden/>
                  </w:rPr>
                  <w:delText>68</w:delText>
                </w:r>
                <w:r w:rsidR="00697E1F">
                  <w:rPr>
                    <w:noProof/>
                    <w:webHidden/>
                  </w:rPr>
                  <w:fldChar w:fldCharType="end"/>
                </w:r>
                <w:r>
                  <w:rPr>
                    <w:noProof/>
                  </w:rPr>
                  <w:fldChar w:fldCharType="end"/>
                </w:r>
              </w:del>
            </w:p>
            <w:p w14:paraId="6AF65116" w14:textId="77777777" w:rsidR="00697E1F" w:rsidRDefault="0056181D">
              <w:pPr>
                <w:pStyle w:val="TDC3"/>
                <w:tabs>
                  <w:tab w:val="right" w:leader="dot" w:pos="8494"/>
                </w:tabs>
                <w:rPr>
                  <w:del w:id="184" w:author="Redondo García Francisco Javier" w:date="2025-09-02T09:44:00Z"/>
                  <w:rFonts w:eastAsiaTheme="minorEastAsia"/>
                  <w:noProof/>
                  <w:lang w:eastAsia="es-ES"/>
                </w:rPr>
              </w:pPr>
              <w:del w:id="185" w:author="Redondo García Francisco Javier" w:date="2025-09-02T09:44:00Z">
                <w:r>
                  <w:fldChar w:fldCharType="begin"/>
                </w:r>
                <w:r>
                  <w:delInstrText xml:space="preserve"> HYPERLINK \l "_Toc202786318" </w:delInstrText>
                </w:r>
                <w:r>
                  <w:fldChar w:fldCharType="separate"/>
                </w:r>
                <w:r w:rsidR="00697E1F" w:rsidRPr="00010376">
                  <w:rPr>
                    <w:rStyle w:val="Hipervnculo"/>
                    <w:noProof/>
                  </w:rPr>
                  <w:delText>5.4.3. Vinculación con Firebase</w:delText>
                </w:r>
                <w:r w:rsidR="00697E1F">
                  <w:rPr>
                    <w:noProof/>
                    <w:webHidden/>
                  </w:rPr>
                  <w:tab/>
                </w:r>
                <w:r w:rsidR="00697E1F">
                  <w:rPr>
                    <w:noProof/>
                    <w:webHidden/>
                  </w:rPr>
                  <w:fldChar w:fldCharType="begin"/>
                </w:r>
                <w:r w:rsidR="00697E1F">
                  <w:rPr>
                    <w:noProof/>
                    <w:webHidden/>
                  </w:rPr>
                  <w:delInstrText xml:space="preserve"> PAGEREF _Toc202786318 \h </w:delInstrText>
                </w:r>
                <w:r w:rsidR="00697E1F">
                  <w:rPr>
                    <w:noProof/>
                    <w:webHidden/>
                  </w:rPr>
                </w:r>
                <w:r w:rsidR="00697E1F">
                  <w:rPr>
                    <w:noProof/>
                    <w:webHidden/>
                  </w:rPr>
                  <w:fldChar w:fldCharType="separate"/>
                </w:r>
                <w:r w:rsidR="00697E1F">
                  <w:rPr>
                    <w:noProof/>
                    <w:webHidden/>
                  </w:rPr>
                  <w:delText>69</w:delText>
                </w:r>
                <w:r w:rsidR="00697E1F">
                  <w:rPr>
                    <w:noProof/>
                    <w:webHidden/>
                  </w:rPr>
                  <w:fldChar w:fldCharType="end"/>
                </w:r>
                <w:r>
                  <w:rPr>
                    <w:noProof/>
                  </w:rPr>
                  <w:fldChar w:fldCharType="end"/>
                </w:r>
              </w:del>
            </w:p>
            <w:p w14:paraId="0691AE5F" w14:textId="77777777" w:rsidR="00697E1F" w:rsidRDefault="0056181D">
              <w:pPr>
                <w:pStyle w:val="TDC3"/>
                <w:tabs>
                  <w:tab w:val="right" w:leader="dot" w:pos="8494"/>
                </w:tabs>
                <w:rPr>
                  <w:del w:id="186" w:author="Redondo García Francisco Javier" w:date="2025-09-02T09:44:00Z"/>
                  <w:rFonts w:eastAsiaTheme="minorEastAsia"/>
                  <w:noProof/>
                  <w:lang w:eastAsia="es-ES"/>
                </w:rPr>
              </w:pPr>
              <w:del w:id="187" w:author="Redondo García Francisco Javier" w:date="2025-09-02T09:44:00Z">
                <w:r>
                  <w:fldChar w:fldCharType="begin"/>
                </w:r>
                <w:r>
                  <w:delInstrText xml:space="preserve"> HYPERLINK \l "_Toc202786319" </w:delInstrText>
                </w:r>
                <w:r>
                  <w:fldChar w:fldCharType="separate"/>
                </w:r>
                <w:r w:rsidR="00697E1F" w:rsidRPr="00010376">
                  <w:rPr>
                    <w:rStyle w:val="Hipervnculo"/>
                    <w:noProof/>
                  </w:rPr>
                  <w:delText>5.4.4. Uso de servicios personalizados</w:delText>
                </w:r>
                <w:r w:rsidR="00697E1F">
                  <w:rPr>
                    <w:noProof/>
                    <w:webHidden/>
                  </w:rPr>
                  <w:tab/>
                </w:r>
                <w:r w:rsidR="00697E1F">
                  <w:rPr>
                    <w:noProof/>
                    <w:webHidden/>
                  </w:rPr>
                  <w:fldChar w:fldCharType="begin"/>
                </w:r>
                <w:r w:rsidR="00697E1F">
                  <w:rPr>
                    <w:noProof/>
                    <w:webHidden/>
                  </w:rPr>
                  <w:delInstrText xml:space="preserve"> PAGEREF _Toc202786319 \h </w:delInstrText>
                </w:r>
                <w:r w:rsidR="00697E1F">
                  <w:rPr>
                    <w:noProof/>
                    <w:webHidden/>
                  </w:rPr>
                </w:r>
                <w:r w:rsidR="00697E1F">
                  <w:rPr>
                    <w:noProof/>
                    <w:webHidden/>
                  </w:rPr>
                  <w:fldChar w:fldCharType="separate"/>
                </w:r>
                <w:r w:rsidR="00697E1F">
                  <w:rPr>
                    <w:noProof/>
                    <w:webHidden/>
                  </w:rPr>
                  <w:delText>70</w:delText>
                </w:r>
                <w:r w:rsidR="00697E1F">
                  <w:rPr>
                    <w:noProof/>
                    <w:webHidden/>
                  </w:rPr>
                  <w:fldChar w:fldCharType="end"/>
                </w:r>
                <w:r>
                  <w:rPr>
                    <w:noProof/>
                  </w:rPr>
                  <w:fldChar w:fldCharType="end"/>
                </w:r>
              </w:del>
            </w:p>
            <w:p w14:paraId="1DDB27A3" w14:textId="77777777" w:rsidR="00697E1F" w:rsidRDefault="0056181D">
              <w:pPr>
                <w:pStyle w:val="TDC3"/>
                <w:tabs>
                  <w:tab w:val="right" w:leader="dot" w:pos="8494"/>
                </w:tabs>
                <w:rPr>
                  <w:del w:id="188" w:author="Redondo García Francisco Javier" w:date="2025-09-02T09:44:00Z"/>
                  <w:rFonts w:eastAsiaTheme="minorEastAsia"/>
                  <w:noProof/>
                  <w:lang w:eastAsia="es-ES"/>
                </w:rPr>
              </w:pPr>
              <w:del w:id="189" w:author="Redondo García Francisco Javier" w:date="2025-09-02T09:44:00Z">
                <w:r>
                  <w:fldChar w:fldCharType="begin"/>
                </w:r>
                <w:r>
                  <w:delInstrText xml:space="preserve"> HYPERLINK \l "_Toc202786320" </w:delInstrText>
                </w:r>
                <w:r>
                  <w:fldChar w:fldCharType="separate"/>
                </w:r>
                <w:r w:rsidR="00697E1F" w:rsidRPr="00010376">
                  <w:rPr>
                    <w:rStyle w:val="Hipervnculo"/>
                    <w:noProof/>
                  </w:rPr>
                  <w:delText>5.4.5.  Funcionalidades</w:delText>
                </w:r>
                <w:r w:rsidR="00697E1F">
                  <w:rPr>
                    <w:noProof/>
                    <w:webHidden/>
                  </w:rPr>
                  <w:tab/>
                </w:r>
                <w:r w:rsidR="00697E1F">
                  <w:rPr>
                    <w:noProof/>
                    <w:webHidden/>
                  </w:rPr>
                  <w:fldChar w:fldCharType="begin"/>
                </w:r>
                <w:r w:rsidR="00697E1F">
                  <w:rPr>
                    <w:noProof/>
                    <w:webHidden/>
                  </w:rPr>
                  <w:delInstrText xml:space="preserve"> PAGEREF _Toc202786320 \h </w:delInstrText>
                </w:r>
                <w:r w:rsidR="00697E1F">
                  <w:rPr>
                    <w:noProof/>
                    <w:webHidden/>
                  </w:rPr>
                </w:r>
                <w:r w:rsidR="00697E1F">
                  <w:rPr>
                    <w:noProof/>
                    <w:webHidden/>
                  </w:rPr>
                  <w:fldChar w:fldCharType="separate"/>
                </w:r>
                <w:r w:rsidR="00697E1F">
                  <w:rPr>
                    <w:noProof/>
                    <w:webHidden/>
                  </w:rPr>
                  <w:delText>77</w:delText>
                </w:r>
                <w:r w:rsidR="00697E1F">
                  <w:rPr>
                    <w:noProof/>
                    <w:webHidden/>
                  </w:rPr>
                  <w:fldChar w:fldCharType="end"/>
                </w:r>
                <w:r>
                  <w:rPr>
                    <w:noProof/>
                  </w:rPr>
                  <w:fldChar w:fldCharType="end"/>
                </w:r>
              </w:del>
            </w:p>
            <w:p w14:paraId="7B8C69BC" w14:textId="77777777" w:rsidR="00697E1F" w:rsidRDefault="0056181D">
              <w:pPr>
                <w:pStyle w:val="TDC3"/>
                <w:tabs>
                  <w:tab w:val="right" w:leader="dot" w:pos="8494"/>
                </w:tabs>
                <w:rPr>
                  <w:del w:id="190" w:author="Redondo García Francisco Javier" w:date="2025-09-02T09:44:00Z"/>
                  <w:rFonts w:eastAsiaTheme="minorEastAsia"/>
                  <w:noProof/>
                  <w:lang w:eastAsia="es-ES"/>
                </w:rPr>
              </w:pPr>
              <w:del w:id="191" w:author="Redondo García Francisco Javier" w:date="2025-09-02T09:44:00Z">
                <w:r>
                  <w:fldChar w:fldCharType="begin"/>
                </w:r>
                <w:r>
                  <w:delInstrText xml:space="preserve"> HYPERLINK \l "_Toc202786321" </w:delInstrText>
                </w:r>
                <w:r>
                  <w:fldChar w:fldCharType="separate"/>
                </w:r>
                <w:r w:rsidR="00697E1F" w:rsidRPr="00010376">
                  <w:rPr>
                    <w:rStyle w:val="Hipervnculo"/>
                    <w:noProof/>
                  </w:rPr>
                  <w:delText>5.4.6. Despliegue de la web</w:delText>
                </w:r>
                <w:r w:rsidR="00697E1F">
                  <w:rPr>
                    <w:noProof/>
                    <w:webHidden/>
                  </w:rPr>
                  <w:tab/>
                </w:r>
                <w:r w:rsidR="00697E1F">
                  <w:rPr>
                    <w:noProof/>
                    <w:webHidden/>
                  </w:rPr>
                  <w:fldChar w:fldCharType="begin"/>
                </w:r>
                <w:r w:rsidR="00697E1F">
                  <w:rPr>
                    <w:noProof/>
                    <w:webHidden/>
                  </w:rPr>
                  <w:delInstrText xml:space="preserve"> PAGEREF _Toc202786321 \h </w:delInstrText>
                </w:r>
                <w:r w:rsidR="00697E1F">
                  <w:rPr>
                    <w:noProof/>
                    <w:webHidden/>
                  </w:rPr>
                </w:r>
                <w:r w:rsidR="00697E1F">
                  <w:rPr>
                    <w:noProof/>
                    <w:webHidden/>
                  </w:rPr>
                  <w:fldChar w:fldCharType="separate"/>
                </w:r>
                <w:r w:rsidR="00697E1F">
                  <w:rPr>
                    <w:noProof/>
                    <w:webHidden/>
                  </w:rPr>
                  <w:delText>91</w:delText>
                </w:r>
                <w:r w:rsidR="00697E1F">
                  <w:rPr>
                    <w:noProof/>
                    <w:webHidden/>
                  </w:rPr>
                  <w:fldChar w:fldCharType="end"/>
                </w:r>
                <w:r>
                  <w:rPr>
                    <w:noProof/>
                  </w:rPr>
                  <w:fldChar w:fldCharType="end"/>
                </w:r>
              </w:del>
            </w:p>
            <w:p w14:paraId="54C1431D" w14:textId="77777777" w:rsidR="00697E1F" w:rsidRDefault="0056181D" w:rsidP="00A47858">
              <w:pPr>
                <w:pStyle w:val="TDC1"/>
                <w:rPr>
                  <w:del w:id="192" w:author="Redondo García Francisco Javier" w:date="2025-09-02T09:44:00Z"/>
                  <w:rFonts w:eastAsiaTheme="minorEastAsia"/>
                  <w:noProof/>
                  <w:lang w:eastAsia="es-ES"/>
                </w:rPr>
              </w:pPr>
              <w:del w:id="193" w:author="Redondo García Francisco Javier" w:date="2025-09-02T09:44:00Z">
                <w:r>
                  <w:fldChar w:fldCharType="begin"/>
                </w:r>
                <w:r>
                  <w:delInstrText xml:space="preserve"> HYPERLINK \l "_Toc202786322" </w:delInstrText>
                </w:r>
                <w:r>
                  <w:fldChar w:fldCharType="separate"/>
                </w:r>
                <w:r w:rsidR="00697E1F" w:rsidRPr="00010376">
                  <w:rPr>
                    <w:rStyle w:val="Hipervnculo"/>
                    <w:noProof/>
                  </w:rPr>
                  <w:delText>6.  Pruebas y limitaciones</w:delText>
                </w:r>
                <w:r w:rsidR="00697E1F">
                  <w:rPr>
                    <w:noProof/>
                    <w:webHidden/>
                  </w:rPr>
                  <w:tab/>
                </w:r>
                <w:r w:rsidR="00697E1F">
                  <w:rPr>
                    <w:noProof/>
                    <w:webHidden/>
                  </w:rPr>
                  <w:fldChar w:fldCharType="begin"/>
                </w:r>
                <w:r w:rsidR="00697E1F">
                  <w:rPr>
                    <w:noProof/>
                    <w:webHidden/>
                  </w:rPr>
                  <w:delInstrText xml:space="preserve"> PAGEREF _Toc202786322 \h </w:delInstrText>
                </w:r>
                <w:r w:rsidR="00697E1F">
                  <w:rPr>
                    <w:noProof/>
                    <w:webHidden/>
                  </w:rPr>
                </w:r>
                <w:r w:rsidR="00697E1F">
                  <w:rPr>
                    <w:noProof/>
                    <w:webHidden/>
                  </w:rPr>
                  <w:fldChar w:fldCharType="separate"/>
                </w:r>
                <w:r w:rsidR="00697E1F">
                  <w:rPr>
                    <w:noProof/>
                    <w:webHidden/>
                  </w:rPr>
                  <w:delText>91</w:delText>
                </w:r>
                <w:r w:rsidR="00697E1F">
                  <w:rPr>
                    <w:noProof/>
                    <w:webHidden/>
                  </w:rPr>
                  <w:fldChar w:fldCharType="end"/>
                </w:r>
                <w:r>
                  <w:rPr>
                    <w:noProof/>
                  </w:rPr>
                  <w:fldChar w:fldCharType="end"/>
                </w:r>
              </w:del>
            </w:p>
            <w:p w14:paraId="15388615" w14:textId="77777777" w:rsidR="00697E1F" w:rsidRDefault="0056181D">
              <w:pPr>
                <w:pStyle w:val="TDC2"/>
                <w:tabs>
                  <w:tab w:val="right" w:leader="dot" w:pos="8494"/>
                </w:tabs>
                <w:rPr>
                  <w:del w:id="194" w:author="Redondo García Francisco Javier" w:date="2025-09-02T09:44:00Z"/>
                  <w:rFonts w:eastAsiaTheme="minorEastAsia"/>
                  <w:noProof/>
                  <w:lang w:eastAsia="es-ES"/>
                </w:rPr>
              </w:pPr>
              <w:del w:id="195" w:author="Redondo García Francisco Javier" w:date="2025-09-02T09:44:00Z">
                <w:r>
                  <w:fldChar w:fldCharType="begin"/>
                </w:r>
                <w:r>
                  <w:delInstrText xml:space="preserve"> HYPERLINK \l "_Toc202786323" </w:delInstrText>
                </w:r>
                <w:r>
                  <w:fldChar w:fldCharType="separate"/>
                </w:r>
                <w:r w:rsidR="00697E1F" w:rsidRPr="00010376">
                  <w:rPr>
                    <w:rStyle w:val="Hipervnculo"/>
                    <w:noProof/>
                  </w:rPr>
                  <w:delText>6.1. Pruebas</w:delText>
                </w:r>
                <w:r w:rsidR="00697E1F">
                  <w:rPr>
                    <w:noProof/>
                    <w:webHidden/>
                  </w:rPr>
                  <w:tab/>
                </w:r>
                <w:r w:rsidR="00697E1F">
                  <w:rPr>
                    <w:noProof/>
                    <w:webHidden/>
                  </w:rPr>
                  <w:fldChar w:fldCharType="begin"/>
                </w:r>
                <w:r w:rsidR="00697E1F">
                  <w:rPr>
                    <w:noProof/>
                    <w:webHidden/>
                  </w:rPr>
                  <w:delInstrText xml:space="preserve"> PAGEREF _Toc202786323 \h </w:delInstrText>
                </w:r>
                <w:r w:rsidR="00697E1F">
                  <w:rPr>
                    <w:noProof/>
                    <w:webHidden/>
                  </w:rPr>
                </w:r>
                <w:r w:rsidR="00697E1F">
                  <w:rPr>
                    <w:noProof/>
                    <w:webHidden/>
                  </w:rPr>
                  <w:fldChar w:fldCharType="separate"/>
                </w:r>
                <w:r w:rsidR="00697E1F">
                  <w:rPr>
                    <w:noProof/>
                    <w:webHidden/>
                  </w:rPr>
                  <w:delText>92</w:delText>
                </w:r>
                <w:r w:rsidR="00697E1F">
                  <w:rPr>
                    <w:noProof/>
                    <w:webHidden/>
                  </w:rPr>
                  <w:fldChar w:fldCharType="end"/>
                </w:r>
                <w:r>
                  <w:rPr>
                    <w:noProof/>
                  </w:rPr>
                  <w:fldChar w:fldCharType="end"/>
                </w:r>
              </w:del>
            </w:p>
            <w:p w14:paraId="347C7F3D" w14:textId="77777777" w:rsidR="00697E1F" w:rsidRDefault="0056181D">
              <w:pPr>
                <w:pStyle w:val="TDC2"/>
                <w:tabs>
                  <w:tab w:val="right" w:leader="dot" w:pos="8494"/>
                </w:tabs>
                <w:rPr>
                  <w:del w:id="196" w:author="Redondo García Francisco Javier" w:date="2025-09-02T09:44:00Z"/>
                  <w:rFonts w:eastAsiaTheme="minorEastAsia"/>
                  <w:noProof/>
                  <w:lang w:eastAsia="es-ES"/>
                </w:rPr>
              </w:pPr>
              <w:del w:id="197" w:author="Redondo García Francisco Javier" w:date="2025-09-02T09:44:00Z">
                <w:r>
                  <w:fldChar w:fldCharType="begin"/>
                </w:r>
                <w:r>
                  <w:delInstrText xml:space="preserve"> HYPERLINK \l "_Toc202786324" </w:delInstrText>
                </w:r>
                <w:r>
                  <w:fldChar w:fldCharType="separate"/>
                </w:r>
                <w:r w:rsidR="00697E1F" w:rsidRPr="00010376">
                  <w:rPr>
                    <w:rStyle w:val="Hipervnculo"/>
                    <w:noProof/>
                  </w:rPr>
                  <w:delText>6.2. Limitaciones del sistema</w:delText>
                </w:r>
                <w:r w:rsidR="00697E1F">
                  <w:rPr>
                    <w:noProof/>
                    <w:webHidden/>
                  </w:rPr>
                  <w:tab/>
                </w:r>
                <w:r w:rsidR="00697E1F">
                  <w:rPr>
                    <w:noProof/>
                    <w:webHidden/>
                  </w:rPr>
                  <w:fldChar w:fldCharType="begin"/>
                </w:r>
                <w:r w:rsidR="00697E1F">
                  <w:rPr>
                    <w:noProof/>
                    <w:webHidden/>
                  </w:rPr>
                  <w:delInstrText xml:space="preserve"> PAGEREF _Toc202786324 \h </w:delInstrText>
                </w:r>
                <w:r w:rsidR="00697E1F">
                  <w:rPr>
                    <w:noProof/>
                    <w:webHidden/>
                  </w:rPr>
                </w:r>
                <w:r w:rsidR="00697E1F">
                  <w:rPr>
                    <w:noProof/>
                    <w:webHidden/>
                  </w:rPr>
                  <w:fldChar w:fldCharType="separate"/>
                </w:r>
                <w:r w:rsidR="00697E1F">
                  <w:rPr>
                    <w:noProof/>
                    <w:webHidden/>
                  </w:rPr>
                  <w:delText>93</w:delText>
                </w:r>
                <w:r w:rsidR="00697E1F">
                  <w:rPr>
                    <w:noProof/>
                    <w:webHidden/>
                  </w:rPr>
                  <w:fldChar w:fldCharType="end"/>
                </w:r>
                <w:r>
                  <w:rPr>
                    <w:noProof/>
                  </w:rPr>
                  <w:fldChar w:fldCharType="end"/>
                </w:r>
              </w:del>
            </w:p>
            <w:p w14:paraId="272A1610" w14:textId="77777777" w:rsidR="00697E1F" w:rsidRDefault="0056181D">
              <w:pPr>
                <w:pStyle w:val="TDC3"/>
                <w:tabs>
                  <w:tab w:val="right" w:leader="dot" w:pos="8494"/>
                </w:tabs>
                <w:rPr>
                  <w:del w:id="198" w:author="Redondo García Francisco Javier" w:date="2025-09-02T09:44:00Z"/>
                  <w:rFonts w:eastAsiaTheme="minorEastAsia"/>
                  <w:noProof/>
                  <w:lang w:eastAsia="es-ES"/>
                </w:rPr>
              </w:pPr>
              <w:del w:id="199" w:author="Redondo García Francisco Javier" w:date="2025-09-02T09:44:00Z">
                <w:r>
                  <w:fldChar w:fldCharType="begin"/>
                </w:r>
                <w:r>
                  <w:delInstrText xml:space="preserve"> HYPERLINK \l "_Toc202786325" </w:delInstrText>
                </w:r>
                <w:r>
                  <w:fldChar w:fldCharType="separate"/>
                </w:r>
                <w:r w:rsidR="00697E1F" w:rsidRPr="00010376">
                  <w:rPr>
                    <w:rStyle w:val="Hipervnculo"/>
                    <w:noProof/>
                  </w:rPr>
                  <w:delText>6.2.1. Comunicación por Bluetooth</w:delText>
                </w:r>
                <w:r w:rsidR="00697E1F">
                  <w:rPr>
                    <w:noProof/>
                    <w:webHidden/>
                  </w:rPr>
                  <w:tab/>
                </w:r>
                <w:r w:rsidR="00697E1F">
                  <w:rPr>
                    <w:noProof/>
                    <w:webHidden/>
                  </w:rPr>
                  <w:fldChar w:fldCharType="begin"/>
                </w:r>
                <w:r w:rsidR="00697E1F">
                  <w:rPr>
                    <w:noProof/>
                    <w:webHidden/>
                  </w:rPr>
                  <w:delInstrText xml:space="preserve"> PAGEREF _Toc202786325 \h </w:delInstrText>
                </w:r>
                <w:r w:rsidR="00697E1F">
                  <w:rPr>
                    <w:noProof/>
                    <w:webHidden/>
                  </w:rPr>
                </w:r>
                <w:r w:rsidR="00697E1F">
                  <w:rPr>
                    <w:noProof/>
                    <w:webHidden/>
                  </w:rPr>
                  <w:fldChar w:fldCharType="separate"/>
                </w:r>
                <w:r w:rsidR="00697E1F">
                  <w:rPr>
                    <w:noProof/>
                    <w:webHidden/>
                  </w:rPr>
                  <w:delText>93</w:delText>
                </w:r>
                <w:r w:rsidR="00697E1F">
                  <w:rPr>
                    <w:noProof/>
                    <w:webHidden/>
                  </w:rPr>
                  <w:fldChar w:fldCharType="end"/>
                </w:r>
                <w:r>
                  <w:rPr>
                    <w:noProof/>
                  </w:rPr>
                  <w:fldChar w:fldCharType="end"/>
                </w:r>
              </w:del>
            </w:p>
            <w:p w14:paraId="149D218E" w14:textId="77777777" w:rsidR="00697E1F" w:rsidRDefault="0056181D">
              <w:pPr>
                <w:pStyle w:val="TDC3"/>
                <w:tabs>
                  <w:tab w:val="right" w:leader="dot" w:pos="8494"/>
                </w:tabs>
                <w:rPr>
                  <w:del w:id="200" w:author="Redondo García Francisco Javier" w:date="2025-09-02T09:44:00Z"/>
                  <w:rFonts w:eastAsiaTheme="minorEastAsia"/>
                  <w:noProof/>
                  <w:lang w:eastAsia="es-ES"/>
                </w:rPr>
              </w:pPr>
              <w:del w:id="201" w:author="Redondo García Francisco Javier" w:date="2025-09-02T09:44:00Z">
                <w:r>
                  <w:fldChar w:fldCharType="begin"/>
                </w:r>
                <w:r>
                  <w:delInstrText xml:space="preserve"> HYPERLINK \l "_Toc202786326" </w:delInstrText>
                </w:r>
                <w:r>
                  <w:fldChar w:fldCharType="separate"/>
                </w:r>
                <w:r w:rsidR="00697E1F" w:rsidRPr="00010376">
                  <w:rPr>
                    <w:rStyle w:val="Hipervnculo"/>
                    <w:noProof/>
                  </w:rPr>
                  <w:delText>6.2.2. Espacio</w:delText>
                </w:r>
                <w:r w:rsidR="00697E1F">
                  <w:rPr>
                    <w:noProof/>
                    <w:webHidden/>
                  </w:rPr>
                  <w:tab/>
                </w:r>
                <w:r w:rsidR="00697E1F">
                  <w:rPr>
                    <w:noProof/>
                    <w:webHidden/>
                  </w:rPr>
                  <w:fldChar w:fldCharType="begin"/>
                </w:r>
                <w:r w:rsidR="00697E1F">
                  <w:rPr>
                    <w:noProof/>
                    <w:webHidden/>
                  </w:rPr>
                  <w:delInstrText xml:space="preserve"> PAGEREF _Toc202786326 \h </w:delInstrText>
                </w:r>
                <w:r w:rsidR="00697E1F">
                  <w:rPr>
                    <w:noProof/>
                    <w:webHidden/>
                  </w:rPr>
                </w:r>
                <w:r w:rsidR="00697E1F">
                  <w:rPr>
                    <w:noProof/>
                    <w:webHidden/>
                  </w:rPr>
                  <w:fldChar w:fldCharType="separate"/>
                </w:r>
                <w:r w:rsidR="00697E1F">
                  <w:rPr>
                    <w:noProof/>
                    <w:webHidden/>
                  </w:rPr>
                  <w:delText>93</w:delText>
                </w:r>
                <w:r w:rsidR="00697E1F">
                  <w:rPr>
                    <w:noProof/>
                    <w:webHidden/>
                  </w:rPr>
                  <w:fldChar w:fldCharType="end"/>
                </w:r>
                <w:r>
                  <w:rPr>
                    <w:noProof/>
                  </w:rPr>
                  <w:fldChar w:fldCharType="end"/>
                </w:r>
              </w:del>
            </w:p>
            <w:p w14:paraId="6B1D11D6" w14:textId="77777777" w:rsidR="00697E1F" w:rsidRDefault="0056181D">
              <w:pPr>
                <w:pStyle w:val="TDC3"/>
                <w:tabs>
                  <w:tab w:val="right" w:leader="dot" w:pos="8494"/>
                </w:tabs>
                <w:rPr>
                  <w:del w:id="202" w:author="Redondo García Francisco Javier" w:date="2025-09-02T09:44:00Z"/>
                  <w:rFonts w:eastAsiaTheme="minorEastAsia"/>
                  <w:noProof/>
                  <w:lang w:eastAsia="es-ES"/>
                </w:rPr>
              </w:pPr>
              <w:del w:id="203" w:author="Redondo García Francisco Javier" w:date="2025-09-02T09:44:00Z">
                <w:r>
                  <w:fldChar w:fldCharType="begin"/>
                </w:r>
                <w:r>
                  <w:delInstrText xml:space="preserve"> HYPERLINK \l "_Toc202786327" </w:delInstrText>
                </w:r>
                <w:r>
                  <w:fldChar w:fldCharType="separate"/>
                </w:r>
                <w:r w:rsidR="00697E1F" w:rsidRPr="00010376">
                  <w:rPr>
                    <w:rStyle w:val="Hipervnculo"/>
                    <w:noProof/>
                  </w:rPr>
                  <w:delText>6.2.3. Otras consideraciones</w:delText>
                </w:r>
                <w:r w:rsidR="00697E1F">
                  <w:rPr>
                    <w:noProof/>
                    <w:webHidden/>
                  </w:rPr>
                  <w:tab/>
                </w:r>
                <w:r w:rsidR="00697E1F">
                  <w:rPr>
                    <w:noProof/>
                    <w:webHidden/>
                  </w:rPr>
                  <w:fldChar w:fldCharType="begin"/>
                </w:r>
                <w:r w:rsidR="00697E1F">
                  <w:rPr>
                    <w:noProof/>
                    <w:webHidden/>
                  </w:rPr>
                  <w:delInstrText xml:space="preserve"> PAGEREF _Toc202786327 \h </w:delInstrText>
                </w:r>
                <w:r w:rsidR="00697E1F">
                  <w:rPr>
                    <w:noProof/>
                    <w:webHidden/>
                  </w:rPr>
                </w:r>
                <w:r w:rsidR="00697E1F">
                  <w:rPr>
                    <w:noProof/>
                    <w:webHidden/>
                  </w:rPr>
                  <w:fldChar w:fldCharType="separate"/>
                </w:r>
                <w:r w:rsidR="00697E1F">
                  <w:rPr>
                    <w:noProof/>
                    <w:webHidden/>
                  </w:rPr>
                  <w:delText>93</w:delText>
                </w:r>
                <w:r w:rsidR="00697E1F">
                  <w:rPr>
                    <w:noProof/>
                    <w:webHidden/>
                  </w:rPr>
                  <w:fldChar w:fldCharType="end"/>
                </w:r>
                <w:r>
                  <w:rPr>
                    <w:noProof/>
                  </w:rPr>
                  <w:fldChar w:fldCharType="end"/>
                </w:r>
              </w:del>
            </w:p>
            <w:p w14:paraId="554222FF" w14:textId="77777777" w:rsidR="00697E1F" w:rsidRDefault="0056181D" w:rsidP="00A47858">
              <w:pPr>
                <w:pStyle w:val="TDC1"/>
                <w:rPr>
                  <w:del w:id="204" w:author="Redondo García Francisco Javier" w:date="2025-09-02T09:44:00Z"/>
                  <w:rFonts w:eastAsiaTheme="minorEastAsia"/>
                  <w:noProof/>
                  <w:lang w:eastAsia="es-ES"/>
                </w:rPr>
              </w:pPr>
              <w:del w:id="205" w:author="Redondo García Francisco Javier" w:date="2025-09-02T09:44:00Z">
                <w:r>
                  <w:fldChar w:fldCharType="begin"/>
                </w:r>
                <w:r>
                  <w:delInstrText xml:space="preserve"> HYPERLINK \l "_Toc202786328" </w:delInstrText>
                </w:r>
                <w:r>
                  <w:fldChar w:fldCharType="separate"/>
                </w:r>
                <w:r w:rsidR="00697E1F" w:rsidRPr="00010376">
                  <w:rPr>
                    <w:rStyle w:val="Hipervnculo"/>
                    <w:noProof/>
                  </w:rPr>
                  <w:delText>7. Conclusiones y trabajo futuro</w:delText>
                </w:r>
                <w:r w:rsidR="00697E1F">
                  <w:rPr>
                    <w:noProof/>
                    <w:webHidden/>
                  </w:rPr>
                  <w:tab/>
                </w:r>
                <w:r w:rsidR="00697E1F">
                  <w:rPr>
                    <w:noProof/>
                    <w:webHidden/>
                  </w:rPr>
                  <w:fldChar w:fldCharType="begin"/>
                </w:r>
                <w:r w:rsidR="00697E1F">
                  <w:rPr>
                    <w:noProof/>
                    <w:webHidden/>
                  </w:rPr>
                  <w:delInstrText xml:space="preserve"> PAGEREF _Toc202786328 \h </w:delInstrText>
                </w:r>
                <w:r w:rsidR="00697E1F">
                  <w:rPr>
                    <w:noProof/>
                    <w:webHidden/>
                  </w:rPr>
                </w:r>
                <w:r w:rsidR="00697E1F">
                  <w:rPr>
                    <w:noProof/>
                    <w:webHidden/>
                  </w:rPr>
                  <w:fldChar w:fldCharType="separate"/>
                </w:r>
                <w:r w:rsidR="00697E1F">
                  <w:rPr>
                    <w:noProof/>
                    <w:webHidden/>
                  </w:rPr>
                  <w:delText>95</w:delText>
                </w:r>
                <w:r w:rsidR="00697E1F">
                  <w:rPr>
                    <w:noProof/>
                    <w:webHidden/>
                  </w:rPr>
                  <w:fldChar w:fldCharType="end"/>
                </w:r>
                <w:r>
                  <w:rPr>
                    <w:noProof/>
                  </w:rPr>
                  <w:fldChar w:fldCharType="end"/>
                </w:r>
              </w:del>
            </w:p>
            <w:p w14:paraId="65456BF9" w14:textId="77777777" w:rsidR="00697E1F" w:rsidRDefault="0056181D">
              <w:pPr>
                <w:pStyle w:val="TDC2"/>
                <w:tabs>
                  <w:tab w:val="right" w:leader="dot" w:pos="8494"/>
                </w:tabs>
                <w:rPr>
                  <w:del w:id="206" w:author="Redondo García Francisco Javier" w:date="2025-09-02T09:44:00Z"/>
                  <w:rFonts w:eastAsiaTheme="minorEastAsia"/>
                  <w:noProof/>
                  <w:lang w:eastAsia="es-ES"/>
                </w:rPr>
              </w:pPr>
              <w:del w:id="207" w:author="Redondo García Francisco Javier" w:date="2025-09-02T09:44:00Z">
                <w:r>
                  <w:fldChar w:fldCharType="begin"/>
                </w:r>
                <w:r>
                  <w:delInstrText xml:space="preserve"> HYPERLINK \l "_Toc202786329" </w:delInstrText>
                </w:r>
                <w:r>
                  <w:fldChar w:fldCharType="separate"/>
                </w:r>
                <w:r w:rsidR="00697E1F" w:rsidRPr="00010376">
                  <w:rPr>
                    <w:rStyle w:val="Hipervnculo"/>
                    <w:noProof/>
                  </w:rPr>
                  <w:delText>7.1 Conclusiones</w:delText>
                </w:r>
                <w:r w:rsidR="00697E1F">
                  <w:rPr>
                    <w:noProof/>
                    <w:webHidden/>
                  </w:rPr>
                  <w:tab/>
                </w:r>
                <w:r w:rsidR="00697E1F">
                  <w:rPr>
                    <w:noProof/>
                    <w:webHidden/>
                  </w:rPr>
                  <w:fldChar w:fldCharType="begin"/>
                </w:r>
                <w:r w:rsidR="00697E1F">
                  <w:rPr>
                    <w:noProof/>
                    <w:webHidden/>
                  </w:rPr>
                  <w:delInstrText xml:space="preserve"> PAGEREF _Toc202786329 \h </w:delInstrText>
                </w:r>
                <w:r w:rsidR="00697E1F">
                  <w:rPr>
                    <w:noProof/>
                    <w:webHidden/>
                  </w:rPr>
                </w:r>
                <w:r w:rsidR="00697E1F">
                  <w:rPr>
                    <w:noProof/>
                    <w:webHidden/>
                  </w:rPr>
                  <w:fldChar w:fldCharType="separate"/>
                </w:r>
                <w:r w:rsidR="00697E1F">
                  <w:rPr>
                    <w:noProof/>
                    <w:webHidden/>
                  </w:rPr>
                  <w:delText>95</w:delText>
                </w:r>
                <w:r w:rsidR="00697E1F">
                  <w:rPr>
                    <w:noProof/>
                    <w:webHidden/>
                  </w:rPr>
                  <w:fldChar w:fldCharType="end"/>
                </w:r>
                <w:r>
                  <w:rPr>
                    <w:noProof/>
                  </w:rPr>
                  <w:fldChar w:fldCharType="end"/>
                </w:r>
              </w:del>
            </w:p>
            <w:p w14:paraId="334C1968" w14:textId="77777777" w:rsidR="00697E1F" w:rsidRDefault="0056181D">
              <w:pPr>
                <w:pStyle w:val="TDC2"/>
                <w:tabs>
                  <w:tab w:val="right" w:leader="dot" w:pos="8494"/>
                </w:tabs>
                <w:rPr>
                  <w:del w:id="208" w:author="Redondo García Francisco Javier" w:date="2025-09-02T09:44:00Z"/>
                  <w:rFonts w:eastAsiaTheme="minorEastAsia"/>
                  <w:noProof/>
                  <w:lang w:eastAsia="es-ES"/>
                </w:rPr>
              </w:pPr>
              <w:del w:id="209" w:author="Redondo García Francisco Javier" w:date="2025-09-02T09:44:00Z">
                <w:r>
                  <w:fldChar w:fldCharType="begin"/>
                </w:r>
                <w:r>
                  <w:delInstrText xml:space="preserve"> HYPERLINK \l "_Toc202786330" </w:delInstrText>
                </w:r>
                <w:r>
                  <w:fldChar w:fldCharType="separate"/>
                </w:r>
                <w:r w:rsidR="00697E1F" w:rsidRPr="00010376">
                  <w:rPr>
                    <w:rStyle w:val="Hipervnculo"/>
                    <w:noProof/>
                  </w:rPr>
                  <w:delText>7.2 Trabajo futuro</w:delText>
                </w:r>
                <w:r w:rsidR="00697E1F">
                  <w:rPr>
                    <w:noProof/>
                    <w:webHidden/>
                  </w:rPr>
                  <w:tab/>
                </w:r>
                <w:r w:rsidR="00697E1F">
                  <w:rPr>
                    <w:noProof/>
                    <w:webHidden/>
                  </w:rPr>
                  <w:fldChar w:fldCharType="begin"/>
                </w:r>
                <w:r w:rsidR="00697E1F">
                  <w:rPr>
                    <w:noProof/>
                    <w:webHidden/>
                  </w:rPr>
                  <w:delInstrText xml:space="preserve"> PAGEREF _Toc202786330 \h </w:delInstrText>
                </w:r>
                <w:r w:rsidR="00697E1F">
                  <w:rPr>
                    <w:noProof/>
                    <w:webHidden/>
                  </w:rPr>
                </w:r>
                <w:r w:rsidR="00697E1F">
                  <w:rPr>
                    <w:noProof/>
                    <w:webHidden/>
                  </w:rPr>
                  <w:fldChar w:fldCharType="separate"/>
                </w:r>
                <w:r w:rsidR="00697E1F">
                  <w:rPr>
                    <w:noProof/>
                    <w:webHidden/>
                  </w:rPr>
                  <w:delText>95</w:delText>
                </w:r>
                <w:r w:rsidR="00697E1F">
                  <w:rPr>
                    <w:noProof/>
                    <w:webHidden/>
                  </w:rPr>
                  <w:fldChar w:fldCharType="end"/>
                </w:r>
                <w:r>
                  <w:rPr>
                    <w:noProof/>
                  </w:rPr>
                  <w:fldChar w:fldCharType="end"/>
                </w:r>
              </w:del>
            </w:p>
            <w:p w14:paraId="09777E7B" w14:textId="77777777" w:rsidR="00697E1F" w:rsidRDefault="0056181D" w:rsidP="00A47858">
              <w:pPr>
                <w:pStyle w:val="TDC1"/>
                <w:rPr>
                  <w:del w:id="210" w:author="Redondo García Francisco Javier" w:date="2025-09-02T09:44:00Z"/>
                  <w:rFonts w:eastAsiaTheme="minorEastAsia"/>
                  <w:noProof/>
                  <w:lang w:eastAsia="es-ES"/>
                </w:rPr>
              </w:pPr>
              <w:del w:id="211" w:author="Redondo García Francisco Javier" w:date="2025-09-02T09:44:00Z">
                <w:r>
                  <w:fldChar w:fldCharType="begin"/>
                </w:r>
                <w:r>
                  <w:delInstrText xml:space="preserve"> HYPERLINK \l "_Toc202786331" </w:delInstrText>
                </w:r>
                <w:r>
                  <w:fldChar w:fldCharType="separate"/>
                </w:r>
                <w:r w:rsidR="00697E1F" w:rsidRPr="00010376">
                  <w:rPr>
                    <w:rStyle w:val="Hipervnculo"/>
                    <w:noProof/>
                  </w:rPr>
                  <w:delText>Apéndice A. Presupuesto</w:delText>
                </w:r>
                <w:r w:rsidR="00697E1F">
                  <w:rPr>
                    <w:noProof/>
                    <w:webHidden/>
                  </w:rPr>
                  <w:tab/>
                </w:r>
                <w:r w:rsidR="00697E1F">
                  <w:rPr>
                    <w:noProof/>
                    <w:webHidden/>
                  </w:rPr>
                  <w:fldChar w:fldCharType="begin"/>
                </w:r>
                <w:r w:rsidR="00697E1F">
                  <w:rPr>
                    <w:noProof/>
                    <w:webHidden/>
                  </w:rPr>
                  <w:delInstrText xml:space="preserve"> PAGEREF _Toc202786331 \h </w:delInstrText>
                </w:r>
                <w:r w:rsidR="00697E1F">
                  <w:rPr>
                    <w:noProof/>
                    <w:webHidden/>
                  </w:rPr>
                </w:r>
                <w:r w:rsidR="00697E1F">
                  <w:rPr>
                    <w:noProof/>
                    <w:webHidden/>
                  </w:rPr>
                  <w:fldChar w:fldCharType="separate"/>
                </w:r>
                <w:r w:rsidR="00697E1F">
                  <w:rPr>
                    <w:noProof/>
                    <w:webHidden/>
                  </w:rPr>
                  <w:delText>97</w:delText>
                </w:r>
                <w:r w:rsidR="00697E1F">
                  <w:rPr>
                    <w:noProof/>
                    <w:webHidden/>
                  </w:rPr>
                  <w:fldChar w:fldCharType="end"/>
                </w:r>
                <w:r>
                  <w:rPr>
                    <w:noProof/>
                  </w:rPr>
                  <w:fldChar w:fldCharType="end"/>
                </w:r>
              </w:del>
            </w:p>
            <w:p w14:paraId="483BE40A" w14:textId="77777777" w:rsidR="00697E1F" w:rsidRDefault="0056181D">
              <w:pPr>
                <w:pStyle w:val="TDC2"/>
                <w:tabs>
                  <w:tab w:val="right" w:leader="dot" w:pos="8494"/>
                </w:tabs>
                <w:rPr>
                  <w:del w:id="212" w:author="Redondo García Francisco Javier" w:date="2025-09-02T09:44:00Z"/>
                  <w:rFonts w:eastAsiaTheme="minorEastAsia"/>
                  <w:noProof/>
                  <w:lang w:eastAsia="es-ES"/>
                </w:rPr>
              </w:pPr>
              <w:del w:id="213" w:author="Redondo García Francisco Javier" w:date="2025-09-02T09:44:00Z">
                <w:r>
                  <w:fldChar w:fldCharType="begin"/>
                </w:r>
                <w:r>
                  <w:delInstrText xml:space="preserve"> HYPERLINK \l "_Toc202786332" </w:delInstrText>
                </w:r>
                <w:r>
                  <w:fldChar w:fldCharType="separate"/>
                </w:r>
                <w:r w:rsidR="00697E1F" w:rsidRPr="00010376">
                  <w:rPr>
                    <w:rStyle w:val="Hipervnculo"/>
                    <w:noProof/>
                  </w:rPr>
                  <w:delText>A.1 Recursos Hardware</w:delText>
                </w:r>
                <w:r w:rsidR="00697E1F">
                  <w:rPr>
                    <w:noProof/>
                    <w:webHidden/>
                  </w:rPr>
                  <w:tab/>
                </w:r>
                <w:r w:rsidR="00697E1F">
                  <w:rPr>
                    <w:noProof/>
                    <w:webHidden/>
                  </w:rPr>
                  <w:fldChar w:fldCharType="begin"/>
                </w:r>
                <w:r w:rsidR="00697E1F">
                  <w:rPr>
                    <w:noProof/>
                    <w:webHidden/>
                  </w:rPr>
                  <w:delInstrText xml:space="preserve"> PAGEREF _Toc202786332 \h </w:delInstrText>
                </w:r>
                <w:r w:rsidR="00697E1F">
                  <w:rPr>
                    <w:noProof/>
                    <w:webHidden/>
                  </w:rPr>
                </w:r>
                <w:r w:rsidR="00697E1F">
                  <w:rPr>
                    <w:noProof/>
                    <w:webHidden/>
                  </w:rPr>
                  <w:fldChar w:fldCharType="separate"/>
                </w:r>
                <w:r w:rsidR="00697E1F">
                  <w:rPr>
                    <w:noProof/>
                    <w:webHidden/>
                  </w:rPr>
                  <w:delText>97</w:delText>
                </w:r>
                <w:r w:rsidR="00697E1F">
                  <w:rPr>
                    <w:noProof/>
                    <w:webHidden/>
                  </w:rPr>
                  <w:fldChar w:fldCharType="end"/>
                </w:r>
                <w:r>
                  <w:rPr>
                    <w:noProof/>
                  </w:rPr>
                  <w:fldChar w:fldCharType="end"/>
                </w:r>
              </w:del>
            </w:p>
            <w:p w14:paraId="3CA825AE" w14:textId="77777777" w:rsidR="00697E1F" w:rsidRDefault="0056181D">
              <w:pPr>
                <w:pStyle w:val="TDC2"/>
                <w:tabs>
                  <w:tab w:val="right" w:leader="dot" w:pos="8494"/>
                </w:tabs>
                <w:rPr>
                  <w:del w:id="214" w:author="Redondo García Francisco Javier" w:date="2025-09-02T09:44:00Z"/>
                  <w:rFonts w:eastAsiaTheme="minorEastAsia"/>
                  <w:noProof/>
                  <w:lang w:eastAsia="es-ES"/>
                </w:rPr>
              </w:pPr>
              <w:del w:id="215" w:author="Redondo García Francisco Javier" w:date="2025-09-02T09:44:00Z">
                <w:r>
                  <w:fldChar w:fldCharType="begin"/>
                </w:r>
                <w:r>
                  <w:delInstrText xml:space="preserve"> HYPE</w:delInstrText>
                </w:r>
                <w:r>
                  <w:delInstrText xml:space="preserve">RLINK \l "_Toc202786333" </w:delInstrText>
                </w:r>
                <w:r>
                  <w:fldChar w:fldCharType="separate"/>
                </w:r>
                <w:r w:rsidR="00697E1F" w:rsidRPr="00010376">
                  <w:rPr>
                    <w:rStyle w:val="Hipervnculo"/>
                    <w:noProof/>
                  </w:rPr>
                  <w:delText>A.2 Recursos software</w:delText>
                </w:r>
                <w:r w:rsidR="00697E1F">
                  <w:rPr>
                    <w:noProof/>
                    <w:webHidden/>
                  </w:rPr>
                  <w:tab/>
                </w:r>
                <w:r w:rsidR="00697E1F">
                  <w:rPr>
                    <w:noProof/>
                    <w:webHidden/>
                  </w:rPr>
                  <w:fldChar w:fldCharType="begin"/>
                </w:r>
                <w:r w:rsidR="00697E1F">
                  <w:rPr>
                    <w:noProof/>
                    <w:webHidden/>
                  </w:rPr>
                  <w:delInstrText xml:space="preserve"> PAGEREF _Toc202786333 \h </w:delInstrText>
                </w:r>
                <w:r w:rsidR="00697E1F">
                  <w:rPr>
                    <w:noProof/>
                    <w:webHidden/>
                  </w:rPr>
                </w:r>
                <w:r w:rsidR="00697E1F">
                  <w:rPr>
                    <w:noProof/>
                    <w:webHidden/>
                  </w:rPr>
                  <w:fldChar w:fldCharType="separate"/>
                </w:r>
                <w:r w:rsidR="00697E1F">
                  <w:rPr>
                    <w:noProof/>
                    <w:webHidden/>
                  </w:rPr>
                  <w:delText>97</w:delText>
                </w:r>
                <w:r w:rsidR="00697E1F">
                  <w:rPr>
                    <w:noProof/>
                    <w:webHidden/>
                  </w:rPr>
                  <w:fldChar w:fldCharType="end"/>
                </w:r>
                <w:r>
                  <w:rPr>
                    <w:noProof/>
                  </w:rPr>
                  <w:fldChar w:fldCharType="end"/>
                </w:r>
              </w:del>
            </w:p>
            <w:p w14:paraId="19BA5A15" w14:textId="77777777" w:rsidR="00697E1F" w:rsidRDefault="0056181D">
              <w:pPr>
                <w:pStyle w:val="TDC2"/>
                <w:tabs>
                  <w:tab w:val="right" w:leader="dot" w:pos="8494"/>
                </w:tabs>
                <w:rPr>
                  <w:del w:id="216" w:author="Redondo García Francisco Javier" w:date="2025-09-02T09:44:00Z"/>
                  <w:rFonts w:eastAsiaTheme="minorEastAsia"/>
                  <w:noProof/>
                  <w:lang w:eastAsia="es-ES"/>
                </w:rPr>
              </w:pPr>
              <w:del w:id="217" w:author="Redondo García Francisco Javier" w:date="2025-09-02T09:44:00Z">
                <w:r>
                  <w:fldChar w:fldCharType="begin"/>
                </w:r>
                <w:r>
                  <w:delInstrText xml:space="preserve"> HYPERLINK \l "_Toc202786334" </w:delInstrText>
                </w:r>
                <w:r>
                  <w:fldChar w:fldCharType="separate"/>
                </w:r>
                <w:r w:rsidR="00697E1F" w:rsidRPr="00010376">
                  <w:rPr>
                    <w:rStyle w:val="Hipervnculo"/>
                    <w:noProof/>
                  </w:rPr>
                  <w:delText>A.3 Recursos humanos</w:delText>
                </w:r>
                <w:r w:rsidR="00697E1F">
                  <w:rPr>
                    <w:noProof/>
                    <w:webHidden/>
                  </w:rPr>
                  <w:tab/>
                </w:r>
                <w:r w:rsidR="00697E1F">
                  <w:rPr>
                    <w:noProof/>
                    <w:webHidden/>
                  </w:rPr>
                  <w:fldChar w:fldCharType="begin"/>
                </w:r>
                <w:r w:rsidR="00697E1F">
                  <w:rPr>
                    <w:noProof/>
                    <w:webHidden/>
                  </w:rPr>
                  <w:delInstrText xml:space="preserve"> PAGEREF _Toc202786334 \h </w:delInstrText>
                </w:r>
                <w:r w:rsidR="00697E1F">
                  <w:rPr>
                    <w:noProof/>
                    <w:webHidden/>
                  </w:rPr>
                </w:r>
                <w:r w:rsidR="00697E1F">
                  <w:rPr>
                    <w:noProof/>
                    <w:webHidden/>
                  </w:rPr>
                  <w:fldChar w:fldCharType="separate"/>
                </w:r>
                <w:r w:rsidR="00697E1F">
                  <w:rPr>
                    <w:noProof/>
                    <w:webHidden/>
                  </w:rPr>
                  <w:delText>97</w:delText>
                </w:r>
                <w:r w:rsidR="00697E1F">
                  <w:rPr>
                    <w:noProof/>
                    <w:webHidden/>
                  </w:rPr>
                  <w:fldChar w:fldCharType="end"/>
                </w:r>
                <w:r>
                  <w:rPr>
                    <w:noProof/>
                  </w:rPr>
                  <w:fldChar w:fldCharType="end"/>
                </w:r>
              </w:del>
            </w:p>
            <w:p w14:paraId="1D1E9140" w14:textId="77777777" w:rsidR="00697E1F" w:rsidRDefault="0056181D">
              <w:pPr>
                <w:pStyle w:val="TDC2"/>
                <w:tabs>
                  <w:tab w:val="right" w:leader="dot" w:pos="8494"/>
                </w:tabs>
                <w:rPr>
                  <w:del w:id="218" w:author="Redondo García Francisco Javier" w:date="2025-09-02T09:44:00Z"/>
                  <w:rFonts w:eastAsiaTheme="minorEastAsia"/>
                  <w:noProof/>
                  <w:lang w:eastAsia="es-ES"/>
                </w:rPr>
              </w:pPr>
              <w:del w:id="219" w:author="Redondo García Francisco Javier" w:date="2025-09-02T09:44:00Z">
                <w:r>
                  <w:fldChar w:fldCharType="begin"/>
                </w:r>
                <w:r>
                  <w:delInstrText xml:space="preserve"> HYPERLINK \l "_Toc202786335" </w:delInstrText>
                </w:r>
                <w:r>
                  <w:fldChar w:fldCharType="separate"/>
                </w:r>
                <w:r w:rsidR="00697E1F" w:rsidRPr="00010376">
                  <w:rPr>
                    <w:rStyle w:val="Hipervnculo"/>
                    <w:noProof/>
                  </w:rPr>
                  <w:delText>A.4 Presupuesto de ejecución material</w:delText>
                </w:r>
                <w:r w:rsidR="00697E1F">
                  <w:rPr>
                    <w:noProof/>
                    <w:webHidden/>
                  </w:rPr>
                  <w:tab/>
                </w:r>
                <w:r w:rsidR="00697E1F">
                  <w:rPr>
                    <w:noProof/>
                    <w:webHidden/>
                  </w:rPr>
                  <w:fldChar w:fldCharType="begin"/>
                </w:r>
                <w:r w:rsidR="00697E1F">
                  <w:rPr>
                    <w:noProof/>
                    <w:webHidden/>
                  </w:rPr>
                  <w:delInstrText xml:space="preserve"> PAGEREF _Toc202786335 \h </w:delInstrText>
                </w:r>
                <w:r w:rsidR="00697E1F">
                  <w:rPr>
                    <w:noProof/>
                    <w:webHidden/>
                  </w:rPr>
                </w:r>
                <w:r w:rsidR="00697E1F">
                  <w:rPr>
                    <w:noProof/>
                    <w:webHidden/>
                  </w:rPr>
                  <w:fldChar w:fldCharType="separate"/>
                </w:r>
                <w:r w:rsidR="00697E1F">
                  <w:rPr>
                    <w:noProof/>
                    <w:webHidden/>
                  </w:rPr>
                  <w:delText>97</w:delText>
                </w:r>
                <w:r w:rsidR="00697E1F">
                  <w:rPr>
                    <w:noProof/>
                    <w:webHidden/>
                  </w:rPr>
                  <w:fldChar w:fldCharType="end"/>
                </w:r>
                <w:r>
                  <w:rPr>
                    <w:noProof/>
                  </w:rPr>
                  <w:fldChar w:fldCharType="end"/>
                </w:r>
              </w:del>
            </w:p>
            <w:p w14:paraId="38B711E0" w14:textId="77777777" w:rsidR="00697E1F" w:rsidRDefault="0056181D" w:rsidP="00A47858">
              <w:pPr>
                <w:pStyle w:val="TDC1"/>
                <w:rPr>
                  <w:del w:id="220" w:author="Redondo García Francisco Javier" w:date="2025-09-02T09:44:00Z"/>
                  <w:rFonts w:eastAsiaTheme="minorEastAsia"/>
                  <w:noProof/>
                  <w:lang w:eastAsia="es-ES"/>
                </w:rPr>
              </w:pPr>
              <w:del w:id="221" w:author="Redondo García Francisco Javier" w:date="2025-09-02T09:44:00Z">
                <w:r>
                  <w:fldChar w:fldCharType="begin"/>
                </w:r>
                <w:r>
                  <w:delInstrText xml:space="preserve"> HYPERLINK \l "_Toc202786336" </w:delInstrText>
                </w:r>
                <w:r>
                  <w:fldChar w:fldCharType="separate"/>
                </w:r>
                <w:r w:rsidR="00697E1F" w:rsidRPr="00010376">
                  <w:rPr>
                    <w:rStyle w:val="Hipervnculo"/>
                    <w:noProof/>
                  </w:rPr>
                  <w:delText>Apéndice B. Manual de despliegue</w:delText>
                </w:r>
                <w:r w:rsidR="00697E1F">
                  <w:rPr>
                    <w:noProof/>
                    <w:webHidden/>
                  </w:rPr>
                  <w:tab/>
                </w:r>
                <w:r w:rsidR="00697E1F">
                  <w:rPr>
                    <w:noProof/>
                    <w:webHidden/>
                  </w:rPr>
                  <w:fldChar w:fldCharType="begin"/>
                </w:r>
                <w:r w:rsidR="00697E1F">
                  <w:rPr>
                    <w:noProof/>
                    <w:webHidden/>
                  </w:rPr>
                  <w:delInstrText xml:space="preserve"> PAGEREF _Toc202786336 \h </w:delInstrText>
                </w:r>
                <w:r w:rsidR="00697E1F">
                  <w:rPr>
                    <w:noProof/>
                    <w:webHidden/>
                  </w:rPr>
                </w:r>
                <w:r w:rsidR="00697E1F">
                  <w:rPr>
                    <w:noProof/>
                    <w:webHidden/>
                  </w:rPr>
                  <w:fldChar w:fldCharType="separate"/>
                </w:r>
                <w:r w:rsidR="00697E1F">
                  <w:rPr>
                    <w:noProof/>
                    <w:webHidden/>
                  </w:rPr>
                  <w:delText>98</w:delText>
                </w:r>
                <w:r w:rsidR="00697E1F">
                  <w:rPr>
                    <w:noProof/>
                    <w:webHidden/>
                  </w:rPr>
                  <w:fldChar w:fldCharType="end"/>
                </w:r>
                <w:r>
                  <w:rPr>
                    <w:noProof/>
                  </w:rPr>
                  <w:fldChar w:fldCharType="end"/>
                </w:r>
              </w:del>
            </w:p>
            <w:p w14:paraId="62359F1B" w14:textId="77777777" w:rsidR="00697E1F" w:rsidRDefault="0056181D">
              <w:pPr>
                <w:pStyle w:val="TDC2"/>
                <w:tabs>
                  <w:tab w:val="right" w:leader="dot" w:pos="8494"/>
                </w:tabs>
                <w:rPr>
                  <w:del w:id="222" w:author="Redondo García Francisco Javier" w:date="2025-09-02T09:44:00Z"/>
                  <w:rFonts w:eastAsiaTheme="minorEastAsia"/>
                  <w:noProof/>
                  <w:lang w:eastAsia="es-ES"/>
                </w:rPr>
              </w:pPr>
              <w:del w:id="223" w:author="Redondo García Francisco Javier" w:date="2025-09-02T09:44:00Z">
                <w:r>
                  <w:fldChar w:fldCharType="begin"/>
                </w:r>
                <w:r>
                  <w:delInstrText xml:space="preserve"> HYPERLINK \l "_Toc202786337" </w:delInstrText>
                </w:r>
                <w:r>
                  <w:fldChar w:fldCharType="separate"/>
                </w:r>
                <w:r w:rsidR="00697E1F" w:rsidRPr="00010376">
                  <w:rPr>
                    <w:rStyle w:val="Hipervnculo"/>
                    <w:noProof/>
                  </w:rPr>
                  <w:delText>B.1. Descarga de la aplicación móvil</w:delText>
                </w:r>
                <w:r w:rsidR="00697E1F">
                  <w:rPr>
                    <w:noProof/>
                    <w:webHidden/>
                  </w:rPr>
                  <w:tab/>
                </w:r>
                <w:r w:rsidR="00697E1F">
                  <w:rPr>
                    <w:noProof/>
                    <w:webHidden/>
                  </w:rPr>
                  <w:fldChar w:fldCharType="begin"/>
                </w:r>
                <w:r w:rsidR="00697E1F">
                  <w:rPr>
                    <w:noProof/>
                    <w:webHidden/>
                  </w:rPr>
                  <w:delInstrText xml:space="preserve"> PAGEREF _Toc202786337 \h </w:delInstrText>
                </w:r>
                <w:r w:rsidR="00697E1F">
                  <w:rPr>
                    <w:noProof/>
                    <w:webHidden/>
                  </w:rPr>
                </w:r>
                <w:r w:rsidR="00697E1F">
                  <w:rPr>
                    <w:noProof/>
                    <w:webHidden/>
                  </w:rPr>
                  <w:fldChar w:fldCharType="separate"/>
                </w:r>
                <w:r w:rsidR="00697E1F">
                  <w:rPr>
                    <w:noProof/>
                    <w:webHidden/>
                  </w:rPr>
                  <w:delText>98</w:delText>
                </w:r>
                <w:r w:rsidR="00697E1F">
                  <w:rPr>
                    <w:noProof/>
                    <w:webHidden/>
                  </w:rPr>
                  <w:fldChar w:fldCharType="end"/>
                </w:r>
                <w:r>
                  <w:rPr>
                    <w:noProof/>
                  </w:rPr>
                  <w:fldChar w:fldCharType="end"/>
                </w:r>
              </w:del>
            </w:p>
            <w:p w14:paraId="3E25BBC1" w14:textId="77777777" w:rsidR="00697E1F" w:rsidRDefault="0056181D">
              <w:pPr>
                <w:pStyle w:val="TDC2"/>
                <w:tabs>
                  <w:tab w:val="right" w:leader="dot" w:pos="8494"/>
                </w:tabs>
                <w:rPr>
                  <w:del w:id="224" w:author="Redondo García Francisco Javier" w:date="2025-09-02T09:44:00Z"/>
                  <w:rFonts w:eastAsiaTheme="minorEastAsia"/>
                  <w:noProof/>
                  <w:lang w:eastAsia="es-ES"/>
                </w:rPr>
              </w:pPr>
              <w:del w:id="225" w:author="Redondo García Francisco Javier" w:date="2025-09-02T09:44:00Z">
                <w:r>
                  <w:fldChar w:fldCharType="begin"/>
                </w:r>
                <w:r>
                  <w:delInstrText xml:space="preserve"> HYPERLINK \l "_Toc202786338" </w:delInstrText>
                </w:r>
                <w:r>
                  <w:fldChar w:fldCharType="separate"/>
                </w:r>
                <w:r w:rsidR="00697E1F" w:rsidRPr="00010376">
                  <w:rPr>
                    <w:rStyle w:val="Hipervnculo"/>
                    <w:noProof/>
                  </w:rPr>
                  <w:delText>B.2. Preparación de los sensores</w:delText>
                </w:r>
                <w:r w:rsidR="00697E1F">
                  <w:rPr>
                    <w:noProof/>
                    <w:webHidden/>
                  </w:rPr>
                  <w:tab/>
                </w:r>
                <w:r w:rsidR="00697E1F">
                  <w:rPr>
                    <w:noProof/>
                    <w:webHidden/>
                  </w:rPr>
                  <w:fldChar w:fldCharType="begin"/>
                </w:r>
                <w:r w:rsidR="00697E1F">
                  <w:rPr>
                    <w:noProof/>
                    <w:webHidden/>
                  </w:rPr>
                  <w:delInstrText xml:space="preserve"> PAGEREF _Toc202786338 \h </w:delInstrText>
                </w:r>
                <w:r w:rsidR="00697E1F">
                  <w:rPr>
                    <w:noProof/>
                    <w:webHidden/>
                  </w:rPr>
                </w:r>
                <w:r w:rsidR="00697E1F">
                  <w:rPr>
                    <w:noProof/>
                    <w:webHidden/>
                  </w:rPr>
                  <w:fldChar w:fldCharType="separate"/>
                </w:r>
                <w:r w:rsidR="00697E1F">
                  <w:rPr>
                    <w:noProof/>
                    <w:webHidden/>
                  </w:rPr>
                  <w:delText>98</w:delText>
                </w:r>
                <w:r w:rsidR="00697E1F">
                  <w:rPr>
                    <w:noProof/>
                    <w:webHidden/>
                  </w:rPr>
                  <w:fldChar w:fldCharType="end"/>
                </w:r>
                <w:r>
                  <w:rPr>
                    <w:noProof/>
                  </w:rPr>
                  <w:fldChar w:fldCharType="end"/>
                </w:r>
              </w:del>
            </w:p>
            <w:p w14:paraId="48A0B900" w14:textId="77777777" w:rsidR="00697E1F" w:rsidRDefault="0056181D">
              <w:pPr>
                <w:pStyle w:val="TDC3"/>
                <w:tabs>
                  <w:tab w:val="right" w:leader="dot" w:pos="8494"/>
                </w:tabs>
                <w:rPr>
                  <w:del w:id="226" w:author="Redondo García Francisco Javier" w:date="2025-09-02T09:44:00Z"/>
                  <w:rFonts w:eastAsiaTheme="minorEastAsia"/>
                  <w:noProof/>
                  <w:lang w:eastAsia="es-ES"/>
                </w:rPr>
              </w:pPr>
              <w:del w:id="227" w:author="Redondo García Francisco Javier" w:date="2025-09-02T09:44:00Z">
                <w:r>
                  <w:fldChar w:fldCharType="begin"/>
                </w:r>
                <w:r>
                  <w:delInstrText xml:space="preserve"> HYPERLINK \l "_Toc20</w:delInstrText>
                </w:r>
                <w:r>
                  <w:delInstrText xml:space="preserve">2786339" </w:delInstrText>
                </w:r>
                <w:r>
                  <w:fldChar w:fldCharType="separate"/>
                </w:r>
                <w:r w:rsidR="00697E1F" w:rsidRPr="00010376">
                  <w:rPr>
                    <w:rStyle w:val="Hipervnculo"/>
                    <w:noProof/>
                  </w:rPr>
                  <w:delText>Equilibrio</w:delText>
                </w:r>
                <w:r w:rsidR="00697E1F">
                  <w:rPr>
                    <w:noProof/>
                    <w:webHidden/>
                  </w:rPr>
                  <w:tab/>
                </w:r>
                <w:r w:rsidR="00697E1F">
                  <w:rPr>
                    <w:noProof/>
                    <w:webHidden/>
                  </w:rPr>
                  <w:fldChar w:fldCharType="begin"/>
                </w:r>
                <w:r w:rsidR="00697E1F">
                  <w:rPr>
                    <w:noProof/>
                    <w:webHidden/>
                  </w:rPr>
                  <w:delInstrText xml:space="preserve"> PAGEREF _Toc202786339 \h </w:delInstrText>
                </w:r>
                <w:r w:rsidR="00697E1F">
                  <w:rPr>
                    <w:noProof/>
                    <w:webHidden/>
                  </w:rPr>
                </w:r>
                <w:r w:rsidR="00697E1F">
                  <w:rPr>
                    <w:noProof/>
                    <w:webHidden/>
                  </w:rPr>
                  <w:fldChar w:fldCharType="separate"/>
                </w:r>
                <w:r w:rsidR="00697E1F">
                  <w:rPr>
                    <w:noProof/>
                    <w:webHidden/>
                  </w:rPr>
                  <w:delText>98</w:delText>
                </w:r>
                <w:r w:rsidR="00697E1F">
                  <w:rPr>
                    <w:noProof/>
                    <w:webHidden/>
                  </w:rPr>
                  <w:fldChar w:fldCharType="end"/>
                </w:r>
                <w:r>
                  <w:rPr>
                    <w:noProof/>
                  </w:rPr>
                  <w:fldChar w:fldCharType="end"/>
                </w:r>
              </w:del>
            </w:p>
            <w:p w14:paraId="58E5FF54" w14:textId="77777777" w:rsidR="00697E1F" w:rsidRDefault="0056181D">
              <w:pPr>
                <w:pStyle w:val="TDC3"/>
                <w:tabs>
                  <w:tab w:val="right" w:leader="dot" w:pos="8494"/>
                </w:tabs>
                <w:rPr>
                  <w:del w:id="228" w:author="Redondo García Francisco Javier" w:date="2025-09-02T09:44:00Z"/>
                  <w:rFonts w:eastAsiaTheme="minorEastAsia"/>
                  <w:noProof/>
                  <w:lang w:eastAsia="es-ES"/>
                </w:rPr>
              </w:pPr>
              <w:del w:id="229" w:author="Redondo García Francisco Javier" w:date="2025-09-02T09:44:00Z">
                <w:r>
                  <w:fldChar w:fldCharType="begin"/>
                </w:r>
                <w:r>
                  <w:delInstrText xml:space="preserve"> HYPERLINK \l "_Toc202786340" </w:delInstrText>
                </w:r>
                <w:r>
                  <w:fldChar w:fldCharType="separate"/>
                </w:r>
                <w:r w:rsidR="00697E1F" w:rsidRPr="00010376">
                  <w:rPr>
                    <w:rStyle w:val="Hipervnculo"/>
                    <w:noProof/>
                  </w:rPr>
                  <w:delText>Sentadillas</w:delText>
                </w:r>
                <w:r w:rsidR="00697E1F">
                  <w:rPr>
                    <w:noProof/>
                    <w:webHidden/>
                  </w:rPr>
                  <w:tab/>
                </w:r>
                <w:r w:rsidR="00697E1F">
                  <w:rPr>
                    <w:noProof/>
                    <w:webHidden/>
                  </w:rPr>
                  <w:fldChar w:fldCharType="begin"/>
                </w:r>
                <w:r w:rsidR="00697E1F">
                  <w:rPr>
                    <w:noProof/>
                    <w:webHidden/>
                  </w:rPr>
                  <w:delInstrText xml:space="preserve"> PAGEREF _Toc202786340 \h </w:delInstrText>
                </w:r>
                <w:r w:rsidR="00697E1F">
                  <w:rPr>
                    <w:noProof/>
                    <w:webHidden/>
                  </w:rPr>
                </w:r>
                <w:r w:rsidR="00697E1F">
                  <w:rPr>
                    <w:noProof/>
                    <w:webHidden/>
                  </w:rPr>
                  <w:fldChar w:fldCharType="separate"/>
                </w:r>
                <w:r w:rsidR="00697E1F">
                  <w:rPr>
                    <w:noProof/>
                    <w:webHidden/>
                  </w:rPr>
                  <w:delText>99</w:delText>
                </w:r>
                <w:r w:rsidR="00697E1F">
                  <w:rPr>
                    <w:noProof/>
                    <w:webHidden/>
                  </w:rPr>
                  <w:fldChar w:fldCharType="end"/>
                </w:r>
                <w:r>
                  <w:rPr>
                    <w:noProof/>
                  </w:rPr>
                  <w:fldChar w:fldCharType="end"/>
                </w:r>
              </w:del>
            </w:p>
            <w:p w14:paraId="0A811A8D" w14:textId="77777777" w:rsidR="00697E1F" w:rsidRDefault="0056181D">
              <w:pPr>
                <w:pStyle w:val="TDC3"/>
                <w:tabs>
                  <w:tab w:val="right" w:leader="dot" w:pos="8494"/>
                </w:tabs>
                <w:rPr>
                  <w:del w:id="230" w:author="Redondo García Francisco Javier" w:date="2025-09-02T09:44:00Z"/>
                  <w:rFonts w:eastAsiaTheme="minorEastAsia"/>
                  <w:noProof/>
                  <w:lang w:eastAsia="es-ES"/>
                </w:rPr>
              </w:pPr>
              <w:del w:id="231" w:author="Redondo García Francisco Javier" w:date="2025-09-02T09:44:00Z">
                <w:r>
                  <w:fldChar w:fldCharType="begin"/>
                </w:r>
                <w:r>
                  <w:delInstrText xml:space="preserve"> HYPERLINK \l "_Toc202786341" </w:delInstrText>
                </w:r>
                <w:r>
                  <w:fldChar w:fldCharType="separate"/>
                </w:r>
                <w:r w:rsidR="00697E1F" w:rsidRPr="00010376">
                  <w:rPr>
                    <w:rStyle w:val="Hipervnculo"/>
                    <w:noProof/>
                  </w:rPr>
                  <w:delText>Velocidad</w:delText>
                </w:r>
                <w:r w:rsidR="00697E1F">
                  <w:rPr>
                    <w:noProof/>
                    <w:webHidden/>
                  </w:rPr>
                  <w:tab/>
                </w:r>
                <w:r w:rsidR="00697E1F">
                  <w:rPr>
                    <w:noProof/>
                    <w:webHidden/>
                  </w:rPr>
                  <w:fldChar w:fldCharType="begin"/>
                </w:r>
                <w:r w:rsidR="00697E1F">
                  <w:rPr>
                    <w:noProof/>
                    <w:webHidden/>
                  </w:rPr>
                  <w:delInstrText xml:space="preserve"> PAGEREF _Toc202786341 \h </w:delInstrText>
                </w:r>
                <w:r w:rsidR="00697E1F">
                  <w:rPr>
                    <w:noProof/>
                    <w:webHidden/>
                  </w:rPr>
                </w:r>
                <w:r w:rsidR="00697E1F">
                  <w:rPr>
                    <w:noProof/>
                    <w:webHidden/>
                  </w:rPr>
                  <w:fldChar w:fldCharType="separate"/>
                </w:r>
                <w:r w:rsidR="00697E1F">
                  <w:rPr>
                    <w:noProof/>
                    <w:webHidden/>
                  </w:rPr>
                  <w:delText>100</w:delText>
                </w:r>
                <w:r w:rsidR="00697E1F">
                  <w:rPr>
                    <w:noProof/>
                    <w:webHidden/>
                  </w:rPr>
                  <w:fldChar w:fldCharType="end"/>
                </w:r>
                <w:r>
                  <w:rPr>
                    <w:noProof/>
                  </w:rPr>
                  <w:fldChar w:fldCharType="end"/>
                </w:r>
              </w:del>
            </w:p>
            <w:p w14:paraId="15E44F51" w14:textId="77777777" w:rsidR="00697E1F" w:rsidRDefault="0056181D">
              <w:pPr>
                <w:pStyle w:val="TDC3"/>
                <w:tabs>
                  <w:tab w:val="right" w:leader="dot" w:pos="8494"/>
                </w:tabs>
                <w:rPr>
                  <w:del w:id="232" w:author="Redondo García Francisco Javier" w:date="2025-09-02T09:44:00Z"/>
                  <w:rFonts w:eastAsiaTheme="minorEastAsia"/>
                  <w:noProof/>
                  <w:lang w:eastAsia="es-ES"/>
                </w:rPr>
              </w:pPr>
              <w:del w:id="233" w:author="Redondo García Francisco Javier" w:date="2025-09-02T09:44:00Z">
                <w:r>
                  <w:fldChar w:fldCharType="begin"/>
                </w:r>
                <w:r>
                  <w:delInstrText xml:space="preserve"> HYPERLINK \l "_Toc202786342" </w:delInstrText>
                </w:r>
                <w:r>
                  <w:fldChar w:fldCharType="separate"/>
                </w:r>
                <w:r w:rsidR="00697E1F" w:rsidRPr="00010376">
                  <w:rPr>
                    <w:rStyle w:val="Hipervnculo"/>
                    <w:noProof/>
                  </w:rPr>
                  <w:delText>Conexión Bluetooth</w:delText>
                </w:r>
                <w:r w:rsidR="00697E1F">
                  <w:rPr>
                    <w:noProof/>
                    <w:webHidden/>
                  </w:rPr>
                  <w:tab/>
                </w:r>
                <w:r w:rsidR="00697E1F">
                  <w:rPr>
                    <w:noProof/>
                    <w:webHidden/>
                  </w:rPr>
                  <w:fldChar w:fldCharType="begin"/>
                </w:r>
                <w:r w:rsidR="00697E1F">
                  <w:rPr>
                    <w:noProof/>
                    <w:webHidden/>
                  </w:rPr>
                  <w:delInstrText xml:space="preserve"> PAGEREF _Toc202786342 \h </w:delInstrText>
                </w:r>
                <w:r w:rsidR="00697E1F">
                  <w:rPr>
                    <w:noProof/>
                    <w:webHidden/>
                  </w:rPr>
                </w:r>
                <w:r w:rsidR="00697E1F">
                  <w:rPr>
                    <w:noProof/>
                    <w:webHidden/>
                  </w:rPr>
                  <w:fldChar w:fldCharType="separate"/>
                </w:r>
                <w:r w:rsidR="00697E1F">
                  <w:rPr>
                    <w:noProof/>
                    <w:webHidden/>
                  </w:rPr>
                  <w:delText>101</w:delText>
                </w:r>
                <w:r w:rsidR="00697E1F">
                  <w:rPr>
                    <w:noProof/>
                    <w:webHidden/>
                  </w:rPr>
                  <w:fldChar w:fldCharType="end"/>
                </w:r>
                <w:r>
                  <w:rPr>
                    <w:noProof/>
                  </w:rPr>
                  <w:fldChar w:fldCharType="end"/>
                </w:r>
              </w:del>
            </w:p>
            <w:p w14:paraId="72C3A3D3" w14:textId="77777777" w:rsidR="00697E1F" w:rsidRDefault="0056181D">
              <w:pPr>
                <w:pStyle w:val="TDC3"/>
                <w:tabs>
                  <w:tab w:val="right" w:leader="dot" w:pos="8494"/>
                </w:tabs>
                <w:rPr>
                  <w:del w:id="234" w:author="Redondo García Francisco Javier" w:date="2025-09-02T09:44:00Z"/>
                  <w:rFonts w:eastAsiaTheme="minorEastAsia"/>
                  <w:noProof/>
                  <w:lang w:eastAsia="es-ES"/>
                </w:rPr>
              </w:pPr>
              <w:del w:id="235" w:author="Redondo García Francisco Javier" w:date="2025-09-02T09:44:00Z">
                <w:r>
                  <w:fldChar w:fldCharType="begin"/>
                </w:r>
                <w:r>
                  <w:delInstrText xml:space="preserve"> HYPERLINK \l "_Toc202786343" </w:delInstrText>
                </w:r>
                <w:r>
                  <w:fldChar w:fldCharType="separate"/>
                </w:r>
                <w:r w:rsidR="00697E1F" w:rsidRPr="00010376">
                  <w:rPr>
                    <w:rStyle w:val="Hipervnculo"/>
                    <w:noProof/>
                  </w:rPr>
                  <w:delText>Acceso a la web</w:delText>
                </w:r>
                <w:r w:rsidR="00697E1F">
                  <w:rPr>
                    <w:noProof/>
                    <w:webHidden/>
                  </w:rPr>
                  <w:tab/>
                </w:r>
                <w:r w:rsidR="00697E1F">
                  <w:rPr>
                    <w:noProof/>
                    <w:webHidden/>
                  </w:rPr>
                  <w:fldChar w:fldCharType="begin"/>
                </w:r>
                <w:r w:rsidR="00697E1F">
                  <w:rPr>
                    <w:noProof/>
                    <w:webHidden/>
                  </w:rPr>
                  <w:delInstrText xml:space="preserve"> PAGEREF _Toc202786343 \h </w:delInstrText>
                </w:r>
                <w:r w:rsidR="00697E1F">
                  <w:rPr>
                    <w:noProof/>
                    <w:webHidden/>
                  </w:rPr>
                </w:r>
                <w:r w:rsidR="00697E1F">
                  <w:rPr>
                    <w:noProof/>
                    <w:webHidden/>
                  </w:rPr>
                  <w:fldChar w:fldCharType="separate"/>
                </w:r>
                <w:r w:rsidR="00697E1F">
                  <w:rPr>
                    <w:noProof/>
                    <w:webHidden/>
                  </w:rPr>
                  <w:delText>101</w:delText>
                </w:r>
                <w:r w:rsidR="00697E1F">
                  <w:rPr>
                    <w:noProof/>
                    <w:webHidden/>
                  </w:rPr>
                  <w:fldChar w:fldCharType="end"/>
                </w:r>
                <w:r>
                  <w:rPr>
                    <w:noProof/>
                  </w:rPr>
                  <w:fldChar w:fldCharType="end"/>
                </w:r>
              </w:del>
            </w:p>
            <w:p w14:paraId="5670C7D8" w14:textId="77777777" w:rsidR="00697E1F" w:rsidRDefault="0056181D" w:rsidP="00A47858">
              <w:pPr>
                <w:pStyle w:val="TDC1"/>
                <w:rPr>
                  <w:del w:id="236" w:author="Redondo García Francisco Javier" w:date="2025-09-02T09:44:00Z"/>
                  <w:rFonts w:eastAsiaTheme="minorEastAsia"/>
                  <w:noProof/>
                  <w:lang w:eastAsia="es-ES"/>
                </w:rPr>
              </w:pPr>
              <w:del w:id="237" w:author="Redondo García Francisco Javier" w:date="2025-09-02T09:44:00Z">
                <w:r>
                  <w:fldChar w:fldCharType="begin"/>
                </w:r>
                <w:r>
                  <w:delInstrText xml:space="preserve"> HYPERLINK \l "_Toc202786344" </w:delInstrText>
                </w:r>
                <w:r>
                  <w:fldChar w:fldCharType="separate"/>
                </w:r>
                <w:r w:rsidR="00697E1F" w:rsidRPr="00010376">
                  <w:rPr>
                    <w:rStyle w:val="Hipervnculo"/>
                    <w:noProof/>
                  </w:rPr>
                  <w:delText>Apéndice C. Manual de usuario</w:delText>
                </w:r>
                <w:r w:rsidR="00697E1F">
                  <w:rPr>
                    <w:noProof/>
                    <w:webHidden/>
                  </w:rPr>
                  <w:tab/>
                </w:r>
                <w:r w:rsidR="00697E1F">
                  <w:rPr>
                    <w:noProof/>
                    <w:webHidden/>
                  </w:rPr>
                  <w:fldChar w:fldCharType="begin"/>
                </w:r>
                <w:r w:rsidR="00697E1F">
                  <w:rPr>
                    <w:noProof/>
                    <w:webHidden/>
                  </w:rPr>
                  <w:delInstrText xml:space="preserve"> PAGEREF _Toc202786344 \h </w:delInstrText>
                </w:r>
                <w:r w:rsidR="00697E1F">
                  <w:rPr>
                    <w:noProof/>
                    <w:webHidden/>
                  </w:rPr>
                </w:r>
                <w:r w:rsidR="00697E1F">
                  <w:rPr>
                    <w:noProof/>
                    <w:webHidden/>
                  </w:rPr>
                  <w:fldChar w:fldCharType="separate"/>
                </w:r>
                <w:r w:rsidR="00697E1F">
                  <w:rPr>
                    <w:noProof/>
                    <w:webHidden/>
                  </w:rPr>
                  <w:delText>102</w:delText>
                </w:r>
                <w:r w:rsidR="00697E1F">
                  <w:rPr>
                    <w:noProof/>
                    <w:webHidden/>
                  </w:rPr>
                  <w:fldChar w:fldCharType="end"/>
                </w:r>
                <w:r>
                  <w:rPr>
                    <w:noProof/>
                  </w:rPr>
                  <w:fldChar w:fldCharType="end"/>
                </w:r>
              </w:del>
            </w:p>
            <w:p w14:paraId="3FAF7C6A" w14:textId="77777777" w:rsidR="00697E1F" w:rsidRDefault="0056181D">
              <w:pPr>
                <w:pStyle w:val="TDC2"/>
                <w:tabs>
                  <w:tab w:val="right" w:leader="dot" w:pos="8494"/>
                </w:tabs>
                <w:rPr>
                  <w:del w:id="238" w:author="Redondo García Francisco Javier" w:date="2025-09-02T09:44:00Z"/>
                  <w:rFonts w:eastAsiaTheme="minorEastAsia"/>
                  <w:noProof/>
                  <w:lang w:eastAsia="es-ES"/>
                </w:rPr>
              </w:pPr>
              <w:del w:id="239" w:author="Redondo García Francisco Javier" w:date="2025-09-02T09:44:00Z">
                <w:r>
                  <w:fldChar w:fldCharType="begin"/>
                </w:r>
                <w:r>
                  <w:delInstrText xml:space="preserve"> HYPERLINK \l "_Toc202786345" </w:delInstrText>
                </w:r>
                <w:r>
                  <w:fldChar w:fldCharType="separate"/>
                </w:r>
                <w:r w:rsidR="00697E1F" w:rsidRPr="00010376">
                  <w:rPr>
                    <w:rStyle w:val="Hipervnculo"/>
                    <w:noProof/>
                  </w:rPr>
                  <w:delText>C.1 Manual de usuario de la aplicación móvil</w:delText>
                </w:r>
                <w:r w:rsidR="00697E1F">
                  <w:rPr>
                    <w:noProof/>
                    <w:webHidden/>
                  </w:rPr>
                  <w:tab/>
                </w:r>
                <w:r w:rsidR="00697E1F">
                  <w:rPr>
                    <w:noProof/>
                    <w:webHidden/>
                  </w:rPr>
                  <w:fldChar w:fldCharType="begin"/>
                </w:r>
                <w:r w:rsidR="00697E1F">
                  <w:rPr>
                    <w:noProof/>
                    <w:webHidden/>
                  </w:rPr>
                  <w:delInstrText xml:space="preserve"> PAGEREF _Toc202786345 \h </w:delInstrText>
                </w:r>
                <w:r w:rsidR="00697E1F">
                  <w:rPr>
                    <w:noProof/>
                    <w:webHidden/>
                  </w:rPr>
                </w:r>
                <w:r w:rsidR="00697E1F">
                  <w:rPr>
                    <w:noProof/>
                    <w:webHidden/>
                  </w:rPr>
                  <w:fldChar w:fldCharType="separate"/>
                </w:r>
                <w:r w:rsidR="00697E1F">
                  <w:rPr>
                    <w:noProof/>
                    <w:webHidden/>
                  </w:rPr>
                  <w:delText>102</w:delText>
                </w:r>
                <w:r w:rsidR="00697E1F">
                  <w:rPr>
                    <w:noProof/>
                    <w:webHidden/>
                  </w:rPr>
                  <w:fldChar w:fldCharType="end"/>
                </w:r>
                <w:r>
                  <w:rPr>
                    <w:noProof/>
                  </w:rPr>
                  <w:fldChar w:fldCharType="end"/>
                </w:r>
              </w:del>
            </w:p>
            <w:p w14:paraId="4A44CB45" w14:textId="77777777" w:rsidR="00697E1F" w:rsidRDefault="0056181D">
              <w:pPr>
                <w:pStyle w:val="TDC3"/>
                <w:tabs>
                  <w:tab w:val="right" w:leader="dot" w:pos="8494"/>
                </w:tabs>
                <w:rPr>
                  <w:del w:id="240" w:author="Redondo García Francisco Javier" w:date="2025-09-02T09:44:00Z"/>
                  <w:rFonts w:eastAsiaTheme="minorEastAsia"/>
                  <w:noProof/>
                  <w:lang w:eastAsia="es-ES"/>
                </w:rPr>
              </w:pPr>
              <w:del w:id="241" w:author="Redondo García Francisco Javier" w:date="2025-09-02T09:44:00Z">
                <w:r>
                  <w:fldChar w:fldCharType="begin"/>
                </w:r>
                <w:r>
                  <w:delInstrText xml:space="preserve"> HYPERLINK \l "_Toc202786346" </w:delInstrText>
                </w:r>
                <w:r>
                  <w:fldChar w:fldCharType="separate"/>
                </w:r>
                <w:r w:rsidR="00697E1F" w:rsidRPr="00010376">
                  <w:rPr>
                    <w:rStyle w:val="Hipervnculo"/>
                    <w:noProof/>
                  </w:rPr>
                  <w:delText>C.1.1 Inicio de la aplicación</w:delText>
                </w:r>
                <w:r w:rsidR="00697E1F">
                  <w:rPr>
                    <w:noProof/>
                    <w:webHidden/>
                  </w:rPr>
                  <w:tab/>
                </w:r>
                <w:r w:rsidR="00697E1F">
                  <w:rPr>
                    <w:noProof/>
                    <w:webHidden/>
                  </w:rPr>
                  <w:fldChar w:fldCharType="begin"/>
                </w:r>
                <w:r w:rsidR="00697E1F">
                  <w:rPr>
                    <w:noProof/>
                    <w:webHidden/>
                  </w:rPr>
                  <w:delInstrText xml:space="preserve"> PAGEREF _Toc202786346 \h </w:delInstrText>
                </w:r>
                <w:r w:rsidR="00697E1F">
                  <w:rPr>
                    <w:noProof/>
                    <w:webHidden/>
                  </w:rPr>
                </w:r>
                <w:r w:rsidR="00697E1F">
                  <w:rPr>
                    <w:noProof/>
                    <w:webHidden/>
                  </w:rPr>
                  <w:fldChar w:fldCharType="separate"/>
                </w:r>
                <w:r w:rsidR="00697E1F">
                  <w:rPr>
                    <w:noProof/>
                    <w:webHidden/>
                  </w:rPr>
                  <w:delText>102</w:delText>
                </w:r>
                <w:r w:rsidR="00697E1F">
                  <w:rPr>
                    <w:noProof/>
                    <w:webHidden/>
                  </w:rPr>
                  <w:fldChar w:fldCharType="end"/>
                </w:r>
                <w:r>
                  <w:rPr>
                    <w:noProof/>
                  </w:rPr>
                  <w:fldChar w:fldCharType="end"/>
                </w:r>
              </w:del>
            </w:p>
            <w:p w14:paraId="4C36EAF6" w14:textId="77777777" w:rsidR="00697E1F" w:rsidRDefault="0056181D">
              <w:pPr>
                <w:pStyle w:val="TDC3"/>
                <w:tabs>
                  <w:tab w:val="right" w:leader="dot" w:pos="8494"/>
                </w:tabs>
                <w:rPr>
                  <w:del w:id="242" w:author="Redondo García Francisco Javier" w:date="2025-09-02T09:44:00Z"/>
                  <w:rFonts w:eastAsiaTheme="minorEastAsia"/>
                  <w:noProof/>
                  <w:lang w:eastAsia="es-ES"/>
                </w:rPr>
              </w:pPr>
              <w:del w:id="243" w:author="Redondo García Francisco Javier" w:date="2025-09-02T09:44:00Z">
                <w:r>
                  <w:fldChar w:fldCharType="begin"/>
                </w:r>
                <w:r>
                  <w:delInstrText xml:space="preserve"> HYPERLINK \l "_Toc202786347" </w:delInstrText>
                </w:r>
                <w:r>
                  <w:fldChar w:fldCharType="separate"/>
                </w:r>
                <w:r w:rsidR="00697E1F" w:rsidRPr="00010376">
                  <w:rPr>
                    <w:rStyle w:val="Hipervnculo"/>
                    <w:noProof/>
                  </w:rPr>
                  <w:delText>C.1.2 Alta Paciente</w:delText>
                </w:r>
                <w:r w:rsidR="00697E1F">
                  <w:rPr>
                    <w:noProof/>
                    <w:webHidden/>
                  </w:rPr>
                  <w:tab/>
                </w:r>
                <w:r w:rsidR="00697E1F">
                  <w:rPr>
                    <w:noProof/>
                    <w:webHidden/>
                  </w:rPr>
                  <w:fldChar w:fldCharType="begin"/>
                </w:r>
                <w:r w:rsidR="00697E1F">
                  <w:rPr>
                    <w:noProof/>
                    <w:webHidden/>
                  </w:rPr>
                  <w:delInstrText xml:space="preserve"> PAGEREF _Toc202786347 \h </w:delInstrText>
                </w:r>
                <w:r w:rsidR="00697E1F">
                  <w:rPr>
                    <w:noProof/>
                    <w:webHidden/>
                  </w:rPr>
                </w:r>
                <w:r w:rsidR="00697E1F">
                  <w:rPr>
                    <w:noProof/>
                    <w:webHidden/>
                  </w:rPr>
                  <w:fldChar w:fldCharType="separate"/>
                </w:r>
                <w:r w:rsidR="00697E1F">
                  <w:rPr>
                    <w:noProof/>
                    <w:webHidden/>
                  </w:rPr>
                  <w:delText>103</w:delText>
                </w:r>
                <w:r w:rsidR="00697E1F">
                  <w:rPr>
                    <w:noProof/>
                    <w:webHidden/>
                  </w:rPr>
                  <w:fldChar w:fldCharType="end"/>
                </w:r>
                <w:r>
                  <w:rPr>
                    <w:noProof/>
                  </w:rPr>
                  <w:fldChar w:fldCharType="end"/>
                </w:r>
              </w:del>
            </w:p>
            <w:p w14:paraId="71E0B17C" w14:textId="77777777" w:rsidR="00697E1F" w:rsidRDefault="0056181D">
              <w:pPr>
                <w:pStyle w:val="TDC3"/>
                <w:tabs>
                  <w:tab w:val="right" w:leader="dot" w:pos="8494"/>
                </w:tabs>
                <w:rPr>
                  <w:del w:id="244" w:author="Redondo García Francisco Javier" w:date="2025-09-02T09:44:00Z"/>
                  <w:rFonts w:eastAsiaTheme="minorEastAsia"/>
                  <w:noProof/>
                  <w:lang w:eastAsia="es-ES"/>
                </w:rPr>
              </w:pPr>
              <w:del w:id="245" w:author="Redondo García Francisco Javier" w:date="2025-09-02T09:44:00Z">
                <w:r>
                  <w:fldChar w:fldCharType="begin"/>
                </w:r>
                <w:r>
                  <w:delInstrText xml:space="preserve"> HYPERLINK \l "_Toc202786348" </w:delInstrText>
                </w:r>
                <w:r>
                  <w:fldChar w:fldCharType="separate"/>
                </w:r>
                <w:r w:rsidR="00697E1F" w:rsidRPr="00010376">
                  <w:rPr>
                    <w:rStyle w:val="Hipervnculo"/>
                    <w:noProof/>
                  </w:rPr>
                  <w:delText>C.1.3 Buscar paciente</w:delText>
                </w:r>
                <w:r w:rsidR="00697E1F">
                  <w:rPr>
                    <w:noProof/>
                    <w:webHidden/>
                  </w:rPr>
                  <w:tab/>
                </w:r>
                <w:r w:rsidR="00697E1F">
                  <w:rPr>
                    <w:noProof/>
                    <w:webHidden/>
                  </w:rPr>
                  <w:fldChar w:fldCharType="begin"/>
                </w:r>
                <w:r w:rsidR="00697E1F">
                  <w:rPr>
                    <w:noProof/>
                    <w:webHidden/>
                  </w:rPr>
                  <w:delInstrText xml:space="preserve"> PAGEREF _Toc202786348 \h </w:delInstrText>
                </w:r>
                <w:r w:rsidR="00697E1F">
                  <w:rPr>
                    <w:noProof/>
                    <w:webHidden/>
                  </w:rPr>
                </w:r>
                <w:r w:rsidR="00697E1F">
                  <w:rPr>
                    <w:noProof/>
                    <w:webHidden/>
                  </w:rPr>
                  <w:fldChar w:fldCharType="separate"/>
                </w:r>
                <w:r w:rsidR="00697E1F">
                  <w:rPr>
                    <w:noProof/>
                    <w:webHidden/>
                  </w:rPr>
                  <w:delText>104</w:delText>
                </w:r>
                <w:r w:rsidR="00697E1F">
                  <w:rPr>
                    <w:noProof/>
                    <w:webHidden/>
                  </w:rPr>
                  <w:fldChar w:fldCharType="end"/>
                </w:r>
                <w:r>
                  <w:rPr>
                    <w:noProof/>
                  </w:rPr>
                  <w:fldChar w:fldCharType="end"/>
                </w:r>
              </w:del>
            </w:p>
            <w:p w14:paraId="5405E53F" w14:textId="77777777" w:rsidR="00697E1F" w:rsidRDefault="0056181D">
              <w:pPr>
                <w:pStyle w:val="TDC3"/>
                <w:tabs>
                  <w:tab w:val="right" w:leader="dot" w:pos="8494"/>
                </w:tabs>
                <w:rPr>
                  <w:del w:id="246" w:author="Redondo García Francisco Javier" w:date="2025-09-02T09:44:00Z"/>
                  <w:rFonts w:eastAsiaTheme="minorEastAsia"/>
                  <w:noProof/>
                  <w:lang w:eastAsia="es-ES"/>
                </w:rPr>
              </w:pPr>
              <w:del w:id="247" w:author="Redondo García Francisco Javier" w:date="2025-09-02T09:44:00Z">
                <w:r>
                  <w:lastRenderedPageBreak/>
                  <w:fldChar w:fldCharType="begin"/>
                </w:r>
                <w:r>
                  <w:delInstrText xml:space="preserve"> HYPERLINK \l "_Toc202786349" </w:delInstrText>
                </w:r>
                <w:r>
                  <w:fldChar w:fldCharType="separate"/>
                </w:r>
                <w:r w:rsidR="00697E1F" w:rsidRPr="00010376">
                  <w:rPr>
                    <w:rStyle w:val="Hipervnculo"/>
                    <w:noProof/>
                  </w:rPr>
                  <w:delText>C.1.4 Prueba equilibrio</w:delText>
                </w:r>
                <w:r w:rsidR="00697E1F">
                  <w:rPr>
                    <w:noProof/>
                    <w:webHidden/>
                  </w:rPr>
                  <w:tab/>
                </w:r>
                <w:r w:rsidR="00697E1F">
                  <w:rPr>
                    <w:noProof/>
                    <w:webHidden/>
                  </w:rPr>
                  <w:fldChar w:fldCharType="begin"/>
                </w:r>
                <w:r w:rsidR="00697E1F">
                  <w:rPr>
                    <w:noProof/>
                    <w:webHidden/>
                  </w:rPr>
                  <w:delInstrText xml:space="preserve"> PAGEREF _Toc202786349 \h </w:delInstrText>
                </w:r>
                <w:r w:rsidR="00697E1F">
                  <w:rPr>
                    <w:noProof/>
                    <w:webHidden/>
                  </w:rPr>
                </w:r>
                <w:r w:rsidR="00697E1F">
                  <w:rPr>
                    <w:noProof/>
                    <w:webHidden/>
                  </w:rPr>
                  <w:fldChar w:fldCharType="separate"/>
                </w:r>
                <w:r w:rsidR="00697E1F">
                  <w:rPr>
                    <w:noProof/>
                    <w:webHidden/>
                  </w:rPr>
                  <w:delText>104</w:delText>
                </w:r>
                <w:r w:rsidR="00697E1F">
                  <w:rPr>
                    <w:noProof/>
                    <w:webHidden/>
                  </w:rPr>
                  <w:fldChar w:fldCharType="end"/>
                </w:r>
                <w:r>
                  <w:rPr>
                    <w:noProof/>
                  </w:rPr>
                  <w:fldChar w:fldCharType="end"/>
                </w:r>
              </w:del>
            </w:p>
            <w:p w14:paraId="01387DD4" w14:textId="77777777" w:rsidR="00697E1F" w:rsidRDefault="0056181D">
              <w:pPr>
                <w:pStyle w:val="TDC3"/>
                <w:tabs>
                  <w:tab w:val="right" w:leader="dot" w:pos="8494"/>
                </w:tabs>
                <w:rPr>
                  <w:del w:id="248" w:author="Redondo García Francisco Javier" w:date="2025-09-02T09:44:00Z"/>
                  <w:rFonts w:eastAsiaTheme="minorEastAsia"/>
                  <w:noProof/>
                  <w:lang w:eastAsia="es-ES"/>
                </w:rPr>
              </w:pPr>
              <w:del w:id="249" w:author="Redondo García Francisco Javier" w:date="2025-09-02T09:44:00Z">
                <w:r>
                  <w:fldChar w:fldCharType="begin"/>
                </w:r>
                <w:r>
                  <w:delInstrText xml:space="preserve"> HYPERLINK \l "_Toc202786350" </w:delInstrText>
                </w:r>
                <w:r>
                  <w:fldChar w:fldCharType="separate"/>
                </w:r>
                <w:r w:rsidR="00697E1F" w:rsidRPr="00010376">
                  <w:rPr>
                    <w:rStyle w:val="Hipervnculo"/>
                    <w:noProof/>
                  </w:rPr>
                  <w:delText>C.1.5 Prueba sentadillas</w:delText>
                </w:r>
                <w:r w:rsidR="00697E1F">
                  <w:rPr>
                    <w:noProof/>
                    <w:webHidden/>
                  </w:rPr>
                  <w:tab/>
                </w:r>
                <w:r w:rsidR="00697E1F">
                  <w:rPr>
                    <w:noProof/>
                    <w:webHidden/>
                  </w:rPr>
                  <w:fldChar w:fldCharType="begin"/>
                </w:r>
                <w:r w:rsidR="00697E1F">
                  <w:rPr>
                    <w:noProof/>
                    <w:webHidden/>
                  </w:rPr>
                  <w:delInstrText xml:space="preserve"> PAGEREF _Toc202786350 \h </w:delInstrText>
                </w:r>
                <w:r w:rsidR="00697E1F">
                  <w:rPr>
                    <w:noProof/>
                    <w:webHidden/>
                  </w:rPr>
                </w:r>
                <w:r w:rsidR="00697E1F">
                  <w:rPr>
                    <w:noProof/>
                    <w:webHidden/>
                  </w:rPr>
                  <w:fldChar w:fldCharType="separate"/>
                </w:r>
                <w:r w:rsidR="00697E1F">
                  <w:rPr>
                    <w:noProof/>
                    <w:webHidden/>
                  </w:rPr>
                  <w:delText>105</w:delText>
                </w:r>
                <w:r w:rsidR="00697E1F">
                  <w:rPr>
                    <w:noProof/>
                    <w:webHidden/>
                  </w:rPr>
                  <w:fldChar w:fldCharType="end"/>
                </w:r>
                <w:r>
                  <w:rPr>
                    <w:noProof/>
                  </w:rPr>
                  <w:fldChar w:fldCharType="end"/>
                </w:r>
              </w:del>
            </w:p>
            <w:p w14:paraId="6F3FDC9E" w14:textId="77777777" w:rsidR="00697E1F" w:rsidRDefault="0056181D">
              <w:pPr>
                <w:pStyle w:val="TDC3"/>
                <w:tabs>
                  <w:tab w:val="right" w:leader="dot" w:pos="8494"/>
                </w:tabs>
                <w:rPr>
                  <w:del w:id="250" w:author="Redondo García Francisco Javier" w:date="2025-09-02T09:44:00Z"/>
                  <w:rFonts w:eastAsiaTheme="minorEastAsia"/>
                  <w:noProof/>
                  <w:lang w:eastAsia="es-ES"/>
                </w:rPr>
              </w:pPr>
              <w:del w:id="251" w:author="Redondo García Francisco Javier" w:date="2025-09-02T09:44:00Z">
                <w:r>
                  <w:fldChar w:fldCharType="begin"/>
                </w:r>
                <w:r>
                  <w:delInstrText xml:space="preserve"> HYPERLINK \l "_Toc202786351" </w:delInstrText>
                </w:r>
                <w:r>
                  <w:fldChar w:fldCharType="separate"/>
                </w:r>
                <w:r w:rsidR="00697E1F" w:rsidRPr="00010376">
                  <w:rPr>
                    <w:rStyle w:val="Hipervnculo"/>
                    <w:noProof/>
                  </w:rPr>
                  <w:delText>C.1.6.  Prueba velocidad</w:delText>
                </w:r>
                <w:r w:rsidR="00697E1F">
                  <w:rPr>
                    <w:noProof/>
                    <w:webHidden/>
                  </w:rPr>
                  <w:tab/>
                </w:r>
                <w:r w:rsidR="00697E1F">
                  <w:rPr>
                    <w:noProof/>
                    <w:webHidden/>
                  </w:rPr>
                  <w:fldChar w:fldCharType="begin"/>
                </w:r>
                <w:r w:rsidR="00697E1F">
                  <w:rPr>
                    <w:noProof/>
                    <w:webHidden/>
                  </w:rPr>
                  <w:delInstrText xml:space="preserve"> PAGEREF _Toc202786351 \h </w:delInstrText>
                </w:r>
                <w:r w:rsidR="00697E1F">
                  <w:rPr>
                    <w:noProof/>
                    <w:webHidden/>
                  </w:rPr>
                </w:r>
                <w:r w:rsidR="00697E1F">
                  <w:rPr>
                    <w:noProof/>
                    <w:webHidden/>
                  </w:rPr>
                  <w:fldChar w:fldCharType="separate"/>
                </w:r>
                <w:r w:rsidR="00697E1F">
                  <w:rPr>
                    <w:noProof/>
                    <w:webHidden/>
                  </w:rPr>
                  <w:delText>106</w:delText>
                </w:r>
                <w:r w:rsidR="00697E1F">
                  <w:rPr>
                    <w:noProof/>
                    <w:webHidden/>
                  </w:rPr>
                  <w:fldChar w:fldCharType="end"/>
                </w:r>
                <w:r>
                  <w:rPr>
                    <w:noProof/>
                  </w:rPr>
                  <w:fldChar w:fldCharType="end"/>
                </w:r>
              </w:del>
            </w:p>
            <w:p w14:paraId="7FFF98D9" w14:textId="77777777" w:rsidR="00697E1F" w:rsidRDefault="0056181D">
              <w:pPr>
                <w:pStyle w:val="TDC2"/>
                <w:tabs>
                  <w:tab w:val="right" w:leader="dot" w:pos="8494"/>
                </w:tabs>
                <w:rPr>
                  <w:del w:id="252" w:author="Redondo García Francisco Javier" w:date="2025-09-02T09:44:00Z"/>
                  <w:rFonts w:eastAsiaTheme="minorEastAsia"/>
                  <w:noProof/>
                  <w:lang w:eastAsia="es-ES"/>
                </w:rPr>
              </w:pPr>
              <w:del w:id="253" w:author="Redondo García Francisco Javier" w:date="2025-09-02T09:44:00Z">
                <w:r>
                  <w:fldChar w:fldCharType="begin"/>
                </w:r>
                <w:r>
                  <w:delInstrText xml:space="preserve"> HYPERLINK \l "_Toc202786352" </w:delInstrText>
                </w:r>
                <w:r>
                  <w:fldChar w:fldCharType="separate"/>
                </w:r>
                <w:r w:rsidR="00697E1F" w:rsidRPr="00010376">
                  <w:rPr>
                    <w:rStyle w:val="Hipervnculo"/>
                    <w:rFonts w:eastAsia="Times New Roman"/>
                    <w:noProof/>
                    <w:lang w:eastAsia="es-ES"/>
                  </w:rPr>
                  <w:delText>C.2 Manual de usuario de la web</w:delText>
                </w:r>
                <w:r w:rsidR="00697E1F">
                  <w:rPr>
                    <w:noProof/>
                    <w:webHidden/>
                  </w:rPr>
                  <w:tab/>
                </w:r>
                <w:r w:rsidR="00697E1F">
                  <w:rPr>
                    <w:noProof/>
                    <w:webHidden/>
                  </w:rPr>
                  <w:fldChar w:fldCharType="begin"/>
                </w:r>
                <w:r w:rsidR="00697E1F">
                  <w:rPr>
                    <w:noProof/>
                    <w:webHidden/>
                  </w:rPr>
                  <w:delInstrText xml:space="preserve"> PAGEREF _Toc202786352 \h </w:delInstrText>
                </w:r>
                <w:r w:rsidR="00697E1F">
                  <w:rPr>
                    <w:noProof/>
                    <w:webHidden/>
                  </w:rPr>
                </w:r>
                <w:r w:rsidR="00697E1F">
                  <w:rPr>
                    <w:noProof/>
                    <w:webHidden/>
                  </w:rPr>
                  <w:fldChar w:fldCharType="separate"/>
                </w:r>
                <w:r w:rsidR="00697E1F">
                  <w:rPr>
                    <w:noProof/>
                    <w:webHidden/>
                  </w:rPr>
                  <w:delText>108</w:delText>
                </w:r>
                <w:r w:rsidR="00697E1F">
                  <w:rPr>
                    <w:noProof/>
                    <w:webHidden/>
                  </w:rPr>
                  <w:fldChar w:fldCharType="end"/>
                </w:r>
                <w:r>
                  <w:rPr>
                    <w:noProof/>
                  </w:rPr>
                  <w:fldChar w:fldCharType="end"/>
                </w:r>
              </w:del>
            </w:p>
            <w:p w14:paraId="0B97C787" w14:textId="77777777" w:rsidR="00697E1F" w:rsidRDefault="0056181D">
              <w:pPr>
                <w:pStyle w:val="TDC3"/>
                <w:tabs>
                  <w:tab w:val="right" w:leader="dot" w:pos="8494"/>
                </w:tabs>
                <w:rPr>
                  <w:del w:id="254" w:author="Redondo García Francisco Javier" w:date="2025-09-02T09:44:00Z"/>
                  <w:rFonts w:eastAsiaTheme="minorEastAsia"/>
                  <w:noProof/>
                  <w:lang w:eastAsia="es-ES"/>
                </w:rPr>
              </w:pPr>
              <w:del w:id="255" w:author="Redondo García Francisco Javier" w:date="2025-09-02T09:44:00Z">
                <w:r>
                  <w:fldChar w:fldCharType="begin"/>
                </w:r>
                <w:r>
                  <w:delInstrText xml:space="preserve"> HYPERLINK \l "_Toc202786353" </w:delInstrText>
                </w:r>
                <w:r>
                  <w:fldChar w:fldCharType="separate"/>
                </w:r>
                <w:r w:rsidR="00697E1F" w:rsidRPr="00010376">
                  <w:rPr>
                    <w:rStyle w:val="Hipervnculo"/>
                    <w:rFonts w:eastAsia="Times New Roman"/>
                    <w:noProof/>
                    <w:lang w:eastAsia="es-ES"/>
                  </w:rPr>
                  <w:delText>C.2.1. Pantalla inicial</w:delText>
                </w:r>
                <w:r w:rsidR="00697E1F">
                  <w:rPr>
                    <w:noProof/>
                    <w:webHidden/>
                  </w:rPr>
                  <w:tab/>
                </w:r>
                <w:r w:rsidR="00697E1F">
                  <w:rPr>
                    <w:noProof/>
                    <w:webHidden/>
                  </w:rPr>
                  <w:fldChar w:fldCharType="begin"/>
                </w:r>
                <w:r w:rsidR="00697E1F">
                  <w:rPr>
                    <w:noProof/>
                    <w:webHidden/>
                  </w:rPr>
                  <w:delInstrText xml:space="preserve"> PAGEREF _Toc202786353 \h </w:delInstrText>
                </w:r>
                <w:r w:rsidR="00697E1F">
                  <w:rPr>
                    <w:noProof/>
                    <w:webHidden/>
                  </w:rPr>
                </w:r>
                <w:r w:rsidR="00697E1F">
                  <w:rPr>
                    <w:noProof/>
                    <w:webHidden/>
                  </w:rPr>
                  <w:fldChar w:fldCharType="separate"/>
                </w:r>
                <w:r w:rsidR="00697E1F">
                  <w:rPr>
                    <w:noProof/>
                    <w:webHidden/>
                  </w:rPr>
                  <w:delText>108</w:delText>
                </w:r>
                <w:r w:rsidR="00697E1F">
                  <w:rPr>
                    <w:noProof/>
                    <w:webHidden/>
                  </w:rPr>
                  <w:fldChar w:fldCharType="end"/>
                </w:r>
                <w:r>
                  <w:rPr>
                    <w:noProof/>
                  </w:rPr>
                  <w:fldChar w:fldCharType="end"/>
                </w:r>
              </w:del>
            </w:p>
            <w:p w14:paraId="58CE41E9" w14:textId="77777777" w:rsidR="00697E1F" w:rsidRDefault="0056181D">
              <w:pPr>
                <w:pStyle w:val="TDC3"/>
                <w:tabs>
                  <w:tab w:val="right" w:leader="dot" w:pos="8494"/>
                </w:tabs>
                <w:rPr>
                  <w:del w:id="256" w:author="Redondo García Francisco Javier" w:date="2025-09-02T09:44:00Z"/>
                  <w:rFonts w:eastAsiaTheme="minorEastAsia"/>
                  <w:noProof/>
                  <w:lang w:eastAsia="es-ES"/>
                </w:rPr>
              </w:pPr>
              <w:del w:id="257" w:author="Redondo García Francisco Javier" w:date="2025-09-02T09:44:00Z">
                <w:r>
                  <w:fldChar w:fldCharType="begin"/>
                </w:r>
                <w:r>
                  <w:delInstrText xml:space="preserve"> HYPERLINK \l "_Toc202786354" </w:delInstrText>
                </w:r>
                <w:r>
                  <w:fldChar w:fldCharType="separate"/>
                </w:r>
                <w:r w:rsidR="00697E1F" w:rsidRPr="00010376">
                  <w:rPr>
                    <w:rStyle w:val="Hipervnculo"/>
                    <w:rFonts w:eastAsia="Times New Roman"/>
                    <w:noProof/>
                    <w:lang w:eastAsia="es-ES"/>
                  </w:rPr>
                  <w:delText>C.2.2 Registro de facultativos</w:delText>
                </w:r>
                <w:r w:rsidR="00697E1F">
                  <w:rPr>
                    <w:noProof/>
                    <w:webHidden/>
                  </w:rPr>
                  <w:tab/>
                </w:r>
                <w:r w:rsidR="00697E1F">
                  <w:rPr>
                    <w:noProof/>
                    <w:webHidden/>
                  </w:rPr>
                  <w:fldChar w:fldCharType="begin"/>
                </w:r>
                <w:r w:rsidR="00697E1F">
                  <w:rPr>
                    <w:noProof/>
                    <w:webHidden/>
                  </w:rPr>
                  <w:delInstrText xml:space="preserve"> PAGEREF _Toc202786354 \h </w:delInstrText>
                </w:r>
                <w:r w:rsidR="00697E1F">
                  <w:rPr>
                    <w:noProof/>
                    <w:webHidden/>
                  </w:rPr>
                </w:r>
                <w:r w:rsidR="00697E1F">
                  <w:rPr>
                    <w:noProof/>
                    <w:webHidden/>
                  </w:rPr>
                  <w:fldChar w:fldCharType="separate"/>
                </w:r>
                <w:r w:rsidR="00697E1F">
                  <w:rPr>
                    <w:noProof/>
                    <w:webHidden/>
                  </w:rPr>
                  <w:delText>108</w:delText>
                </w:r>
                <w:r w:rsidR="00697E1F">
                  <w:rPr>
                    <w:noProof/>
                    <w:webHidden/>
                  </w:rPr>
                  <w:fldChar w:fldCharType="end"/>
                </w:r>
                <w:r>
                  <w:rPr>
                    <w:noProof/>
                  </w:rPr>
                  <w:fldChar w:fldCharType="end"/>
                </w:r>
              </w:del>
            </w:p>
            <w:p w14:paraId="7BC36680" w14:textId="77777777" w:rsidR="00697E1F" w:rsidRDefault="0056181D">
              <w:pPr>
                <w:pStyle w:val="TDC3"/>
                <w:tabs>
                  <w:tab w:val="right" w:leader="dot" w:pos="8494"/>
                </w:tabs>
                <w:rPr>
                  <w:del w:id="258" w:author="Redondo García Francisco Javier" w:date="2025-09-02T09:44:00Z"/>
                  <w:rFonts w:eastAsiaTheme="minorEastAsia"/>
                  <w:noProof/>
                  <w:lang w:eastAsia="es-ES"/>
                </w:rPr>
              </w:pPr>
              <w:del w:id="259" w:author="Redondo García Francisco Javier" w:date="2025-09-02T09:44:00Z">
                <w:r>
                  <w:fldChar w:fldCharType="begin"/>
                </w:r>
                <w:r>
                  <w:delInstrText xml:space="preserve"> HYPERLINK \l "_Toc202786355" </w:delInstrText>
                </w:r>
                <w:r>
                  <w:fldChar w:fldCharType="separate"/>
                </w:r>
                <w:r w:rsidR="00697E1F" w:rsidRPr="00010376">
                  <w:rPr>
                    <w:rStyle w:val="Hipervnculo"/>
                    <w:rFonts w:eastAsia="Times New Roman"/>
                    <w:noProof/>
                    <w:lang w:eastAsia="es-ES"/>
                  </w:rPr>
                  <w:delText>C.2.3 Inicio de sesión</w:delText>
                </w:r>
                <w:r w:rsidR="00697E1F">
                  <w:rPr>
                    <w:noProof/>
                    <w:webHidden/>
                  </w:rPr>
                  <w:tab/>
                </w:r>
                <w:r w:rsidR="00697E1F">
                  <w:rPr>
                    <w:noProof/>
                    <w:webHidden/>
                  </w:rPr>
                  <w:fldChar w:fldCharType="begin"/>
                </w:r>
                <w:r w:rsidR="00697E1F">
                  <w:rPr>
                    <w:noProof/>
                    <w:webHidden/>
                  </w:rPr>
                  <w:delInstrText xml:space="preserve"> PAGEREF _Toc202786355 \h </w:delInstrText>
                </w:r>
                <w:r w:rsidR="00697E1F">
                  <w:rPr>
                    <w:noProof/>
                    <w:webHidden/>
                  </w:rPr>
                </w:r>
                <w:r w:rsidR="00697E1F">
                  <w:rPr>
                    <w:noProof/>
                    <w:webHidden/>
                  </w:rPr>
                  <w:fldChar w:fldCharType="separate"/>
                </w:r>
                <w:r w:rsidR="00697E1F">
                  <w:rPr>
                    <w:noProof/>
                    <w:webHidden/>
                  </w:rPr>
                  <w:delText>108</w:delText>
                </w:r>
                <w:r w:rsidR="00697E1F">
                  <w:rPr>
                    <w:noProof/>
                    <w:webHidden/>
                  </w:rPr>
                  <w:fldChar w:fldCharType="end"/>
                </w:r>
                <w:r>
                  <w:rPr>
                    <w:noProof/>
                  </w:rPr>
                  <w:fldChar w:fldCharType="end"/>
                </w:r>
              </w:del>
            </w:p>
            <w:p w14:paraId="12403B0F" w14:textId="77777777" w:rsidR="00697E1F" w:rsidRDefault="0056181D">
              <w:pPr>
                <w:pStyle w:val="TDC3"/>
                <w:tabs>
                  <w:tab w:val="right" w:leader="dot" w:pos="8494"/>
                </w:tabs>
                <w:rPr>
                  <w:del w:id="260" w:author="Redondo García Francisco Javier" w:date="2025-09-02T09:44:00Z"/>
                  <w:rFonts w:eastAsiaTheme="minorEastAsia"/>
                  <w:noProof/>
                  <w:lang w:eastAsia="es-ES"/>
                </w:rPr>
              </w:pPr>
              <w:del w:id="261" w:author="Redondo García Francisco Javier" w:date="2025-09-02T09:44:00Z">
                <w:r>
                  <w:fldChar w:fldCharType="begin"/>
                </w:r>
                <w:r>
                  <w:delInstrText xml:space="preserve"> HYPERLINK \l "_Toc202786356" </w:delInstrText>
                </w:r>
                <w:r>
                  <w:fldChar w:fldCharType="separate"/>
                </w:r>
                <w:r w:rsidR="00697E1F" w:rsidRPr="00010376">
                  <w:rPr>
                    <w:rStyle w:val="Hipervnculo"/>
                    <w:rFonts w:eastAsia="Times New Roman"/>
                    <w:noProof/>
                    <w:lang w:eastAsia="es-ES"/>
                  </w:rPr>
                  <w:delText>C.2.4. Perfil de facultativo</w:delText>
                </w:r>
                <w:r w:rsidR="00697E1F">
                  <w:rPr>
                    <w:noProof/>
                    <w:webHidden/>
                  </w:rPr>
                  <w:tab/>
                </w:r>
                <w:r w:rsidR="00697E1F">
                  <w:rPr>
                    <w:noProof/>
                    <w:webHidden/>
                  </w:rPr>
                  <w:fldChar w:fldCharType="begin"/>
                </w:r>
                <w:r w:rsidR="00697E1F">
                  <w:rPr>
                    <w:noProof/>
                    <w:webHidden/>
                  </w:rPr>
                  <w:delInstrText xml:space="preserve"> PAGEREF _Toc202786356 \h </w:delInstrText>
                </w:r>
                <w:r w:rsidR="00697E1F">
                  <w:rPr>
                    <w:noProof/>
                    <w:webHidden/>
                  </w:rPr>
                </w:r>
                <w:r w:rsidR="00697E1F">
                  <w:rPr>
                    <w:noProof/>
                    <w:webHidden/>
                  </w:rPr>
                  <w:fldChar w:fldCharType="separate"/>
                </w:r>
                <w:r w:rsidR="00697E1F">
                  <w:rPr>
                    <w:noProof/>
                    <w:webHidden/>
                  </w:rPr>
                  <w:delText>109</w:delText>
                </w:r>
                <w:r w:rsidR="00697E1F">
                  <w:rPr>
                    <w:noProof/>
                    <w:webHidden/>
                  </w:rPr>
                  <w:fldChar w:fldCharType="end"/>
                </w:r>
                <w:r>
                  <w:rPr>
                    <w:noProof/>
                  </w:rPr>
                  <w:fldChar w:fldCharType="end"/>
                </w:r>
              </w:del>
            </w:p>
            <w:p w14:paraId="452659FC" w14:textId="77777777" w:rsidR="00697E1F" w:rsidRDefault="0056181D">
              <w:pPr>
                <w:pStyle w:val="TDC3"/>
                <w:tabs>
                  <w:tab w:val="right" w:leader="dot" w:pos="8494"/>
                </w:tabs>
                <w:rPr>
                  <w:del w:id="262" w:author="Redondo García Francisco Javier" w:date="2025-09-02T09:44:00Z"/>
                  <w:rFonts w:eastAsiaTheme="minorEastAsia"/>
                  <w:noProof/>
                  <w:lang w:eastAsia="es-ES"/>
                </w:rPr>
              </w:pPr>
              <w:del w:id="263" w:author="Redondo García Francisco Javier" w:date="2025-09-02T09:44:00Z">
                <w:r>
                  <w:fldChar w:fldCharType="begin"/>
                </w:r>
                <w:r>
                  <w:delInstrText xml:space="preserve"> HYPERLINK \l "_Toc202786357" </w:delInstrText>
                </w:r>
                <w:r>
                  <w:fldChar w:fldCharType="separate"/>
                </w:r>
                <w:r w:rsidR="00697E1F" w:rsidRPr="00010376">
                  <w:rPr>
                    <w:rStyle w:val="Hipervnculo"/>
                    <w:rFonts w:eastAsia="Times New Roman"/>
                    <w:noProof/>
                    <w:lang w:eastAsia="es-ES"/>
                  </w:rPr>
                  <w:delText>C.2.5 Administración de usuarios</w:delText>
                </w:r>
                <w:r w:rsidR="00697E1F">
                  <w:rPr>
                    <w:noProof/>
                    <w:webHidden/>
                  </w:rPr>
                  <w:tab/>
                </w:r>
                <w:r w:rsidR="00697E1F">
                  <w:rPr>
                    <w:noProof/>
                    <w:webHidden/>
                  </w:rPr>
                  <w:fldChar w:fldCharType="begin"/>
                </w:r>
                <w:r w:rsidR="00697E1F">
                  <w:rPr>
                    <w:noProof/>
                    <w:webHidden/>
                  </w:rPr>
                  <w:delInstrText xml:space="preserve"> PAGEREF _Toc202786357 \h </w:delInstrText>
                </w:r>
                <w:r w:rsidR="00697E1F">
                  <w:rPr>
                    <w:noProof/>
                    <w:webHidden/>
                  </w:rPr>
                </w:r>
                <w:r w:rsidR="00697E1F">
                  <w:rPr>
                    <w:noProof/>
                    <w:webHidden/>
                  </w:rPr>
                  <w:fldChar w:fldCharType="separate"/>
                </w:r>
                <w:r w:rsidR="00697E1F">
                  <w:rPr>
                    <w:noProof/>
                    <w:webHidden/>
                  </w:rPr>
                  <w:delText>110</w:delText>
                </w:r>
                <w:r w:rsidR="00697E1F">
                  <w:rPr>
                    <w:noProof/>
                    <w:webHidden/>
                  </w:rPr>
                  <w:fldChar w:fldCharType="end"/>
                </w:r>
                <w:r>
                  <w:rPr>
                    <w:noProof/>
                  </w:rPr>
                  <w:fldChar w:fldCharType="end"/>
                </w:r>
              </w:del>
            </w:p>
            <w:p w14:paraId="6B56E07A" w14:textId="77777777" w:rsidR="00697E1F" w:rsidRDefault="0056181D">
              <w:pPr>
                <w:pStyle w:val="TDC3"/>
                <w:tabs>
                  <w:tab w:val="right" w:leader="dot" w:pos="8494"/>
                </w:tabs>
                <w:rPr>
                  <w:del w:id="264" w:author="Redondo García Francisco Javier" w:date="2025-09-02T09:44:00Z"/>
                  <w:rFonts w:eastAsiaTheme="minorEastAsia"/>
                  <w:noProof/>
                  <w:lang w:eastAsia="es-ES"/>
                </w:rPr>
              </w:pPr>
              <w:del w:id="265" w:author="Redondo García Francisco Javier" w:date="2025-09-02T09:44:00Z">
                <w:r>
                  <w:fldChar w:fldCharType="begin"/>
                </w:r>
                <w:r>
                  <w:delInstrText xml:space="preserve"> HYPERLINK \l "_Toc202786</w:delInstrText>
                </w:r>
                <w:r>
                  <w:delInstrText xml:space="preserve">358" </w:delInstrText>
                </w:r>
                <w:r>
                  <w:fldChar w:fldCharType="separate"/>
                </w:r>
                <w:r w:rsidR="00697E1F" w:rsidRPr="00010376">
                  <w:rPr>
                    <w:rStyle w:val="Hipervnculo"/>
                    <w:rFonts w:eastAsia="Times New Roman"/>
                    <w:noProof/>
                    <w:lang w:eastAsia="es-ES"/>
                  </w:rPr>
                  <w:delText>C.2.6 Visualización de pacientes</w:delText>
                </w:r>
                <w:r w:rsidR="00697E1F">
                  <w:rPr>
                    <w:noProof/>
                    <w:webHidden/>
                  </w:rPr>
                  <w:tab/>
                </w:r>
                <w:r w:rsidR="00697E1F">
                  <w:rPr>
                    <w:noProof/>
                    <w:webHidden/>
                  </w:rPr>
                  <w:fldChar w:fldCharType="begin"/>
                </w:r>
                <w:r w:rsidR="00697E1F">
                  <w:rPr>
                    <w:noProof/>
                    <w:webHidden/>
                  </w:rPr>
                  <w:delInstrText xml:space="preserve"> PAGEREF _Toc202786358 \h </w:delInstrText>
                </w:r>
                <w:r w:rsidR="00697E1F">
                  <w:rPr>
                    <w:noProof/>
                    <w:webHidden/>
                  </w:rPr>
                </w:r>
                <w:r w:rsidR="00697E1F">
                  <w:rPr>
                    <w:noProof/>
                    <w:webHidden/>
                  </w:rPr>
                  <w:fldChar w:fldCharType="separate"/>
                </w:r>
                <w:r w:rsidR="00697E1F">
                  <w:rPr>
                    <w:noProof/>
                    <w:webHidden/>
                  </w:rPr>
                  <w:delText>110</w:delText>
                </w:r>
                <w:r w:rsidR="00697E1F">
                  <w:rPr>
                    <w:noProof/>
                    <w:webHidden/>
                  </w:rPr>
                  <w:fldChar w:fldCharType="end"/>
                </w:r>
                <w:r>
                  <w:rPr>
                    <w:noProof/>
                  </w:rPr>
                  <w:fldChar w:fldCharType="end"/>
                </w:r>
              </w:del>
            </w:p>
            <w:p w14:paraId="7EEE908B" w14:textId="77777777" w:rsidR="00697E1F" w:rsidRDefault="0056181D">
              <w:pPr>
                <w:pStyle w:val="TDC3"/>
                <w:tabs>
                  <w:tab w:val="right" w:leader="dot" w:pos="8494"/>
                </w:tabs>
                <w:rPr>
                  <w:del w:id="266" w:author="Redondo García Francisco Javier" w:date="2025-09-02T09:44:00Z"/>
                  <w:rFonts w:eastAsiaTheme="minorEastAsia"/>
                  <w:noProof/>
                  <w:lang w:eastAsia="es-ES"/>
                </w:rPr>
              </w:pPr>
              <w:del w:id="267" w:author="Redondo García Francisco Javier" w:date="2025-09-02T09:44:00Z">
                <w:r>
                  <w:fldChar w:fldCharType="begin"/>
                </w:r>
                <w:r>
                  <w:delInstrText xml:space="preserve"> HYPERLINK \l "_Toc202786359" </w:delInstrText>
                </w:r>
                <w:r>
                  <w:fldChar w:fldCharType="separate"/>
                </w:r>
                <w:r w:rsidR="00697E1F" w:rsidRPr="00010376">
                  <w:rPr>
                    <w:rStyle w:val="Hipervnculo"/>
                    <w:rFonts w:eastAsia="Times New Roman"/>
                    <w:noProof/>
                    <w:lang w:eastAsia="es-ES"/>
                  </w:rPr>
                  <w:delText>C.2.7. Editar paciente</w:delText>
                </w:r>
                <w:r w:rsidR="00697E1F">
                  <w:rPr>
                    <w:noProof/>
                    <w:webHidden/>
                  </w:rPr>
                  <w:tab/>
                </w:r>
                <w:r w:rsidR="00697E1F">
                  <w:rPr>
                    <w:noProof/>
                    <w:webHidden/>
                  </w:rPr>
                  <w:fldChar w:fldCharType="begin"/>
                </w:r>
                <w:r w:rsidR="00697E1F">
                  <w:rPr>
                    <w:noProof/>
                    <w:webHidden/>
                  </w:rPr>
                  <w:delInstrText xml:space="preserve"> PAGEREF _Toc202786359 \h </w:delInstrText>
                </w:r>
                <w:r w:rsidR="00697E1F">
                  <w:rPr>
                    <w:noProof/>
                    <w:webHidden/>
                  </w:rPr>
                </w:r>
                <w:r w:rsidR="00697E1F">
                  <w:rPr>
                    <w:noProof/>
                    <w:webHidden/>
                  </w:rPr>
                  <w:fldChar w:fldCharType="separate"/>
                </w:r>
                <w:r w:rsidR="00697E1F">
                  <w:rPr>
                    <w:noProof/>
                    <w:webHidden/>
                  </w:rPr>
                  <w:delText>110</w:delText>
                </w:r>
                <w:r w:rsidR="00697E1F">
                  <w:rPr>
                    <w:noProof/>
                    <w:webHidden/>
                  </w:rPr>
                  <w:fldChar w:fldCharType="end"/>
                </w:r>
                <w:r>
                  <w:rPr>
                    <w:noProof/>
                  </w:rPr>
                  <w:fldChar w:fldCharType="end"/>
                </w:r>
              </w:del>
            </w:p>
            <w:p w14:paraId="212C17D0" w14:textId="77777777" w:rsidR="00697E1F" w:rsidRDefault="0056181D">
              <w:pPr>
                <w:pStyle w:val="TDC3"/>
                <w:tabs>
                  <w:tab w:val="right" w:leader="dot" w:pos="8494"/>
                </w:tabs>
                <w:rPr>
                  <w:del w:id="268" w:author="Redondo García Francisco Javier" w:date="2025-09-02T09:44:00Z"/>
                  <w:rFonts w:eastAsiaTheme="minorEastAsia"/>
                  <w:noProof/>
                  <w:lang w:eastAsia="es-ES"/>
                </w:rPr>
              </w:pPr>
              <w:del w:id="269" w:author="Redondo García Francisco Javier" w:date="2025-09-02T09:44:00Z">
                <w:r>
                  <w:fldChar w:fldCharType="begin"/>
                </w:r>
                <w:r>
                  <w:delInstrText xml:space="preserve"> HYPERLINK \l "_Toc202786360" </w:delInstrText>
                </w:r>
                <w:r>
                  <w:fldChar w:fldCharType="separate"/>
                </w:r>
                <w:r w:rsidR="00697E1F" w:rsidRPr="00010376">
                  <w:rPr>
                    <w:rStyle w:val="Hipervnculo"/>
                    <w:rFonts w:eastAsia="Times New Roman"/>
                    <w:noProof/>
                    <w:lang w:eastAsia="es-ES"/>
                  </w:rPr>
                  <w:delText>C.2.8 Perfil del paciente</w:delText>
                </w:r>
                <w:r w:rsidR="00697E1F">
                  <w:rPr>
                    <w:noProof/>
                    <w:webHidden/>
                  </w:rPr>
                  <w:tab/>
                </w:r>
                <w:r w:rsidR="00697E1F">
                  <w:rPr>
                    <w:noProof/>
                    <w:webHidden/>
                  </w:rPr>
                  <w:fldChar w:fldCharType="begin"/>
                </w:r>
                <w:r w:rsidR="00697E1F">
                  <w:rPr>
                    <w:noProof/>
                    <w:webHidden/>
                  </w:rPr>
                  <w:delInstrText xml:space="preserve"> PAGEREF _Toc202786360 \h </w:delInstrText>
                </w:r>
                <w:r w:rsidR="00697E1F">
                  <w:rPr>
                    <w:noProof/>
                    <w:webHidden/>
                  </w:rPr>
                </w:r>
                <w:r w:rsidR="00697E1F">
                  <w:rPr>
                    <w:noProof/>
                    <w:webHidden/>
                  </w:rPr>
                  <w:fldChar w:fldCharType="separate"/>
                </w:r>
                <w:r w:rsidR="00697E1F">
                  <w:rPr>
                    <w:noProof/>
                    <w:webHidden/>
                  </w:rPr>
                  <w:delText>111</w:delText>
                </w:r>
                <w:r w:rsidR="00697E1F">
                  <w:rPr>
                    <w:noProof/>
                    <w:webHidden/>
                  </w:rPr>
                  <w:fldChar w:fldCharType="end"/>
                </w:r>
                <w:r>
                  <w:rPr>
                    <w:noProof/>
                  </w:rPr>
                  <w:fldChar w:fldCharType="end"/>
                </w:r>
              </w:del>
            </w:p>
            <w:p w14:paraId="339A4F05" w14:textId="77777777" w:rsidR="00697E1F" w:rsidRDefault="0056181D">
              <w:pPr>
                <w:pStyle w:val="TDC3"/>
                <w:tabs>
                  <w:tab w:val="right" w:leader="dot" w:pos="8494"/>
                </w:tabs>
                <w:rPr>
                  <w:del w:id="270" w:author="Redondo García Francisco Javier" w:date="2025-09-02T09:44:00Z"/>
                  <w:rFonts w:eastAsiaTheme="minorEastAsia"/>
                  <w:noProof/>
                  <w:lang w:eastAsia="es-ES"/>
                </w:rPr>
              </w:pPr>
              <w:del w:id="271" w:author="Redondo García Francisco Javier" w:date="2025-09-02T09:44:00Z">
                <w:r>
                  <w:fldChar w:fldCharType="begin"/>
                </w:r>
                <w:r>
                  <w:delInstrText xml:space="preserve"> HYPERLINK \l "_Toc202786361" </w:delInstrText>
                </w:r>
                <w:r>
                  <w:fldChar w:fldCharType="separate"/>
                </w:r>
                <w:r w:rsidR="00697E1F" w:rsidRPr="00010376">
                  <w:rPr>
                    <w:rStyle w:val="Hipervnculo"/>
                    <w:rFonts w:eastAsia="Times New Roman"/>
                    <w:noProof/>
                    <w:lang w:eastAsia="es-ES"/>
                  </w:rPr>
                  <w:delText>C.2.9 Visualización de pruebas</w:delText>
                </w:r>
                <w:r w:rsidR="00697E1F">
                  <w:rPr>
                    <w:noProof/>
                    <w:webHidden/>
                  </w:rPr>
                  <w:tab/>
                </w:r>
                <w:r w:rsidR="00697E1F">
                  <w:rPr>
                    <w:noProof/>
                    <w:webHidden/>
                  </w:rPr>
                  <w:fldChar w:fldCharType="begin"/>
                </w:r>
                <w:r w:rsidR="00697E1F">
                  <w:rPr>
                    <w:noProof/>
                    <w:webHidden/>
                  </w:rPr>
                  <w:delInstrText xml:space="preserve"> PAGEREF _Toc202786361 \h </w:delInstrText>
                </w:r>
                <w:r w:rsidR="00697E1F">
                  <w:rPr>
                    <w:noProof/>
                    <w:webHidden/>
                  </w:rPr>
                </w:r>
                <w:r w:rsidR="00697E1F">
                  <w:rPr>
                    <w:noProof/>
                    <w:webHidden/>
                  </w:rPr>
                  <w:fldChar w:fldCharType="separate"/>
                </w:r>
                <w:r w:rsidR="00697E1F">
                  <w:rPr>
                    <w:noProof/>
                    <w:webHidden/>
                  </w:rPr>
                  <w:delText>111</w:delText>
                </w:r>
                <w:r w:rsidR="00697E1F">
                  <w:rPr>
                    <w:noProof/>
                    <w:webHidden/>
                  </w:rPr>
                  <w:fldChar w:fldCharType="end"/>
                </w:r>
                <w:r>
                  <w:rPr>
                    <w:noProof/>
                  </w:rPr>
                  <w:fldChar w:fldCharType="end"/>
                </w:r>
              </w:del>
            </w:p>
            <w:p w14:paraId="41D63F18" w14:textId="77777777" w:rsidR="00697E1F" w:rsidRDefault="0056181D">
              <w:pPr>
                <w:pStyle w:val="TDC3"/>
                <w:tabs>
                  <w:tab w:val="right" w:leader="dot" w:pos="8494"/>
                </w:tabs>
                <w:rPr>
                  <w:del w:id="272" w:author="Redondo García Francisco Javier" w:date="2025-09-02T09:44:00Z"/>
                  <w:rFonts w:eastAsiaTheme="minorEastAsia"/>
                  <w:noProof/>
                  <w:lang w:eastAsia="es-ES"/>
                </w:rPr>
              </w:pPr>
              <w:del w:id="273" w:author="Redondo García Francisco Javier" w:date="2025-09-02T09:44:00Z">
                <w:r>
                  <w:fldChar w:fldCharType="begin"/>
                </w:r>
                <w:r>
                  <w:delInstrText xml:space="preserve"> HYPERLINK \l "_Toc202786362" </w:delInstrText>
                </w:r>
                <w:r>
                  <w:fldChar w:fldCharType="separate"/>
                </w:r>
                <w:r w:rsidR="00697E1F" w:rsidRPr="00010376">
                  <w:rPr>
                    <w:rStyle w:val="Hipervnculo"/>
                    <w:rFonts w:eastAsia="Times New Roman"/>
                    <w:noProof/>
                    <w:lang w:eastAsia="es-ES"/>
                  </w:rPr>
                  <w:delText>C.2.10 Histórico de pruebas</w:delText>
                </w:r>
                <w:r w:rsidR="00697E1F">
                  <w:rPr>
                    <w:noProof/>
                    <w:webHidden/>
                  </w:rPr>
                  <w:tab/>
                </w:r>
                <w:r w:rsidR="00697E1F">
                  <w:rPr>
                    <w:noProof/>
                    <w:webHidden/>
                  </w:rPr>
                  <w:fldChar w:fldCharType="begin"/>
                </w:r>
                <w:r w:rsidR="00697E1F">
                  <w:rPr>
                    <w:noProof/>
                    <w:webHidden/>
                  </w:rPr>
                  <w:delInstrText xml:space="preserve"> PAGEREF _Toc202786362 \h </w:delInstrText>
                </w:r>
                <w:r w:rsidR="00697E1F">
                  <w:rPr>
                    <w:noProof/>
                    <w:webHidden/>
                  </w:rPr>
                </w:r>
                <w:r w:rsidR="00697E1F">
                  <w:rPr>
                    <w:noProof/>
                    <w:webHidden/>
                  </w:rPr>
                  <w:fldChar w:fldCharType="separate"/>
                </w:r>
                <w:r w:rsidR="00697E1F">
                  <w:rPr>
                    <w:noProof/>
                    <w:webHidden/>
                  </w:rPr>
                  <w:delText>112</w:delText>
                </w:r>
                <w:r w:rsidR="00697E1F">
                  <w:rPr>
                    <w:noProof/>
                    <w:webHidden/>
                  </w:rPr>
                  <w:fldChar w:fldCharType="end"/>
                </w:r>
                <w:r>
                  <w:rPr>
                    <w:noProof/>
                  </w:rPr>
                  <w:fldChar w:fldCharType="end"/>
                </w:r>
              </w:del>
            </w:p>
            <w:p w14:paraId="12683612" w14:textId="77777777" w:rsidR="00681B78" w:rsidRDefault="001F0203" w:rsidP="00A47858">
              <w:pPr>
                <w:pStyle w:val="TDC1"/>
                <w:rPr>
                  <w:del w:id="274" w:author="Redondo García Francisco Javier" w:date="2025-09-02T09:44:00Z"/>
                </w:rPr>
              </w:pPr>
              <w:del w:id="275" w:author="Redondo García Francisco Javier" w:date="2025-09-02T09:44:00Z">
                <w:r>
                  <w:fldChar w:fldCharType="end"/>
                </w:r>
              </w:del>
            </w:p>
            <w:customXmlDelRangeStart w:id="276" w:author="Redondo García Francisco Javier" w:date="2025-09-02T09:44:00Z"/>
          </w:sdtContent>
        </w:sdt>
        <w:customXmlDelRangeEnd w:id="276"/>
        <w:p w14:paraId="745102C3" w14:textId="44C3462E" w:rsidR="0093112F" w:rsidRDefault="00681B78" w:rsidP="00A47858">
          <w:pPr>
            <w:pStyle w:val="TDC1"/>
            <w:rPr>
              <w:ins w:id="277" w:author="Redondo García Francisco Javier" w:date="2025-09-02T09:44:00Z"/>
              <w:rFonts w:eastAsiaTheme="minorEastAsia"/>
              <w:noProof/>
              <w:lang w:eastAsia="es-ES"/>
            </w:rPr>
          </w:pPr>
          <w:ins w:id="278" w:author="Redondo García Francisco Javier" w:date="2025-09-02T09:44:00Z">
            <w:r>
              <w:fldChar w:fldCharType="begin"/>
            </w:r>
            <w:r>
              <w:instrText xml:space="preserve"> TOC \o "1-7" \h \z \u </w:instrText>
            </w:r>
            <w:r>
              <w:fldChar w:fldCharType="separate"/>
            </w:r>
            <w:r w:rsidR="0056181D">
              <w:fldChar w:fldCharType="begin"/>
            </w:r>
            <w:r w:rsidR="0056181D">
              <w:instrText xml:space="preserve"> HYPERLINK \l "_Toc207317044" </w:instrText>
            </w:r>
            <w:r w:rsidR="0056181D">
              <w:fldChar w:fldCharType="separate"/>
            </w:r>
            <w:r w:rsidR="0093112F" w:rsidRPr="00EF1510">
              <w:rPr>
                <w:rStyle w:val="Hipervnculo"/>
                <w:noProof/>
              </w:rPr>
              <w:t>Resumen</w:t>
            </w:r>
            <w:r w:rsidR="0093112F">
              <w:rPr>
                <w:noProof/>
                <w:webHidden/>
              </w:rPr>
              <w:tab/>
            </w:r>
            <w:r w:rsidR="0093112F">
              <w:rPr>
                <w:noProof/>
                <w:webHidden/>
              </w:rPr>
              <w:fldChar w:fldCharType="begin"/>
            </w:r>
            <w:r w:rsidR="0093112F">
              <w:rPr>
                <w:noProof/>
                <w:webHidden/>
              </w:rPr>
              <w:instrText xml:space="preserve"> PAGEREF _Toc207317044 \h </w:instrText>
            </w:r>
            <w:r w:rsidR="0093112F">
              <w:rPr>
                <w:noProof/>
                <w:webHidden/>
              </w:rPr>
            </w:r>
            <w:r w:rsidR="0093112F">
              <w:rPr>
                <w:noProof/>
                <w:webHidden/>
              </w:rPr>
              <w:fldChar w:fldCharType="separate"/>
            </w:r>
            <w:r w:rsidR="0093112F">
              <w:rPr>
                <w:noProof/>
                <w:webHidden/>
              </w:rPr>
              <w:t>5</w:t>
            </w:r>
            <w:r w:rsidR="0093112F">
              <w:rPr>
                <w:noProof/>
                <w:webHidden/>
              </w:rPr>
              <w:fldChar w:fldCharType="end"/>
            </w:r>
            <w:r w:rsidR="0056181D">
              <w:rPr>
                <w:noProof/>
              </w:rPr>
              <w:fldChar w:fldCharType="end"/>
            </w:r>
          </w:ins>
        </w:p>
        <w:p w14:paraId="62E3D811" w14:textId="4AFF9BC4" w:rsidR="0093112F" w:rsidRDefault="0056181D" w:rsidP="00A47858">
          <w:pPr>
            <w:pStyle w:val="TDC1"/>
            <w:rPr>
              <w:ins w:id="279" w:author="Redondo García Francisco Javier" w:date="2025-09-02T09:44:00Z"/>
              <w:rFonts w:eastAsiaTheme="minorEastAsia"/>
              <w:noProof/>
              <w:lang w:eastAsia="es-ES"/>
            </w:rPr>
          </w:pPr>
          <w:ins w:id="280" w:author="Redondo García Francisco Javier" w:date="2025-09-02T09:44:00Z">
            <w:r>
              <w:fldChar w:fldCharType="begin"/>
            </w:r>
            <w:r>
              <w:instrText xml:space="preserve"> HYPERLINK \l "_Toc207317045" </w:instrText>
            </w:r>
            <w:r>
              <w:fldChar w:fldCharType="separate"/>
            </w:r>
            <w:r w:rsidR="0093112F" w:rsidRPr="00EF1510">
              <w:rPr>
                <w:rStyle w:val="Hipervnculo"/>
                <w:noProof/>
                <w:lang w:val="en-GB"/>
              </w:rPr>
              <w:t>Abstract</w:t>
            </w:r>
            <w:r w:rsidR="0093112F">
              <w:rPr>
                <w:noProof/>
                <w:webHidden/>
              </w:rPr>
              <w:tab/>
            </w:r>
            <w:r w:rsidR="0093112F">
              <w:rPr>
                <w:noProof/>
                <w:webHidden/>
              </w:rPr>
              <w:fldChar w:fldCharType="begin"/>
            </w:r>
            <w:r w:rsidR="0093112F">
              <w:rPr>
                <w:noProof/>
                <w:webHidden/>
              </w:rPr>
              <w:instrText xml:space="preserve"> PAGEREF _Toc207317045 \h </w:instrText>
            </w:r>
            <w:r w:rsidR="0093112F">
              <w:rPr>
                <w:noProof/>
                <w:webHidden/>
              </w:rPr>
            </w:r>
            <w:r w:rsidR="0093112F">
              <w:rPr>
                <w:noProof/>
                <w:webHidden/>
              </w:rPr>
              <w:fldChar w:fldCharType="separate"/>
            </w:r>
            <w:r w:rsidR="0093112F">
              <w:rPr>
                <w:noProof/>
                <w:webHidden/>
              </w:rPr>
              <w:t>5</w:t>
            </w:r>
            <w:r w:rsidR="0093112F">
              <w:rPr>
                <w:noProof/>
                <w:webHidden/>
              </w:rPr>
              <w:fldChar w:fldCharType="end"/>
            </w:r>
            <w:r>
              <w:rPr>
                <w:noProof/>
              </w:rPr>
              <w:fldChar w:fldCharType="end"/>
            </w:r>
          </w:ins>
        </w:p>
        <w:p w14:paraId="59E4ED4D" w14:textId="026CA05E" w:rsidR="0093112F" w:rsidRDefault="0056181D" w:rsidP="00A47858">
          <w:pPr>
            <w:pStyle w:val="TDC1"/>
            <w:rPr>
              <w:ins w:id="281" w:author="Redondo García Francisco Javier" w:date="2025-09-02T09:44:00Z"/>
              <w:rFonts w:eastAsiaTheme="minorEastAsia"/>
              <w:noProof/>
              <w:lang w:eastAsia="es-ES"/>
            </w:rPr>
          </w:pPr>
          <w:ins w:id="282" w:author="Redondo García Francisco Javier" w:date="2025-09-02T09:44:00Z">
            <w:r>
              <w:fldChar w:fldCharType="begin"/>
            </w:r>
            <w:r>
              <w:instrText xml:space="preserve"> HYPERLINK \l "_Toc207317046" </w:instrText>
            </w:r>
            <w:r>
              <w:fldChar w:fldCharType="separate"/>
            </w:r>
            <w:r w:rsidR="0093112F" w:rsidRPr="00EF1510">
              <w:rPr>
                <w:rStyle w:val="Hipervnculo"/>
                <w:noProof/>
              </w:rPr>
              <w:t>Resumen extendido</w:t>
            </w:r>
            <w:r w:rsidR="0093112F">
              <w:rPr>
                <w:noProof/>
                <w:webHidden/>
              </w:rPr>
              <w:tab/>
            </w:r>
            <w:r w:rsidR="0093112F">
              <w:rPr>
                <w:noProof/>
                <w:webHidden/>
              </w:rPr>
              <w:fldChar w:fldCharType="begin"/>
            </w:r>
            <w:r w:rsidR="0093112F">
              <w:rPr>
                <w:noProof/>
                <w:webHidden/>
              </w:rPr>
              <w:instrText xml:space="preserve"> PAGEREF _Toc207317046 \h </w:instrText>
            </w:r>
            <w:r w:rsidR="0093112F">
              <w:rPr>
                <w:noProof/>
                <w:webHidden/>
              </w:rPr>
            </w:r>
            <w:r w:rsidR="0093112F">
              <w:rPr>
                <w:noProof/>
                <w:webHidden/>
              </w:rPr>
              <w:fldChar w:fldCharType="separate"/>
            </w:r>
            <w:r w:rsidR="0093112F">
              <w:rPr>
                <w:noProof/>
                <w:webHidden/>
              </w:rPr>
              <w:t>6</w:t>
            </w:r>
            <w:r w:rsidR="0093112F">
              <w:rPr>
                <w:noProof/>
                <w:webHidden/>
              </w:rPr>
              <w:fldChar w:fldCharType="end"/>
            </w:r>
            <w:r>
              <w:rPr>
                <w:noProof/>
              </w:rPr>
              <w:fldChar w:fldCharType="end"/>
            </w:r>
          </w:ins>
        </w:p>
        <w:p w14:paraId="3E7076BE" w14:textId="0354E5A1" w:rsidR="0093112F" w:rsidRDefault="0056181D" w:rsidP="00A47858">
          <w:pPr>
            <w:pStyle w:val="TDC1"/>
            <w:rPr>
              <w:ins w:id="283" w:author="Redondo García Francisco Javier" w:date="2025-09-02T09:44:00Z"/>
              <w:rFonts w:eastAsiaTheme="minorEastAsia"/>
              <w:noProof/>
              <w:lang w:eastAsia="es-ES"/>
            </w:rPr>
          </w:pPr>
          <w:ins w:id="284" w:author="Redondo García Francisco Javier" w:date="2025-09-02T09:44:00Z">
            <w:r>
              <w:fldChar w:fldCharType="begin"/>
            </w:r>
            <w:r>
              <w:instrText xml:space="preserve"> HYPERLINK \l "_Toc207317047" </w:instrText>
            </w:r>
            <w:r>
              <w:fldChar w:fldCharType="separate"/>
            </w:r>
            <w:r w:rsidR="0093112F" w:rsidRPr="00EF1510">
              <w:rPr>
                <w:rStyle w:val="Hipervnculo"/>
                <w:noProof/>
              </w:rPr>
              <w:t>Índice de figuras</w:t>
            </w:r>
            <w:r w:rsidR="0093112F">
              <w:rPr>
                <w:noProof/>
                <w:webHidden/>
              </w:rPr>
              <w:tab/>
            </w:r>
            <w:r w:rsidR="0093112F">
              <w:rPr>
                <w:noProof/>
                <w:webHidden/>
              </w:rPr>
              <w:fldChar w:fldCharType="begin"/>
            </w:r>
            <w:r w:rsidR="0093112F">
              <w:rPr>
                <w:noProof/>
                <w:webHidden/>
              </w:rPr>
              <w:instrText xml:space="preserve"> PAGEREF _Toc207317047 \h </w:instrText>
            </w:r>
            <w:r w:rsidR="0093112F">
              <w:rPr>
                <w:noProof/>
                <w:webHidden/>
              </w:rPr>
            </w:r>
            <w:r w:rsidR="0093112F">
              <w:rPr>
                <w:noProof/>
                <w:webHidden/>
              </w:rPr>
              <w:fldChar w:fldCharType="separate"/>
            </w:r>
            <w:r w:rsidR="0093112F">
              <w:rPr>
                <w:noProof/>
                <w:webHidden/>
              </w:rPr>
              <w:t>13</w:t>
            </w:r>
            <w:r w:rsidR="0093112F">
              <w:rPr>
                <w:noProof/>
                <w:webHidden/>
              </w:rPr>
              <w:fldChar w:fldCharType="end"/>
            </w:r>
            <w:r>
              <w:rPr>
                <w:noProof/>
              </w:rPr>
              <w:fldChar w:fldCharType="end"/>
            </w:r>
          </w:ins>
        </w:p>
        <w:p w14:paraId="7B8833B5" w14:textId="5634E2DC" w:rsidR="0093112F" w:rsidRDefault="0056181D" w:rsidP="00A47858">
          <w:pPr>
            <w:pStyle w:val="TDC1"/>
            <w:rPr>
              <w:ins w:id="285" w:author="Redondo García Francisco Javier" w:date="2025-09-02T09:44:00Z"/>
              <w:rFonts w:eastAsiaTheme="minorEastAsia"/>
              <w:noProof/>
              <w:lang w:eastAsia="es-ES"/>
            </w:rPr>
          </w:pPr>
          <w:ins w:id="286" w:author="Redondo García Francisco Javier" w:date="2025-09-02T09:44:00Z">
            <w:r>
              <w:fldChar w:fldCharType="begin"/>
            </w:r>
            <w:r>
              <w:instrText xml:space="preserve"> HYPERLINK \l "_Toc207317048" </w:instrText>
            </w:r>
            <w:r>
              <w:fldChar w:fldCharType="separate"/>
            </w:r>
            <w:r w:rsidR="0093112F" w:rsidRPr="00EF1510">
              <w:rPr>
                <w:rStyle w:val="Hipervnculo"/>
                <w:noProof/>
              </w:rPr>
              <w:t>Índice de tablas</w:t>
            </w:r>
            <w:r w:rsidR="0093112F">
              <w:rPr>
                <w:noProof/>
                <w:webHidden/>
              </w:rPr>
              <w:tab/>
            </w:r>
            <w:r w:rsidR="0093112F">
              <w:rPr>
                <w:noProof/>
                <w:webHidden/>
              </w:rPr>
              <w:fldChar w:fldCharType="begin"/>
            </w:r>
            <w:r w:rsidR="0093112F">
              <w:rPr>
                <w:noProof/>
                <w:webHidden/>
              </w:rPr>
              <w:instrText xml:space="preserve"> PAGEREF _Toc207317048 \h </w:instrText>
            </w:r>
            <w:r w:rsidR="0093112F">
              <w:rPr>
                <w:noProof/>
                <w:webHidden/>
              </w:rPr>
            </w:r>
            <w:r w:rsidR="0093112F">
              <w:rPr>
                <w:noProof/>
                <w:webHidden/>
              </w:rPr>
              <w:fldChar w:fldCharType="separate"/>
            </w:r>
            <w:r w:rsidR="0093112F">
              <w:rPr>
                <w:noProof/>
                <w:webHidden/>
              </w:rPr>
              <w:t>15</w:t>
            </w:r>
            <w:r w:rsidR="0093112F">
              <w:rPr>
                <w:noProof/>
                <w:webHidden/>
              </w:rPr>
              <w:fldChar w:fldCharType="end"/>
            </w:r>
            <w:r>
              <w:rPr>
                <w:noProof/>
              </w:rPr>
              <w:fldChar w:fldCharType="end"/>
            </w:r>
          </w:ins>
        </w:p>
        <w:p w14:paraId="33349B0B" w14:textId="6383FE51" w:rsidR="0093112F" w:rsidRDefault="0056181D" w:rsidP="00A47858">
          <w:pPr>
            <w:pStyle w:val="TDC1"/>
            <w:rPr>
              <w:ins w:id="287" w:author="Redondo García Francisco Javier" w:date="2025-09-02T09:44:00Z"/>
              <w:rFonts w:eastAsiaTheme="minorEastAsia"/>
              <w:noProof/>
              <w:lang w:eastAsia="es-ES"/>
            </w:rPr>
          </w:pPr>
          <w:ins w:id="288" w:author="Redondo García Francisco Javier" w:date="2025-09-02T09:44:00Z">
            <w:r>
              <w:fldChar w:fldCharType="begin"/>
            </w:r>
            <w:r>
              <w:instrText xml:space="preserve"> HYPERLINK \l "_Toc207317049" </w:instrText>
            </w:r>
            <w:r>
              <w:fldChar w:fldCharType="separate"/>
            </w:r>
            <w:r w:rsidR="0093112F" w:rsidRPr="00EF1510">
              <w:rPr>
                <w:rStyle w:val="Hipervnculo"/>
                <w:noProof/>
              </w:rPr>
              <w:t>Bloques de código</w:t>
            </w:r>
            <w:r w:rsidR="0093112F">
              <w:rPr>
                <w:noProof/>
                <w:webHidden/>
              </w:rPr>
              <w:tab/>
            </w:r>
            <w:r w:rsidR="0093112F">
              <w:rPr>
                <w:noProof/>
                <w:webHidden/>
              </w:rPr>
              <w:fldChar w:fldCharType="begin"/>
            </w:r>
            <w:r w:rsidR="0093112F">
              <w:rPr>
                <w:noProof/>
                <w:webHidden/>
              </w:rPr>
              <w:instrText xml:space="preserve"> PAGEREF _Toc207317049 \h </w:instrText>
            </w:r>
            <w:r w:rsidR="0093112F">
              <w:rPr>
                <w:noProof/>
                <w:webHidden/>
              </w:rPr>
            </w:r>
            <w:r w:rsidR="0093112F">
              <w:rPr>
                <w:noProof/>
                <w:webHidden/>
              </w:rPr>
              <w:fldChar w:fldCharType="separate"/>
            </w:r>
            <w:r w:rsidR="0093112F">
              <w:rPr>
                <w:noProof/>
                <w:webHidden/>
              </w:rPr>
              <w:t>17</w:t>
            </w:r>
            <w:r w:rsidR="0093112F">
              <w:rPr>
                <w:noProof/>
                <w:webHidden/>
              </w:rPr>
              <w:fldChar w:fldCharType="end"/>
            </w:r>
            <w:r>
              <w:rPr>
                <w:noProof/>
              </w:rPr>
              <w:fldChar w:fldCharType="end"/>
            </w:r>
          </w:ins>
        </w:p>
        <w:p w14:paraId="042CCB3E" w14:textId="0EFB5D5F" w:rsidR="0093112F" w:rsidRDefault="0056181D" w:rsidP="00A47858">
          <w:pPr>
            <w:pStyle w:val="TDC1"/>
            <w:rPr>
              <w:ins w:id="289" w:author="Redondo García Francisco Javier" w:date="2025-09-02T09:44:00Z"/>
              <w:rFonts w:eastAsiaTheme="minorEastAsia"/>
              <w:noProof/>
              <w:lang w:eastAsia="es-ES"/>
            </w:rPr>
          </w:pPr>
          <w:ins w:id="290" w:author="Redondo García Francisco Javier" w:date="2025-09-02T09:44:00Z">
            <w:r>
              <w:fldChar w:fldCharType="begin"/>
            </w:r>
            <w:r>
              <w:instrText xml:space="preserve"> HYPERLINK \l "_Toc207317050" </w:instrText>
            </w:r>
            <w:r>
              <w:fldChar w:fldCharType="separate"/>
            </w:r>
            <w:r w:rsidR="0093112F" w:rsidRPr="00EF1510">
              <w:rPr>
                <w:rStyle w:val="Hipervnculo"/>
                <w:noProof/>
              </w:rPr>
              <w:t>1.</w:t>
            </w:r>
            <w:r w:rsidR="0093112F">
              <w:rPr>
                <w:rFonts w:eastAsiaTheme="minorEastAsia"/>
                <w:noProof/>
                <w:lang w:eastAsia="es-ES"/>
              </w:rPr>
              <w:tab/>
            </w:r>
            <w:r w:rsidR="0093112F" w:rsidRPr="00EF1510">
              <w:rPr>
                <w:rStyle w:val="Hipervnculo"/>
                <w:noProof/>
              </w:rPr>
              <w:t>Introducción</w:t>
            </w:r>
            <w:r w:rsidR="0093112F">
              <w:rPr>
                <w:noProof/>
                <w:webHidden/>
              </w:rPr>
              <w:tab/>
            </w:r>
            <w:r w:rsidR="0093112F">
              <w:rPr>
                <w:noProof/>
                <w:webHidden/>
              </w:rPr>
              <w:fldChar w:fldCharType="begin"/>
            </w:r>
            <w:r w:rsidR="0093112F">
              <w:rPr>
                <w:noProof/>
                <w:webHidden/>
              </w:rPr>
              <w:instrText xml:space="preserve"> PAGEREF _Toc207317050 \h </w:instrText>
            </w:r>
            <w:r w:rsidR="0093112F">
              <w:rPr>
                <w:noProof/>
                <w:webHidden/>
              </w:rPr>
            </w:r>
            <w:r w:rsidR="0093112F">
              <w:rPr>
                <w:noProof/>
                <w:webHidden/>
              </w:rPr>
              <w:fldChar w:fldCharType="separate"/>
            </w:r>
            <w:r w:rsidR="0093112F">
              <w:rPr>
                <w:noProof/>
                <w:webHidden/>
              </w:rPr>
              <w:t>19</w:t>
            </w:r>
            <w:r w:rsidR="0093112F">
              <w:rPr>
                <w:noProof/>
                <w:webHidden/>
              </w:rPr>
              <w:fldChar w:fldCharType="end"/>
            </w:r>
            <w:r>
              <w:rPr>
                <w:noProof/>
              </w:rPr>
              <w:fldChar w:fldCharType="end"/>
            </w:r>
          </w:ins>
        </w:p>
        <w:p w14:paraId="457DBF9F" w14:textId="663E0356" w:rsidR="0093112F" w:rsidRDefault="0056181D">
          <w:pPr>
            <w:pStyle w:val="TDC2"/>
            <w:tabs>
              <w:tab w:val="left" w:pos="880"/>
              <w:tab w:val="right" w:leader="dot" w:pos="8494"/>
            </w:tabs>
            <w:rPr>
              <w:ins w:id="291" w:author="Redondo García Francisco Javier" w:date="2025-09-02T09:44:00Z"/>
              <w:rFonts w:eastAsiaTheme="minorEastAsia"/>
              <w:noProof/>
              <w:lang w:eastAsia="es-ES"/>
            </w:rPr>
          </w:pPr>
          <w:ins w:id="292" w:author="Redondo García Francisco Javier" w:date="2025-09-02T09:44:00Z">
            <w:r>
              <w:fldChar w:fldCharType="begin"/>
            </w:r>
            <w:r>
              <w:instrText xml:space="preserve"> HYPERLINK \l "_Toc207317051" </w:instrText>
            </w:r>
            <w:r>
              <w:fldChar w:fldCharType="separate"/>
            </w:r>
            <w:r w:rsidR="0093112F" w:rsidRPr="00EF1510">
              <w:rPr>
                <w:rStyle w:val="Hipervnculo"/>
                <w:noProof/>
              </w:rPr>
              <w:t>1.1.</w:t>
            </w:r>
            <w:r w:rsidR="0093112F">
              <w:rPr>
                <w:rFonts w:eastAsiaTheme="minorEastAsia"/>
                <w:noProof/>
                <w:lang w:eastAsia="es-ES"/>
              </w:rPr>
              <w:tab/>
            </w:r>
            <w:r w:rsidR="0093112F" w:rsidRPr="00EF1510">
              <w:rPr>
                <w:rStyle w:val="Hipervnculo"/>
                <w:noProof/>
              </w:rPr>
              <w:t>Planteamiento</w:t>
            </w:r>
            <w:r w:rsidR="0093112F">
              <w:rPr>
                <w:noProof/>
                <w:webHidden/>
              </w:rPr>
              <w:tab/>
            </w:r>
            <w:r w:rsidR="0093112F">
              <w:rPr>
                <w:noProof/>
                <w:webHidden/>
              </w:rPr>
              <w:fldChar w:fldCharType="begin"/>
            </w:r>
            <w:r w:rsidR="0093112F">
              <w:rPr>
                <w:noProof/>
                <w:webHidden/>
              </w:rPr>
              <w:instrText xml:space="preserve"> PAGEREF _Toc207317051 \h </w:instrText>
            </w:r>
            <w:r w:rsidR="0093112F">
              <w:rPr>
                <w:noProof/>
                <w:webHidden/>
              </w:rPr>
            </w:r>
            <w:r w:rsidR="0093112F">
              <w:rPr>
                <w:noProof/>
                <w:webHidden/>
              </w:rPr>
              <w:fldChar w:fldCharType="separate"/>
            </w:r>
            <w:r w:rsidR="0093112F">
              <w:rPr>
                <w:noProof/>
                <w:webHidden/>
              </w:rPr>
              <w:t>19</w:t>
            </w:r>
            <w:r w:rsidR="0093112F">
              <w:rPr>
                <w:noProof/>
                <w:webHidden/>
              </w:rPr>
              <w:fldChar w:fldCharType="end"/>
            </w:r>
            <w:r>
              <w:rPr>
                <w:noProof/>
              </w:rPr>
              <w:fldChar w:fldCharType="end"/>
            </w:r>
          </w:ins>
        </w:p>
        <w:p w14:paraId="042D1626" w14:textId="3323A76B" w:rsidR="0093112F" w:rsidRDefault="0056181D">
          <w:pPr>
            <w:pStyle w:val="TDC2"/>
            <w:tabs>
              <w:tab w:val="left" w:pos="880"/>
              <w:tab w:val="right" w:leader="dot" w:pos="8494"/>
            </w:tabs>
            <w:rPr>
              <w:ins w:id="293" w:author="Redondo García Francisco Javier" w:date="2025-09-02T09:44:00Z"/>
              <w:rFonts w:eastAsiaTheme="minorEastAsia"/>
              <w:noProof/>
              <w:lang w:eastAsia="es-ES"/>
            </w:rPr>
          </w:pPr>
          <w:ins w:id="294" w:author="Redondo García Francisco Javier" w:date="2025-09-02T09:44:00Z">
            <w:r>
              <w:fldChar w:fldCharType="begin"/>
            </w:r>
            <w:r>
              <w:instrText xml:space="preserve"> HYPERLINK \l "_Toc207317052" </w:instrText>
            </w:r>
            <w:r>
              <w:fldChar w:fldCharType="separate"/>
            </w:r>
            <w:r w:rsidR="0093112F" w:rsidRPr="00EF1510">
              <w:rPr>
                <w:rStyle w:val="Hipervnculo"/>
                <w:noProof/>
              </w:rPr>
              <w:t>1.2.</w:t>
            </w:r>
            <w:r w:rsidR="0093112F">
              <w:rPr>
                <w:rFonts w:eastAsiaTheme="minorEastAsia"/>
                <w:noProof/>
                <w:lang w:eastAsia="es-ES"/>
              </w:rPr>
              <w:tab/>
            </w:r>
            <w:r w:rsidR="0093112F" w:rsidRPr="00EF1510">
              <w:rPr>
                <w:rStyle w:val="Hipervnculo"/>
                <w:noProof/>
              </w:rPr>
              <w:t>Objetivos</w:t>
            </w:r>
            <w:r w:rsidR="0093112F">
              <w:rPr>
                <w:noProof/>
                <w:webHidden/>
              </w:rPr>
              <w:tab/>
            </w:r>
            <w:r w:rsidR="0093112F">
              <w:rPr>
                <w:noProof/>
                <w:webHidden/>
              </w:rPr>
              <w:fldChar w:fldCharType="begin"/>
            </w:r>
            <w:r w:rsidR="0093112F">
              <w:rPr>
                <w:noProof/>
                <w:webHidden/>
              </w:rPr>
              <w:instrText xml:space="preserve"> PAGEREF _Toc207317052 \h </w:instrText>
            </w:r>
            <w:r w:rsidR="0093112F">
              <w:rPr>
                <w:noProof/>
                <w:webHidden/>
              </w:rPr>
            </w:r>
            <w:r w:rsidR="0093112F">
              <w:rPr>
                <w:noProof/>
                <w:webHidden/>
              </w:rPr>
              <w:fldChar w:fldCharType="separate"/>
            </w:r>
            <w:r w:rsidR="0093112F">
              <w:rPr>
                <w:noProof/>
                <w:webHidden/>
              </w:rPr>
              <w:t>20</w:t>
            </w:r>
            <w:r w:rsidR="0093112F">
              <w:rPr>
                <w:noProof/>
                <w:webHidden/>
              </w:rPr>
              <w:fldChar w:fldCharType="end"/>
            </w:r>
            <w:r>
              <w:rPr>
                <w:noProof/>
              </w:rPr>
              <w:fldChar w:fldCharType="end"/>
            </w:r>
          </w:ins>
        </w:p>
        <w:p w14:paraId="50B76C0C" w14:textId="2F1FF5D6" w:rsidR="0093112F" w:rsidRDefault="0056181D">
          <w:pPr>
            <w:pStyle w:val="TDC2"/>
            <w:tabs>
              <w:tab w:val="left" w:pos="880"/>
              <w:tab w:val="right" w:leader="dot" w:pos="8494"/>
            </w:tabs>
            <w:rPr>
              <w:ins w:id="295" w:author="Redondo García Francisco Javier" w:date="2025-09-02T09:44:00Z"/>
              <w:rFonts w:eastAsiaTheme="minorEastAsia"/>
              <w:noProof/>
              <w:lang w:eastAsia="es-ES"/>
            </w:rPr>
          </w:pPr>
          <w:ins w:id="296" w:author="Redondo García Francisco Javier" w:date="2025-09-02T09:44:00Z">
            <w:r>
              <w:fldChar w:fldCharType="begin"/>
            </w:r>
            <w:r>
              <w:instrText xml:space="preserve"> HYPERLINK \l "_Toc207317053" </w:instrText>
            </w:r>
            <w:r>
              <w:fldChar w:fldCharType="separate"/>
            </w:r>
            <w:r w:rsidR="0093112F" w:rsidRPr="00EF1510">
              <w:rPr>
                <w:rStyle w:val="Hipervnculo"/>
                <w:noProof/>
              </w:rPr>
              <w:t>1.3.</w:t>
            </w:r>
            <w:r w:rsidR="0093112F">
              <w:rPr>
                <w:rFonts w:eastAsiaTheme="minorEastAsia"/>
                <w:noProof/>
                <w:lang w:eastAsia="es-ES"/>
              </w:rPr>
              <w:tab/>
            </w:r>
            <w:r w:rsidR="0093112F" w:rsidRPr="00EF1510">
              <w:rPr>
                <w:rStyle w:val="Hipervnculo"/>
                <w:noProof/>
              </w:rPr>
              <w:t>Hardware proporcionado</w:t>
            </w:r>
            <w:r w:rsidR="0093112F">
              <w:rPr>
                <w:noProof/>
                <w:webHidden/>
              </w:rPr>
              <w:tab/>
            </w:r>
            <w:r w:rsidR="0093112F">
              <w:rPr>
                <w:noProof/>
                <w:webHidden/>
              </w:rPr>
              <w:fldChar w:fldCharType="begin"/>
            </w:r>
            <w:r w:rsidR="0093112F">
              <w:rPr>
                <w:noProof/>
                <w:webHidden/>
              </w:rPr>
              <w:instrText xml:space="preserve"> PAGEREF _Toc207317053 \h </w:instrText>
            </w:r>
            <w:r w:rsidR="0093112F">
              <w:rPr>
                <w:noProof/>
                <w:webHidden/>
              </w:rPr>
            </w:r>
            <w:r w:rsidR="0093112F">
              <w:rPr>
                <w:noProof/>
                <w:webHidden/>
              </w:rPr>
              <w:fldChar w:fldCharType="separate"/>
            </w:r>
            <w:r w:rsidR="0093112F">
              <w:rPr>
                <w:noProof/>
                <w:webHidden/>
              </w:rPr>
              <w:t>21</w:t>
            </w:r>
            <w:r w:rsidR="0093112F">
              <w:rPr>
                <w:noProof/>
                <w:webHidden/>
              </w:rPr>
              <w:fldChar w:fldCharType="end"/>
            </w:r>
            <w:r>
              <w:rPr>
                <w:noProof/>
              </w:rPr>
              <w:fldChar w:fldCharType="end"/>
            </w:r>
          </w:ins>
        </w:p>
        <w:p w14:paraId="27B8E3B3" w14:textId="2CCDEC2C" w:rsidR="0093112F" w:rsidRDefault="0056181D">
          <w:pPr>
            <w:pStyle w:val="TDC3"/>
            <w:tabs>
              <w:tab w:val="left" w:pos="1320"/>
              <w:tab w:val="right" w:leader="dot" w:pos="8494"/>
            </w:tabs>
            <w:rPr>
              <w:ins w:id="297" w:author="Redondo García Francisco Javier" w:date="2025-09-02T09:44:00Z"/>
              <w:rFonts w:eastAsiaTheme="minorEastAsia"/>
              <w:noProof/>
              <w:lang w:eastAsia="es-ES"/>
            </w:rPr>
          </w:pPr>
          <w:ins w:id="298" w:author="Redondo García Francisco Javier" w:date="2025-09-02T09:44:00Z">
            <w:r>
              <w:fldChar w:fldCharType="begin"/>
            </w:r>
            <w:r>
              <w:instrText xml:space="preserve"> HYPERLINK \l "_Toc207317054" </w:instrText>
            </w:r>
            <w:r>
              <w:fldChar w:fldCharType="separate"/>
            </w:r>
            <w:r w:rsidR="0093112F" w:rsidRPr="00EF1510">
              <w:rPr>
                <w:rStyle w:val="Hipervnculo"/>
                <w:noProof/>
              </w:rPr>
              <w:t>1.3.1.</w:t>
            </w:r>
            <w:r w:rsidR="0093112F">
              <w:rPr>
                <w:rFonts w:eastAsiaTheme="minorEastAsia"/>
                <w:noProof/>
                <w:lang w:eastAsia="es-ES"/>
              </w:rPr>
              <w:tab/>
            </w:r>
            <w:r w:rsidR="0093112F" w:rsidRPr="00EF1510">
              <w:rPr>
                <w:rStyle w:val="Hipervnculo"/>
                <w:noProof/>
              </w:rPr>
              <w:t>Prueba de equilibrio</w:t>
            </w:r>
            <w:r w:rsidR="0093112F">
              <w:rPr>
                <w:noProof/>
                <w:webHidden/>
              </w:rPr>
              <w:tab/>
            </w:r>
            <w:r w:rsidR="0093112F">
              <w:rPr>
                <w:noProof/>
                <w:webHidden/>
              </w:rPr>
              <w:fldChar w:fldCharType="begin"/>
            </w:r>
            <w:r w:rsidR="0093112F">
              <w:rPr>
                <w:noProof/>
                <w:webHidden/>
              </w:rPr>
              <w:instrText xml:space="preserve"> PAGEREF _Toc207317054 \h </w:instrText>
            </w:r>
            <w:r w:rsidR="0093112F">
              <w:rPr>
                <w:noProof/>
                <w:webHidden/>
              </w:rPr>
            </w:r>
            <w:r w:rsidR="0093112F">
              <w:rPr>
                <w:noProof/>
                <w:webHidden/>
              </w:rPr>
              <w:fldChar w:fldCharType="separate"/>
            </w:r>
            <w:r w:rsidR="0093112F">
              <w:rPr>
                <w:noProof/>
                <w:webHidden/>
              </w:rPr>
              <w:t>22</w:t>
            </w:r>
            <w:r w:rsidR="0093112F">
              <w:rPr>
                <w:noProof/>
                <w:webHidden/>
              </w:rPr>
              <w:fldChar w:fldCharType="end"/>
            </w:r>
            <w:r>
              <w:rPr>
                <w:noProof/>
              </w:rPr>
              <w:fldChar w:fldCharType="end"/>
            </w:r>
          </w:ins>
        </w:p>
        <w:p w14:paraId="7B040D9C" w14:textId="0886E537" w:rsidR="0093112F" w:rsidRDefault="0056181D">
          <w:pPr>
            <w:pStyle w:val="TDC3"/>
            <w:tabs>
              <w:tab w:val="left" w:pos="1320"/>
              <w:tab w:val="right" w:leader="dot" w:pos="8494"/>
            </w:tabs>
            <w:rPr>
              <w:ins w:id="299" w:author="Redondo García Francisco Javier" w:date="2025-09-02T09:44:00Z"/>
              <w:rFonts w:eastAsiaTheme="minorEastAsia"/>
              <w:noProof/>
              <w:lang w:eastAsia="es-ES"/>
            </w:rPr>
          </w:pPr>
          <w:ins w:id="300" w:author="Redondo García Francisco Javier" w:date="2025-09-02T09:44:00Z">
            <w:r>
              <w:fldChar w:fldCharType="begin"/>
            </w:r>
            <w:r>
              <w:instrText xml:space="preserve"> HYPERLINK \l "_Toc207317055" </w:instrText>
            </w:r>
            <w:r>
              <w:fldChar w:fldCharType="separate"/>
            </w:r>
            <w:r w:rsidR="0093112F" w:rsidRPr="00EF1510">
              <w:rPr>
                <w:rStyle w:val="Hipervnculo"/>
                <w:noProof/>
              </w:rPr>
              <w:t>1.3.2.</w:t>
            </w:r>
            <w:r w:rsidR="0093112F">
              <w:rPr>
                <w:rFonts w:eastAsiaTheme="minorEastAsia"/>
                <w:noProof/>
                <w:lang w:eastAsia="es-ES"/>
              </w:rPr>
              <w:tab/>
            </w:r>
            <w:r w:rsidR="0093112F" w:rsidRPr="00EF1510">
              <w:rPr>
                <w:rStyle w:val="Hipervnculo"/>
                <w:noProof/>
              </w:rPr>
              <w:t>Prueba de la velocidad de la marcha</w:t>
            </w:r>
            <w:r w:rsidR="0093112F">
              <w:rPr>
                <w:noProof/>
                <w:webHidden/>
              </w:rPr>
              <w:tab/>
            </w:r>
            <w:r w:rsidR="0093112F">
              <w:rPr>
                <w:noProof/>
                <w:webHidden/>
              </w:rPr>
              <w:fldChar w:fldCharType="begin"/>
            </w:r>
            <w:r w:rsidR="0093112F">
              <w:rPr>
                <w:noProof/>
                <w:webHidden/>
              </w:rPr>
              <w:instrText xml:space="preserve"> PAGEREF _Toc207317055 \h </w:instrText>
            </w:r>
            <w:r w:rsidR="0093112F">
              <w:rPr>
                <w:noProof/>
                <w:webHidden/>
              </w:rPr>
            </w:r>
            <w:r w:rsidR="0093112F">
              <w:rPr>
                <w:noProof/>
                <w:webHidden/>
              </w:rPr>
              <w:fldChar w:fldCharType="separate"/>
            </w:r>
            <w:r w:rsidR="0093112F">
              <w:rPr>
                <w:noProof/>
                <w:webHidden/>
              </w:rPr>
              <w:t>22</w:t>
            </w:r>
            <w:r w:rsidR="0093112F">
              <w:rPr>
                <w:noProof/>
                <w:webHidden/>
              </w:rPr>
              <w:fldChar w:fldCharType="end"/>
            </w:r>
            <w:r>
              <w:rPr>
                <w:noProof/>
              </w:rPr>
              <w:fldChar w:fldCharType="end"/>
            </w:r>
          </w:ins>
        </w:p>
        <w:p w14:paraId="658B13BA" w14:textId="7D8BAB99" w:rsidR="0093112F" w:rsidRDefault="0056181D">
          <w:pPr>
            <w:pStyle w:val="TDC3"/>
            <w:tabs>
              <w:tab w:val="left" w:pos="1320"/>
              <w:tab w:val="right" w:leader="dot" w:pos="8494"/>
            </w:tabs>
            <w:rPr>
              <w:ins w:id="301" w:author="Redondo García Francisco Javier" w:date="2025-09-02T09:44:00Z"/>
              <w:rFonts w:eastAsiaTheme="minorEastAsia"/>
              <w:noProof/>
              <w:lang w:eastAsia="es-ES"/>
            </w:rPr>
          </w:pPr>
          <w:ins w:id="302" w:author="Redondo García Francisco Javier" w:date="2025-09-02T09:44:00Z">
            <w:r>
              <w:fldChar w:fldCharType="begin"/>
            </w:r>
            <w:r>
              <w:instrText xml:space="preserve"> HYPERLINK \l "_T</w:instrText>
            </w:r>
            <w:r>
              <w:instrText xml:space="preserve">oc207317056" </w:instrText>
            </w:r>
            <w:r>
              <w:fldChar w:fldCharType="separate"/>
            </w:r>
            <w:r w:rsidR="0093112F" w:rsidRPr="00EF1510">
              <w:rPr>
                <w:rStyle w:val="Hipervnculo"/>
                <w:noProof/>
              </w:rPr>
              <w:t>1.3.3.</w:t>
            </w:r>
            <w:r w:rsidR="0093112F">
              <w:rPr>
                <w:rFonts w:eastAsiaTheme="minorEastAsia"/>
                <w:noProof/>
                <w:lang w:eastAsia="es-ES"/>
              </w:rPr>
              <w:tab/>
            </w:r>
            <w:r w:rsidR="0093112F" w:rsidRPr="00EF1510">
              <w:rPr>
                <w:rStyle w:val="Hipervnculo"/>
                <w:noProof/>
              </w:rPr>
              <w:t>Prueba de Sentadillas</w:t>
            </w:r>
            <w:r w:rsidR="0093112F">
              <w:rPr>
                <w:noProof/>
                <w:webHidden/>
              </w:rPr>
              <w:tab/>
            </w:r>
            <w:r w:rsidR="0093112F">
              <w:rPr>
                <w:noProof/>
                <w:webHidden/>
              </w:rPr>
              <w:fldChar w:fldCharType="begin"/>
            </w:r>
            <w:r w:rsidR="0093112F">
              <w:rPr>
                <w:noProof/>
                <w:webHidden/>
              </w:rPr>
              <w:instrText xml:space="preserve"> PAGEREF _Toc207317056 \h </w:instrText>
            </w:r>
            <w:r w:rsidR="0093112F">
              <w:rPr>
                <w:noProof/>
                <w:webHidden/>
              </w:rPr>
            </w:r>
            <w:r w:rsidR="0093112F">
              <w:rPr>
                <w:noProof/>
                <w:webHidden/>
              </w:rPr>
              <w:fldChar w:fldCharType="separate"/>
            </w:r>
            <w:r w:rsidR="0093112F">
              <w:rPr>
                <w:noProof/>
                <w:webHidden/>
              </w:rPr>
              <w:t>23</w:t>
            </w:r>
            <w:r w:rsidR="0093112F">
              <w:rPr>
                <w:noProof/>
                <w:webHidden/>
              </w:rPr>
              <w:fldChar w:fldCharType="end"/>
            </w:r>
            <w:r>
              <w:rPr>
                <w:noProof/>
              </w:rPr>
              <w:fldChar w:fldCharType="end"/>
            </w:r>
          </w:ins>
        </w:p>
        <w:p w14:paraId="2380C2BB" w14:textId="5C1B8BAC" w:rsidR="0093112F" w:rsidRDefault="0056181D">
          <w:pPr>
            <w:pStyle w:val="TDC2"/>
            <w:tabs>
              <w:tab w:val="left" w:pos="880"/>
              <w:tab w:val="right" w:leader="dot" w:pos="8494"/>
            </w:tabs>
            <w:rPr>
              <w:ins w:id="303" w:author="Redondo García Francisco Javier" w:date="2025-09-02T09:44:00Z"/>
              <w:rFonts w:eastAsiaTheme="minorEastAsia"/>
              <w:noProof/>
              <w:lang w:eastAsia="es-ES"/>
            </w:rPr>
          </w:pPr>
          <w:ins w:id="304" w:author="Redondo García Francisco Javier" w:date="2025-09-02T09:44:00Z">
            <w:r>
              <w:fldChar w:fldCharType="begin"/>
            </w:r>
            <w:r>
              <w:instrText xml:space="preserve"> HYPERLINK \l "_Toc207317057" </w:instrText>
            </w:r>
            <w:r>
              <w:fldChar w:fldCharType="separate"/>
            </w:r>
            <w:r w:rsidR="0093112F" w:rsidRPr="00EF1510">
              <w:rPr>
                <w:rStyle w:val="Hipervnculo"/>
                <w:noProof/>
              </w:rPr>
              <w:t>1.4.</w:t>
            </w:r>
            <w:r w:rsidR="0093112F">
              <w:rPr>
                <w:rFonts w:eastAsiaTheme="minorEastAsia"/>
                <w:noProof/>
                <w:lang w:eastAsia="es-ES"/>
              </w:rPr>
              <w:tab/>
            </w:r>
            <w:r w:rsidR="0093112F" w:rsidRPr="00EF1510">
              <w:rPr>
                <w:rStyle w:val="Hipervnculo"/>
                <w:noProof/>
              </w:rPr>
              <w:t>Estructura de la memoria</w:t>
            </w:r>
            <w:r w:rsidR="0093112F">
              <w:rPr>
                <w:noProof/>
                <w:webHidden/>
              </w:rPr>
              <w:tab/>
            </w:r>
            <w:r w:rsidR="0093112F">
              <w:rPr>
                <w:noProof/>
                <w:webHidden/>
              </w:rPr>
              <w:fldChar w:fldCharType="begin"/>
            </w:r>
            <w:r w:rsidR="0093112F">
              <w:rPr>
                <w:noProof/>
                <w:webHidden/>
              </w:rPr>
              <w:instrText xml:space="preserve"> PAGEREF _Toc207317057 \h </w:instrText>
            </w:r>
            <w:r w:rsidR="0093112F">
              <w:rPr>
                <w:noProof/>
                <w:webHidden/>
              </w:rPr>
            </w:r>
            <w:r w:rsidR="0093112F">
              <w:rPr>
                <w:noProof/>
                <w:webHidden/>
              </w:rPr>
              <w:fldChar w:fldCharType="separate"/>
            </w:r>
            <w:r w:rsidR="0093112F">
              <w:rPr>
                <w:noProof/>
                <w:webHidden/>
              </w:rPr>
              <w:t>25</w:t>
            </w:r>
            <w:r w:rsidR="0093112F">
              <w:rPr>
                <w:noProof/>
                <w:webHidden/>
              </w:rPr>
              <w:fldChar w:fldCharType="end"/>
            </w:r>
            <w:r>
              <w:rPr>
                <w:noProof/>
              </w:rPr>
              <w:fldChar w:fldCharType="end"/>
            </w:r>
          </w:ins>
        </w:p>
        <w:p w14:paraId="1DBB3296" w14:textId="23A1FAAB" w:rsidR="0093112F" w:rsidRDefault="0056181D" w:rsidP="00A47858">
          <w:pPr>
            <w:pStyle w:val="TDC1"/>
            <w:rPr>
              <w:ins w:id="305" w:author="Redondo García Francisco Javier" w:date="2025-09-02T09:44:00Z"/>
              <w:rFonts w:eastAsiaTheme="minorEastAsia"/>
              <w:noProof/>
              <w:lang w:eastAsia="es-ES"/>
            </w:rPr>
          </w:pPr>
          <w:ins w:id="306" w:author="Redondo García Francisco Javier" w:date="2025-09-02T09:44:00Z">
            <w:r>
              <w:fldChar w:fldCharType="begin"/>
            </w:r>
            <w:r>
              <w:instrText xml:space="preserve"> HYPERLINK \l "_Toc207317058" </w:instrText>
            </w:r>
            <w:r>
              <w:fldChar w:fldCharType="separate"/>
            </w:r>
            <w:r w:rsidR="0093112F" w:rsidRPr="00EF1510">
              <w:rPr>
                <w:rStyle w:val="Hipervnculo"/>
                <w:noProof/>
              </w:rPr>
              <w:t>2.</w:t>
            </w:r>
            <w:r w:rsidR="0093112F">
              <w:rPr>
                <w:rFonts w:eastAsiaTheme="minorEastAsia"/>
                <w:noProof/>
                <w:lang w:eastAsia="es-ES"/>
              </w:rPr>
              <w:tab/>
            </w:r>
            <w:r w:rsidR="0093112F" w:rsidRPr="00EF1510">
              <w:rPr>
                <w:rStyle w:val="Hipervnculo"/>
                <w:noProof/>
              </w:rPr>
              <w:t>Estado del arte/Estudio teórico</w:t>
            </w:r>
            <w:r w:rsidR="0093112F">
              <w:rPr>
                <w:noProof/>
                <w:webHidden/>
              </w:rPr>
              <w:tab/>
            </w:r>
            <w:r w:rsidR="0093112F">
              <w:rPr>
                <w:noProof/>
                <w:webHidden/>
              </w:rPr>
              <w:fldChar w:fldCharType="begin"/>
            </w:r>
            <w:r w:rsidR="0093112F">
              <w:rPr>
                <w:noProof/>
                <w:webHidden/>
              </w:rPr>
              <w:instrText xml:space="preserve"> PAGEREF _Toc207317058 \h </w:instrText>
            </w:r>
            <w:r w:rsidR="0093112F">
              <w:rPr>
                <w:noProof/>
                <w:webHidden/>
              </w:rPr>
            </w:r>
            <w:r w:rsidR="0093112F">
              <w:rPr>
                <w:noProof/>
                <w:webHidden/>
              </w:rPr>
              <w:fldChar w:fldCharType="separate"/>
            </w:r>
            <w:r w:rsidR="0093112F">
              <w:rPr>
                <w:noProof/>
                <w:webHidden/>
              </w:rPr>
              <w:t>27</w:t>
            </w:r>
            <w:r w:rsidR="0093112F">
              <w:rPr>
                <w:noProof/>
                <w:webHidden/>
              </w:rPr>
              <w:fldChar w:fldCharType="end"/>
            </w:r>
            <w:r>
              <w:rPr>
                <w:noProof/>
              </w:rPr>
              <w:fldChar w:fldCharType="end"/>
            </w:r>
          </w:ins>
        </w:p>
        <w:p w14:paraId="3190763D" w14:textId="012D3FD5" w:rsidR="0093112F" w:rsidRDefault="0056181D">
          <w:pPr>
            <w:pStyle w:val="TDC2"/>
            <w:tabs>
              <w:tab w:val="right" w:leader="dot" w:pos="8494"/>
            </w:tabs>
            <w:rPr>
              <w:ins w:id="307" w:author="Redondo García Francisco Javier" w:date="2025-09-02T09:44:00Z"/>
              <w:rFonts w:eastAsiaTheme="minorEastAsia"/>
              <w:noProof/>
              <w:lang w:eastAsia="es-ES"/>
            </w:rPr>
          </w:pPr>
          <w:ins w:id="308" w:author="Redondo García Francisco Javier" w:date="2025-09-02T09:44:00Z">
            <w:r>
              <w:fldChar w:fldCharType="begin"/>
            </w:r>
            <w:r>
              <w:instrText xml:space="preserve"> HYPERLINK \l "_Toc207317059" </w:instrText>
            </w:r>
            <w:r>
              <w:fldChar w:fldCharType="separate"/>
            </w:r>
            <w:r w:rsidR="0093112F" w:rsidRPr="00EF1510">
              <w:rPr>
                <w:rStyle w:val="Hipervnculo"/>
                <w:noProof/>
              </w:rPr>
              <w:t>2.1. Smartphones</w:t>
            </w:r>
            <w:r w:rsidR="0093112F">
              <w:rPr>
                <w:noProof/>
                <w:webHidden/>
              </w:rPr>
              <w:tab/>
            </w:r>
            <w:r w:rsidR="0093112F">
              <w:rPr>
                <w:noProof/>
                <w:webHidden/>
              </w:rPr>
              <w:fldChar w:fldCharType="begin"/>
            </w:r>
            <w:r w:rsidR="0093112F">
              <w:rPr>
                <w:noProof/>
                <w:webHidden/>
              </w:rPr>
              <w:instrText xml:space="preserve"> PAGEREF _Toc207317059 \h </w:instrText>
            </w:r>
            <w:r w:rsidR="0093112F">
              <w:rPr>
                <w:noProof/>
                <w:webHidden/>
              </w:rPr>
            </w:r>
            <w:r w:rsidR="0093112F">
              <w:rPr>
                <w:noProof/>
                <w:webHidden/>
              </w:rPr>
              <w:fldChar w:fldCharType="separate"/>
            </w:r>
            <w:r w:rsidR="0093112F">
              <w:rPr>
                <w:noProof/>
                <w:webHidden/>
              </w:rPr>
              <w:t>27</w:t>
            </w:r>
            <w:r w:rsidR="0093112F">
              <w:rPr>
                <w:noProof/>
                <w:webHidden/>
              </w:rPr>
              <w:fldChar w:fldCharType="end"/>
            </w:r>
            <w:r>
              <w:rPr>
                <w:noProof/>
              </w:rPr>
              <w:fldChar w:fldCharType="end"/>
            </w:r>
          </w:ins>
        </w:p>
        <w:p w14:paraId="0E14E285" w14:textId="7CE4362D" w:rsidR="0093112F" w:rsidRDefault="0056181D">
          <w:pPr>
            <w:pStyle w:val="TDC3"/>
            <w:tabs>
              <w:tab w:val="right" w:leader="dot" w:pos="8494"/>
            </w:tabs>
            <w:rPr>
              <w:ins w:id="309" w:author="Redondo García Francisco Javier" w:date="2025-09-02T09:44:00Z"/>
              <w:rFonts w:eastAsiaTheme="minorEastAsia"/>
              <w:noProof/>
              <w:lang w:eastAsia="es-ES"/>
            </w:rPr>
          </w:pPr>
          <w:ins w:id="310" w:author="Redondo García Francisco Javier" w:date="2025-09-02T09:44:00Z">
            <w:r>
              <w:fldChar w:fldCharType="begin"/>
            </w:r>
            <w:r>
              <w:instrText xml:space="preserve"> HYPERLINK \l "_Toc207317060" </w:instrText>
            </w:r>
            <w:r>
              <w:fldChar w:fldCharType="separate"/>
            </w:r>
            <w:r w:rsidR="0093112F" w:rsidRPr="00EF1510">
              <w:rPr>
                <w:rStyle w:val="Hipervnculo"/>
                <w:noProof/>
              </w:rPr>
              <w:t>2.1.1.  Evolución histórica de aplicaciones para smartphones</w:t>
            </w:r>
            <w:r w:rsidR="0093112F">
              <w:rPr>
                <w:noProof/>
                <w:webHidden/>
              </w:rPr>
              <w:tab/>
            </w:r>
            <w:r w:rsidR="0093112F">
              <w:rPr>
                <w:noProof/>
                <w:webHidden/>
              </w:rPr>
              <w:fldChar w:fldCharType="begin"/>
            </w:r>
            <w:r w:rsidR="0093112F">
              <w:rPr>
                <w:noProof/>
                <w:webHidden/>
              </w:rPr>
              <w:instrText xml:space="preserve"> PAGEREF _Toc207317060 \h </w:instrText>
            </w:r>
            <w:r w:rsidR="0093112F">
              <w:rPr>
                <w:noProof/>
                <w:webHidden/>
              </w:rPr>
            </w:r>
            <w:r w:rsidR="0093112F">
              <w:rPr>
                <w:noProof/>
                <w:webHidden/>
              </w:rPr>
              <w:fldChar w:fldCharType="separate"/>
            </w:r>
            <w:r w:rsidR="0093112F">
              <w:rPr>
                <w:noProof/>
                <w:webHidden/>
              </w:rPr>
              <w:t>27</w:t>
            </w:r>
            <w:r w:rsidR="0093112F">
              <w:rPr>
                <w:noProof/>
                <w:webHidden/>
              </w:rPr>
              <w:fldChar w:fldCharType="end"/>
            </w:r>
            <w:r>
              <w:rPr>
                <w:noProof/>
              </w:rPr>
              <w:fldChar w:fldCharType="end"/>
            </w:r>
          </w:ins>
        </w:p>
        <w:p w14:paraId="5242D26B" w14:textId="2A81E19B" w:rsidR="0093112F" w:rsidRDefault="0056181D">
          <w:pPr>
            <w:pStyle w:val="TDC3"/>
            <w:tabs>
              <w:tab w:val="right" w:leader="dot" w:pos="8494"/>
            </w:tabs>
            <w:rPr>
              <w:ins w:id="311" w:author="Redondo García Francisco Javier" w:date="2025-09-02T09:44:00Z"/>
              <w:rFonts w:eastAsiaTheme="minorEastAsia"/>
              <w:noProof/>
              <w:lang w:eastAsia="es-ES"/>
            </w:rPr>
          </w:pPr>
          <w:ins w:id="312" w:author="Redondo García Francisco Javier" w:date="2025-09-02T09:44:00Z">
            <w:r>
              <w:fldChar w:fldCharType="begin"/>
            </w:r>
            <w:r>
              <w:instrText xml:space="preserve"> HYPERLINK \l "_Toc207317061" </w:instrText>
            </w:r>
            <w:r>
              <w:fldChar w:fldCharType="separate"/>
            </w:r>
            <w:r w:rsidR="0093112F" w:rsidRPr="00EF1510">
              <w:rPr>
                <w:rStyle w:val="Hipervnculo"/>
                <w:noProof/>
              </w:rPr>
              <w:t>2.1.2. Android</w:t>
            </w:r>
            <w:r w:rsidR="0093112F">
              <w:rPr>
                <w:noProof/>
                <w:webHidden/>
              </w:rPr>
              <w:tab/>
            </w:r>
            <w:r w:rsidR="0093112F">
              <w:rPr>
                <w:noProof/>
                <w:webHidden/>
              </w:rPr>
              <w:fldChar w:fldCharType="begin"/>
            </w:r>
            <w:r w:rsidR="0093112F">
              <w:rPr>
                <w:noProof/>
                <w:webHidden/>
              </w:rPr>
              <w:instrText xml:space="preserve"> PAGEREF _Toc207317061 \h </w:instrText>
            </w:r>
            <w:r w:rsidR="0093112F">
              <w:rPr>
                <w:noProof/>
                <w:webHidden/>
              </w:rPr>
            </w:r>
            <w:r w:rsidR="0093112F">
              <w:rPr>
                <w:noProof/>
                <w:webHidden/>
              </w:rPr>
              <w:fldChar w:fldCharType="separate"/>
            </w:r>
            <w:r w:rsidR="0093112F">
              <w:rPr>
                <w:noProof/>
                <w:webHidden/>
              </w:rPr>
              <w:t>28</w:t>
            </w:r>
            <w:r w:rsidR="0093112F">
              <w:rPr>
                <w:noProof/>
                <w:webHidden/>
              </w:rPr>
              <w:fldChar w:fldCharType="end"/>
            </w:r>
            <w:r>
              <w:rPr>
                <w:noProof/>
              </w:rPr>
              <w:fldChar w:fldCharType="end"/>
            </w:r>
          </w:ins>
        </w:p>
        <w:p w14:paraId="688F455C" w14:textId="61292402" w:rsidR="0093112F" w:rsidRDefault="0056181D">
          <w:pPr>
            <w:pStyle w:val="TDC4"/>
            <w:tabs>
              <w:tab w:val="right" w:leader="dot" w:pos="8494"/>
            </w:tabs>
            <w:rPr>
              <w:ins w:id="313" w:author="Redondo García Francisco Javier" w:date="2025-09-02T09:44:00Z"/>
              <w:noProof/>
            </w:rPr>
          </w:pPr>
          <w:ins w:id="314" w:author="Redondo García Francisco Javier" w:date="2025-09-02T09:44:00Z">
            <w:r>
              <w:fldChar w:fldCharType="begin"/>
            </w:r>
            <w:r>
              <w:instrText xml:space="preserve"> HYPERLINK \l "_Toc207317062" </w:instrText>
            </w:r>
            <w:r>
              <w:fldChar w:fldCharType="separate"/>
            </w:r>
            <w:r w:rsidR="0093112F" w:rsidRPr="00EF1510">
              <w:rPr>
                <w:rStyle w:val="Hipervnculo"/>
                <w:noProof/>
              </w:rPr>
              <w:t xml:space="preserve">2.1.2.1. </w:t>
            </w:r>
            <w:r w:rsidR="0093112F" w:rsidRPr="00EF1510">
              <w:rPr>
                <w:rStyle w:val="Hipervnculo"/>
                <w:i/>
                <w:noProof/>
              </w:rPr>
              <w:t>Estructura de Android</w:t>
            </w:r>
            <w:r w:rsidR="0093112F">
              <w:rPr>
                <w:noProof/>
                <w:webHidden/>
              </w:rPr>
              <w:tab/>
            </w:r>
            <w:r w:rsidR="0093112F">
              <w:rPr>
                <w:noProof/>
                <w:webHidden/>
              </w:rPr>
              <w:fldChar w:fldCharType="begin"/>
            </w:r>
            <w:r w:rsidR="0093112F">
              <w:rPr>
                <w:noProof/>
                <w:webHidden/>
              </w:rPr>
              <w:instrText xml:space="preserve"> PAGEREF _Toc207317062 \h </w:instrText>
            </w:r>
            <w:r w:rsidR="0093112F">
              <w:rPr>
                <w:noProof/>
                <w:webHidden/>
              </w:rPr>
            </w:r>
            <w:r w:rsidR="0093112F">
              <w:rPr>
                <w:noProof/>
                <w:webHidden/>
              </w:rPr>
              <w:fldChar w:fldCharType="separate"/>
            </w:r>
            <w:r w:rsidR="0093112F">
              <w:rPr>
                <w:noProof/>
                <w:webHidden/>
              </w:rPr>
              <w:t>28</w:t>
            </w:r>
            <w:r w:rsidR="0093112F">
              <w:rPr>
                <w:noProof/>
                <w:webHidden/>
              </w:rPr>
              <w:fldChar w:fldCharType="end"/>
            </w:r>
            <w:r>
              <w:rPr>
                <w:noProof/>
              </w:rPr>
              <w:fldChar w:fldCharType="end"/>
            </w:r>
          </w:ins>
        </w:p>
        <w:p w14:paraId="5B64C93D" w14:textId="3A92F49D" w:rsidR="0093112F" w:rsidRDefault="0056181D">
          <w:pPr>
            <w:pStyle w:val="TDC4"/>
            <w:tabs>
              <w:tab w:val="right" w:leader="dot" w:pos="8494"/>
            </w:tabs>
            <w:rPr>
              <w:ins w:id="315" w:author="Redondo García Francisco Javier" w:date="2025-09-02T09:44:00Z"/>
              <w:noProof/>
            </w:rPr>
          </w:pPr>
          <w:ins w:id="316" w:author="Redondo García Francisco Javier" w:date="2025-09-02T09:44:00Z">
            <w:r>
              <w:lastRenderedPageBreak/>
              <w:fldChar w:fldCharType="begin"/>
            </w:r>
            <w:r>
              <w:instrText xml:space="preserve"> HYPERLINK \l "_Toc207317063" </w:instrText>
            </w:r>
            <w:r>
              <w:fldChar w:fldCharType="separate"/>
            </w:r>
            <w:r w:rsidR="0093112F" w:rsidRPr="00EF1510">
              <w:rPr>
                <w:rStyle w:val="Hipervnculo"/>
                <w:noProof/>
              </w:rPr>
              <w:t>2.1.2.2. Actualizaciones Android</w:t>
            </w:r>
            <w:r w:rsidR="0093112F">
              <w:rPr>
                <w:noProof/>
                <w:webHidden/>
              </w:rPr>
              <w:tab/>
            </w:r>
            <w:r w:rsidR="0093112F">
              <w:rPr>
                <w:noProof/>
                <w:webHidden/>
              </w:rPr>
              <w:fldChar w:fldCharType="begin"/>
            </w:r>
            <w:r w:rsidR="0093112F">
              <w:rPr>
                <w:noProof/>
                <w:webHidden/>
              </w:rPr>
              <w:instrText xml:space="preserve"> PAGEREF _Toc207317063 \h </w:instrText>
            </w:r>
            <w:r w:rsidR="0093112F">
              <w:rPr>
                <w:noProof/>
                <w:webHidden/>
              </w:rPr>
            </w:r>
            <w:r w:rsidR="0093112F">
              <w:rPr>
                <w:noProof/>
                <w:webHidden/>
              </w:rPr>
              <w:fldChar w:fldCharType="separate"/>
            </w:r>
            <w:r w:rsidR="0093112F">
              <w:rPr>
                <w:noProof/>
                <w:webHidden/>
              </w:rPr>
              <w:t>29</w:t>
            </w:r>
            <w:r w:rsidR="0093112F">
              <w:rPr>
                <w:noProof/>
                <w:webHidden/>
              </w:rPr>
              <w:fldChar w:fldCharType="end"/>
            </w:r>
            <w:r>
              <w:rPr>
                <w:noProof/>
              </w:rPr>
              <w:fldChar w:fldCharType="end"/>
            </w:r>
          </w:ins>
        </w:p>
        <w:p w14:paraId="44891BCD" w14:textId="2C0A0183" w:rsidR="0093112F" w:rsidRDefault="0056181D">
          <w:pPr>
            <w:pStyle w:val="TDC4"/>
            <w:tabs>
              <w:tab w:val="right" w:leader="dot" w:pos="8494"/>
            </w:tabs>
            <w:rPr>
              <w:ins w:id="317" w:author="Redondo García Francisco Javier" w:date="2025-09-02T09:44:00Z"/>
              <w:noProof/>
            </w:rPr>
          </w:pPr>
          <w:ins w:id="318" w:author="Redondo García Francisco Javier" w:date="2025-09-02T09:44:00Z">
            <w:r>
              <w:fldChar w:fldCharType="begin"/>
            </w:r>
            <w:r>
              <w:instrText xml:space="preserve"> HYPERLINK \l "_Toc207317064" </w:instrText>
            </w:r>
            <w:r>
              <w:fldChar w:fldCharType="separate"/>
            </w:r>
            <w:r w:rsidR="0093112F" w:rsidRPr="00EF1510">
              <w:rPr>
                <w:rStyle w:val="Hipervnculo"/>
                <w:noProof/>
              </w:rPr>
              <w:t>2.1.2.3. Estructura fundamental de una aplicación</w:t>
            </w:r>
            <w:r w:rsidR="0093112F">
              <w:rPr>
                <w:noProof/>
                <w:webHidden/>
              </w:rPr>
              <w:tab/>
            </w:r>
            <w:r w:rsidR="0093112F">
              <w:rPr>
                <w:noProof/>
                <w:webHidden/>
              </w:rPr>
              <w:fldChar w:fldCharType="begin"/>
            </w:r>
            <w:r w:rsidR="0093112F">
              <w:rPr>
                <w:noProof/>
                <w:webHidden/>
              </w:rPr>
              <w:instrText xml:space="preserve"> PAGEREF _Toc207317064 \h </w:instrText>
            </w:r>
            <w:r w:rsidR="0093112F">
              <w:rPr>
                <w:noProof/>
                <w:webHidden/>
              </w:rPr>
            </w:r>
            <w:r w:rsidR="0093112F">
              <w:rPr>
                <w:noProof/>
                <w:webHidden/>
              </w:rPr>
              <w:fldChar w:fldCharType="separate"/>
            </w:r>
            <w:r w:rsidR="0093112F">
              <w:rPr>
                <w:noProof/>
                <w:webHidden/>
              </w:rPr>
              <w:t>30</w:t>
            </w:r>
            <w:r w:rsidR="0093112F">
              <w:rPr>
                <w:noProof/>
                <w:webHidden/>
              </w:rPr>
              <w:fldChar w:fldCharType="end"/>
            </w:r>
            <w:r>
              <w:rPr>
                <w:noProof/>
              </w:rPr>
              <w:fldChar w:fldCharType="end"/>
            </w:r>
          </w:ins>
        </w:p>
        <w:p w14:paraId="5AFC5DDD" w14:textId="3BE9269C" w:rsidR="0093112F" w:rsidRDefault="0056181D">
          <w:pPr>
            <w:pStyle w:val="TDC5"/>
            <w:tabs>
              <w:tab w:val="right" w:leader="dot" w:pos="8494"/>
            </w:tabs>
            <w:rPr>
              <w:ins w:id="319" w:author="Redondo García Francisco Javier" w:date="2025-09-02T09:44:00Z"/>
              <w:noProof/>
            </w:rPr>
          </w:pPr>
          <w:ins w:id="320" w:author="Redondo García Francisco Javier" w:date="2025-09-02T09:44:00Z">
            <w:r>
              <w:fldChar w:fldCharType="begin"/>
            </w:r>
            <w:r>
              <w:instrText xml:space="preserve"> HYPERLINK \l "_Toc207317065" </w:instrText>
            </w:r>
            <w:r>
              <w:fldChar w:fldCharType="separate"/>
            </w:r>
            <w:r w:rsidR="0093112F" w:rsidRPr="00EF1510">
              <w:rPr>
                <w:rStyle w:val="Hipervnculo"/>
                <w:noProof/>
              </w:rPr>
              <w:t>2.1.2.3.1. Actividad</w:t>
            </w:r>
            <w:r w:rsidR="0093112F">
              <w:rPr>
                <w:noProof/>
                <w:webHidden/>
              </w:rPr>
              <w:tab/>
            </w:r>
            <w:r w:rsidR="0093112F">
              <w:rPr>
                <w:noProof/>
                <w:webHidden/>
              </w:rPr>
              <w:fldChar w:fldCharType="begin"/>
            </w:r>
            <w:r w:rsidR="0093112F">
              <w:rPr>
                <w:noProof/>
                <w:webHidden/>
              </w:rPr>
              <w:instrText xml:space="preserve"> PAGEREF _Toc207317065 \h </w:instrText>
            </w:r>
            <w:r w:rsidR="0093112F">
              <w:rPr>
                <w:noProof/>
                <w:webHidden/>
              </w:rPr>
            </w:r>
            <w:r w:rsidR="0093112F">
              <w:rPr>
                <w:noProof/>
                <w:webHidden/>
              </w:rPr>
              <w:fldChar w:fldCharType="separate"/>
            </w:r>
            <w:r w:rsidR="0093112F">
              <w:rPr>
                <w:noProof/>
                <w:webHidden/>
              </w:rPr>
              <w:t>30</w:t>
            </w:r>
            <w:r w:rsidR="0093112F">
              <w:rPr>
                <w:noProof/>
                <w:webHidden/>
              </w:rPr>
              <w:fldChar w:fldCharType="end"/>
            </w:r>
            <w:r>
              <w:rPr>
                <w:noProof/>
              </w:rPr>
              <w:fldChar w:fldCharType="end"/>
            </w:r>
          </w:ins>
        </w:p>
        <w:p w14:paraId="1EA9D1B0" w14:textId="3CF40B3E" w:rsidR="0093112F" w:rsidRDefault="0056181D">
          <w:pPr>
            <w:pStyle w:val="TDC5"/>
            <w:tabs>
              <w:tab w:val="right" w:leader="dot" w:pos="8494"/>
            </w:tabs>
            <w:rPr>
              <w:ins w:id="321" w:author="Redondo García Francisco Javier" w:date="2025-09-02T09:44:00Z"/>
              <w:noProof/>
            </w:rPr>
          </w:pPr>
          <w:ins w:id="322" w:author="Redondo García Francisco Javier" w:date="2025-09-02T09:44:00Z">
            <w:r>
              <w:fldChar w:fldCharType="begin"/>
            </w:r>
            <w:r>
              <w:instrText xml:space="preserve"> HYPERLINK \l "_Toc207317066" </w:instrText>
            </w:r>
            <w:r>
              <w:fldChar w:fldCharType="separate"/>
            </w:r>
            <w:r w:rsidR="0093112F" w:rsidRPr="00EF1510">
              <w:rPr>
                <w:rStyle w:val="Hipervnculo"/>
                <w:noProof/>
              </w:rPr>
              <w:t>2.1.2.3.2. Intents</w:t>
            </w:r>
            <w:r w:rsidR="0093112F">
              <w:rPr>
                <w:noProof/>
                <w:webHidden/>
              </w:rPr>
              <w:tab/>
            </w:r>
            <w:r w:rsidR="0093112F">
              <w:rPr>
                <w:noProof/>
                <w:webHidden/>
              </w:rPr>
              <w:fldChar w:fldCharType="begin"/>
            </w:r>
            <w:r w:rsidR="0093112F">
              <w:rPr>
                <w:noProof/>
                <w:webHidden/>
              </w:rPr>
              <w:instrText xml:space="preserve"> PAGEREF _Toc207317066 \h </w:instrText>
            </w:r>
            <w:r w:rsidR="0093112F">
              <w:rPr>
                <w:noProof/>
                <w:webHidden/>
              </w:rPr>
            </w:r>
            <w:r w:rsidR="0093112F">
              <w:rPr>
                <w:noProof/>
                <w:webHidden/>
              </w:rPr>
              <w:fldChar w:fldCharType="separate"/>
            </w:r>
            <w:r w:rsidR="0093112F">
              <w:rPr>
                <w:noProof/>
                <w:webHidden/>
              </w:rPr>
              <w:t>31</w:t>
            </w:r>
            <w:r w:rsidR="0093112F">
              <w:rPr>
                <w:noProof/>
                <w:webHidden/>
              </w:rPr>
              <w:fldChar w:fldCharType="end"/>
            </w:r>
            <w:r>
              <w:rPr>
                <w:noProof/>
              </w:rPr>
              <w:fldChar w:fldCharType="end"/>
            </w:r>
          </w:ins>
        </w:p>
        <w:p w14:paraId="73DDFDB7" w14:textId="2FE35F9A" w:rsidR="0093112F" w:rsidRDefault="0056181D">
          <w:pPr>
            <w:pStyle w:val="TDC4"/>
            <w:tabs>
              <w:tab w:val="right" w:leader="dot" w:pos="8494"/>
            </w:tabs>
            <w:rPr>
              <w:ins w:id="323" w:author="Redondo García Francisco Javier" w:date="2025-09-02T09:44:00Z"/>
              <w:noProof/>
            </w:rPr>
          </w:pPr>
          <w:ins w:id="324" w:author="Redondo García Francisco Javier" w:date="2025-09-02T09:44:00Z">
            <w:r>
              <w:fldChar w:fldCharType="begin"/>
            </w:r>
            <w:r>
              <w:instrText xml:space="preserve"> HYPERLINK \l "_Toc207317067" </w:instrText>
            </w:r>
            <w:r>
              <w:fldChar w:fldCharType="separate"/>
            </w:r>
            <w:r w:rsidR="0093112F" w:rsidRPr="00EF1510">
              <w:rPr>
                <w:rStyle w:val="Hipervnculo"/>
                <w:noProof/>
              </w:rPr>
              <w:t>2.1.2.2 Comparativa con otras opciones</w:t>
            </w:r>
            <w:r w:rsidR="0093112F">
              <w:rPr>
                <w:noProof/>
                <w:webHidden/>
              </w:rPr>
              <w:tab/>
            </w:r>
            <w:r w:rsidR="0093112F">
              <w:rPr>
                <w:noProof/>
                <w:webHidden/>
              </w:rPr>
              <w:fldChar w:fldCharType="begin"/>
            </w:r>
            <w:r w:rsidR="0093112F">
              <w:rPr>
                <w:noProof/>
                <w:webHidden/>
              </w:rPr>
              <w:instrText xml:space="preserve"> PAGEREF _Toc207317067 \h </w:instrText>
            </w:r>
            <w:r w:rsidR="0093112F">
              <w:rPr>
                <w:noProof/>
                <w:webHidden/>
              </w:rPr>
            </w:r>
            <w:r w:rsidR="0093112F">
              <w:rPr>
                <w:noProof/>
                <w:webHidden/>
              </w:rPr>
              <w:fldChar w:fldCharType="separate"/>
            </w:r>
            <w:r w:rsidR="0093112F">
              <w:rPr>
                <w:noProof/>
                <w:webHidden/>
              </w:rPr>
              <w:t>32</w:t>
            </w:r>
            <w:r w:rsidR="0093112F">
              <w:rPr>
                <w:noProof/>
                <w:webHidden/>
              </w:rPr>
              <w:fldChar w:fldCharType="end"/>
            </w:r>
            <w:r>
              <w:rPr>
                <w:noProof/>
              </w:rPr>
              <w:fldChar w:fldCharType="end"/>
            </w:r>
          </w:ins>
        </w:p>
        <w:p w14:paraId="265B38D6" w14:textId="472EF8C2" w:rsidR="0093112F" w:rsidRDefault="0056181D">
          <w:pPr>
            <w:pStyle w:val="TDC2"/>
            <w:tabs>
              <w:tab w:val="right" w:leader="dot" w:pos="8494"/>
            </w:tabs>
            <w:rPr>
              <w:ins w:id="325" w:author="Redondo García Francisco Javier" w:date="2025-09-02T09:44:00Z"/>
              <w:rFonts w:eastAsiaTheme="minorEastAsia"/>
              <w:noProof/>
              <w:lang w:eastAsia="es-ES"/>
            </w:rPr>
          </w:pPr>
          <w:ins w:id="326" w:author="Redondo García Francisco Javier" w:date="2025-09-02T09:44:00Z">
            <w:r>
              <w:fldChar w:fldCharType="begin"/>
            </w:r>
            <w:r>
              <w:instrText xml:space="preserve"> HYPERLINK \l "_Toc2073</w:instrText>
            </w:r>
            <w:r>
              <w:instrText xml:space="preserve">17068" </w:instrText>
            </w:r>
            <w:r>
              <w:fldChar w:fldCharType="separate"/>
            </w:r>
            <w:r w:rsidR="0093112F" w:rsidRPr="00EF1510">
              <w:rPr>
                <w:rStyle w:val="Hipervnculo"/>
                <w:noProof/>
              </w:rPr>
              <w:t>2.2. Bases de datos</w:t>
            </w:r>
            <w:r w:rsidR="0093112F">
              <w:rPr>
                <w:noProof/>
                <w:webHidden/>
              </w:rPr>
              <w:tab/>
            </w:r>
            <w:r w:rsidR="0093112F">
              <w:rPr>
                <w:noProof/>
                <w:webHidden/>
              </w:rPr>
              <w:fldChar w:fldCharType="begin"/>
            </w:r>
            <w:r w:rsidR="0093112F">
              <w:rPr>
                <w:noProof/>
                <w:webHidden/>
              </w:rPr>
              <w:instrText xml:space="preserve"> PAGEREF _Toc207317068 \h </w:instrText>
            </w:r>
            <w:r w:rsidR="0093112F">
              <w:rPr>
                <w:noProof/>
                <w:webHidden/>
              </w:rPr>
            </w:r>
            <w:r w:rsidR="0093112F">
              <w:rPr>
                <w:noProof/>
                <w:webHidden/>
              </w:rPr>
              <w:fldChar w:fldCharType="separate"/>
            </w:r>
            <w:r w:rsidR="0093112F">
              <w:rPr>
                <w:noProof/>
                <w:webHidden/>
              </w:rPr>
              <w:t>32</w:t>
            </w:r>
            <w:r w:rsidR="0093112F">
              <w:rPr>
                <w:noProof/>
                <w:webHidden/>
              </w:rPr>
              <w:fldChar w:fldCharType="end"/>
            </w:r>
            <w:r>
              <w:rPr>
                <w:noProof/>
              </w:rPr>
              <w:fldChar w:fldCharType="end"/>
            </w:r>
          </w:ins>
        </w:p>
        <w:p w14:paraId="14A03E30" w14:textId="75F09AE5" w:rsidR="0093112F" w:rsidRDefault="0056181D">
          <w:pPr>
            <w:pStyle w:val="TDC3"/>
            <w:tabs>
              <w:tab w:val="right" w:leader="dot" w:pos="8494"/>
            </w:tabs>
            <w:rPr>
              <w:ins w:id="327" w:author="Redondo García Francisco Javier" w:date="2025-09-02T09:44:00Z"/>
              <w:rFonts w:eastAsiaTheme="minorEastAsia"/>
              <w:noProof/>
              <w:lang w:eastAsia="es-ES"/>
            </w:rPr>
          </w:pPr>
          <w:ins w:id="328" w:author="Redondo García Francisco Javier" w:date="2025-09-02T09:44:00Z">
            <w:r>
              <w:fldChar w:fldCharType="begin"/>
            </w:r>
            <w:r>
              <w:instrText xml:space="preserve"> HYPERLINK \l "_Toc207317069" </w:instrText>
            </w:r>
            <w:r>
              <w:fldChar w:fldCharType="separate"/>
            </w:r>
            <w:r w:rsidR="0093112F" w:rsidRPr="00EF1510">
              <w:rPr>
                <w:rStyle w:val="Hipervnculo"/>
                <w:noProof/>
              </w:rPr>
              <w:t>2.2.1.  Evolución histórica de bases de datos</w:t>
            </w:r>
            <w:r w:rsidR="0093112F">
              <w:rPr>
                <w:noProof/>
                <w:webHidden/>
              </w:rPr>
              <w:tab/>
            </w:r>
            <w:r w:rsidR="0093112F">
              <w:rPr>
                <w:noProof/>
                <w:webHidden/>
              </w:rPr>
              <w:fldChar w:fldCharType="begin"/>
            </w:r>
            <w:r w:rsidR="0093112F">
              <w:rPr>
                <w:noProof/>
                <w:webHidden/>
              </w:rPr>
              <w:instrText xml:space="preserve"> PAGEREF _Toc207317069 \h </w:instrText>
            </w:r>
            <w:r w:rsidR="0093112F">
              <w:rPr>
                <w:noProof/>
                <w:webHidden/>
              </w:rPr>
            </w:r>
            <w:r w:rsidR="0093112F">
              <w:rPr>
                <w:noProof/>
                <w:webHidden/>
              </w:rPr>
              <w:fldChar w:fldCharType="separate"/>
            </w:r>
            <w:r w:rsidR="0093112F">
              <w:rPr>
                <w:noProof/>
                <w:webHidden/>
              </w:rPr>
              <w:t>32</w:t>
            </w:r>
            <w:r w:rsidR="0093112F">
              <w:rPr>
                <w:noProof/>
                <w:webHidden/>
              </w:rPr>
              <w:fldChar w:fldCharType="end"/>
            </w:r>
            <w:r>
              <w:rPr>
                <w:noProof/>
              </w:rPr>
              <w:fldChar w:fldCharType="end"/>
            </w:r>
          </w:ins>
        </w:p>
        <w:p w14:paraId="627E861C" w14:textId="6560FF61" w:rsidR="0093112F" w:rsidRDefault="0056181D">
          <w:pPr>
            <w:pStyle w:val="TDC3"/>
            <w:tabs>
              <w:tab w:val="right" w:leader="dot" w:pos="8494"/>
            </w:tabs>
            <w:rPr>
              <w:ins w:id="329" w:author="Redondo García Francisco Javier" w:date="2025-09-02T09:44:00Z"/>
              <w:rFonts w:eastAsiaTheme="minorEastAsia"/>
              <w:noProof/>
              <w:lang w:eastAsia="es-ES"/>
            </w:rPr>
          </w:pPr>
          <w:ins w:id="330" w:author="Redondo García Francisco Javier" w:date="2025-09-02T09:44:00Z">
            <w:r>
              <w:fldChar w:fldCharType="begin"/>
            </w:r>
            <w:r>
              <w:instrText xml:space="preserve"> HYPERLINK \l</w:instrText>
            </w:r>
            <w:r>
              <w:instrText xml:space="preserve"> "_Toc207317070" </w:instrText>
            </w:r>
            <w:r>
              <w:fldChar w:fldCharType="separate"/>
            </w:r>
            <w:r w:rsidR="0093112F" w:rsidRPr="00EF1510">
              <w:rPr>
                <w:rStyle w:val="Hipervnculo"/>
                <w:noProof/>
              </w:rPr>
              <w:t>2.2.2.  Firebase</w:t>
            </w:r>
            <w:r w:rsidR="0093112F">
              <w:rPr>
                <w:noProof/>
                <w:webHidden/>
              </w:rPr>
              <w:tab/>
            </w:r>
            <w:r w:rsidR="0093112F">
              <w:rPr>
                <w:noProof/>
                <w:webHidden/>
              </w:rPr>
              <w:fldChar w:fldCharType="begin"/>
            </w:r>
            <w:r w:rsidR="0093112F">
              <w:rPr>
                <w:noProof/>
                <w:webHidden/>
              </w:rPr>
              <w:instrText xml:space="preserve"> PAGEREF _Toc207317070 \h </w:instrText>
            </w:r>
            <w:r w:rsidR="0093112F">
              <w:rPr>
                <w:noProof/>
                <w:webHidden/>
              </w:rPr>
            </w:r>
            <w:r w:rsidR="0093112F">
              <w:rPr>
                <w:noProof/>
                <w:webHidden/>
              </w:rPr>
              <w:fldChar w:fldCharType="separate"/>
            </w:r>
            <w:r w:rsidR="0093112F">
              <w:rPr>
                <w:noProof/>
                <w:webHidden/>
              </w:rPr>
              <w:t>33</w:t>
            </w:r>
            <w:r w:rsidR="0093112F">
              <w:rPr>
                <w:noProof/>
                <w:webHidden/>
              </w:rPr>
              <w:fldChar w:fldCharType="end"/>
            </w:r>
            <w:r>
              <w:rPr>
                <w:noProof/>
              </w:rPr>
              <w:fldChar w:fldCharType="end"/>
            </w:r>
          </w:ins>
        </w:p>
        <w:p w14:paraId="2AEBD5BC" w14:textId="46FB0CC0" w:rsidR="0093112F" w:rsidRDefault="0056181D">
          <w:pPr>
            <w:pStyle w:val="TDC3"/>
            <w:tabs>
              <w:tab w:val="right" w:leader="dot" w:pos="8494"/>
            </w:tabs>
            <w:rPr>
              <w:ins w:id="331" w:author="Redondo García Francisco Javier" w:date="2025-09-02T09:44:00Z"/>
              <w:rFonts w:eastAsiaTheme="minorEastAsia"/>
              <w:noProof/>
              <w:lang w:eastAsia="es-ES"/>
            </w:rPr>
          </w:pPr>
          <w:ins w:id="332" w:author="Redondo García Francisco Javier" w:date="2025-09-02T09:44:00Z">
            <w:r>
              <w:fldChar w:fldCharType="begin"/>
            </w:r>
            <w:r>
              <w:instrText xml:space="preserve"> HYPERLINK \l "_Toc207317071" </w:instrText>
            </w:r>
            <w:r>
              <w:fldChar w:fldCharType="separate"/>
            </w:r>
            <w:r w:rsidR="0093112F" w:rsidRPr="00EF1510">
              <w:rPr>
                <w:rStyle w:val="Hipervnculo"/>
                <w:noProof/>
              </w:rPr>
              <w:t>2.3.1. Comparativa</w:t>
            </w:r>
            <w:r w:rsidR="0093112F">
              <w:rPr>
                <w:noProof/>
                <w:webHidden/>
              </w:rPr>
              <w:tab/>
            </w:r>
            <w:r w:rsidR="0093112F">
              <w:rPr>
                <w:noProof/>
                <w:webHidden/>
              </w:rPr>
              <w:fldChar w:fldCharType="begin"/>
            </w:r>
            <w:r w:rsidR="0093112F">
              <w:rPr>
                <w:noProof/>
                <w:webHidden/>
              </w:rPr>
              <w:instrText xml:space="preserve"> PAGEREF _Toc207317071 \h </w:instrText>
            </w:r>
            <w:r w:rsidR="0093112F">
              <w:rPr>
                <w:noProof/>
                <w:webHidden/>
              </w:rPr>
            </w:r>
            <w:r w:rsidR="0093112F">
              <w:rPr>
                <w:noProof/>
                <w:webHidden/>
              </w:rPr>
              <w:fldChar w:fldCharType="separate"/>
            </w:r>
            <w:r w:rsidR="0093112F">
              <w:rPr>
                <w:noProof/>
                <w:webHidden/>
              </w:rPr>
              <w:t>35</w:t>
            </w:r>
            <w:r w:rsidR="0093112F">
              <w:rPr>
                <w:noProof/>
                <w:webHidden/>
              </w:rPr>
              <w:fldChar w:fldCharType="end"/>
            </w:r>
            <w:r>
              <w:rPr>
                <w:noProof/>
              </w:rPr>
              <w:fldChar w:fldCharType="end"/>
            </w:r>
          </w:ins>
        </w:p>
        <w:p w14:paraId="347366EA" w14:textId="5CD22FF0" w:rsidR="0093112F" w:rsidRDefault="0056181D">
          <w:pPr>
            <w:pStyle w:val="TDC2"/>
            <w:tabs>
              <w:tab w:val="right" w:leader="dot" w:pos="8494"/>
            </w:tabs>
            <w:rPr>
              <w:ins w:id="333" w:author="Redondo García Francisco Javier" w:date="2025-09-02T09:44:00Z"/>
              <w:rFonts w:eastAsiaTheme="minorEastAsia"/>
              <w:noProof/>
              <w:lang w:eastAsia="es-ES"/>
            </w:rPr>
          </w:pPr>
          <w:ins w:id="334" w:author="Redondo García Francisco Javier" w:date="2025-09-02T09:44:00Z">
            <w:r>
              <w:fldChar w:fldCharType="begin"/>
            </w:r>
            <w:r>
              <w:instrText xml:space="preserve"> HYPERLINK \l "_Toc207317072" </w:instrText>
            </w:r>
            <w:r>
              <w:fldChar w:fldCharType="separate"/>
            </w:r>
            <w:r w:rsidR="0093112F" w:rsidRPr="00EF1510">
              <w:rPr>
                <w:rStyle w:val="Hipervnculo"/>
                <w:rFonts w:eastAsia="Times New Roman"/>
                <w:noProof/>
                <w:lang w:eastAsia="es-ES"/>
              </w:rPr>
              <w:t>2.3. Páginas Web</w:t>
            </w:r>
            <w:r w:rsidR="0093112F">
              <w:rPr>
                <w:noProof/>
                <w:webHidden/>
              </w:rPr>
              <w:tab/>
            </w:r>
            <w:r w:rsidR="0093112F">
              <w:rPr>
                <w:noProof/>
                <w:webHidden/>
              </w:rPr>
              <w:fldChar w:fldCharType="begin"/>
            </w:r>
            <w:r w:rsidR="0093112F">
              <w:rPr>
                <w:noProof/>
                <w:webHidden/>
              </w:rPr>
              <w:instrText xml:space="preserve"> PAGEREF _Toc207317072 \h </w:instrText>
            </w:r>
            <w:r w:rsidR="0093112F">
              <w:rPr>
                <w:noProof/>
                <w:webHidden/>
              </w:rPr>
            </w:r>
            <w:r w:rsidR="0093112F">
              <w:rPr>
                <w:noProof/>
                <w:webHidden/>
              </w:rPr>
              <w:fldChar w:fldCharType="separate"/>
            </w:r>
            <w:r w:rsidR="0093112F">
              <w:rPr>
                <w:noProof/>
                <w:webHidden/>
              </w:rPr>
              <w:t>35</w:t>
            </w:r>
            <w:r w:rsidR="0093112F">
              <w:rPr>
                <w:noProof/>
                <w:webHidden/>
              </w:rPr>
              <w:fldChar w:fldCharType="end"/>
            </w:r>
            <w:r>
              <w:rPr>
                <w:noProof/>
              </w:rPr>
              <w:fldChar w:fldCharType="end"/>
            </w:r>
          </w:ins>
        </w:p>
        <w:p w14:paraId="4A3FDBC6" w14:textId="2FCCF17B" w:rsidR="0093112F" w:rsidRDefault="0056181D">
          <w:pPr>
            <w:pStyle w:val="TDC3"/>
            <w:tabs>
              <w:tab w:val="right" w:leader="dot" w:pos="8494"/>
            </w:tabs>
            <w:rPr>
              <w:ins w:id="335" w:author="Redondo García Francisco Javier" w:date="2025-09-02T09:44:00Z"/>
              <w:rFonts w:eastAsiaTheme="minorEastAsia"/>
              <w:noProof/>
              <w:lang w:eastAsia="es-ES"/>
            </w:rPr>
          </w:pPr>
          <w:ins w:id="336" w:author="Redondo García Francisco Javier" w:date="2025-09-02T09:44:00Z">
            <w:r>
              <w:fldChar w:fldCharType="begin"/>
            </w:r>
            <w:r>
              <w:instrText xml:space="preserve"> HYPERLINK \l "_Toc207317073" </w:instrText>
            </w:r>
            <w:r>
              <w:fldChar w:fldCharType="separate"/>
            </w:r>
            <w:r w:rsidR="0093112F" w:rsidRPr="00EF1510">
              <w:rPr>
                <w:rStyle w:val="Hipervnculo"/>
                <w:noProof/>
              </w:rPr>
              <w:t>2.3.1.  Evolución histórica de desarrollos web</w:t>
            </w:r>
            <w:r w:rsidR="0093112F">
              <w:rPr>
                <w:noProof/>
                <w:webHidden/>
              </w:rPr>
              <w:tab/>
            </w:r>
            <w:r w:rsidR="0093112F">
              <w:rPr>
                <w:noProof/>
                <w:webHidden/>
              </w:rPr>
              <w:fldChar w:fldCharType="begin"/>
            </w:r>
            <w:r w:rsidR="0093112F">
              <w:rPr>
                <w:noProof/>
                <w:webHidden/>
              </w:rPr>
              <w:instrText xml:space="preserve"> PAGEREF _Toc207317073 \h </w:instrText>
            </w:r>
            <w:r w:rsidR="0093112F">
              <w:rPr>
                <w:noProof/>
                <w:webHidden/>
              </w:rPr>
            </w:r>
            <w:r w:rsidR="0093112F">
              <w:rPr>
                <w:noProof/>
                <w:webHidden/>
              </w:rPr>
              <w:fldChar w:fldCharType="separate"/>
            </w:r>
            <w:r w:rsidR="0093112F">
              <w:rPr>
                <w:noProof/>
                <w:webHidden/>
              </w:rPr>
              <w:t>35</w:t>
            </w:r>
            <w:r w:rsidR="0093112F">
              <w:rPr>
                <w:noProof/>
                <w:webHidden/>
              </w:rPr>
              <w:fldChar w:fldCharType="end"/>
            </w:r>
            <w:r>
              <w:rPr>
                <w:noProof/>
              </w:rPr>
              <w:fldChar w:fldCharType="end"/>
            </w:r>
          </w:ins>
        </w:p>
        <w:p w14:paraId="0EDF20B0" w14:textId="3FA2A3D9" w:rsidR="0093112F" w:rsidRDefault="0056181D">
          <w:pPr>
            <w:pStyle w:val="TDC3"/>
            <w:tabs>
              <w:tab w:val="right" w:leader="dot" w:pos="8494"/>
            </w:tabs>
            <w:rPr>
              <w:ins w:id="337" w:author="Redondo García Francisco Javier" w:date="2025-09-02T09:44:00Z"/>
              <w:rFonts w:eastAsiaTheme="minorEastAsia"/>
              <w:noProof/>
              <w:lang w:eastAsia="es-ES"/>
            </w:rPr>
          </w:pPr>
          <w:ins w:id="338" w:author="Redondo García Francisco Javier" w:date="2025-09-02T09:44:00Z">
            <w:r>
              <w:fldChar w:fldCharType="begin"/>
            </w:r>
            <w:r>
              <w:instrText xml:space="preserve"> HYPERLINK \l "_Toc207317074" </w:instrText>
            </w:r>
            <w:r>
              <w:fldChar w:fldCharType="separate"/>
            </w:r>
            <w:r w:rsidR="0093112F" w:rsidRPr="00EF1510">
              <w:rPr>
                <w:rStyle w:val="Hipervnculo"/>
                <w:noProof/>
              </w:rPr>
              <w:t>2.3.2. Tecnologías de desarrollo web</w:t>
            </w:r>
            <w:r w:rsidR="0093112F">
              <w:rPr>
                <w:noProof/>
                <w:webHidden/>
              </w:rPr>
              <w:tab/>
            </w:r>
            <w:r w:rsidR="0093112F">
              <w:rPr>
                <w:noProof/>
                <w:webHidden/>
              </w:rPr>
              <w:fldChar w:fldCharType="begin"/>
            </w:r>
            <w:r w:rsidR="0093112F">
              <w:rPr>
                <w:noProof/>
                <w:webHidden/>
              </w:rPr>
              <w:instrText xml:space="preserve"> PAGEREF _Toc207317074 \h </w:instrText>
            </w:r>
            <w:r w:rsidR="0093112F">
              <w:rPr>
                <w:noProof/>
                <w:webHidden/>
              </w:rPr>
            </w:r>
            <w:r w:rsidR="0093112F">
              <w:rPr>
                <w:noProof/>
                <w:webHidden/>
              </w:rPr>
              <w:fldChar w:fldCharType="separate"/>
            </w:r>
            <w:r w:rsidR="0093112F">
              <w:rPr>
                <w:noProof/>
                <w:webHidden/>
              </w:rPr>
              <w:t>36</w:t>
            </w:r>
            <w:r w:rsidR="0093112F">
              <w:rPr>
                <w:noProof/>
                <w:webHidden/>
              </w:rPr>
              <w:fldChar w:fldCharType="end"/>
            </w:r>
            <w:r>
              <w:rPr>
                <w:noProof/>
              </w:rPr>
              <w:fldChar w:fldCharType="end"/>
            </w:r>
          </w:ins>
        </w:p>
        <w:p w14:paraId="20F5A6AD" w14:textId="63F42909" w:rsidR="0093112F" w:rsidRDefault="0056181D">
          <w:pPr>
            <w:pStyle w:val="TDC4"/>
            <w:tabs>
              <w:tab w:val="right" w:leader="dot" w:pos="8494"/>
            </w:tabs>
            <w:rPr>
              <w:ins w:id="339" w:author="Redondo García Francisco Javier" w:date="2025-09-02T09:44:00Z"/>
              <w:noProof/>
            </w:rPr>
          </w:pPr>
          <w:ins w:id="340" w:author="Redondo García Francisco Javier" w:date="2025-09-02T09:44:00Z">
            <w:r>
              <w:fldChar w:fldCharType="begin"/>
            </w:r>
            <w:r>
              <w:instrText xml:space="preserve"> HYPERLINK \l "_Toc207317075" </w:instrText>
            </w:r>
            <w:r>
              <w:fldChar w:fldCharType="separate"/>
            </w:r>
            <w:r w:rsidR="0093112F" w:rsidRPr="00EF1510">
              <w:rPr>
                <w:rStyle w:val="Hipervnculo"/>
                <w:noProof/>
              </w:rPr>
              <w:t>2.3.2.1.  Angular</w:t>
            </w:r>
            <w:r w:rsidR="0093112F">
              <w:rPr>
                <w:noProof/>
                <w:webHidden/>
              </w:rPr>
              <w:tab/>
            </w:r>
            <w:r w:rsidR="0093112F">
              <w:rPr>
                <w:noProof/>
                <w:webHidden/>
              </w:rPr>
              <w:fldChar w:fldCharType="begin"/>
            </w:r>
            <w:r w:rsidR="0093112F">
              <w:rPr>
                <w:noProof/>
                <w:webHidden/>
              </w:rPr>
              <w:instrText xml:space="preserve"> PAGEREF _Toc207317075 \h </w:instrText>
            </w:r>
            <w:r w:rsidR="0093112F">
              <w:rPr>
                <w:noProof/>
                <w:webHidden/>
              </w:rPr>
            </w:r>
            <w:r w:rsidR="0093112F">
              <w:rPr>
                <w:noProof/>
                <w:webHidden/>
              </w:rPr>
              <w:fldChar w:fldCharType="separate"/>
            </w:r>
            <w:r w:rsidR="0093112F">
              <w:rPr>
                <w:noProof/>
                <w:webHidden/>
              </w:rPr>
              <w:t>36</w:t>
            </w:r>
            <w:r w:rsidR="0093112F">
              <w:rPr>
                <w:noProof/>
                <w:webHidden/>
              </w:rPr>
              <w:fldChar w:fldCharType="end"/>
            </w:r>
            <w:r>
              <w:rPr>
                <w:noProof/>
              </w:rPr>
              <w:fldChar w:fldCharType="end"/>
            </w:r>
          </w:ins>
        </w:p>
        <w:p w14:paraId="0B08112B" w14:textId="75AD0976" w:rsidR="0093112F" w:rsidRDefault="0056181D">
          <w:pPr>
            <w:pStyle w:val="TDC4"/>
            <w:tabs>
              <w:tab w:val="right" w:leader="dot" w:pos="8494"/>
            </w:tabs>
            <w:rPr>
              <w:ins w:id="341" w:author="Redondo García Francisco Javier" w:date="2025-09-02T09:44:00Z"/>
              <w:noProof/>
            </w:rPr>
          </w:pPr>
          <w:ins w:id="342" w:author="Redondo García Francisco Javier" w:date="2025-09-02T09:44:00Z">
            <w:r>
              <w:fldChar w:fldCharType="begin"/>
            </w:r>
            <w:r>
              <w:instrText xml:space="preserve"> HYPERLINK \l "_Toc207317076" </w:instrText>
            </w:r>
            <w:r>
              <w:fldChar w:fldCharType="separate"/>
            </w:r>
            <w:r w:rsidR="0093112F" w:rsidRPr="00EF1510">
              <w:rPr>
                <w:rStyle w:val="Hipervnculo"/>
                <w:noProof/>
              </w:rPr>
              <w:t>2.3.2.2.  React</w:t>
            </w:r>
            <w:r w:rsidR="0093112F">
              <w:rPr>
                <w:noProof/>
                <w:webHidden/>
              </w:rPr>
              <w:tab/>
            </w:r>
            <w:r w:rsidR="0093112F">
              <w:rPr>
                <w:noProof/>
                <w:webHidden/>
              </w:rPr>
              <w:fldChar w:fldCharType="begin"/>
            </w:r>
            <w:r w:rsidR="0093112F">
              <w:rPr>
                <w:noProof/>
                <w:webHidden/>
              </w:rPr>
              <w:instrText xml:space="preserve"> PAGEREF _Toc207317076 \h </w:instrText>
            </w:r>
            <w:r w:rsidR="0093112F">
              <w:rPr>
                <w:noProof/>
                <w:webHidden/>
              </w:rPr>
            </w:r>
            <w:r w:rsidR="0093112F">
              <w:rPr>
                <w:noProof/>
                <w:webHidden/>
              </w:rPr>
              <w:fldChar w:fldCharType="separate"/>
            </w:r>
            <w:r w:rsidR="0093112F">
              <w:rPr>
                <w:noProof/>
                <w:webHidden/>
              </w:rPr>
              <w:t>37</w:t>
            </w:r>
            <w:r w:rsidR="0093112F">
              <w:rPr>
                <w:noProof/>
                <w:webHidden/>
              </w:rPr>
              <w:fldChar w:fldCharType="end"/>
            </w:r>
            <w:r>
              <w:rPr>
                <w:noProof/>
              </w:rPr>
              <w:fldChar w:fldCharType="end"/>
            </w:r>
          </w:ins>
        </w:p>
        <w:p w14:paraId="4F875BB0" w14:textId="2F82DDCD" w:rsidR="0093112F" w:rsidRDefault="0056181D">
          <w:pPr>
            <w:pStyle w:val="TDC4"/>
            <w:tabs>
              <w:tab w:val="right" w:leader="dot" w:pos="8494"/>
            </w:tabs>
            <w:rPr>
              <w:ins w:id="343" w:author="Redondo García Francisco Javier" w:date="2025-09-02T09:44:00Z"/>
              <w:noProof/>
            </w:rPr>
          </w:pPr>
          <w:ins w:id="344" w:author="Redondo García Francisco Javier" w:date="2025-09-02T09:44:00Z">
            <w:r>
              <w:fldChar w:fldCharType="begin"/>
            </w:r>
            <w:r>
              <w:instrText xml:space="preserve"> HYPERLINK \l "_Toc207317077" </w:instrText>
            </w:r>
            <w:r>
              <w:fldChar w:fldCharType="separate"/>
            </w:r>
            <w:r w:rsidR="0093112F" w:rsidRPr="00EF1510">
              <w:rPr>
                <w:rStyle w:val="Hipervnculo"/>
                <w:noProof/>
              </w:rPr>
              <w:t>2.3.2.3.  Comparativa</w:t>
            </w:r>
            <w:r w:rsidR="0093112F">
              <w:rPr>
                <w:noProof/>
                <w:webHidden/>
              </w:rPr>
              <w:tab/>
            </w:r>
            <w:r w:rsidR="0093112F">
              <w:rPr>
                <w:noProof/>
                <w:webHidden/>
              </w:rPr>
              <w:fldChar w:fldCharType="begin"/>
            </w:r>
            <w:r w:rsidR="0093112F">
              <w:rPr>
                <w:noProof/>
                <w:webHidden/>
              </w:rPr>
              <w:instrText xml:space="preserve"> PAGEREF _Toc207317077 \h </w:instrText>
            </w:r>
            <w:r w:rsidR="0093112F">
              <w:rPr>
                <w:noProof/>
                <w:webHidden/>
              </w:rPr>
            </w:r>
            <w:r w:rsidR="0093112F">
              <w:rPr>
                <w:noProof/>
                <w:webHidden/>
              </w:rPr>
              <w:fldChar w:fldCharType="separate"/>
            </w:r>
            <w:r w:rsidR="0093112F">
              <w:rPr>
                <w:noProof/>
                <w:webHidden/>
              </w:rPr>
              <w:t>38</w:t>
            </w:r>
            <w:r w:rsidR="0093112F">
              <w:rPr>
                <w:noProof/>
                <w:webHidden/>
              </w:rPr>
              <w:fldChar w:fldCharType="end"/>
            </w:r>
            <w:r>
              <w:rPr>
                <w:noProof/>
              </w:rPr>
              <w:fldChar w:fldCharType="end"/>
            </w:r>
          </w:ins>
        </w:p>
        <w:p w14:paraId="16D54A34" w14:textId="6789C4B4" w:rsidR="0093112F" w:rsidRDefault="0056181D" w:rsidP="00A47858">
          <w:pPr>
            <w:pStyle w:val="TDC1"/>
            <w:rPr>
              <w:ins w:id="345" w:author="Redondo García Francisco Javier" w:date="2025-09-02T09:44:00Z"/>
              <w:rFonts w:eastAsiaTheme="minorEastAsia"/>
              <w:noProof/>
              <w:lang w:eastAsia="es-ES"/>
            </w:rPr>
          </w:pPr>
          <w:ins w:id="346" w:author="Redondo García Francisco Javier" w:date="2025-09-02T09:44:00Z">
            <w:r>
              <w:fldChar w:fldCharType="begin"/>
            </w:r>
            <w:r>
              <w:instrText xml:space="preserve"> HYPERLINK \l "_Toc207317078" </w:instrText>
            </w:r>
            <w:r>
              <w:fldChar w:fldCharType="separate"/>
            </w:r>
            <w:r w:rsidR="0093112F" w:rsidRPr="00EF1510">
              <w:rPr>
                <w:rStyle w:val="Hipervnculo"/>
                <w:noProof/>
              </w:rPr>
              <w:t>3.</w:t>
            </w:r>
            <w:r w:rsidR="0093112F">
              <w:rPr>
                <w:rFonts w:eastAsiaTheme="minorEastAsia"/>
                <w:noProof/>
                <w:lang w:eastAsia="es-ES"/>
              </w:rPr>
              <w:tab/>
            </w:r>
            <w:r w:rsidR="0093112F" w:rsidRPr="00EF1510">
              <w:rPr>
                <w:rStyle w:val="Hipervnculo"/>
                <w:noProof/>
              </w:rPr>
              <w:t>Análisis</w:t>
            </w:r>
            <w:r w:rsidR="0093112F">
              <w:rPr>
                <w:noProof/>
                <w:webHidden/>
              </w:rPr>
              <w:tab/>
            </w:r>
            <w:r w:rsidR="0093112F">
              <w:rPr>
                <w:noProof/>
                <w:webHidden/>
              </w:rPr>
              <w:fldChar w:fldCharType="begin"/>
            </w:r>
            <w:r w:rsidR="0093112F">
              <w:rPr>
                <w:noProof/>
                <w:webHidden/>
              </w:rPr>
              <w:instrText xml:space="preserve"> PAGEREF _Toc207317078 \h </w:instrText>
            </w:r>
            <w:r w:rsidR="0093112F">
              <w:rPr>
                <w:noProof/>
                <w:webHidden/>
              </w:rPr>
            </w:r>
            <w:r w:rsidR="0093112F">
              <w:rPr>
                <w:noProof/>
                <w:webHidden/>
              </w:rPr>
              <w:fldChar w:fldCharType="separate"/>
            </w:r>
            <w:r w:rsidR="0093112F">
              <w:rPr>
                <w:noProof/>
                <w:webHidden/>
              </w:rPr>
              <w:t>39</w:t>
            </w:r>
            <w:r w:rsidR="0093112F">
              <w:rPr>
                <w:noProof/>
                <w:webHidden/>
              </w:rPr>
              <w:fldChar w:fldCharType="end"/>
            </w:r>
            <w:r>
              <w:rPr>
                <w:noProof/>
              </w:rPr>
              <w:fldChar w:fldCharType="end"/>
            </w:r>
          </w:ins>
        </w:p>
        <w:p w14:paraId="0F8C6983" w14:textId="1B42E3E6" w:rsidR="0093112F" w:rsidRDefault="0056181D">
          <w:pPr>
            <w:pStyle w:val="TDC2"/>
            <w:tabs>
              <w:tab w:val="right" w:leader="dot" w:pos="8494"/>
            </w:tabs>
            <w:rPr>
              <w:ins w:id="347" w:author="Redondo García Francisco Javier" w:date="2025-09-02T09:44:00Z"/>
              <w:rFonts w:eastAsiaTheme="minorEastAsia"/>
              <w:noProof/>
              <w:lang w:eastAsia="es-ES"/>
            </w:rPr>
          </w:pPr>
          <w:ins w:id="348" w:author="Redondo García Francisco Javier" w:date="2025-09-02T09:44:00Z">
            <w:r>
              <w:fldChar w:fldCharType="begin"/>
            </w:r>
            <w:r>
              <w:instrText xml:space="preserve"> HYPERLINK \l "_Toc207317079" </w:instrText>
            </w:r>
            <w:r>
              <w:fldChar w:fldCharType="separate"/>
            </w:r>
            <w:r w:rsidR="0093112F" w:rsidRPr="00EF1510">
              <w:rPr>
                <w:rStyle w:val="Hipervnculo"/>
                <w:noProof/>
              </w:rPr>
              <w:t>3.1 Captura de requisitos</w:t>
            </w:r>
            <w:r w:rsidR="0093112F">
              <w:rPr>
                <w:noProof/>
                <w:webHidden/>
              </w:rPr>
              <w:tab/>
            </w:r>
            <w:r w:rsidR="0093112F">
              <w:rPr>
                <w:noProof/>
                <w:webHidden/>
              </w:rPr>
              <w:fldChar w:fldCharType="begin"/>
            </w:r>
            <w:r w:rsidR="0093112F">
              <w:rPr>
                <w:noProof/>
                <w:webHidden/>
              </w:rPr>
              <w:instrText xml:space="preserve"> PAGEREF _Toc207317079 \h </w:instrText>
            </w:r>
            <w:r w:rsidR="0093112F">
              <w:rPr>
                <w:noProof/>
                <w:webHidden/>
              </w:rPr>
            </w:r>
            <w:r w:rsidR="0093112F">
              <w:rPr>
                <w:noProof/>
                <w:webHidden/>
              </w:rPr>
              <w:fldChar w:fldCharType="separate"/>
            </w:r>
            <w:r w:rsidR="0093112F">
              <w:rPr>
                <w:noProof/>
                <w:webHidden/>
              </w:rPr>
              <w:t>39</w:t>
            </w:r>
            <w:r w:rsidR="0093112F">
              <w:rPr>
                <w:noProof/>
                <w:webHidden/>
              </w:rPr>
              <w:fldChar w:fldCharType="end"/>
            </w:r>
            <w:r>
              <w:rPr>
                <w:noProof/>
              </w:rPr>
              <w:fldChar w:fldCharType="end"/>
            </w:r>
          </w:ins>
        </w:p>
        <w:p w14:paraId="18B8780C" w14:textId="35364A50" w:rsidR="0093112F" w:rsidRDefault="0056181D">
          <w:pPr>
            <w:pStyle w:val="TDC3"/>
            <w:tabs>
              <w:tab w:val="right" w:leader="dot" w:pos="8494"/>
            </w:tabs>
            <w:rPr>
              <w:ins w:id="349" w:author="Redondo García Francisco Javier" w:date="2025-09-02T09:44:00Z"/>
              <w:rFonts w:eastAsiaTheme="minorEastAsia"/>
              <w:noProof/>
              <w:lang w:eastAsia="es-ES"/>
            </w:rPr>
          </w:pPr>
          <w:ins w:id="350" w:author="Redondo García Francisco Javier" w:date="2025-09-02T09:44:00Z">
            <w:r>
              <w:fldChar w:fldCharType="begin"/>
            </w:r>
            <w:r>
              <w:instrText xml:space="preserve"> </w:instrText>
            </w:r>
            <w:r>
              <w:instrText xml:space="preserve">HYPERLINK \l "_Toc207317080" </w:instrText>
            </w:r>
            <w:r>
              <w:fldChar w:fldCharType="separate"/>
            </w:r>
            <w:r w:rsidR="0093112F" w:rsidRPr="00EF1510">
              <w:rPr>
                <w:rStyle w:val="Hipervnculo"/>
                <w:noProof/>
              </w:rPr>
              <w:t>3.1.1 Captura de requisitos funcionales (resumen)</w:t>
            </w:r>
            <w:r w:rsidR="0093112F">
              <w:rPr>
                <w:noProof/>
                <w:webHidden/>
              </w:rPr>
              <w:tab/>
            </w:r>
            <w:r w:rsidR="0093112F">
              <w:rPr>
                <w:noProof/>
                <w:webHidden/>
              </w:rPr>
              <w:fldChar w:fldCharType="begin"/>
            </w:r>
            <w:r w:rsidR="0093112F">
              <w:rPr>
                <w:noProof/>
                <w:webHidden/>
              </w:rPr>
              <w:instrText xml:space="preserve"> PAGEREF _Toc207317080 \h </w:instrText>
            </w:r>
            <w:r w:rsidR="0093112F">
              <w:rPr>
                <w:noProof/>
                <w:webHidden/>
              </w:rPr>
            </w:r>
            <w:r w:rsidR="0093112F">
              <w:rPr>
                <w:noProof/>
                <w:webHidden/>
              </w:rPr>
              <w:fldChar w:fldCharType="separate"/>
            </w:r>
            <w:r w:rsidR="0093112F">
              <w:rPr>
                <w:noProof/>
                <w:webHidden/>
              </w:rPr>
              <w:t>39</w:t>
            </w:r>
            <w:r w:rsidR="0093112F">
              <w:rPr>
                <w:noProof/>
                <w:webHidden/>
              </w:rPr>
              <w:fldChar w:fldCharType="end"/>
            </w:r>
            <w:r>
              <w:rPr>
                <w:noProof/>
              </w:rPr>
              <w:fldChar w:fldCharType="end"/>
            </w:r>
          </w:ins>
        </w:p>
        <w:p w14:paraId="77E21356" w14:textId="047D2F06" w:rsidR="0093112F" w:rsidRDefault="0056181D">
          <w:pPr>
            <w:pStyle w:val="TDC3"/>
            <w:tabs>
              <w:tab w:val="right" w:leader="dot" w:pos="8494"/>
            </w:tabs>
            <w:rPr>
              <w:ins w:id="351" w:author="Redondo García Francisco Javier" w:date="2025-09-02T09:44:00Z"/>
              <w:rFonts w:eastAsiaTheme="minorEastAsia"/>
              <w:noProof/>
              <w:lang w:eastAsia="es-ES"/>
            </w:rPr>
          </w:pPr>
          <w:ins w:id="352" w:author="Redondo García Francisco Javier" w:date="2025-09-02T09:44:00Z">
            <w:r>
              <w:fldChar w:fldCharType="begin"/>
            </w:r>
            <w:r>
              <w:instrText xml:space="preserve"> HYPERLINK \l "_Toc207317081" </w:instrText>
            </w:r>
            <w:r>
              <w:fldChar w:fldCharType="separate"/>
            </w:r>
            <w:r w:rsidR="0093112F" w:rsidRPr="00EF1510">
              <w:rPr>
                <w:rStyle w:val="Hipervnculo"/>
                <w:noProof/>
              </w:rPr>
              <w:t>3.1.2. Captura de requisitos no funcionales (resumen)</w:t>
            </w:r>
            <w:r w:rsidR="0093112F">
              <w:rPr>
                <w:noProof/>
                <w:webHidden/>
              </w:rPr>
              <w:tab/>
            </w:r>
            <w:r w:rsidR="0093112F">
              <w:rPr>
                <w:noProof/>
                <w:webHidden/>
              </w:rPr>
              <w:fldChar w:fldCharType="begin"/>
            </w:r>
            <w:r w:rsidR="0093112F">
              <w:rPr>
                <w:noProof/>
                <w:webHidden/>
              </w:rPr>
              <w:instrText xml:space="preserve"> PAGEREF _Toc207317081 \h </w:instrText>
            </w:r>
            <w:r w:rsidR="0093112F">
              <w:rPr>
                <w:noProof/>
                <w:webHidden/>
              </w:rPr>
            </w:r>
            <w:r w:rsidR="0093112F">
              <w:rPr>
                <w:noProof/>
                <w:webHidden/>
              </w:rPr>
              <w:fldChar w:fldCharType="separate"/>
            </w:r>
            <w:r w:rsidR="0093112F">
              <w:rPr>
                <w:noProof/>
                <w:webHidden/>
              </w:rPr>
              <w:t>40</w:t>
            </w:r>
            <w:r w:rsidR="0093112F">
              <w:rPr>
                <w:noProof/>
                <w:webHidden/>
              </w:rPr>
              <w:fldChar w:fldCharType="end"/>
            </w:r>
            <w:r>
              <w:rPr>
                <w:noProof/>
              </w:rPr>
              <w:fldChar w:fldCharType="end"/>
            </w:r>
          </w:ins>
        </w:p>
        <w:p w14:paraId="370CC62D" w14:textId="6288D359" w:rsidR="0093112F" w:rsidRDefault="0056181D">
          <w:pPr>
            <w:pStyle w:val="TDC2"/>
            <w:tabs>
              <w:tab w:val="right" w:leader="dot" w:pos="8494"/>
            </w:tabs>
            <w:rPr>
              <w:ins w:id="353" w:author="Redondo García Francisco Javier" w:date="2025-09-02T09:44:00Z"/>
              <w:rFonts w:eastAsiaTheme="minorEastAsia"/>
              <w:noProof/>
              <w:lang w:eastAsia="es-ES"/>
            </w:rPr>
          </w:pPr>
          <w:ins w:id="354" w:author="Redondo García Francisco Javier" w:date="2025-09-02T09:44:00Z">
            <w:r>
              <w:fldChar w:fldCharType="begin"/>
            </w:r>
            <w:r>
              <w:instrText xml:space="preserve"> HYPERLINK \l "_Toc207317082" </w:instrText>
            </w:r>
            <w:r>
              <w:fldChar w:fldCharType="separate"/>
            </w:r>
            <w:r w:rsidR="0093112F" w:rsidRPr="00EF1510">
              <w:rPr>
                <w:rStyle w:val="Hipervnculo"/>
                <w:noProof/>
              </w:rPr>
              <w:t>3.2 Tablas individuales de requisitos</w:t>
            </w:r>
            <w:r w:rsidR="0093112F">
              <w:rPr>
                <w:noProof/>
                <w:webHidden/>
              </w:rPr>
              <w:tab/>
            </w:r>
            <w:r w:rsidR="0093112F">
              <w:rPr>
                <w:noProof/>
                <w:webHidden/>
              </w:rPr>
              <w:fldChar w:fldCharType="begin"/>
            </w:r>
            <w:r w:rsidR="0093112F">
              <w:rPr>
                <w:noProof/>
                <w:webHidden/>
              </w:rPr>
              <w:instrText xml:space="preserve"> PAGEREF _Toc207317082 \h </w:instrText>
            </w:r>
            <w:r w:rsidR="0093112F">
              <w:rPr>
                <w:noProof/>
                <w:webHidden/>
              </w:rPr>
            </w:r>
            <w:r w:rsidR="0093112F">
              <w:rPr>
                <w:noProof/>
                <w:webHidden/>
              </w:rPr>
              <w:fldChar w:fldCharType="separate"/>
            </w:r>
            <w:r w:rsidR="0093112F">
              <w:rPr>
                <w:noProof/>
                <w:webHidden/>
              </w:rPr>
              <w:t>40</w:t>
            </w:r>
            <w:r w:rsidR="0093112F">
              <w:rPr>
                <w:noProof/>
                <w:webHidden/>
              </w:rPr>
              <w:fldChar w:fldCharType="end"/>
            </w:r>
            <w:r>
              <w:rPr>
                <w:noProof/>
              </w:rPr>
              <w:fldChar w:fldCharType="end"/>
            </w:r>
          </w:ins>
        </w:p>
        <w:p w14:paraId="001B709D" w14:textId="14EA86B8" w:rsidR="0093112F" w:rsidRDefault="0056181D">
          <w:pPr>
            <w:pStyle w:val="TDC3"/>
            <w:tabs>
              <w:tab w:val="right" w:leader="dot" w:pos="8494"/>
            </w:tabs>
            <w:rPr>
              <w:ins w:id="355" w:author="Redondo García Francisco Javier" w:date="2025-09-02T09:44:00Z"/>
              <w:rFonts w:eastAsiaTheme="minorEastAsia"/>
              <w:noProof/>
              <w:lang w:eastAsia="es-ES"/>
            </w:rPr>
          </w:pPr>
          <w:ins w:id="356" w:author="Redondo García Francisco Javier" w:date="2025-09-02T09:44:00Z">
            <w:r>
              <w:fldChar w:fldCharType="begin"/>
            </w:r>
            <w:r>
              <w:instrText xml:space="preserve"> HYPERLINK \l "_Toc207317083" </w:instrText>
            </w:r>
            <w:r>
              <w:fldChar w:fldCharType="separate"/>
            </w:r>
            <w:r w:rsidR="0093112F" w:rsidRPr="00EF1510">
              <w:rPr>
                <w:rStyle w:val="Hipervnculo"/>
                <w:noProof/>
              </w:rPr>
              <w:t>3.2.1 Requisitos funcionales</w:t>
            </w:r>
            <w:r w:rsidR="0093112F">
              <w:rPr>
                <w:noProof/>
                <w:webHidden/>
              </w:rPr>
              <w:tab/>
            </w:r>
            <w:r w:rsidR="0093112F">
              <w:rPr>
                <w:noProof/>
                <w:webHidden/>
              </w:rPr>
              <w:fldChar w:fldCharType="begin"/>
            </w:r>
            <w:r w:rsidR="0093112F">
              <w:rPr>
                <w:noProof/>
                <w:webHidden/>
              </w:rPr>
              <w:instrText xml:space="preserve"> PAGEREF _Toc207317083 \h </w:instrText>
            </w:r>
            <w:r w:rsidR="0093112F">
              <w:rPr>
                <w:noProof/>
                <w:webHidden/>
              </w:rPr>
            </w:r>
            <w:r w:rsidR="0093112F">
              <w:rPr>
                <w:noProof/>
                <w:webHidden/>
              </w:rPr>
              <w:fldChar w:fldCharType="separate"/>
            </w:r>
            <w:r w:rsidR="0093112F">
              <w:rPr>
                <w:noProof/>
                <w:webHidden/>
              </w:rPr>
              <w:t>41</w:t>
            </w:r>
            <w:r w:rsidR="0093112F">
              <w:rPr>
                <w:noProof/>
                <w:webHidden/>
              </w:rPr>
              <w:fldChar w:fldCharType="end"/>
            </w:r>
            <w:r>
              <w:rPr>
                <w:noProof/>
              </w:rPr>
              <w:fldChar w:fldCharType="end"/>
            </w:r>
          </w:ins>
        </w:p>
        <w:p w14:paraId="37BBD65B" w14:textId="71524F08" w:rsidR="0093112F" w:rsidRDefault="0056181D">
          <w:pPr>
            <w:pStyle w:val="TDC3"/>
            <w:tabs>
              <w:tab w:val="right" w:leader="dot" w:pos="8494"/>
            </w:tabs>
            <w:rPr>
              <w:ins w:id="357" w:author="Redondo García Francisco Javier" w:date="2025-09-02T09:44:00Z"/>
              <w:rFonts w:eastAsiaTheme="minorEastAsia"/>
              <w:noProof/>
              <w:lang w:eastAsia="es-ES"/>
            </w:rPr>
          </w:pPr>
          <w:ins w:id="358" w:author="Redondo García Francisco Javier" w:date="2025-09-02T09:44:00Z">
            <w:r>
              <w:fldChar w:fldCharType="begin"/>
            </w:r>
            <w:r>
              <w:instrText xml:space="preserve"> HYPERLINK \l "_Toc207317084" </w:instrText>
            </w:r>
            <w:r>
              <w:fldChar w:fldCharType="separate"/>
            </w:r>
            <w:r w:rsidR="0093112F" w:rsidRPr="00EF1510">
              <w:rPr>
                <w:rStyle w:val="Hipervnculo"/>
                <w:noProof/>
                <w:lang w:val="en-US"/>
              </w:rPr>
              <w:t>3.2.2. Requisitos no funcionales</w:t>
            </w:r>
            <w:r w:rsidR="0093112F">
              <w:rPr>
                <w:noProof/>
                <w:webHidden/>
              </w:rPr>
              <w:tab/>
            </w:r>
            <w:r w:rsidR="0093112F">
              <w:rPr>
                <w:noProof/>
                <w:webHidden/>
              </w:rPr>
              <w:fldChar w:fldCharType="begin"/>
            </w:r>
            <w:r w:rsidR="0093112F">
              <w:rPr>
                <w:noProof/>
                <w:webHidden/>
              </w:rPr>
              <w:instrText xml:space="preserve"> PAGEREF _Toc207317084 \h </w:instrText>
            </w:r>
            <w:r w:rsidR="0093112F">
              <w:rPr>
                <w:noProof/>
                <w:webHidden/>
              </w:rPr>
            </w:r>
            <w:r w:rsidR="0093112F">
              <w:rPr>
                <w:noProof/>
                <w:webHidden/>
              </w:rPr>
              <w:fldChar w:fldCharType="separate"/>
            </w:r>
            <w:r w:rsidR="0093112F">
              <w:rPr>
                <w:noProof/>
                <w:webHidden/>
              </w:rPr>
              <w:t>45</w:t>
            </w:r>
            <w:r w:rsidR="0093112F">
              <w:rPr>
                <w:noProof/>
                <w:webHidden/>
              </w:rPr>
              <w:fldChar w:fldCharType="end"/>
            </w:r>
            <w:r>
              <w:rPr>
                <w:noProof/>
              </w:rPr>
              <w:fldChar w:fldCharType="end"/>
            </w:r>
          </w:ins>
        </w:p>
        <w:p w14:paraId="3C1B380D" w14:textId="7B9230A3" w:rsidR="0093112F" w:rsidRDefault="0056181D">
          <w:pPr>
            <w:pStyle w:val="TDC2"/>
            <w:tabs>
              <w:tab w:val="right" w:leader="dot" w:pos="8494"/>
            </w:tabs>
            <w:rPr>
              <w:ins w:id="359" w:author="Redondo García Francisco Javier" w:date="2025-09-02T09:44:00Z"/>
              <w:rFonts w:eastAsiaTheme="minorEastAsia"/>
              <w:noProof/>
              <w:lang w:eastAsia="es-ES"/>
            </w:rPr>
          </w:pPr>
          <w:ins w:id="360" w:author="Redondo García Francisco Javier" w:date="2025-09-02T09:44:00Z">
            <w:r>
              <w:fldChar w:fldCharType="begin"/>
            </w:r>
            <w:r>
              <w:instrText xml:space="preserve"> HYPERLINK \l "_Toc20731708</w:instrText>
            </w:r>
            <w:r>
              <w:instrText xml:space="preserve">5" </w:instrText>
            </w:r>
            <w:r>
              <w:fldChar w:fldCharType="separate"/>
            </w:r>
            <w:r w:rsidR="0093112F" w:rsidRPr="00EF1510">
              <w:rPr>
                <w:rStyle w:val="Hipervnculo"/>
                <w:noProof/>
              </w:rPr>
              <w:t>3.3 Elección del stack</w:t>
            </w:r>
            <w:r w:rsidR="0093112F">
              <w:rPr>
                <w:noProof/>
                <w:webHidden/>
              </w:rPr>
              <w:tab/>
            </w:r>
            <w:r w:rsidR="0093112F">
              <w:rPr>
                <w:noProof/>
                <w:webHidden/>
              </w:rPr>
              <w:fldChar w:fldCharType="begin"/>
            </w:r>
            <w:r w:rsidR="0093112F">
              <w:rPr>
                <w:noProof/>
                <w:webHidden/>
              </w:rPr>
              <w:instrText xml:space="preserve"> PAGEREF _Toc207317085 \h </w:instrText>
            </w:r>
            <w:r w:rsidR="0093112F">
              <w:rPr>
                <w:noProof/>
                <w:webHidden/>
              </w:rPr>
            </w:r>
            <w:r w:rsidR="0093112F">
              <w:rPr>
                <w:noProof/>
                <w:webHidden/>
              </w:rPr>
              <w:fldChar w:fldCharType="separate"/>
            </w:r>
            <w:r w:rsidR="0093112F">
              <w:rPr>
                <w:noProof/>
                <w:webHidden/>
              </w:rPr>
              <w:t>48</w:t>
            </w:r>
            <w:r w:rsidR="0093112F">
              <w:rPr>
                <w:noProof/>
                <w:webHidden/>
              </w:rPr>
              <w:fldChar w:fldCharType="end"/>
            </w:r>
            <w:r>
              <w:rPr>
                <w:noProof/>
              </w:rPr>
              <w:fldChar w:fldCharType="end"/>
            </w:r>
          </w:ins>
        </w:p>
        <w:p w14:paraId="7B422E86" w14:textId="6460E19A" w:rsidR="0093112F" w:rsidRDefault="0056181D" w:rsidP="00A47858">
          <w:pPr>
            <w:pStyle w:val="TDC1"/>
            <w:rPr>
              <w:ins w:id="361" w:author="Redondo García Francisco Javier" w:date="2025-09-02T09:44:00Z"/>
              <w:rFonts w:eastAsiaTheme="minorEastAsia"/>
              <w:noProof/>
              <w:lang w:eastAsia="es-ES"/>
            </w:rPr>
          </w:pPr>
          <w:ins w:id="362" w:author="Redondo García Francisco Javier" w:date="2025-09-02T09:44:00Z">
            <w:r>
              <w:fldChar w:fldCharType="begin"/>
            </w:r>
            <w:r>
              <w:instrText xml:space="preserve"> HYPERLINK \l "_Toc207317086" </w:instrText>
            </w:r>
            <w:r>
              <w:fldChar w:fldCharType="separate"/>
            </w:r>
            <w:r w:rsidR="0093112F" w:rsidRPr="00EF1510">
              <w:rPr>
                <w:rStyle w:val="Hipervnculo"/>
                <w:noProof/>
              </w:rPr>
              <w:t>4.</w:t>
            </w:r>
            <w:r w:rsidR="0093112F">
              <w:rPr>
                <w:rFonts w:eastAsiaTheme="minorEastAsia"/>
                <w:noProof/>
                <w:lang w:eastAsia="es-ES"/>
              </w:rPr>
              <w:tab/>
            </w:r>
            <w:r w:rsidR="0093112F" w:rsidRPr="00EF1510">
              <w:rPr>
                <w:rStyle w:val="Hipervnculo"/>
                <w:noProof/>
              </w:rPr>
              <w:t>Diseño</w:t>
            </w:r>
            <w:r w:rsidR="0093112F">
              <w:rPr>
                <w:noProof/>
                <w:webHidden/>
              </w:rPr>
              <w:tab/>
            </w:r>
            <w:r w:rsidR="0093112F">
              <w:rPr>
                <w:noProof/>
                <w:webHidden/>
              </w:rPr>
              <w:fldChar w:fldCharType="begin"/>
            </w:r>
            <w:r w:rsidR="0093112F">
              <w:rPr>
                <w:noProof/>
                <w:webHidden/>
              </w:rPr>
              <w:instrText xml:space="preserve"> PAGEREF _Toc207317086 \h </w:instrText>
            </w:r>
            <w:r w:rsidR="0093112F">
              <w:rPr>
                <w:noProof/>
                <w:webHidden/>
              </w:rPr>
            </w:r>
            <w:r w:rsidR="0093112F">
              <w:rPr>
                <w:noProof/>
                <w:webHidden/>
              </w:rPr>
              <w:fldChar w:fldCharType="separate"/>
            </w:r>
            <w:r w:rsidR="0093112F">
              <w:rPr>
                <w:noProof/>
                <w:webHidden/>
              </w:rPr>
              <w:t>48</w:t>
            </w:r>
            <w:r w:rsidR="0093112F">
              <w:rPr>
                <w:noProof/>
                <w:webHidden/>
              </w:rPr>
              <w:fldChar w:fldCharType="end"/>
            </w:r>
            <w:r>
              <w:rPr>
                <w:noProof/>
              </w:rPr>
              <w:fldChar w:fldCharType="end"/>
            </w:r>
          </w:ins>
        </w:p>
        <w:p w14:paraId="34FFC8C9" w14:textId="13F4CAF2" w:rsidR="0093112F" w:rsidRDefault="0056181D">
          <w:pPr>
            <w:pStyle w:val="TDC2"/>
            <w:tabs>
              <w:tab w:val="right" w:leader="dot" w:pos="8494"/>
            </w:tabs>
            <w:rPr>
              <w:ins w:id="363" w:author="Redondo García Francisco Javier" w:date="2025-09-02T09:44:00Z"/>
              <w:rFonts w:eastAsiaTheme="minorEastAsia"/>
              <w:noProof/>
              <w:lang w:eastAsia="es-ES"/>
            </w:rPr>
          </w:pPr>
          <w:ins w:id="364" w:author="Redondo García Francisco Javier" w:date="2025-09-02T09:44:00Z">
            <w:r>
              <w:fldChar w:fldCharType="begin"/>
            </w:r>
            <w:r>
              <w:instrText xml:space="preserve"> HYPERLINK \l "_Toc207317087" </w:instrText>
            </w:r>
            <w:r>
              <w:fldChar w:fldCharType="separate"/>
            </w:r>
            <w:r w:rsidR="0093112F" w:rsidRPr="00EF1510">
              <w:rPr>
                <w:rStyle w:val="Hipervnculo"/>
                <w:noProof/>
              </w:rPr>
              <w:t>4.1 Metodología</w:t>
            </w:r>
            <w:r w:rsidR="0093112F">
              <w:rPr>
                <w:noProof/>
                <w:webHidden/>
              </w:rPr>
              <w:tab/>
            </w:r>
            <w:r w:rsidR="0093112F">
              <w:rPr>
                <w:noProof/>
                <w:webHidden/>
              </w:rPr>
              <w:fldChar w:fldCharType="begin"/>
            </w:r>
            <w:r w:rsidR="0093112F">
              <w:rPr>
                <w:noProof/>
                <w:webHidden/>
              </w:rPr>
              <w:instrText xml:space="preserve"> PAGEREF _Toc207317087 \h </w:instrText>
            </w:r>
            <w:r w:rsidR="0093112F">
              <w:rPr>
                <w:noProof/>
                <w:webHidden/>
              </w:rPr>
            </w:r>
            <w:r w:rsidR="0093112F">
              <w:rPr>
                <w:noProof/>
                <w:webHidden/>
              </w:rPr>
              <w:fldChar w:fldCharType="separate"/>
            </w:r>
            <w:r w:rsidR="0093112F">
              <w:rPr>
                <w:noProof/>
                <w:webHidden/>
              </w:rPr>
              <w:t>49</w:t>
            </w:r>
            <w:r w:rsidR="0093112F">
              <w:rPr>
                <w:noProof/>
                <w:webHidden/>
              </w:rPr>
              <w:fldChar w:fldCharType="end"/>
            </w:r>
            <w:r>
              <w:rPr>
                <w:noProof/>
              </w:rPr>
              <w:fldChar w:fldCharType="end"/>
            </w:r>
          </w:ins>
        </w:p>
        <w:p w14:paraId="53C69578" w14:textId="71D98D24" w:rsidR="0093112F" w:rsidRDefault="0056181D">
          <w:pPr>
            <w:pStyle w:val="TDC2"/>
            <w:tabs>
              <w:tab w:val="right" w:leader="dot" w:pos="8494"/>
            </w:tabs>
            <w:rPr>
              <w:ins w:id="365" w:author="Redondo García Francisco Javier" w:date="2025-09-02T09:44:00Z"/>
              <w:rFonts w:eastAsiaTheme="minorEastAsia"/>
              <w:noProof/>
              <w:lang w:eastAsia="es-ES"/>
            </w:rPr>
          </w:pPr>
          <w:ins w:id="366" w:author="Redondo García Francisco Javier" w:date="2025-09-02T09:44:00Z">
            <w:r>
              <w:fldChar w:fldCharType="begin"/>
            </w:r>
            <w:r>
              <w:instrText xml:space="preserve"> HYPERLINK \l "_Toc207317088" </w:instrText>
            </w:r>
            <w:r>
              <w:fldChar w:fldCharType="separate"/>
            </w:r>
            <w:r w:rsidR="0093112F" w:rsidRPr="00EF1510">
              <w:rPr>
                <w:rStyle w:val="Hipervnculo"/>
                <w:noProof/>
              </w:rPr>
              <w:t>4.2 Requerimientos Software</w:t>
            </w:r>
            <w:r w:rsidR="0093112F">
              <w:rPr>
                <w:noProof/>
                <w:webHidden/>
              </w:rPr>
              <w:tab/>
            </w:r>
            <w:r w:rsidR="0093112F">
              <w:rPr>
                <w:noProof/>
                <w:webHidden/>
              </w:rPr>
              <w:fldChar w:fldCharType="begin"/>
            </w:r>
            <w:r w:rsidR="0093112F">
              <w:rPr>
                <w:noProof/>
                <w:webHidden/>
              </w:rPr>
              <w:instrText xml:space="preserve"> PAGEREF _Toc207317088 \h </w:instrText>
            </w:r>
            <w:r w:rsidR="0093112F">
              <w:rPr>
                <w:noProof/>
                <w:webHidden/>
              </w:rPr>
            </w:r>
            <w:r w:rsidR="0093112F">
              <w:rPr>
                <w:noProof/>
                <w:webHidden/>
              </w:rPr>
              <w:fldChar w:fldCharType="separate"/>
            </w:r>
            <w:r w:rsidR="0093112F">
              <w:rPr>
                <w:noProof/>
                <w:webHidden/>
              </w:rPr>
              <w:t>49</w:t>
            </w:r>
            <w:r w:rsidR="0093112F">
              <w:rPr>
                <w:noProof/>
                <w:webHidden/>
              </w:rPr>
              <w:fldChar w:fldCharType="end"/>
            </w:r>
            <w:r>
              <w:rPr>
                <w:noProof/>
              </w:rPr>
              <w:fldChar w:fldCharType="end"/>
            </w:r>
          </w:ins>
        </w:p>
        <w:p w14:paraId="0460FD41" w14:textId="1FF718F8" w:rsidR="0093112F" w:rsidRDefault="0056181D">
          <w:pPr>
            <w:pStyle w:val="TDC3"/>
            <w:tabs>
              <w:tab w:val="right" w:leader="dot" w:pos="8494"/>
            </w:tabs>
            <w:rPr>
              <w:ins w:id="367" w:author="Redondo García Francisco Javier" w:date="2025-09-02T09:44:00Z"/>
              <w:rFonts w:eastAsiaTheme="minorEastAsia"/>
              <w:noProof/>
              <w:lang w:eastAsia="es-ES"/>
            </w:rPr>
          </w:pPr>
          <w:ins w:id="368" w:author="Redondo García Francisco Javier" w:date="2025-09-02T09:44:00Z">
            <w:r>
              <w:fldChar w:fldCharType="begin"/>
            </w:r>
            <w:r>
              <w:instrText xml:space="preserve"> HYPERLINK \l "_Toc207317089" </w:instrText>
            </w:r>
            <w:r>
              <w:fldChar w:fldCharType="separate"/>
            </w:r>
            <w:r w:rsidR="0093112F" w:rsidRPr="00EF1510">
              <w:rPr>
                <w:rStyle w:val="Hipervnculo"/>
                <w:noProof/>
              </w:rPr>
              <w:t>4.2.1 Entorno de desarrollo móvil</w:t>
            </w:r>
            <w:r w:rsidR="0093112F">
              <w:rPr>
                <w:noProof/>
                <w:webHidden/>
              </w:rPr>
              <w:tab/>
            </w:r>
            <w:r w:rsidR="0093112F">
              <w:rPr>
                <w:noProof/>
                <w:webHidden/>
              </w:rPr>
              <w:fldChar w:fldCharType="begin"/>
            </w:r>
            <w:r w:rsidR="0093112F">
              <w:rPr>
                <w:noProof/>
                <w:webHidden/>
              </w:rPr>
              <w:instrText xml:space="preserve"> PAGEREF _Toc207317089 \h </w:instrText>
            </w:r>
            <w:r w:rsidR="0093112F">
              <w:rPr>
                <w:noProof/>
                <w:webHidden/>
              </w:rPr>
            </w:r>
            <w:r w:rsidR="0093112F">
              <w:rPr>
                <w:noProof/>
                <w:webHidden/>
              </w:rPr>
              <w:fldChar w:fldCharType="separate"/>
            </w:r>
            <w:r w:rsidR="0093112F">
              <w:rPr>
                <w:noProof/>
                <w:webHidden/>
              </w:rPr>
              <w:t>49</w:t>
            </w:r>
            <w:r w:rsidR="0093112F">
              <w:rPr>
                <w:noProof/>
                <w:webHidden/>
              </w:rPr>
              <w:fldChar w:fldCharType="end"/>
            </w:r>
            <w:r>
              <w:rPr>
                <w:noProof/>
              </w:rPr>
              <w:fldChar w:fldCharType="end"/>
            </w:r>
          </w:ins>
        </w:p>
        <w:p w14:paraId="17E0663B" w14:textId="38AC04BF" w:rsidR="0093112F" w:rsidRDefault="0056181D">
          <w:pPr>
            <w:pStyle w:val="TDC3"/>
            <w:tabs>
              <w:tab w:val="right" w:leader="dot" w:pos="8494"/>
            </w:tabs>
            <w:rPr>
              <w:ins w:id="369" w:author="Redondo García Francisco Javier" w:date="2025-09-02T09:44:00Z"/>
              <w:rFonts w:eastAsiaTheme="minorEastAsia"/>
              <w:noProof/>
              <w:lang w:eastAsia="es-ES"/>
            </w:rPr>
          </w:pPr>
          <w:ins w:id="370" w:author="Redondo García Francisco Javier" w:date="2025-09-02T09:44:00Z">
            <w:r>
              <w:fldChar w:fldCharType="begin"/>
            </w:r>
            <w:r>
              <w:instrText xml:space="preserve"> HYPERLINK \l "_Toc207317090" </w:instrText>
            </w:r>
            <w:r>
              <w:fldChar w:fldCharType="separate"/>
            </w:r>
            <w:r w:rsidR="0093112F" w:rsidRPr="00EF1510">
              <w:rPr>
                <w:rStyle w:val="Hipervnculo"/>
                <w:noProof/>
              </w:rPr>
              <w:t>4.2.1 Entorno de desarrollo web</w:t>
            </w:r>
            <w:r w:rsidR="0093112F">
              <w:rPr>
                <w:noProof/>
                <w:webHidden/>
              </w:rPr>
              <w:tab/>
            </w:r>
            <w:r w:rsidR="0093112F">
              <w:rPr>
                <w:noProof/>
                <w:webHidden/>
              </w:rPr>
              <w:fldChar w:fldCharType="begin"/>
            </w:r>
            <w:r w:rsidR="0093112F">
              <w:rPr>
                <w:noProof/>
                <w:webHidden/>
              </w:rPr>
              <w:instrText xml:space="preserve"> PAGEREF _Toc207317090 \h </w:instrText>
            </w:r>
            <w:r w:rsidR="0093112F">
              <w:rPr>
                <w:noProof/>
                <w:webHidden/>
              </w:rPr>
            </w:r>
            <w:r w:rsidR="0093112F">
              <w:rPr>
                <w:noProof/>
                <w:webHidden/>
              </w:rPr>
              <w:fldChar w:fldCharType="separate"/>
            </w:r>
            <w:r w:rsidR="0093112F">
              <w:rPr>
                <w:noProof/>
                <w:webHidden/>
              </w:rPr>
              <w:t>50</w:t>
            </w:r>
            <w:r w:rsidR="0093112F">
              <w:rPr>
                <w:noProof/>
                <w:webHidden/>
              </w:rPr>
              <w:fldChar w:fldCharType="end"/>
            </w:r>
            <w:r>
              <w:rPr>
                <w:noProof/>
              </w:rPr>
              <w:fldChar w:fldCharType="end"/>
            </w:r>
          </w:ins>
        </w:p>
        <w:p w14:paraId="16BEA114" w14:textId="4EA7504F" w:rsidR="0093112F" w:rsidRDefault="0056181D">
          <w:pPr>
            <w:pStyle w:val="TDC3"/>
            <w:tabs>
              <w:tab w:val="right" w:leader="dot" w:pos="8494"/>
            </w:tabs>
            <w:rPr>
              <w:ins w:id="371" w:author="Redondo García Francisco Javier" w:date="2025-09-02T09:44:00Z"/>
              <w:rFonts w:eastAsiaTheme="minorEastAsia"/>
              <w:noProof/>
              <w:lang w:eastAsia="es-ES"/>
            </w:rPr>
          </w:pPr>
          <w:ins w:id="372" w:author="Redondo García Francisco Javier" w:date="2025-09-02T09:44:00Z">
            <w:r>
              <w:fldChar w:fldCharType="begin"/>
            </w:r>
            <w:r>
              <w:instrText xml:space="preserve"> HYPERLINK \l "_Toc207317091" </w:instrText>
            </w:r>
            <w:r>
              <w:fldChar w:fldCharType="separate"/>
            </w:r>
            <w:r w:rsidR="0093112F" w:rsidRPr="00EF1510">
              <w:rPr>
                <w:rStyle w:val="Hipervnculo"/>
                <w:noProof/>
              </w:rPr>
              <w:t>4.2.2 Control de versiones</w:t>
            </w:r>
            <w:r w:rsidR="0093112F">
              <w:rPr>
                <w:noProof/>
                <w:webHidden/>
              </w:rPr>
              <w:tab/>
            </w:r>
            <w:r w:rsidR="0093112F">
              <w:rPr>
                <w:noProof/>
                <w:webHidden/>
              </w:rPr>
              <w:fldChar w:fldCharType="begin"/>
            </w:r>
            <w:r w:rsidR="0093112F">
              <w:rPr>
                <w:noProof/>
                <w:webHidden/>
              </w:rPr>
              <w:instrText xml:space="preserve"> PAGEREF _Toc207317091 \h </w:instrText>
            </w:r>
            <w:r w:rsidR="0093112F">
              <w:rPr>
                <w:noProof/>
                <w:webHidden/>
              </w:rPr>
            </w:r>
            <w:r w:rsidR="0093112F">
              <w:rPr>
                <w:noProof/>
                <w:webHidden/>
              </w:rPr>
              <w:fldChar w:fldCharType="separate"/>
            </w:r>
            <w:r w:rsidR="0093112F">
              <w:rPr>
                <w:noProof/>
                <w:webHidden/>
              </w:rPr>
              <w:t>50</w:t>
            </w:r>
            <w:r w:rsidR="0093112F">
              <w:rPr>
                <w:noProof/>
                <w:webHidden/>
              </w:rPr>
              <w:fldChar w:fldCharType="end"/>
            </w:r>
            <w:r>
              <w:rPr>
                <w:noProof/>
              </w:rPr>
              <w:fldChar w:fldCharType="end"/>
            </w:r>
          </w:ins>
        </w:p>
        <w:p w14:paraId="2A364639" w14:textId="16AC52E2" w:rsidR="0093112F" w:rsidRDefault="0056181D">
          <w:pPr>
            <w:pStyle w:val="TDC2"/>
            <w:tabs>
              <w:tab w:val="right" w:leader="dot" w:pos="8494"/>
            </w:tabs>
            <w:rPr>
              <w:ins w:id="373" w:author="Redondo García Francisco Javier" w:date="2025-09-02T09:44:00Z"/>
              <w:rFonts w:eastAsiaTheme="minorEastAsia"/>
              <w:noProof/>
              <w:lang w:eastAsia="es-ES"/>
            </w:rPr>
          </w:pPr>
          <w:ins w:id="374" w:author="Redondo García Francisco Javier" w:date="2025-09-02T09:44:00Z">
            <w:r>
              <w:fldChar w:fldCharType="begin"/>
            </w:r>
            <w:r>
              <w:instrText xml:space="preserve"> HYPERLINK \l "_Toc207317092" </w:instrText>
            </w:r>
            <w:r>
              <w:fldChar w:fldCharType="separate"/>
            </w:r>
            <w:r w:rsidR="0093112F" w:rsidRPr="00EF1510">
              <w:rPr>
                <w:rStyle w:val="Hipervnculo"/>
                <w:noProof/>
              </w:rPr>
              <w:t>4.3 Requerimientos Hardware</w:t>
            </w:r>
            <w:r w:rsidR="0093112F">
              <w:rPr>
                <w:noProof/>
                <w:webHidden/>
              </w:rPr>
              <w:tab/>
            </w:r>
            <w:r w:rsidR="0093112F">
              <w:rPr>
                <w:noProof/>
                <w:webHidden/>
              </w:rPr>
              <w:fldChar w:fldCharType="begin"/>
            </w:r>
            <w:r w:rsidR="0093112F">
              <w:rPr>
                <w:noProof/>
                <w:webHidden/>
              </w:rPr>
              <w:instrText xml:space="preserve"> PAGEREF _Toc207317092 \h </w:instrText>
            </w:r>
            <w:r w:rsidR="0093112F">
              <w:rPr>
                <w:noProof/>
                <w:webHidden/>
              </w:rPr>
            </w:r>
            <w:r w:rsidR="0093112F">
              <w:rPr>
                <w:noProof/>
                <w:webHidden/>
              </w:rPr>
              <w:fldChar w:fldCharType="separate"/>
            </w:r>
            <w:r w:rsidR="0093112F">
              <w:rPr>
                <w:noProof/>
                <w:webHidden/>
              </w:rPr>
              <w:t>50</w:t>
            </w:r>
            <w:r w:rsidR="0093112F">
              <w:rPr>
                <w:noProof/>
                <w:webHidden/>
              </w:rPr>
              <w:fldChar w:fldCharType="end"/>
            </w:r>
            <w:r>
              <w:rPr>
                <w:noProof/>
              </w:rPr>
              <w:fldChar w:fldCharType="end"/>
            </w:r>
          </w:ins>
        </w:p>
        <w:p w14:paraId="7F30B6E5" w14:textId="7FF297FB" w:rsidR="0093112F" w:rsidRDefault="0056181D">
          <w:pPr>
            <w:pStyle w:val="TDC3"/>
            <w:tabs>
              <w:tab w:val="right" w:leader="dot" w:pos="8494"/>
            </w:tabs>
            <w:rPr>
              <w:ins w:id="375" w:author="Redondo García Francisco Javier" w:date="2025-09-02T09:44:00Z"/>
              <w:rFonts w:eastAsiaTheme="minorEastAsia"/>
              <w:noProof/>
              <w:lang w:eastAsia="es-ES"/>
            </w:rPr>
          </w:pPr>
          <w:ins w:id="376" w:author="Redondo García Francisco Javier" w:date="2025-09-02T09:44:00Z">
            <w:r>
              <w:fldChar w:fldCharType="begin"/>
            </w:r>
            <w:r>
              <w:instrText xml:space="preserve"> HYPERLINK \l "_Toc207317093" </w:instrText>
            </w:r>
            <w:r>
              <w:fldChar w:fldCharType="separate"/>
            </w:r>
            <w:r w:rsidR="0093112F" w:rsidRPr="00EF1510">
              <w:rPr>
                <w:rStyle w:val="Hipervnculo"/>
                <w:noProof/>
              </w:rPr>
              <w:t>4.3.1 Smartphone</w:t>
            </w:r>
            <w:r w:rsidR="0093112F">
              <w:rPr>
                <w:noProof/>
                <w:webHidden/>
              </w:rPr>
              <w:tab/>
            </w:r>
            <w:r w:rsidR="0093112F">
              <w:rPr>
                <w:noProof/>
                <w:webHidden/>
              </w:rPr>
              <w:fldChar w:fldCharType="begin"/>
            </w:r>
            <w:r w:rsidR="0093112F">
              <w:rPr>
                <w:noProof/>
                <w:webHidden/>
              </w:rPr>
              <w:instrText xml:space="preserve"> PAGEREF _Toc207317093 \h </w:instrText>
            </w:r>
            <w:r w:rsidR="0093112F">
              <w:rPr>
                <w:noProof/>
                <w:webHidden/>
              </w:rPr>
            </w:r>
            <w:r w:rsidR="0093112F">
              <w:rPr>
                <w:noProof/>
                <w:webHidden/>
              </w:rPr>
              <w:fldChar w:fldCharType="separate"/>
            </w:r>
            <w:r w:rsidR="0093112F">
              <w:rPr>
                <w:noProof/>
                <w:webHidden/>
              </w:rPr>
              <w:t>50</w:t>
            </w:r>
            <w:r w:rsidR="0093112F">
              <w:rPr>
                <w:noProof/>
                <w:webHidden/>
              </w:rPr>
              <w:fldChar w:fldCharType="end"/>
            </w:r>
            <w:r>
              <w:rPr>
                <w:noProof/>
              </w:rPr>
              <w:fldChar w:fldCharType="end"/>
            </w:r>
          </w:ins>
        </w:p>
        <w:p w14:paraId="0AE56642" w14:textId="6A523069" w:rsidR="0093112F" w:rsidRDefault="0056181D">
          <w:pPr>
            <w:pStyle w:val="TDC3"/>
            <w:tabs>
              <w:tab w:val="right" w:leader="dot" w:pos="8494"/>
            </w:tabs>
            <w:rPr>
              <w:ins w:id="377" w:author="Redondo García Francisco Javier" w:date="2025-09-02T09:44:00Z"/>
              <w:rFonts w:eastAsiaTheme="minorEastAsia"/>
              <w:noProof/>
              <w:lang w:eastAsia="es-ES"/>
            </w:rPr>
          </w:pPr>
          <w:ins w:id="378" w:author="Redondo García Francisco Javier" w:date="2025-09-02T09:44:00Z">
            <w:r>
              <w:fldChar w:fldCharType="begin"/>
            </w:r>
            <w:r>
              <w:instrText xml:space="preserve"> HYPERLINK \l "_Toc207317094" </w:instrText>
            </w:r>
            <w:r>
              <w:fldChar w:fldCharType="separate"/>
            </w:r>
            <w:r w:rsidR="0093112F" w:rsidRPr="00EF1510">
              <w:rPr>
                <w:rStyle w:val="Hipervnculo"/>
                <w:noProof/>
              </w:rPr>
              <w:t>4.3.2 Ordenador</w:t>
            </w:r>
            <w:r w:rsidR="0093112F">
              <w:rPr>
                <w:noProof/>
                <w:webHidden/>
              </w:rPr>
              <w:tab/>
            </w:r>
            <w:r w:rsidR="0093112F">
              <w:rPr>
                <w:noProof/>
                <w:webHidden/>
              </w:rPr>
              <w:fldChar w:fldCharType="begin"/>
            </w:r>
            <w:r w:rsidR="0093112F">
              <w:rPr>
                <w:noProof/>
                <w:webHidden/>
              </w:rPr>
              <w:instrText xml:space="preserve"> PAGEREF _Toc207317094 \h </w:instrText>
            </w:r>
            <w:r w:rsidR="0093112F">
              <w:rPr>
                <w:noProof/>
                <w:webHidden/>
              </w:rPr>
            </w:r>
            <w:r w:rsidR="0093112F">
              <w:rPr>
                <w:noProof/>
                <w:webHidden/>
              </w:rPr>
              <w:fldChar w:fldCharType="separate"/>
            </w:r>
            <w:r w:rsidR="0093112F">
              <w:rPr>
                <w:noProof/>
                <w:webHidden/>
              </w:rPr>
              <w:t>51</w:t>
            </w:r>
            <w:r w:rsidR="0093112F">
              <w:rPr>
                <w:noProof/>
                <w:webHidden/>
              </w:rPr>
              <w:fldChar w:fldCharType="end"/>
            </w:r>
            <w:r>
              <w:rPr>
                <w:noProof/>
              </w:rPr>
              <w:fldChar w:fldCharType="end"/>
            </w:r>
          </w:ins>
        </w:p>
        <w:p w14:paraId="1D909738" w14:textId="11042437" w:rsidR="0093112F" w:rsidRDefault="0056181D">
          <w:pPr>
            <w:pStyle w:val="TDC3"/>
            <w:tabs>
              <w:tab w:val="right" w:leader="dot" w:pos="8494"/>
            </w:tabs>
            <w:rPr>
              <w:ins w:id="379" w:author="Redondo García Francisco Javier" w:date="2025-09-02T09:44:00Z"/>
              <w:rFonts w:eastAsiaTheme="minorEastAsia"/>
              <w:noProof/>
              <w:lang w:eastAsia="es-ES"/>
            </w:rPr>
          </w:pPr>
          <w:ins w:id="380" w:author="Redondo García Francisco Javier" w:date="2025-09-02T09:44:00Z">
            <w:r>
              <w:fldChar w:fldCharType="begin"/>
            </w:r>
            <w:r>
              <w:instrText xml:space="preserve"> HYPERLINK \l "_Toc207317095" </w:instrText>
            </w:r>
            <w:r>
              <w:fldChar w:fldCharType="separate"/>
            </w:r>
            <w:r w:rsidR="0093112F" w:rsidRPr="00EF1510">
              <w:rPr>
                <w:rStyle w:val="Hipervnculo"/>
                <w:noProof/>
              </w:rPr>
              <w:t>4.3.3 Otros dispositivos</w:t>
            </w:r>
            <w:r w:rsidR="0093112F">
              <w:rPr>
                <w:noProof/>
                <w:webHidden/>
              </w:rPr>
              <w:tab/>
            </w:r>
            <w:r w:rsidR="0093112F">
              <w:rPr>
                <w:noProof/>
                <w:webHidden/>
              </w:rPr>
              <w:fldChar w:fldCharType="begin"/>
            </w:r>
            <w:r w:rsidR="0093112F">
              <w:rPr>
                <w:noProof/>
                <w:webHidden/>
              </w:rPr>
              <w:instrText xml:space="preserve"> PAGEREF _Toc207317095 \h </w:instrText>
            </w:r>
            <w:r w:rsidR="0093112F">
              <w:rPr>
                <w:noProof/>
                <w:webHidden/>
              </w:rPr>
            </w:r>
            <w:r w:rsidR="0093112F">
              <w:rPr>
                <w:noProof/>
                <w:webHidden/>
              </w:rPr>
              <w:fldChar w:fldCharType="separate"/>
            </w:r>
            <w:r w:rsidR="0093112F">
              <w:rPr>
                <w:noProof/>
                <w:webHidden/>
              </w:rPr>
              <w:t>52</w:t>
            </w:r>
            <w:r w:rsidR="0093112F">
              <w:rPr>
                <w:noProof/>
                <w:webHidden/>
              </w:rPr>
              <w:fldChar w:fldCharType="end"/>
            </w:r>
            <w:r>
              <w:rPr>
                <w:noProof/>
              </w:rPr>
              <w:fldChar w:fldCharType="end"/>
            </w:r>
          </w:ins>
        </w:p>
        <w:p w14:paraId="4F05FD62" w14:textId="31D64028" w:rsidR="0093112F" w:rsidRDefault="0056181D">
          <w:pPr>
            <w:pStyle w:val="TDC2"/>
            <w:tabs>
              <w:tab w:val="right" w:leader="dot" w:pos="8494"/>
            </w:tabs>
            <w:rPr>
              <w:ins w:id="381" w:author="Redondo García Francisco Javier" w:date="2025-09-02T09:44:00Z"/>
              <w:rFonts w:eastAsiaTheme="minorEastAsia"/>
              <w:noProof/>
              <w:lang w:eastAsia="es-ES"/>
            </w:rPr>
          </w:pPr>
          <w:ins w:id="382" w:author="Redondo García Francisco Javier" w:date="2025-09-02T09:44:00Z">
            <w:r>
              <w:fldChar w:fldCharType="begin"/>
            </w:r>
            <w:r>
              <w:instrText xml:space="preserve"> HYPERLINK \l "_Toc207317096" </w:instrText>
            </w:r>
            <w:r>
              <w:fldChar w:fldCharType="separate"/>
            </w:r>
            <w:r w:rsidR="0093112F" w:rsidRPr="00EF1510">
              <w:rPr>
                <w:rStyle w:val="Hipervnculo"/>
                <w:noProof/>
              </w:rPr>
              <w:t>4.4 Arquitectura del sistema</w:t>
            </w:r>
            <w:r w:rsidR="0093112F">
              <w:rPr>
                <w:noProof/>
                <w:webHidden/>
              </w:rPr>
              <w:tab/>
            </w:r>
            <w:r w:rsidR="0093112F">
              <w:rPr>
                <w:noProof/>
                <w:webHidden/>
              </w:rPr>
              <w:fldChar w:fldCharType="begin"/>
            </w:r>
            <w:r w:rsidR="0093112F">
              <w:rPr>
                <w:noProof/>
                <w:webHidden/>
              </w:rPr>
              <w:instrText xml:space="preserve"> PAGEREF _Toc207317096 \h </w:instrText>
            </w:r>
            <w:r w:rsidR="0093112F">
              <w:rPr>
                <w:noProof/>
                <w:webHidden/>
              </w:rPr>
            </w:r>
            <w:r w:rsidR="0093112F">
              <w:rPr>
                <w:noProof/>
                <w:webHidden/>
              </w:rPr>
              <w:fldChar w:fldCharType="separate"/>
            </w:r>
            <w:r w:rsidR="0093112F">
              <w:rPr>
                <w:noProof/>
                <w:webHidden/>
              </w:rPr>
              <w:t>52</w:t>
            </w:r>
            <w:r w:rsidR="0093112F">
              <w:rPr>
                <w:noProof/>
                <w:webHidden/>
              </w:rPr>
              <w:fldChar w:fldCharType="end"/>
            </w:r>
            <w:r>
              <w:rPr>
                <w:noProof/>
              </w:rPr>
              <w:fldChar w:fldCharType="end"/>
            </w:r>
          </w:ins>
        </w:p>
        <w:p w14:paraId="33D681BA" w14:textId="5E08C582" w:rsidR="0093112F" w:rsidRDefault="0056181D">
          <w:pPr>
            <w:pStyle w:val="TDC3"/>
            <w:tabs>
              <w:tab w:val="right" w:leader="dot" w:pos="8494"/>
            </w:tabs>
            <w:rPr>
              <w:ins w:id="383" w:author="Redondo García Francisco Javier" w:date="2025-09-02T09:44:00Z"/>
              <w:rFonts w:eastAsiaTheme="minorEastAsia"/>
              <w:noProof/>
              <w:lang w:eastAsia="es-ES"/>
            </w:rPr>
          </w:pPr>
          <w:ins w:id="384" w:author="Redondo García Francisco Javier" w:date="2025-09-02T09:44:00Z">
            <w:r>
              <w:lastRenderedPageBreak/>
              <w:fldChar w:fldCharType="begin"/>
            </w:r>
            <w:r>
              <w:instrText xml:space="preserve"> HYPERLINK \l "_Toc207317097" </w:instrText>
            </w:r>
            <w:r>
              <w:fldChar w:fldCharType="separate"/>
            </w:r>
            <w:r w:rsidR="0093112F" w:rsidRPr="00EF1510">
              <w:rPr>
                <w:rStyle w:val="Hipervnculo"/>
                <w:noProof/>
              </w:rPr>
              <w:t>4.4.1 Capa de presentación</w:t>
            </w:r>
            <w:r w:rsidR="0093112F">
              <w:rPr>
                <w:noProof/>
                <w:webHidden/>
              </w:rPr>
              <w:tab/>
            </w:r>
            <w:r w:rsidR="0093112F">
              <w:rPr>
                <w:noProof/>
                <w:webHidden/>
              </w:rPr>
              <w:fldChar w:fldCharType="begin"/>
            </w:r>
            <w:r w:rsidR="0093112F">
              <w:rPr>
                <w:noProof/>
                <w:webHidden/>
              </w:rPr>
              <w:instrText xml:space="preserve"> PAGEREF _Toc207317097 \h </w:instrText>
            </w:r>
            <w:r w:rsidR="0093112F">
              <w:rPr>
                <w:noProof/>
                <w:webHidden/>
              </w:rPr>
            </w:r>
            <w:r w:rsidR="0093112F">
              <w:rPr>
                <w:noProof/>
                <w:webHidden/>
              </w:rPr>
              <w:fldChar w:fldCharType="separate"/>
            </w:r>
            <w:r w:rsidR="0093112F">
              <w:rPr>
                <w:noProof/>
                <w:webHidden/>
              </w:rPr>
              <w:t>52</w:t>
            </w:r>
            <w:r w:rsidR="0093112F">
              <w:rPr>
                <w:noProof/>
                <w:webHidden/>
              </w:rPr>
              <w:fldChar w:fldCharType="end"/>
            </w:r>
            <w:r>
              <w:rPr>
                <w:noProof/>
              </w:rPr>
              <w:fldChar w:fldCharType="end"/>
            </w:r>
          </w:ins>
        </w:p>
        <w:p w14:paraId="473B9057" w14:textId="32A65744" w:rsidR="0093112F" w:rsidRDefault="0056181D">
          <w:pPr>
            <w:pStyle w:val="TDC3"/>
            <w:tabs>
              <w:tab w:val="right" w:leader="dot" w:pos="8494"/>
            </w:tabs>
            <w:rPr>
              <w:ins w:id="385" w:author="Redondo García Francisco Javier" w:date="2025-09-02T09:44:00Z"/>
              <w:rFonts w:eastAsiaTheme="minorEastAsia"/>
              <w:noProof/>
              <w:lang w:eastAsia="es-ES"/>
            </w:rPr>
          </w:pPr>
          <w:ins w:id="386" w:author="Redondo García Francisco Javier" w:date="2025-09-02T09:44:00Z">
            <w:r>
              <w:fldChar w:fldCharType="begin"/>
            </w:r>
            <w:r>
              <w:instrText xml:space="preserve"> HYPERLINK \l "_Toc207317098" </w:instrText>
            </w:r>
            <w:r>
              <w:fldChar w:fldCharType="separate"/>
            </w:r>
            <w:r w:rsidR="0093112F" w:rsidRPr="00EF1510">
              <w:rPr>
                <w:rStyle w:val="Hipervnculo"/>
                <w:noProof/>
              </w:rPr>
              <w:t>4.4.2 Capa de procesamiento</w:t>
            </w:r>
            <w:r w:rsidR="0093112F">
              <w:rPr>
                <w:noProof/>
                <w:webHidden/>
              </w:rPr>
              <w:tab/>
            </w:r>
            <w:r w:rsidR="0093112F">
              <w:rPr>
                <w:noProof/>
                <w:webHidden/>
              </w:rPr>
              <w:fldChar w:fldCharType="begin"/>
            </w:r>
            <w:r w:rsidR="0093112F">
              <w:rPr>
                <w:noProof/>
                <w:webHidden/>
              </w:rPr>
              <w:instrText xml:space="preserve"> PAGEREF _Toc207317098 \h </w:instrText>
            </w:r>
            <w:r w:rsidR="0093112F">
              <w:rPr>
                <w:noProof/>
                <w:webHidden/>
              </w:rPr>
            </w:r>
            <w:r w:rsidR="0093112F">
              <w:rPr>
                <w:noProof/>
                <w:webHidden/>
              </w:rPr>
              <w:fldChar w:fldCharType="separate"/>
            </w:r>
            <w:r w:rsidR="0093112F">
              <w:rPr>
                <w:noProof/>
                <w:webHidden/>
              </w:rPr>
              <w:t>52</w:t>
            </w:r>
            <w:r w:rsidR="0093112F">
              <w:rPr>
                <w:noProof/>
                <w:webHidden/>
              </w:rPr>
              <w:fldChar w:fldCharType="end"/>
            </w:r>
            <w:r>
              <w:rPr>
                <w:noProof/>
              </w:rPr>
              <w:fldChar w:fldCharType="end"/>
            </w:r>
          </w:ins>
        </w:p>
        <w:p w14:paraId="531D364A" w14:textId="594608F0" w:rsidR="0093112F" w:rsidRDefault="0056181D">
          <w:pPr>
            <w:pStyle w:val="TDC3"/>
            <w:tabs>
              <w:tab w:val="right" w:leader="dot" w:pos="8494"/>
            </w:tabs>
            <w:rPr>
              <w:ins w:id="387" w:author="Redondo García Francisco Javier" w:date="2025-09-02T09:44:00Z"/>
              <w:rFonts w:eastAsiaTheme="minorEastAsia"/>
              <w:noProof/>
              <w:lang w:eastAsia="es-ES"/>
            </w:rPr>
          </w:pPr>
          <w:ins w:id="388" w:author="Redondo García Francisco Javier" w:date="2025-09-02T09:44:00Z">
            <w:r>
              <w:fldChar w:fldCharType="begin"/>
            </w:r>
            <w:r>
              <w:instrText xml:space="preserve"> HYPERLINK \l "_Toc207317099" </w:instrText>
            </w:r>
            <w:r>
              <w:fldChar w:fldCharType="separate"/>
            </w:r>
            <w:r w:rsidR="0093112F" w:rsidRPr="00EF1510">
              <w:rPr>
                <w:rStyle w:val="Hipervnculo"/>
                <w:noProof/>
              </w:rPr>
              <w:t>4.4.3 Capa de datos</w:t>
            </w:r>
            <w:r w:rsidR="0093112F">
              <w:rPr>
                <w:noProof/>
                <w:webHidden/>
              </w:rPr>
              <w:tab/>
            </w:r>
            <w:r w:rsidR="0093112F">
              <w:rPr>
                <w:noProof/>
                <w:webHidden/>
              </w:rPr>
              <w:fldChar w:fldCharType="begin"/>
            </w:r>
            <w:r w:rsidR="0093112F">
              <w:rPr>
                <w:noProof/>
                <w:webHidden/>
              </w:rPr>
              <w:instrText xml:space="preserve"> PAGEREF _Toc207317099 \h </w:instrText>
            </w:r>
            <w:r w:rsidR="0093112F">
              <w:rPr>
                <w:noProof/>
                <w:webHidden/>
              </w:rPr>
            </w:r>
            <w:r w:rsidR="0093112F">
              <w:rPr>
                <w:noProof/>
                <w:webHidden/>
              </w:rPr>
              <w:fldChar w:fldCharType="separate"/>
            </w:r>
            <w:r w:rsidR="0093112F">
              <w:rPr>
                <w:noProof/>
                <w:webHidden/>
              </w:rPr>
              <w:t>53</w:t>
            </w:r>
            <w:r w:rsidR="0093112F">
              <w:rPr>
                <w:noProof/>
                <w:webHidden/>
              </w:rPr>
              <w:fldChar w:fldCharType="end"/>
            </w:r>
            <w:r>
              <w:rPr>
                <w:noProof/>
              </w:rPr>
              <w:fldChar w:fldCharType="end"/>
            </w:r>
          </w:ins>
        </w:p>
        <w:p w14:paraId="22B8A92C" w14:textId="4149EE53" w:rsidR="0093112F" w:rsidRDefault="0056181D">
          <w:pPr>
            <w:pStyle w:val="TDC3"/>
            <w:tabs>
              <w:tab w:val="right" w:leader="dot" w:pos="8494"/>
            </w:tabs>
            <w:rPr>
              <w:ins w:id="389" w:author="Redondo García Francisco Javier" w:date="2025-09-02T09:44:00Z"/>
              <w:rFonts w:eastAsiaTheme="minorEastAsia"/>
              <w:noProof/>
              <w:lang w:eastAsia="es-ES"/>
            </w:rPr>
          </w:pPr>
          <w:ins w:id="390" w:author="Redondo García Francisco Javier" w:date="2025-09-02T09:44:00Z">
            <w:r>
              <w:fldChar w:fldCharType="begin"/>
            </w:r>
            <w:r>
              <w:instrText xml:space="preserve"> HYPERLINK \l "_Toc207317100" </w:instrText>
            </w:r>
            <w:r>
              <w:fldChar w:fldCharType="separate"/>
            </w:r>
            <w:r w:rsidR="0093112F" w:rsidRPr="00EF1510">
              <w:rPr>
                <w:rStyle w:val="Hipervnculo"/>
                <w:noProof/>
              </w:rPr>
              <w:t>4.4.4 Capa de transporte</w:t>
            </w:r>
            <w:r w:rsidR="0093112F">
              <w:rPr>
                <w:noProof/>
                <w:webHidden/>
              </w:rPr>
              <w:tab/>
            </w:r>
            <w:r w:rsidR="0093112F">
              <w:rPr>
                <w:noProof/>
                <w:webHidden/>
              </w:rPr>
              <w:fldChar w:fldCharType="begin"/>
            </w:r>
            <w:r w:rsidR="0093112F">
              <w:rPr>
                <w:noProof/>
                <w:webHidden/>
              </w:rPr>
              <w:instrText xml:space="preserve"> PAGEREF _Toc207317100 \h </w:instrText>
            </w:r>
            <w:r w:rsidR="0093112F">
              <w:rPr>
                <w:noProof/>
                <w:webHidden/>
              </w:rPr>
            </w:r>
            <w:r w:rsidR="0093112F">
              <w:rPr>
                <w:noProof/>
                <w:webHidden/>
              </w:rPr>
              <w:fldChar w:fldCharType="separate"/>
            </w:r>
            <w:r w:rsidR="0093112F">
              <w:rPr>
                <w:noProof/>
                <w:webHidden/>
              </w:rPr>
              <w:t>53</w:t>
            </w:r>
            <w:r w:rsidR="0093112F">
              <w:rPr>
                <w:noProof/>
                <w:webHidden/>
              </w:rPr>
              <w:fldChar w:fldCharType="end"/>
            </w:r>
            <w:r>
              <w:rPr>
                <w:noProof/>
              </w:rPr>
              <w:fldChar w:fldCharType="end"/>
            </w:r>
          </w:ins>
        </w:p>
        <w:p w14:paraId="213ED33B" w14:textId="6EE75BBA" w:rsidR="0093112F" w:rsidRDefault="0056181D">
          <w:pPr>
            <w:pStyle w:val="TDC2"/>
            <w:tabs>
              <w:tab w:val="right" w:leader="dot" w:pos="8494"/>
            </w:tabs>
            <w:rPr>
              <w:ins w:id="391" w:author="Redondo García Francisco Javier" w:date="2025-09-02T09:44:00Z"/>
              <w:rFonts w:eastAsiaTheme="minorEastAsia"/>
              <w:noProof/>
              <w:lang w:eastAsia="es-ES"/>
            </w:rPr>
          </w:pPr>
          <w:ins w:id="392" w:author="Redondo García Francisco Javier" w:date="2025-09-02T09:44:00Z">
            <w:r>
              <w:fldChar w:fldCharType="begin"/>
            </w:r>
            <w:r>
              <w:instrText xml:space="preserve"> HYPERLINK \l "_Toc207317101" </w:instrText>
            </w:r>
            <w:r>
              <w:fldChar w:fldCharType="separate"/>
            </w:r>
            <w:r w:rsidR="0093112F" w:rsidRPr="00EF1510">
              <w:rPr>
                <w:rStyle w:val="Hipervnculo"/>
                <w:noProof/>
              </w:rPr>
              <w:t>4.5 Modelado de casos de uso</w:t>
            </w:r>
            <w:r w:rsidR="0093112F">
              <w:rPr>
                <w:noProof/>
                <w:webHidden/>
              </w:rPr>
              <w:tab/>
            </w:r>
            <w:r w:rsidR="0093112F">
              <w:rPr>
                <w:noProof/>
                <w:webHidden/>
              </w:rPr>
              <w:fldChar w:fldCharType="begin"/>
            </w:r>
            <w:r w:rsidR="0093112F">
              <w:rPr>
                <w:noProof/>
                <w:webHidden/>
              </w:rPr>
              <w:instrText xml:space="preserve"> PAGEREF _Toc207317101 \h </w:instrText>
            </w:r>
            <w:r w:rsidR="0093112F">
              <w:rPr>
                <w:noProof/>
                <w:webHidden/>
              </w:rPr>
            </w:r>
            <w:r w:rsidR="0093112F">
              <w:rPr>
                <w:noProof/>
                <w:webHidden/>
              </w:rPr>
              <w:fldChar w:fldCharType="separate"/>
            </w:r>
            <w:r w:rsidR="0093112F">
              <w:rPr>
                <w:noProof/>
                <w:webHidden/>
              </w:rPr>
              <w:t>53</w:t>
            </w:r>
            <w:r w:rsidR="0093112F">
              <w:rPr>
                <w:noProof/>
                <w:webHidden/>
              </w:rPr>
              <w:fldChar w:fldCharType="end"/>
            </w:r>
            <w:r>
              <w:rPr>
                <w:noProof/>
              </w:rPr>
              <w:fldChar w:fldCharType="end"/>
            </w:r>
          </w:ins>
        </w:p>
        <w:p w14:paraId="023A3489" w14:textId="4ABA3EBA" w:rsidR="0093112F" w:rsidRDefault="0056181D">
          <w:pPr>
            <w:pStyle w:val="TDC3"/>
            <w:tabs>
              <w:tab w:val="right" w:leader="dot" w:pos="8494"/>
            </w:tabs>
            <w:rPr>
              <w:ins w:id="393" w:author="Redondo García Francisco Javier" w:date="2025-09-02T09:44:00Z"/>
              <w:rFonts w:eastAsiaTheme="minorEastAsia"/>
              <w:noProof/>
              <w:lang w:eastAsia="es-ES"/>
            </w:rPr>
          </w:pPr>
          <w:ins w:id="394" w:author="Redondo García Francisco Javier" w:date="2025-09-02T09:44:00Z">
            <w:r>
              <w:fldChar w:fldCharType="begin"/>
            </w:r>
            <w:r>
              <w:instrText xml:space="preserve"> HYPERLINK \l "_Toc207317102" </w:instrText>
            </w:r>
            <w:r>
              <w:fldChar w:fldCharType="separate"/>
            </w:r>
            <w:r w:rsidR="0093112F" w:rsidRPr="00EF1510">
              <w:rPr>
                <w:rStyle w:val="Hipervnculo"/>
                <w:noProof/>
              </w:rPr>
              <w:t>4.5.1 Diagrama casos de uso de aplicación Android</w:t>
            </w:r>
            <w:r w:rsidR="0093112F">
              <w:rPr>
                <w:noProof/>
                <w:webHidden/>
              </w:rPr>
              <w:tab/>
            </w:r>
            <w:r w:rsidR="0093112F">
              <w:rPr>
                <w:noProof/>
                <w:webHidden/>
              </w:rPr>
              <w:fldChar w:fldCharType="begin"/>
            </w:r>
            <w:r w:rsidR="0093112F">
              <w:rPr>
                <w:noProof/>
                <w:webHidden/>
              </w:rPr>
              <w:instrText xml:space="preserve"> PAGEREF _Toc207317102 \h </w:instrText>
            </w:r>
            <w:r w:rsidR="0093112F">
              <w:rPr>
                <w:noProof/>
                <w:webHidden/>
              </w:rPr>
            </w:r>
            <w:r w:rsidR="0093112F">
              <w:rPr>
                <w:noProof/>
                <w:webHidden/>
              </w:rPr>
              <w:fldChar w:fldCharType="separate"/>
            </w:r>
            <w:r w:rsidR="0093112F">
              <w:rPr>
                <w:noProof/>
                <w:webHidden/>
              </w:rPr>
              <w:t>53</w:t>
            </w:r>
            <w:r w:rsidR="0093112F">
              <w:rPr>
                <w:noProof/>
                <w:webHidden/>
              </w:rPr>
              <w:fldChar w:fldCharType="end"/>
            </w:r>
            <w:r>
              <w:rPr>
                <w:noProof/>
              </w:rPr>
              <w:fldChar w:fldCharType="end"/>
            </w:r>
          </w:ins>
        </w:p>
        <w:p w14:paraId="0DFE24CB" w14:textId="0AC66FDC" w:rsidR="0093112F" w:rsidRDefault="0056181D">
          <w:pPr>
            <w:pStyle w:val="TDC3"/>
            <w:tabs>
              <w:tab w:val="right" w:leader="dot" w:pos="8494"/>
            </w:tabs>
            <w:rPr>
              <w:ins w:id="395" w:author="Redondo García Francisco Javier" w:date="2025-09-02T09:44:00Z"/>
              <w:rFonts w:eastAsiaTheme="minorEastAsia"/>
              <w:noProof/>
              <w:lang w:eastAsia="es-ES"/>
            </w:rPr>
          </w:pPr>
          <w:ins w:id="396" w:author="Redondo García Francisco Javier" w:date="2025-09-02T09:44:00Z">
            <w:r>
              <w:fldChar w:fldCharType="begin"/>
            </w:r>
            <w:r>
              <w:instrText xml:space="preserve"> HYPERLINK \l "_Toc207317103" </w:instrText>
            </w:r>
            <w:r>
              <w:fldChar w:fldCharType="separate"/>
            </w:r>
            <w:r w:rsidR="0093112F" w:rsidRPr="00EF1510">
              <w:rPr>
                <w:rStyle w:val="Hipervnculo"/>
                <w:noProof/>
              </w:rPr>
              <w:t>4.5.2 Diagramas casos de uso de la web</w:t>
            </w:r>
            <w:r w:rsidR="0093112F">
              <w:rPr>
                <w:noProof/>
                <w:webHidden/>
              </w:rPr>
              <w:tab/>
            </w:r>
            <w:r w:rsidR="0093112F">
              <w:rPr>
                <w:noProof/>
                <w:webHidden/>
              </w:rPr>
              <w:fldChar w:fldCharType="begin"/>
            </w:r>
            <w:r w:rsidR="0093112F">
              <w:rPr>
                <w:noProof/>
                <w:webHidden/>
              </w:rPr>
              <w:instrText xml:space="preserve"> PAGEREF _Toc207317103 \h </w:instrText>
            </w:r>
            <w:r w:rsidR="0093112F">
              <w:rPr>
                <w:noProof/>
                <w:webHidden/>
              </w:rPr>
            </w:r>
            <w:r w:rsidR="0093112F">
              <w:rPr>
                <w:noProof/>
                <w:webHidden/>
              </w:rPr>
              <w:fldChar w:fldCharType="separate"/>
            </w:r>
            <w:r w:rsidR="0093112F">
              <w:rPr>
                <w:noProof/>
                <w:webHidden/>
              </w:rPr>
              <w:t>54</w:t>
            </w:r>
            <w:r w:rsidR="0093112F">
              <w:rPr>
                <w:noProof/>
                <w:webHidden/>
              </w:rPr>
              <w:fldChar w:fldCharType="end"/>
            </w:r>
            <w:r>
              <w:rPr>
                <w:noProof/>
              </w:rPr>
              <w:fldChar w:fldCharType="end"/>
            </w:r>
          </w:ins>
        </w:p>
        <w:p w14:paraId="69D63BFD" w14:textId="7729D10B" w:rsidR="0093112F" w:rsidRDefault="0056181D">
          <w:pPr>
            <w:pStyle w:val="TDC2"/>
            <w:tabs>
              <w:tab w:val="right" w:leader="dot" w:pos="8494"/>
            </w:tabs>
            <w:rPr>
              <w:ins w:id="397" w:author="Redondo García Francisco Javier" w:date="2025-09-02T09:44:00Z"/>
              <w:rFonts w:eastAsiaTheme="minorEastAsia"/>
              <w:noProof/>
              <w:lang w:eastAsia="es-ES"/>
            </w:rPr>
          </w:pPr>
          <w:ins w:id="398" w:author="Redondo García Francisco Javier" w:date="2025-09-02T09:44:00Z">
            <w:r>
              <w:fldChar w:fldCharType="begin"/>
            </w:r>
            <w:r>
              <w:instrText xml:space="preserve"> HYPERLINK \l "_Toc207317104" </w:instrText>
            </w:r>
            <w:r>
              <w:fldChar w:fldCharType="separate"/>
            </w:r>
            <w:r w:rsidR="0093112F" w:rsidRPr="00EF1510">
              <w:rPr>
                <w:rStyle w:val="Hipervnculo"/>
                <w:noProof/>
              </w:rPr>
              <w:t>4.6 Diagramas de flujo</w:t>
            </w:r>
            <w:r w:rsidR="0093112F">
              <w:rPr>
                <w:noProof/>
                <w:webHidden/>
              </w:rPr>
              <w:tab/>
            </w:r>
            <w:r w:rsidR="0093112F">
              <w:rPr>
                <w:noProof/>
                <w:webHidden/>
              </w:rPr>
              <w:fldChar w:fldCharType="begin"/>
            </w:r>
            <w:r w:rsidR="0093112F">
              <w:rPr>
                <w:noProof/>
                <w:webHidden/>
              </w:rPr>
              <w:instrText xml:space="preserve"> PAGEREF _Toc207317104 \h </w:instrText>
            </w:r>
            <w:r w:rsidR="0093112F">
              <w:rPr>
                <w:noProof/>
                <w:webHidden/>
              </w:rPr>
            </w:r>
            <w:r w:rsidR="0093112F">
              <w:rPr>
                <w:noProof/>
                <w:webHidden/>
              </w:rPr>
              <w:fldChar w:fldCharType="separate"/>
            </w:r>
            <w:r w:rsidR="0093112F">
              <w:rPr>
                <w:noProof/>
                <w:webHidden/>
              </w:rPr>
              <w:t>57</w:t>
            </w:r>
            <w:r w:rsidR="0093112F">
              <w:rPr>
                <w:noProof/>
                <w:webHidden/>
              </w:rPr>
              <w:fldChar w:fldCharType="end"/>
            </w:r>
            <w:r>
              <w:rPr>
                <w:noProof/>
              </w:rPr>
              <w:fldChar w:fldCharType="end"/>
            </w:r>
          </w:ins>
        </w:p>
        <w:p w14:paraId="5AC84B40" w14:textId="78A1C750" w:rsidR="0093112F" w:rsidRDefault="0056181D">
          <w:pPr>
            <w:pStyle w:val="TDC3"/>
            <w:tabs>
              <w:tab w:val="right" w:leader="dot" w:pos="8494"/>
            </w:tabs>
            <w:rPr>
              <w:ins w:id="399" w:author="Redondo García Francisco Javier" w:date="2025-09-02T09:44:00Z"/>
              <w:rFonts w:eastAsiaTheme="minorEastAsia"/>
              <w:noProof/>
              <w:lang w:eastAsia="es-ES"/>
            </w:rPr>
          </w:pPr>
          <w:ins w:id="400" w:author="Redondo García Francisco Javier" w:date="2025-09-02T09:44:00Z">
            <w:r>
              <w:fldChar w:fldCharType="begin"/>
            </w:r>
            <w:r>
              <w:instrText xml:space="preserve"> HYPERLINK \l "_Toc207317105" </w:instrText>
            </w:r>
            <w:r>
              <w:fldChar w:fldCharType="separate"/>
            </w:r>
            <w:r w:rsidR="0093112F" w:rsidRPr="00EF1510">
              <w:rPr>
                <w:rStyle w:val="Hipervnculo"/>
                <w:noProof/>
              </w:rPr>
              <w:t>4.6.1 Diagrama de flujo de la aplicación Android</w:t>
            </w:r>
            <w:r w:rsidR="0093112F">
              <w:rPr>
                <w:noProof/>
                <w:webHidden/>
              </w:rPr>
              <w:tab/>
            </w:r>
            <w:r w:rsidR="0093112F">
              <w:rPr>
                <w:noProof/>
                <w:webHidden/>
              </w:rPr>
              <w:fldChar w:fldCharType="begin"/>
            </w:r>
            <w:r w:rsidR="0093112F">
              <w:rPr>
                <w:noProof/>
                <w:webHidden/>
              </w:rPr>
              <w:instrText xml:space="preserve"> PAGEREF _Toc207317105 \h </w:instrText>
            </w:r>
            <w:r w:rsidR="0093112F">
              <w:rPr>
                <w:noProof/>
                <w:webHidden/>
              </w:rPr>
            </w:r>
            <w:r w:rsidR="0093112F">
              <w:rPr>
                <w:noProof/>
                <w:webHidden/>
              </w:rPr>
              <w:fldChar w:fldCharType="separate"/>
            </w:r>
            <w:r w:rsidR="0093112F">
              <w:rPr>
                <w:noProof/>
                <w:webHidden/>
              </w:rPr>
              <w:t>57</w:t>
            </w:r>
            <w:r w:rsidR="0093112F">
              <w:rPr>
                <w:noProof/>
                <w:webHidden/>
              </w:rPr>
              <w:fldChar w:fldCharType="end"/>
            </w:r>
            <w:r>
              <w:rPr>
                <w:noProof/>
              </w:rPr>
              <w:fldChar w:fldCharType="end"/>
            </w:r>
          </w:ins>
        </w:p>
        <w:p w14:paraId="50FBB722" w14:textId="0F0615CE" w:rsidR="0093112F" w:rsidRDefault="0056181D">
          <w:pPr>
            <w:pStyle w:val="TDC3"/>
            <w:tabs>
              <w:tab w:val="right" w:leader="dot" w:pos="8494"/>
            </w:tabs>
            <w:rPr>
              <w:ins w:id="401" w:author="Redondo García Francisco Javier" w:date="2025-09-02T09:44:00Z"/>
              <w:rFonts w:eastAsiaTheme="minorEastAsia"/>
              <w:noProof/>
              <w:lang w:eastAsia="es-ES"/>
            </w:rPr>
          </w:pPr>
          <w:ins w:id="402" w:author="Redondo García Francisco Javier" w:date="2025-09-02T09:44:00Z">
            <w:r>
              <w:fldChar w:fldCharType="begin"/>
            </w:r>
            <w:r>
              <w:instrText xml:space="preserve"> HYPERLINK \l "_Toc207317106" </w:instrText>
            </w:r>
            <w:r>
              <w:fldChar w:fldCharType="separate"/>
            </w:r>
            <w:r w:rsidR="0093112F" w:rsidRPr="00EF1510">
              <w:rPr>
                <w:rStyle w:val="Hipervnculo"/>
                <w:noProof/>
              </w:rPr>
              <w:t>4.6.2 Diagrama de flujo de la web</w:t>
            </w:r>
            <w:r w:rsidR="0093112F">
              <w:rPr>
                <w:noProof/>
                <w:webHidden/>
              </w:rPr>
              <w:tab/>
            </w:r>
            <w:r w:rsidR="0093112F">
              <w:rPr>
                <w:noProof/>
                <w:webHidden/>
              </w:rPr>
              <w:fldChar w:fldCharType="begin"/>
            </w:r>
            <w:r w:rsidR="0093112F">
              <w:rPr>
                <w:noProof/>
                <w:webHidden/>
              </w:rPr>
              <w:instrText xml:space="preserve"> PAGEREF _Toc207317106 \h </w:instrText>
            </w:r>
            <w:r w:rsidR="0093112F">
              <w:rPr>
                <w:noProof/>
                <w:webHidden/>
              </w:rPr>
            </w:r>
            <w:r w:rsidR="0093112F">
              <w:rPr>
                <w:noProof/>
                <w:webHidden/>
              </w:rPr>
              <w:fldChar w:fldCharType="separate"/>
            </w:r>
            <w:r w:rsidR="0093112F">
              <w:rPr>
                <w:noProof/>
                <w:webHidden/>
              </w:rPr>
              <w:t>58</w:t>
            </w:r>
            <w:r w:rsidR="0093112F">
              <w:rPr>
                <w:noProof/>
                <w:webHidden/>
              </w:rPr>
              <w:fldChar w:fldCharType="end"/>
            </w:r>
            <w:r>
              <w:rPr>
                <w:noProof/>
              </w:rPr>
              <w:fldChar w:fldCharType="end"/>
            </w:r>
          </w:ins>
        </w:p>
        <w:p w14:paraId="63AD67DE" w14:textId="53DE3A22" w:rsidR="0093112F" w:rsidRDefault="0056181D">
          <w:pPr>
            <w:pStyle w:val="TDC2"/>
            <w:tabs>
              <w:tab w:val="right" w:leader="dot" w:pos="8494"/>
            </w:tabs>
            <w:rPr>
              <w:ins w:id="403" w:author="Redondo García Francisco Javier" w:date="2025-09-02T09:44:00Z"/>
              <w:rFonts w:eastAsiaTheme="minorEastAsia"/>
              <w:noProof/>
              <w:lang w:eastAsia="es-ES"/>
            </w:rPr>
          </w:pPr>
          <w:ins w:id="404" w:author="Redondo García Francisco Javier" w:date="2025-09-02T09:44:00Z">
            <w:r>
              <w:fldChar w:fldCharType="begin"/>
            </w:r>
            <w:r>
              <w:instrText xml:space="preserve"> HYPERLINK \l "_Toc207317107" </w:instrText>
            </w:r>
            <w:r>
              <w:fldChar w:fldCharType="separate"/>
            </w:r>
            <w:r w:rsidR="0093112F" w:rsidRPr="00EF1510">
              <w:rPr>
                <w:rStyle w:val="Hipervnculo"/>
                <w:noProof/>
              </w:rPr>
              <w:t>4.7 Diagramas de secuencia</w:t>
            </w:r>
            <w:r w:rsidR="0093112F">
              <w:rPr>
                <w:noProof/>
                <w:webHidden/>
              </w:rPr>
              <w:tab/>
            </w:r>
            <w:r w:rsidR="0093112F">
              <w:rPr>
                <w:noProof/>
                <w:webHidden/>
              </w:rPr>
              <w:fldChar w:fldCharType="begin"/>
            </w:r>
            <w:r w:rsidR="0093112F">
              <w:rPr>
                <w:noProof/>
                <w:webHidden/>
              </w:rPr>
              <w:instrText xml:space="preserve"> PAGEREF _Toc207317107 \h </w:instrText>
            </w:r>
            <w:r w:rsidR="0093112F">
              <w:rPr>
                <w:noProof/>
                <w:webHidden/>
              </w:rPr>
            </w:r>
            <w:r w:rsidR="0093112F">
              <w:rPr>
                <w:noProof/>
                <w:webHidden/>
              </w:rPr>
              <w:fldChar w:fldCharType="separate"/>
            </w:r>
            <w:r w:rsidR="0093112F">
              <w:rPr>
                <w:noProof/>
                <w:webHidden/>
              </w:rPr>
              <w:t>59</w:t>
            </w:r>
            <w:r w:rsidR="0093112F">
              <w:rPr>
                <w:noProof/>
                <w:webHidden/>
              </w:rPr>
              <w:fldChar w:fldCharType="end"/>
            </w:r>
            <w:r>
              <w:rPr>
                <w:noProof/>
              </w:rPr>
              <w:fldChar w:fldCharType="end"/>
            </w:r>
          </w:ins>
        </w:p>
        <w:p w14:paraId="0E76ABA8" w14:textId="5EE65D43" w:rsidR="0093112F" w:rsidRDefault="0056181D" w:rsidP="00A47858">
          <w:pPr>
            <w:pStyle w:val="TDC1"/>
            <w:rPr>
              <w:ins w:id="405" w:author="Redondo García Francisco Javier" w:date="2025-09-02T09:44:00Z"/>
              <w:rFonts w:eastAsiaTheme="minorEastAsia"/>
              <w:noProof/>
              <w:lang w:eastAsia="es-ES"/>
            </w:rPr>
          </w:pPr>
          <w:ins w:id="406" w:author="Redondo García Francisco Javier" w:date="2025-09-02T09:44:00Z">
            <w:r>
              <w:fldChar w:fldCharType="begin"/>
            </w:r>
            <w:r>
              <w:instrText xml:space="preserve"> HYPERLINK \l "_Toc207317108" </w:instrText>
            </w:r>
            <w:r>
              <w:fldChar w:fldCharType="separate"/>
            </w:r>
            <w:r w:rsidR="0093112F" w:rsidRPr="00EF1510">
              <w:rPr>
                <w:rStyle w:val="Hipervnculo"/>
                <w:noProof/>
              </w:rPr>
              <w:t>5.</w:t>
            </w:r>
            <w:r w:rsidR="0093112F">
              <w:rPr>
                <w:rFonts w:eastAsiaTheme="minorEastAsia"/>
                <w:noProof/>
                <w:lang w:eastAsia="es-ES"/>
              </w:rPr>
              <w:tab/>
            </w:r>
            <w:r w:rsidR="0093112F" w:rsidRPr="00EF1510">
              <w:rPr>
                <w:rStyle w:val="Hipervnculo"/>
                <w:noProof/>
              </w:rPr>
              <w:t>Desarrollo e implementación</w:t>
            </w:r>
            <w:r w:rsidR="0093112F">
              <w:rPr>
                <w:noProof/>
                <w:webHidden/>
              </w:rPr>
              <w:tab/>
            </w:r>
            <w:r w:rsidR="0093112F">
              <w:rPr>
                <w:noProof/>
                <w:webHidden/>
              </w:rPr>
              <w:fldChar w:fldCharType="begin"/>
            </w:r>
            <w:r w:rsidR="0093112F">
              <w:rPr>
                <w:noProof/>
                <w:webHidden/>
              </w:rPr>
              <w:instrText xml:space="preserve"> PAGEREF _Toc207317108 \h </w:instrText>
            </w:r>
            <w:r w:rsidR="0093112F">
              <w:rPr>
                <w:noProof/>
                <w:webHidden/>
              </w:rPr>
            </w:r>
            <w:r w:rsidR="0093112F">
              <w:rPr>
                <w:noProof/>
                <w:webHidden/>
              </w:rPr>
              <w:fldChar w:fldCharType="separate"/>
            </w:r>
            <w:r w:rsidR="0093112F">
              <w:rPr>
                <w:noProof/>
                <w:webHidden/>
              </w:rPr>
              <w:t>63</w:t>
            </w:r>
            <w:r w:rsidR="0093112F">
              <w:rPr>
                <w:noProof/>
                <w:webHidden/>
              </w:rPr>
              <w:fldChar w:fldCharType="end"/>
            </w:r>
            <w:r>
              <w:rPr>
                <w:noProof/>
              </w:rPr>
              <w:fldChar w:fldCharType="end"/>
            </w:r>
          </w:ins>
        </w:p>
        <w:p w14:paraId="79A4171B" w14:textId="731FB5DC" w:rsidR="0093112F" w:rsidRDefault="0056181D">
          <w:pPr>
            <w:pStyle w:val="TDC2"/>
            <w:tabs>
              <w:tab w:val="right" w:leader="dot" w:pos="8494"/>
            </w:tabs>
            <w:rPr>
              <w:ins w:id="407" w:author="Redondo García Francisco Javier" w:date="2025-09-02T09:44:00Z"/>
              <w:rFonts w:eastAsiaTheme="minorEastAsia"/>
              <w:noProof/>
              <w:lang w:eastAsia="es-ES"/>
            </w:rPr>
          </w:pPr>
          <w:ins w:id="408" w:author="Redondo García Francisco Javier" w:date="2025-09-02T09:44:00Z">
            <w:r>
              <w:fldChar w:fldCharType="begin"/>
            </w:r>
            <w:r>
              <w:instrText xml:space="preserve"> HYPERLINK \l "_Toc207317109" </w:instrText>
            </w:r>
            <w:r>
              <w:fldChar w:fldCharType="separate"/>
            </w:r>
            <w:r w:rsidR="0093112F" w:rsidRPr="00EF1510">
              <w:rPr>
                <w:rStyle w:val="Hipervnculo"/>
                <w:noProof/>
              </w:rPr>
              <w:t>5.1. Antecedentes</w:t>
            </w:r>
            <w:r w:rsidR="0093112F">
              <w:rPr>
                <w:noProof/>
                <w:webHidden/>
              </w:rPr>
              <w:tab/>
            </w:r>
            <w:r w:rsidR="0093112F">
              <w:rPr>
                <w:noProof/>
                <w:webHidden/>
              </w:rPr>
              <w:fldChar w:fldCharType="begin"/>
            </w:r>
            <w:r w:rsidR="0093112F">
              <w:rPr>
                <w:noProof/>
                <w:webHidden/>
              </w:rPr>
              <w:instrText xml:space="preserve"> PAGEREF _Toc207317109 \h </w:instrText>
            </w:r>
            <w:r w:rsidR="0093112F">
              <w:rPr>
                <w:noProof/>
                <w:webHidden/>
              </w:rPr>
            </w:r>
            <w:r w:rsidR="0093112F">
              <w:rPr>
                <w:noProof/>
                <w:webHidden/>
              </w:rPr>
              <w:fldChar w:fldCharType="separate"/>
            </w:r>
            <w:r w:rsidR="0093112F">
              <w:rPr>
                <w:noProof/>
                <w:webHidden/>
              </w:rPr>
              <w:t>64</w:t>
            </w:r>
            <w:r w:rsidR="0093112F">
              <w:rPr>
                <w:noProof/>
                <w:webHidden/>
              </w:rPr>
              <w:fldChar w:fldCharType="end"/>
            </w:r>
            <w:r>
              <w:rPr>
                <w:noProof/>
              </w:rPr>
              <w:fldChar w:fldCharType="end"/>
            </w:r>
          </w:ins>
        </w:p>
        <w:p w14:paraId="2717672A" w14:textId="3EAF0AE7" w:rsidR="0093112F" w:rsidRDefault="0056181D">
          <w:pPr>
            <w:pStyle w:val="TDC3"/>
            <w:tabs>
              <w:tab w:val="right" w:leader="dot" w:pos="8494"/>
            </w:tabs>
            <w:rPr>
              <w:ins w:id="409" w:author="Redondo García Francisco Javier" w:date="2025-09-02T09:44:00Z"/>
              <w:rFonts w:eastAsiaTheme="minorEastAsia"/>
              <w:noProof/>
              <w:lang w:eastAsia="es-ES"/>
            </w:rPr>
          </w:pPr>
          <w:ins w:id="410" w:author="Redondo García Francisco Javier" w:date="2025-09-02T09:44:00Z">
            <w:r>
              <w:fldChar w:fldCharType="begin"/>
            </w:r>
            <w:r>
              <w:instrText xml:space="preserve"> HYPERLINK \l "_Toc207317110" </w:instrText>
            </w:r>
            <w:r>
              <w:fldChar w:fldCharType="separate"/>
            </w:r>
            <w:r w:rsidR="0093112F" w:rsidRPr="00EF1510">
              <w:rPr>
                <w:rStyle w:val="Hipervnculo"/>
                <w:noProof/>
              </w:rPr>
              <w:t>5.1.1. Aplicación móvil (previa)</w:t>
            </w:r>
            <w:r w:rsidR="0093112F">
              <w:rPr>
                <w:noProof/>
                <w:webHidden/>
              </w:rPr>
              <w:tab/>
            </w:r>
            <w:r w:rsidR="0093112F">
              <w:rPr>
                <w:noProof/>
                <w:webHidden/>
              </w:rPr>
              <w:fldChar w:fldCharType="begin"/>
            </w:r>
            <w:r w:rsidR="0093112F">
              <w:rPr>
                <w:noProof/>
                <w:webHidden/>
              </w:rPr>
              <w:instrText xml:space="preserve"> PAGEREF _Toc207317110 \h </w:instrText>
            </w:r>
            <w:r w:rsidR="0093112F">
              <w:rPr>
                <w:noProof/>
                <w:webHidden/>
              </w:rPr>
            </w:r>
            <w:r w:rsidR="0093112F">
              <w:rPr>
                <w:noProof/>
                <w:webHidden/>
              </w:rPr>
              <w:fldChar w:fldCharType="separate"/>
            </w:r>
            <w:r w:rsidR="0093112F">
              <w:rPr>
                <w:noProof/>
                <w:webHidden/>
              </w:rPr>
              <w:t>64</w:t>
            </w:r>
            <w:r w:rsidR="0093112F">
              <w:rPr>
                <w:noProof/>
                <w:webHidden/>
              </w:rPr>
              <w:fldChar w:fldCharType="end"/>
            </w:r>
            <w:r>
              <w:rPr>
                <w:noProof/>
              </w:rPr>
              <w:fldChar w:fldCharType="end"/>
            </w:r>
          </w:ins>
        </w:p>
        <w:p w14:paraId="47DD6F94" w14:textId="1B354C80" w:rsidR="0093112F" w:rsidRDefault="0056181D">
          <w:pPr>
            <w:pStyle w:val="TDC3"/>
            <w:tabs>
              <w:tab w:val="right" w:leader="dot" w:pos="8494"/>
            </w:tabs>
            <w:rPr>
              <w:ins w:id="411" w:author="Redondo García Francisco Javier" w:date="2025-09-02T09:44:00Z"/>
              <w:rFonts w:eastAsiaTheme="minorEastAsia"/>
              <w:noProof/>
              <w:lang w:eastAsia="es-ES"/>
            </w:rPr>
          </w:pPr>
          <w:ins w:id="412" w:author="Redondo García Francisco Javier" w:date="2025-09-02T09:44:00Z">
            <w:r>
              <w:fldChar w:fldCharType="begin"/>
            </w:r>
            <w:r>
              <w:instrText xml:space="preserve"> HYPERLINK \l "_Toc207317111" </w:instrText>
            </w:r>
            <w:r>
              <w:fldChar w:fldCharType="separate"/>
            </w:r>
            <w:r w:rsidR="0093112F" w:rsidRPr="00EF1510">
              <w:rPr>
                <w:rStyle w:val="Hipervnculo"/>
                <w:noProof/>
              </w:rPr>
              <w:t>5.1.2. Base de datos (previa)</w:t>
            </w:r>
            <w:r w:rsidR="0093112F">
              <w:rPr>
                <w:noProof/>
                <w:webHidden/>
              </w:rPr>
              <w:tab/>
            </w:r>
            <w:r w:rsidR="0093112F">
              <w:rPr>
                <w:noProof/>
                <w:webHidden/>
              </w:rPr>
              <w:fldChar w:fldCharType="begin"/>
            </w:r>
            <w:r w:rsidR="0093112F">
              <w:rPr>
                <w:noProof/>
                <w:webHidden/>
              </w:rPr>
              <w:instrText xml:space="preserve"> PAGEREF _Toc207317111 \h </w:instrText>
            </w:r>
            <w:r w:rsidR="0093112F">
              <w:rPr>
                <w:noProof/>
                <w:webHidden/>
              </w:rPr>
            </w:r>
            <w:r w:rsidR="0093112F">
              <w:rPr>
                <w:noProof/>
                <w:webHidden/>
              </w:rPr>
              <w:fldChar w:fldCharType="separate"/>
            </w:r>
            <w:r w:rsidR="0093112F">
              <w:rPr>
                <w:noProof/>
                <w:webHidden/>
              </w:rPr>
              <w:t>64</w:t>
            </w:r>
            <w:r w:rsidR="0093112F">
              <w:rPr>
                <w:noProof/>
                <w:webHidden/>
              </w:rPr>
              <w:fldChar w:fldCharType="end"/>
            </w:r>
            <w:r>
              <w:rPr>
                <w:noProof/>
              </w:rPr>
              <w:fldChar w:fldCharType="end"/>
            </w:r>
          </w:ins>
        </w:p>
        <w:p w14:paraId="150E58E2" w14:textId="2F8F654D" w:rsidR="0093112F" w:rsidRDefault="0056181D">
          <w:pPr>
            <w:pStyle w:val="TDC3"/>
            <w:tabs>
              <w:tab w:val="right" w:leader="dot" w:pos="8494"/>
            </w:tabs>
            <w:rPr>
              <w:ins w:id="413" w:author="Redondo García Francisco Javier" w:date="2025-09-02T09:44:00Z"/>
              <w:rFonts w:eastAsiaTheme="minorEastAsia"/>
              <w:noProof/>
              <w:lang w:eastAsia="es-ES"/>
            </w:rPr>
          </w:pPr>
          <w:ins w:id="414" w:author="Redondo García Francisco Javier" w:date="2025-09-02T09:44:00Z">
            <w:r>
              <w:fldChar w:fldCharType="begin"/>
            </w:r>
            <w:r>
              <w:instrText xml:space="preserve"> HYPERLINK \l "_Toc207317112" </w:instrText>
            </w:r>
            <w:r>
              <w:fldChar w:fldCharType="separate"/>
            </w:r>
            <w:r w:rsidR="0093112F" w:rsidRPr="00EF1510">
              <w:rPr>
                <w:rStyle w:val="Hipervnculo"/>
                <w:noProof/>
              </w:rPr>
              <w:t>5.1.3. Página Web (previa)</w:t>
            </w:r>
            <w:r w:rsidR="0093112F">
              <w:rPr>
                <w:noProof/>
                <w:webHidden/>
              </w:rPr>
              <w:tab/>
            </w:r>
            <w:r w:rsidR="0093112F">
              <w:rPr>
                <w:noProof/>
                <w:webHidden/>
              </w:rPr>
              <w:fldChar w:fldCharType="begin"/>
            </w:r>
            <w:r w:rsidR="0093112F">
              <w:rPr>
                <w:noProof/>
                <w:webHidden/>
              </w:rPr>
              <w:instrText xml:space="preserve"> PAGEREF _Toc207317112 \h </w:instrText>
            </w:r>
            <w:r w:rsidR="0093112F">
              <w:rPr>
                <w:noProof/>
                <w:webHidden/>
              </w:rPr>
            </w:r>
            <w:r w:rsidR="0093112F">
              <w:rPr>
                <w:noProof/>
                <w:webHidden/>
              </w:rPr>
              <w:fldChar w:fldCharType="separate"/>
            </w:r>
            <w:r w:rsidR="0093112F">
              <w:rPr>
                <w:noProof/>
                <w:webHidden/>
              </w:rPr>
              <w:t>64</w:t>
            </w:r>
            <w:r w:rsidR="0093112F">
              <w:rPr>
                <w:noProof/>
                <w:webHidden/>
              </w:rPr>
              <w:fldChar w:fldCharType="end"/>
            </w:r>
            <w:r>
              <w:rPr>
                <w:noProof/>
              </w:rPr>
              <w:fldChar w:fldCharType="end"/>
            </w:r>
          </w:ins>
        </w:p>
        <w:p w14:paraId="6274A0F4" w14:textId="29B8309E" w:rsidR="0093112F" w:rsidRDefault="0056181D">
          <w:pPr>
            <w:pStyle w:val="TDC2"/>
            <w:tabs>
              <w:tab w:val="right" w:leader="dot" w:pos="8494"/>
            </w:tabs>
            <w:rPr>
              <w:ins w:id="415" w:author="Redondo García Francisco Javier" w:date="2025-09-02T09:44:00Z"/>
              <w:rFonts w:eastAsiaTheme="minorEastAsia"/>
              <w:noProof/>
              <w:lang w:eastAsia="es-ES"/>
            </w:rPr>
          </w:pPr>
          <w:ins w:id="416" w:author="Redondo García Francisco Javier" w:date="2025-09-02T09:44:00Z">
            <w:r>
              <w:fldChar w:fldCharType="begin"/>
            </w:r>
            <w:r>
              <w:instrText xml:space="preserve"> HYPERLINK \l "_Toc207317113" </w:instrText>
            </w:r>
            <w:r>
              <w:fldChar w:fldCharType="separate"/>
            </w:r>
            <w:r w:rsidR="0093112F" w:rsidRPr="00EF1510">
              <w:rPr>
                <w:rStyle w:val="Hipervnculo"/>
                <w:noProof/>
              </w:rPr>
              <w:t>5.2. Base de datos</w:t>
            </w:r>
            <w:r w:rsidR="0093112F">
              <w:rPr>
                <w:noProof/>
                <w:webHidden/>
              </w:rPr>
              <w:tab/>
            </w:r>
            <w:r w:rsidR="0093112F">
              <w:rPr>
                <w:noProof/>
                <w:webHidden/>
              </w:rPr>
              <w:fldChar w:fldCharType="begin"/>
            </w:r>
            <w:r w:rsidR="0093112F">
              <w:rPr>
                <w:noProof/>
                <w:webHidden/>
              </w:rPr>
              <w:instrText xml:space="preserve"> PAGEREF _Toc207317113 \h </w:instrText>
            </w:r>
            <w:r w:rsidR="0093112F">
              <w:rPr>
                <w:noProof/>
                <w:webHidden/>
              </w:rPr>
            </w:r>
            <w:r w:rsidR="0093112F">
              <w:rPr>
                <w:noProof/>
                <w:webHidden/>
              </w:rPr>
              <w:fldChar w:fldCharType="separate"/>
            </w:r>
            <w:r w:rsidR="0093112F">
              <w:rPr>
                <w:noProof/>
                <w:webHidden/>
              </w:rPr>
              <w:t>65</w:t>
            </w:r>
            <w:r w:rsidR="0093112F">
              <w:rPr>
                <w:noProof/>
                <w:webHidden/>
              </w:rPr>
              <w:fldChar w:fldCharType="end"/>
            </w:r>
            <w:r>
              <w:rPr>
                <w:noProof/>
              </w:rPr>
              <w:fldChar w:fldCharType="end"/>
            </w:r>
          </w:ins>
        </w:p>
        <w:p w14:paraId="2F4F9C17" w14:textId="2AEF06C4" w:rsidR="0093112F" w:rsidRDefault="0056181D">
          <w:pPr>
            <w:pStyle w:val="TDC3"/>
            <w:tabs>
              <w:tab w:val="right" w:leader="dot" w:pos="8494"/>
            </w:tabs>
            <w:rPr>
              <w:ins w:id="417" w:author="Redondo García Francisco Javier" w:date="2025-09-02T09:44:00Z"/>
              <w:rFonts w:eastAsiaTheme="minorEastAsia"/>
              <w:noProof/>
              <w:lang w:eastAsia="es-ES"/>
            </w:rPr>
          </w:pPr>
          <w:ins w:id="418" w:author="Redondo García Francisco Javier" w:date="2025-09-02T09:44:00Z">
            <w:r>
              <w:fldChar w:fldCharType="begin"/>
            </w:r>
            <w:r>
              <w:instrText xml:space="preserve"> HYPERLINK \l "_Toc207317114" </w:instrText>
            </w:r>
            <w:r>
              <w:fldChar w:fldCharType="separate"/>
            </w:r>
            <w:r w:rsidR="0093112F" w:rsidRPr="00EF1510">
              <w:rPr>
                <w:rStyle w:val="Hipervnculo"/>
                <w:noProof/>
              </w:rPr>
              <w:t>5.2.1. Estructura general de la base de datos</w:t>
            </w:r>
            <w:r w:rsidR="0093112F">
              <w:rPr>
                <w:noProof/>
                <w:webHidden/>
              </w:rPr>
              <w:tab/>
            </w:r>
            <w:r w:rsidR="0093112F">
              <w:rPr>
                <w:noProof/>
                <w:webHidden/>
              </w:rPr>
              <w:fldChar w:fldCharType="begin"/>
            </w:r>
            <w:r w:rsidR="0093112F">
              <w:rPr>
                <w:noProof/>
                <w:webHidden/>
              </w:rPr>
              <w:instrText xml:space="preserve"> PAGEREF _Toc207317114 \h </w:instrText>
            </w:r>
            <w:r w:rsidR="0093112F">
              <w:rPr>
                <w:noProof/>
                <w:webHidden/>
              </w:rPr>
            </w:r>
            <w:r w:rsidR="0093112F">
              <w:rPr>
                <w:noProof/>
                <w:webHidden/>
              </w:rPr>
              <w:fldChar w:fldCharType="separate"/>
            </w:r>
            <w:r w:rsidR="0093112F">
              <w:rPr>
                <w:noProof/>
                <w:webHidden/>
              </w:rPr>
              <w:t>65</w:t>
            </w:r>
            <w:r w:rsidR="0093112F">
              <w:rPr>
                <w:noProof/>
                <w:webHidden/>
              </w:rPr>
              <w:fldChar w:fldCharType="end"/>
            </w:r>
            <w:r>
              <w:rPr>
                <w:noProof/>
              </w:rPr>
              <w:fldChar w:fldCharType="end"/>
            </w:r>
          </w:ins>
        </w:p>
        <w:p w14:paraId="1C23E3F7" w14:textId="265637AD" w:rsidR="0093112F" w:rsidRDefault="0056181D">
          <w:pPr>
            <w:pStyle w:val="TDC4"/>
            <w:tabs>
              <w:tab w:val="right" w:leader="dot" w:pos="8494"/>
            </w:tabs>
            <w:rPr>
              <w:ins w:id="419" w:author="Redondo García Francisco Javier" w:date="2025-09-02T09:44:00Z"/>
              <w:noProof/>
            </w:rPr>
          </w:pPr>
          <w:ins w:id="420" w:author="Redondo García Francisco Javier" w:date="2025-09-02T09:44:00Z">
            <w:r>
              <w:fldChar w:fldCharType="begin"/>
            </w:r>
            <w:r>
              <w:instrText xml:space="preserve"> HYPERLINK \l "_Toc207317115" </w:instrText>
            </w:r>
            <w:r>
              <w:fldChar w:fldCharType="separate"/>
            </w:r>
            <w:r w:rsidR="0093112F" w:rsidRPr="00EF1510">
              <w:rPr>
                <w:rStyle w:val="Hipervnculo"/>
                <w:noProof/>
              </w:rPr>
              <w:t>5.2.1.1. Pacientes y pruebas</w:t>
            </w:r>
            <w:r w:rsidR="0093112F">
              <w:rPr>
                <w:noProof/>
                <w:webHidden/>
              </w:rPr>
              <w:tab/>
            </w:r>
            <w:r w:rsidR="0093112F">
              <w:rPr>
                <w:noProof/>
                <w:webHidden/>
              </w:rPr>
              <w:fldChar w:fldCharType="begin"/>
            </w:r>
            <w:r w:rsidR="0093112F">
              <w:rPr>
                <w:noProof/>
                <w:webHidden/>
              </w:rPr>
              <w:instrText xml:space="preserve"> PAGEREF _Toc207317115 \h </w:instrText>
            </w:r>
            <w:r w:rsidR="0093112F">
              <w:rPr>
                <w:noProof/>
                <w:webHidden/>
              </w:rPr>
            </w:r>
            <w:r w:rsidR="0093112F">
              <w:rPr>
                <w:noProof/>
                <w:webHidden/>
              </w:rPr>
              <w:fldChar w:fldCharType="separate"/>
            </w:r>
            <w:r w:rsidR="0093112F">
              <w:rPr>
                <w:noProof/>
                <w:webHidden/>
              </w:rPr>
              <w:t>65</w:t>
            </w:r>
            <w:r w:rsidR="0093112F">
              <w:rPr>
                <w:noProof/>
                <w:webHidden/>
              </w:rPr>
              <w:fldChar w:fldCharType="end"/>
            </w:r>
            <w:r>
              <w:rPr>
                <w:noProof/>
              </w:rPr>
              <w:fldChar w:fldCharType="end"/>
            </w:r>
          </w:ins>
        </w:p>
        <w:p w14:paraId="27ED4AC1" w14:textId="5DF281B4" w:rsidR="0093112F" w:rsidRDefault="0056181D">
          <w:pPr>
            <w:pStyle w:val="TDC4"/>
            <w:tabs>
              <w:tab w:val="right" w:leader="dot" w:pos="8494"/>
            </w:tabs>
            <w:rPr>
              <w:ins w:id="421" w:author="Redondo García Francisco Javier" w:date="2025-09-02T09:44:00Z"/>
              <w:noProof/>
            </w:rPr>
          </w:pPr>
          <w:ins w:id="422" w:author="Redondo García Francisco Javier" w:date="2025-09-02T09:44:00Z">
            <w:r>
              <w:fldChar w:fldCharType="begin"/>
            </w:r>
            <w:r>
              <w:instrText xml:space="preserve"> HYPERLINK \l "_Toc207317116" </w:instrText>
            </w:r>
            <w:r>
              <w:fldChar w:fldCharType="separate"/>
            </w:r>
            <w:r w:rsidR="0093112F" w:rsidRPr="00EF1510">
              <w:rPr>
                <w:rStyle w:val="Hipervnculo"/>
                <w:noProof/>
              </w:rPr>
              <w:t>5.2.1.2. Facultativos y administradores</w:t>
            </w:r>
            <w:r w:rsidR="0093112F">
              <w:rPr>
                <w:noProof/>
                <w:webHidden/>
              </w:rPr>
              <w:tab/>
            </w:r>
            <w:r w:rsidR="0093112F">
              <w:rPr>
                <w:noProof/>
                <w:webHidden/>
              </w:rPr>
              <w:fldChar w:fldCharType="begin"/>
            </w:r>
            <w:r w:rsidR="0093112F">
              <w:rPr>
                <w:noProof/>
                <w:webHidden/>
              </w:rPr>
              <w:instrText xml:space="preserve"> PAGEREF _Toc207317116 \h </w:instrText>
            </w:r>
            <w:r w:rsidR="0093112F">
              <w:rPr>
                <w:noProof/>
                <w:webHidden/>
              </w:rPr>
            </w:r>
            <w:r w:rsidR="0093112F">
              <w:rPr>
                <w:noProof/>
                <w:webHidden/>
              </w:rPr>
              <w:fldChar w:fldCharType="separate"/>
            </w:r>
            <w:r w:rsidR="0093112F">
              <w:rPr>
                <w:noProof/>
                <w:webHidden/>
              </w:rPr>
              <w:t>66</w:t>
            </w:r>
            <w:r w:rsidR="0093112F">
              <w:rPr>
                <w:noProof/>
                <w:webHidden/>
              </w:rPr>
              <w:fldChar w:fldCharType="end"/>
            </w:r>
            <w:r>
              <w:rPr>
                <w:noProof/>
              </w:rPr>
              <w:fldChar w:fldCharType="end"/>
            </w:r>
          </w:ins>
        </w:p>
        <w:p w14:paraId="5559A7A7" w14:textId="67334EDF" w:rsidR="0093112F" w:rsidRDefault="0056181D">
          <w:pPr>
            <w:pStyle w:val="TDC3"/>
            <w:tabs>
              <w:tab w:val="right" w:leader="dot" w:pos="8494"/>
            </w:tabs>
            <w:rPr>
              <w:ins w:id="423" w:author="Redondo García Francisco Javier" w:date="2025-09-02T09:44:00Z"/>
              <w:rFonts w:eastAsiaTheme="minorEastAsia"/>
              <w:noProof/>
              <w:lang w:eastAsia="es-ES"/>
            </w:rPr>
          </w:pPr>
          <w:ins w:id="424" w:author="Redondo García Francisco Javier" w:date="2025-09-02T09:44:00Z">
            <w:r>
              <w:fldChar w:fldCharType="begin"/>
            </w:r>
            <w:r>
              <w:instrText xml:space="preserve"> HYPERLINK \l "_Toc207317117" </w:instrText>
            </w:r>
            <w:r>
              <w:fldChar w:fldCharType="separate"/>
            </w:r>
            <w:r w:rsidR="0093112F" w:rsidRPr="00EF1510">
              <w:rPr>
                <w:rStyle w:val="Hipervnculo"/>
                <w:noProof/>
              </w:rPr>
              <w:t>5.2.2. Generación automática de identificadores</w:t>
            </w:r>
            <w:r w:rsidR="0093112F">
              <w:rPr>
                <w:noProof/>
                <w:webHidden/>
              </w:rPr>
              <w:tab/>
            </w:r>
            <w:r w:rsidR="0093112F">
              <w:rPr>
                <w:noProof/>
                <w:webHidden/>
              </w:rPr>
              <w:fldChar w:fldCharType="begin"/>
            </w:r>
            <w:r w:rsidR="0093112F">
              <w:rPr>
                <w:noProof/>
                <w:webHidden/>
              </w:rPr>
              <w:instrText xml:space="preserve"> PAGEREF _Toc207317117 \h </w:instrText>
            </w:r>
            <w:r w:rsidR="0093112F">
              <w:rPr>
                <w:noProof/>
                <w:webHidden/>
              </w:rPr>
            </w:r>
            <w:r w:rsidR="0093112F">
              <w:rPr>
                <w:noProof/>
                <w:webHidden/>
              </w:rPr>
              <w:fldChar w:fldCharType="separate"/>
            </w:r>
            <w:r w:rsidR="0093112F">
              <w:rPr>
                <w:noProof/>
                <w:webHidden/>
              </w:rPr>
              <w:t>67</w:t>
            </w:r>
            <w:r w:rsidR="0093112F">
              <w:rPr>
                <w:noProof/>
                <w:webHidden/>
              </w:rPr>
              <w:fldChar w:fldCharType="end"/>
            </w:r>
            <w:r>
              <w:rPr>
                <w:noProof/>
              </w:rPr>
              <w:fldChar w:fldCharType="end"/>
            </w:r>
          </w:ins>
        </w:p>
        <w:p w14:paraId="6B818DD4" w14:textId="69B18D9D" w:rsidR="0093112F" w:rsidRDefault="0056181D">
          <w:pPr>
            <w:pStyle w:val="TDC3"/>
            <w:tabs>
              <w:tab w:val="right" w:leader="dot" w:pos="8494"/>
            </w:tabs>
            <w:rPr>
              <w:ins w:id="425" w:author="Redondo García Francisco Javier" w:date="2025-09-02T09:44:00Z"/>
              <w:rFonts w:eastAsiaTheme="minorEastAsia"/>
              <w:noProof/>
              <w:lang w:eastAsia="es-ES"/>
            </w:rPr>
          </w:pPr>
          <w:ins w:id="426" w:author="Redondo García Francisco Javier" w:date="2025-09-02T09:44:00Z">
            <w:r>
              <w:fldChar w:fldCharType="begin"/>
            </w:r>
            <w:r>
              <w:instrText xml:space="preserve"> HYPERLINK \l "_Toc207317118" </w:instrText>
            </w:r>
            <w:r>
              <w:fldChar w:fldCharType="separate"/>
            </w:r>
            <w:r w:rsidR="0093112F" w:rsidRPr="00EF1510">
              <w:rPr>
                <w:rStyle w:val="Hipervnculo"/>
                <w:noProof/>
              </w:rPr>
              <w:t>5.2.3. Integración en la aplicación con la base de datos</w:t>
            </w:r>
            <w:r w:rsidR="0093112F">
              <w:rPr>
                <w:noProof/>
                <w:webHidden/>
              </w:rPr>
              <w:tab/>
            </w:r>
            <w:r w:rsidR="0093112F">
              <w:rPr>
                <w:noProof/>
                <w:webHidden/>
              </w:rPr>
              <w:fldChar w:fldCharType="begin"/>
            </w:r>
            <w:r w:rsidR="0093112F">
              <w:rPr>
                <w:noProof/>
                <w:webHidden/>
              </w:rPr>
              <w:instrText xml:space="preserve"> PAGEREF _Toc207317118 \h </w:instrText>
            </w:r>
            <w:r w:rsidR="0093112F">
              <w:rPr>
                <w:noProof/>
                <w:webHidden/>
              </w:rPr>
            </w:r>
            <w:r w:rsidR="0093112F">
              <w:rPr>
                <w:noProof/>
                <w:webHidden/>
              </w:rPr>
              <w:fldChar w:fldCharType="separate"/>
            </w:r>
            <w:r w:rsidR="0093112F">
              <w:rPr>
                <w:noProof/>
                <w:webHidden/>
              </w:rPr>
              <w:t>67</w:t>
            </w:r>
            <w:r w:rsidR="0093112F">
              <w:rPr>
                <w:noProof/>
                <w:webHidden/>
              </w:rPr>
              <w:fldChar w:fldCharType="end"/>
            </w:r>
            <w:r>
              <w:rPr>
                <w:noProof/>
              </w:rPr>
              <w:fldChar w:fldCharType="end"/>
            </w:r>
          </w:ins>
        </w:p>
        <w:p w14:paraId="642AE7E3" w14:textId="1561178A" w:rsidR="0093112F" w:rsidRDefault="0056181D">
          <w:pPr>
            <w:pStyle w:val="TDC2"/>
            <w:tabs>
              <w:tab w:val="right" w:leader="dot" w:pos="8494"/>
            </w:tabs>
            <w:rPr>
              <w:ins w:id="427" w:author="Redondo García Francisco Javier" w:date="2025-09-02T09:44:00Z"/>
              <w:rFonts w:eastAsiaTheme="minorEastAsia"/>
              <w:noProof/>
              <w:lang w:eastAsia="es-ES"/>
            </w:rPr>
          </w:pPr>
          <w:ins w:id="428" w:author="Redondo García Francisco Javier" w:date="2025-09-02T09:44:00Z">
            <w:r>
              <w:fldChar w:fldCharType="begin"/>
            </w:r>
            <w:r>
              <w:instrText xml:space="preserve"> HYPERLINK \l "_Toc207317119" </w:instrText>
            </w:r>
            <w:r>
              <w:fldChar w:fldCharType="separate"/>
            </w:r>
            <w:r w:rsidR="0093112F" w:rsidRPr="00EF1510">
              <w:rPr>
                <w:rStyle w:val="Hipervnculo"/>
                <w:noProof/>
              </w:rPr>
              <w:t>5.3. Android</w:t>
            </w:r>
            <w:r w:rsidR="0093112F">
              <w:rPr>
                <w:noProof/>
                <w:webHidden/>
              </w:rPr>
              <w:tab/>
            </w:r>
            <w:r w:rsidR="0093112F">
              <w:rPr>
                <w:noProof/>
                <w:webHidden/>
              </w:rPr>
              <w:fldChar w:fldCharType="begin"/>
            </w:r>
            <w:r w:rsidR="0093112F">
              <w:rPr>
                <w:noProof/>
                <w:webHidden/>
              </w:rPr>
              <w:instrText xml:space="preserve"> PAGEREF _Toc207317119 \h </w:instrText>
            </w:r>
            <w:r w:rsidR="0093112F">
              <w:rPr>
                <w:noProof/>
                <w:webHidden/>
              </w:rPr>
            </w:r>
            <w:r w:rsidR="0093112F">
              <w:rPr>
                <w:noProof/>
                <w:webHidden/>
              </w:rPr>
              <w:fldChar w:fldCharType="separate"/>
            </w:r>
            <w:r w:rsidR="0093112F">
              <w:rPr>
                <w:noProof/>
                <w:webHidden/>
              </w:rPr>
              <w:t>68</w:t>
            </w:r>
            <w:r w:rsidR="0093112F">
              <w:rPr>
                <w:noProof/>
                <w:webHidden/>
              </w:rPr>
              <w:fldChar w:fldCharType="end"/>
            </w:r>
            <w:r>
              <w:rPr>
                <w:noProof/>
              </w:rPr>
              <w:fldChar w:fldCharType="end"/>
            </w:r>
          </w:ins>
        </w:p>
        <w:p w14:paraId="5D0EE2A1" w14:textId="4E6D64CA" w:rsidR="0093112F" w:rsidRDefault="0056181D">
          <w:pPr>
            <w:pStyle w:val="TDC3"/>
            <w:tabs>
              <w:tab w:val="right" w:leader="dot" w:pos="8494"/>
            </w:tabs>
            <w:rPr>
              <w:ins w:id="429" w:author="Redondo García Francisco Javier" w:date="2025-09-02T09:44:00Z"/>
              <w:rFonts w:eastAsiaTheme="minorEastAsia"/>
              <w:noProof/>
              <w:lang w:eastAsia="es-ES"/>
            </w:rPr>
          </w:pPr>
          <w:ins w:id="430" w:author="Redondo García Francisco Javier" w:date="2025-09-02T09:44:00Z">
            <w:r>
              <w:fldChar w:fldCharType="begin"/>
            </w:r>
            <w:r>
              <w:instrText xml:space="preserve"> HYPERLINK \l "_Toc207317120" </w:instrText>
            </w:r>
            <w:r>
              <w:fldChar w:fldCharType="separate"/>
            </w:r>
            <w:r w:rsidR="0093112F" w:rsidRPr="00EF1510">
              <w:rPr>
                <w:rStyle w:val="Hipervnculo"/>
                <w:noProof/>
              </w:rPr>
              <w:t>5.3.1. Estructura general</w:t>
            </w:r>
            <w:r w:rsidR="0093112F">
              <w:rPr>
                <w:noProof/>
                <w:webHidden/>
              </w:rPr>
              <w:tab/>
            </w:r>
            <w:r w:rsidR="0093112F">
              <w:rPr>
                <w:noProof/>
                <w:webHidden/>
              </w:rPr>
              <w:fldChar w:fldCharType="begin"/>
            </w:r>
            <w:r w:rsidR="0093112F">
              <w:rPr>
                <w:noProof/>
                <w:webHidden/>
              </w:rPr>
              <w:instrText xml:space="preserve"> PAGEREF _Toc207317120 \h </w:instrText>
            </w:r>
            <w:r w:rsidR="0093112F">
              <w:rPr>
                <w:noProof/>
                <w:webHidden/>
              </w:rPr>
            </w:r>
            <w:r w:rsidR="0093112F">
              <w:rPr>
                <w:noProof/>
                <w:webHidden/>
              </w:rPr>
              <w:fldChar w:fldCharType="separate"/>
            </w:r>
            <w:r w:rsidR="0093112F">
              <w:rPr>
                <w:noProof/>
                <w:webHidden/>
              </w:rPr>
              <w:t>68</w:t>
            </w:r>
            <w:r w:rsidR="0093112F">
              <w:rPr>
                <w:noProof/>
                <w:webHidden/>
              </w:rPr>
              <w:fldChar w:fldCharType="end"/>
            </w:r>
            <w:r>
              <w:rPr>
                <w:noProof/>
              </w:rPr>
              <w:fldChar w:fldCharType="end"/>
            </w:r>
          </w:ins>
        </w:p>
        <w:p w14:paraId="1F191B4C" w14:textId="793F3291" w:rsidR="0093112F" w:rsidRDefault="0056181D">
          <w:pPr>
            <w:pStyle w:val="TDC3"/>
            <w:tabs>
              <w:tab w:val="right" w:leader="dot" w:pos="8494"/>
            </w:tabs>
            <w:rPr>
              <w:ins w:id="431" w:author="Redondo García Francisco Javier" w:date="2025-09-02T09:44:00Z"/>
              <w:rFonts w:eastAsiaTheme="minorEastAsia"/>
              <w:noProof/>
              <w:lang w:eastAsia="es-ES"/>
            </w:rPr>
          </w:pPr>
          <w:ins w:id="432" w:author="Redondo García Francisco Javier" w:date="2025-09-02T09:44:00Z">
            <w:r>
              <w:fldChar w:fldCharType="begin"/>
            </w:r>
            <w:r>
              <w:instrText xml:space="preserve"> HYPERLINK \l "_Toc20731712</w:instrText>
            </w:r>
            <w:r>
              <w:instrText xml:space="preserve">1" </w:instrText>
            </w:r>
            <w:r>
              <w:fldChar w:fldCharType="separate"/>
            </w:r>
            <w:r w:rsidR="0093112F" w:rsidRPr="00EF1510">
              <w:rPr>
                <w:rStyle w:val="Hipervnculo"/>
                <w:noProof/>
              </w:rPr>
              <w:t>5.3.2 Funcionalidades</w:t>
            </w:r>
            <w:r w:rsidR="0093112F">
              <w:rPr>
                <w:noProof/>
                <w:webHidden/>
              </w:rPr>
              <w:tab/>
            </w:r>
            <w:r w:rsidR="0093112F">
              <w:rPr>
                <w:noProof/>
                <w:webHidden/>
              </w:rPr>
              <w:fldChar w:fldCharType="begin"/>
            </w:r>
            <w:r w:rsidR="0093112F">
              <w:rPr>
                <w:noProof/>
                <w:webHidden/>
              </w:rPr>
              <w:instrText xml:space="preserve"> PAGEREF _Toc207317121 \h </w:instrText>
            </w:r>
            <w:r w:rsidR="0093112F">
              <w:rPr>
                <w:noProof/>
                <w:webHidden/>
              </w:rPr>
            </w:r>
            <w:r w:rsidR="0093112F">
              <w:rPr>
                <w:noProof/>
                <w:webHidden/>
              </w:rPr>
              <w:fldChar w:fldCharType="separate"/>
            </w:r>
            <w:r w:rsidR="0093112F">
              <w:rPr>
                <w:noProof/>
                <w:webHidden/>
              </w:rPr>
              <w:t>68</w:t>
            </w:r>
            <w:r w:rsidR="0093112F">
              <w:rPr>
                <w:noProof/>
                <w:webHidden/>
              </w:rPr>
              <w:fldChar w:fldCharType="end"/>
            </w:r>
            <w:r>
              <w:rPr>
                <w:noProof/>
              </w:rPr>
              <w:fldChar w:fldCharType="end"/>
            </w:r>
          </w:ins>
        </w:p>
        <w:p w14:paraId="2139002A" w14:textId="0F37554B" w:rsidR="0093112F" w:rsidRDefault="0056181D">
          <w:pPr>
            <w:pStyle w:val="TDC4"/>
            <w:tabs>
              <w:tab w:val="right" w:leader="dot" w:pos="8494"/>
            </w:tabs>
            <w:rPr>
              <w:ins w:id="433" w:author="Redondo García Francisco Javier" w:date="2025-09-02T09:44:00Z"/>
              <w:noProof/>
            </w:rPr>
          </w:pPr>
          <w:ins w:id="434" w:author="Redondo García Francisco Javier" w:date="2025-09-02T09:44:00Z">
            <w:r>
              <w:fldChar w:fldCharType="begin"/>
            </w:r>
            <w:r>
              <w:instrText xml:space="preserve"> HYPERLINK \l "_Toc207317122" </w:instrText>
            </w:r>
            <w:r>
              <w:fldChar w:fldCharType="separate"/>
            </w:r>
            <w:r w:rsidR="0093112F" w:rsidRPr="00EF1510">
              <w:rPr>
                <w:rStyle w:val="Hipervnculo"/>
                <w:noProof/>
              </w:rPr>
              <w:t>5.3.2.1. Registro de paciente</w:t>
            </w:r>
            <w:r w:rsidR="0093112F">
              <w:rPr>
                <w:noProof/>
                <w:webHidden/>
              </w:rPr>
              <w:tab/>
            </w:r>
            <w:r w:rsidR="0093112F">
              <w:rPr>
                <w:noProof/>
                <w:webHidden/>
              </w:rPr>
              <w:fldChar w:fldCharType="begin"/>
            </w:r>
            <w:r w:rsidR="0093112F">
              <w:rPr>
                <w:noProof/>
                <w:webHidden/>
              </w:rPr>
              <w:instrText xml:space="preserve"> PAGEREF _Toc207317122 \h </w:instrText>
            </w:r>
            <w:r w:rsidR="0093112F">
              <w:rPr>
                <w:noProof/>
                <w:webHidden/>
              </w:rPr>
            </w:r>
            <w:r w:rsidR="0093112F">
              <w:rPr>
                <w:noProof/>
                <w:webHidden/>
              </w:rPr>
              <w:fldChar w:fldCharType="separate"/>
            </w:r>
            <w:r w:rsidR="0093112F">
              <w:rPr>
                <w:noProof/>
                <w:webHidden/>
              </w:rPr>
              <w:t>68</w:t>
            </w:r>
            <w:r w:rsidR="0093112F">
              <w:rPr>
                <w:noProof/>
                <w:webHidden/>
              </w:rPr>
              <w:fldChar w:fldCharType="end"/>
            </w:r>
            <w:r>
              <w:rPr>
                <w:noProof/>
              </w:rPr>
              <w:fldChar w:fldCharType="end"/>
            </w:r>
          </w:ins>
        </w:p>
        <w:p w14:paraId="22C7FEA9" w14:textId="1F10A934" w:rsidR="0093112F" w:rsidRDefault="0056181D">
          <w:pPr>
            <w:pStyle w:val="TDC5"/>
            <w:tabs>
              <w:tab w:val="right" w:leader="dot" w:pos="8494"/>
            </w:tabs>
            <w:rPr>
              <w:ins w:id="435" w:author="Redondo García Francisco Javier" w:date="2025-09-02T09:44:00Z"/>
              <w:noProof/>
            </w:rPr>
          </w:pPr>
          <w:ins w:id="436" w:author="Redondo García Francisco Javier" w:date="2025-09-02T09:44:00Z">
            <w:r>
              <w:fldChar w:fldCharType="begin"/>
            </w:r>
            <w:r>
              <w:instrText xml:space="preserve"> HYPERLINK \l "_Toc207317123" </w:instrText>
            </w:r>
            <w:r>
              <w:fldChar w:fldCharType="separate"/>
            </w:r>
            <w:r w:rsidR="0093112F" w:rsidRPr="00EF1510">
              <w:rPr>
                <w:rStyle w:val="Hipervnculo"/>
                <w:noProof/>
              </w:rPr>
              <w:t>5.3.2.1.1. Captura de datos personales de paciente</w:t>
            </w:r>
            <w:r w:rsidR="0093112F">
              <w:rPr>
                <w:noProof/>
                <w:webHidden/>
              </w:rPr>
              <w:tab/>
            </w:r>
            <w:r w:rsidR="0093112F">
              <w:rPr>
                <w:noProof/>
                <w:webHidden/>
              </w:rPr>
              <w:fldChar w:fldCharType="begin"/>
            </w:r>
            <w:r w:rsidR="0093112F">
              <w:rPr>
                <w:noProof/>
                <w:webHidden/>
              </w:rPr>
              <w:instrText xml:space="preserve"> PAGEREF _Toc207317123 \h </w:instrText>
            </w:r>
            <w:r w:rsidR="0093112F">
              <w:rPr>
                <w:noProof/>
                <w:webHidden/>
              </w:rPr>
            </w:r>
            <w:r w:rsidR="0093112F">
              <w:rPr>
                <w:noProof/>
                <w:webHidden/>
              </w:rPr>
              <w:fldChar w:fldCharType="separate"/>
            </w:r>
            <w:r w:rsidR="0093112F">
              <w:rPr>
                <w:noProof/>
                <w:webHidden/>
              </w:rPr>
              <w:t>68</w:t>
            </w:r>
            <w:r w:rsidR="0093112F">
              <w:rPr>
                <w:noProof/>
                <w:webHidden/>
              </w:rPr>
              <w:fldChar w:fldCharType="end"/>
            </w:r>
            <w:r>
              <w:rPr>
                <w:noProof/>
              </w:rPr>
              <w:fldChar w:fldCharType="end"/>
            </w:r>
          </w:ins>
        </w:p>
        <w:p w14:paraId="6D816418" w14:textId="067DF5C8" w:rsidR="0093112F" w:rsidRDefault="0056181D">
          <w:pPr>
            <w:pStyle w:val="TDC5"/>
            <w:tabs>
              <w:tab w:val="right" w:leader="dot" w:pos="8494"/>
            </w:tabs>
            <w:rPr>
              <w:ins w:id="437" w:author="Redondo García Francisco Javier" w:date="2025-09-02T09:44:00Z"/>
              <w:noProof/>
            </w:rPr>
          </w:pPr>
          <w:ins w:id="438" w:author="Redondo García Francisco Javier" w:date="2025-09-02T09:44:00Z">
            <w:r>
              <w:fldChar w:fldCharType="begin"/>
            </w:r>
            <w:r>
              <w:instrText xml:space="preserve"> HYPERLINK \l "_Toc207317124" </w:instrText>
            </w:r>
            <w:r>
              <w:fldChar w:fldCharType="separate"/>
            </w:r>
            <w:r w:rsidR="0093112F" w:rsidRPr="00EF1510">
              <w:rPr>
                <w:rStyle w:val="Hipervnculo"/>
                <w:noProof/>
              </w:rPr>
              <w:t>5.3.2.1.2. Generación automática de número de historial</w:t>
            </w:r>
            <w:r w:rsidR="0093112F">
              <w:rPr>
                <w:noProof/>
                <w:webHidden/>
              </w:rPr>
              <w:tab/>
            </w:r>
            <w:r w:rsidR="0093112F">
              <w:rPr>
                <w:noProof/>
                <w:webHidden/>
              </w:rPr>
              <w:fldChar w:fldCharType="begin"/>
            </w:r>
            <w:r w:rsidR="0093112F">
              <w:rPr>
                <w:noProof/>
                <w:webHidden/>
              </w:rPr>
              <w:instrText xml:space="preserve"> PAGEREF _Toc207317124 \h </w:instrText>
            </w:r>
            <w:r w:rsidR="0093112F">
              <w:rPr>
                <w:noProof/>
                <w:webHidden/>
              </w:rPr>
            </w:r>
            <w:r w:rsidR="0093112F">
              <w:rPr>
                <w:noProof/>
                <w:webHidden/>
              </w:rPr>
              <w:fldChar w:fldCharType="separate"/>
            </w:r>
            <w:r w:rsidR="0093112F">
              <w:rPr>
                <w:noProof/>
                <w:webHidden/>
              </w:rPr>
              <w:t>69</w:t>
            </w:r>
            <w:r w:rsidR="0093112F">
              <w:rPr>
                <w:noProof/>
                <w:webHidden/>
              </w:rPr>
              <w:fldChar w:fldCharType="end"/>
            </w:r>
            <w:r>
              <w:rPr>
                <w:noProof/>
              </w:rPr>
              <w:fldChar w:fldCharType="end"/>
            </w:r>
          </w:ins>
        </w:p>
        <w:p w14:paraId="17E9F098" w14:textId="746BCBDA" w:rsidR="0093112F" w:rsidRDefault="0056181D">
          <w:pPr>
            <w:pStyle w:val="TDC5"/>
            <w:tabs>
              <w:tab w:val="right" w:leader="dot" w:pos="8494"/>
            </w:tabs>
            <w:rPr>
              <w:ins w:id="439" w:author="Redondo García Francisco Javier" w:date="2025-09-02T09:44:00Z"/>
              <w:noProof/>
            </w:rPr>
          </w:pPr>
          <w:ins w:id="440" w:author="Redondo García Francisco Javier" w:date="2025-09-02T09:44:00Z">
            <w:r>
              <w:fldChar w:fldCharType="begin"/>
            </w:r>
            <w:r>
              <w:instrText xml:space="preserve"> HY</w:instrText>
            </w:r>
            <w:r>
              <w:instrText xml:space="preserve">PERLINK \l "_Toc207317125" </w:instrText>
            </w:r>
            <w:r>
              <w:fldChar w:fldCharType="separate"/>
            </w:r>
            <w:r w:rsidR="0093112F" w:rsidRPr="00EF1510">
              <w:rPr>
                <w:rStyle w:val="Hipervnculo"/>
                <w:noProof/>
              </w:rPr>
              <w:t>5.3.2.1.3. Validación de campos</w:t>
            </w:r>
            <w:r w:rsidR="0093112F">
              <w:rPr>
                <w:noProof/>
                <w:webHidden/>
              </w:rPr>
              <w:tab/>
            </w:r>
            <w:r w:rsidR="0093112F">
              <w:rPr>
                <w:noProof/>
                <w:webHidden/>
              </w:rPr>
              <w:fldChar w:fldCharType="begin"/>
            </w:r>
            <w:r w:rsidR="0093112F">
              <w:rPr>
                <w:noProof/>
                <w:webHidden/>
              </w:rPr>
              <w:instrText xml:space="preserve"> PAGEREF _Toc207317125 \h </w:instrText>
            </w:r>
            <w:r w:rsidR="0093112F">
              <w:rPr>
                <w:noProof/>
                <w:webHidden/>
              </w:rPr>
            </w:r>
            <w:r w:rsidR="0093112F">
              <w:rPr>
                <w:noProof/>
                <w:webHidden/>
              </w:rPr>
              <w:fldChar w:fldCharType="separate"/>
            </w:r>
            <w:r w:rsidR="0093112F">
              <w:rPr>
                <w:noProof/>
                <w:webHidden/>
              </w:rPr>
              <w:t>69</w:t>
            </w:r>
            <w:r w:rsidR="0093112F">
              <w:rPr>
                <w:noProof/>
                <w:webHidden/>
              </w:rPr>
              <w:fldChar w:fldCharType="end"/>
            </w:r>
            <w:r>
              <w:rPr>
                <w:noProof/>
              </w:rPr>
              <w:fldChar w:fldCharType="end"/>
            </w:r>
          </w:ins>
        </w:p>
        <w:p w14:paraId="04BFC513" w14:textId="6E4279DC" w:rsidR="0093112F" w:rsidRDefault="0056181D">
          <w:pPr>
            <w:pStyle w:val="TDC5"/>
            <w:tabs>
              <w:tab w:val="right" w:leader="dot" w:pos="8494"/>
            </w:tabs>
            <w:rPr>
              <w:ins w:id="441" w:author="Redondo García Francisco Javier" w:date="2025-09-02T09:44:00Z"/>
              <w:noProof/>
            </w:rPr>
          </w:pPr>
          <w:ins w:id="442" w:author="Redondo García Francisco Javier" w:date="2025-09-02T09:44:00Z">
            <w:r>
              <w:fldChar w:fldCharType="begin"/>
            </w:r>
            <w:r>
              <w:instrText xml:space="preserve"> HYPERLINK \l "_Toc207317126" </w:instrText>
            </w:r>
            <w:r>
              <w:fldChar w:fldCharType="separate"/>
            </w:r>
            <w:r w:rsidR="0093112F" w:rsidRPr="00EF1510">
              <w:rPr>
                <w:rStyle w:val="Hipervnculo"/>
                <w:noProof/>
              </w:rPr>
              <w:t>5.3.2.1.4. Almacenamiento en Firebase</w:t>
            </w:r>
            <w:r w:rsidR="0093112F">
              <w:rPr>
                <w:noProof/>
                <w:webHidden/>
              </w:rPr>
              <w:tab/>
            </w:r>
            <w:r w:rsidR="0093112F">
              <w:rPr>
                <w:noProof/>
                <w:webHidden/>
              </w:rPr>
              <w:fldChar w:fldCharType="begin"/>
            </w:r>
            <w:r w:rsidR="0093112F">
              <w:rPr>
                <w:noProof/>
                <w:webHidden/>
              </w:rPr>
              <w:instrText xml:space="preserve"> PAGEREF _Toc207317126 \h </w:instrText>
            </w:r>
            <w:r w:rsidR="0093112F">
              <w:rPr>
                <w:noProof/>
                <w:webHidden/>
              </w:rPr>
            </w:r>
            <w:r w:rsidR="0093112F">
              <w:rPr>
                <w:noProof/>
                <w:webHidden/>
              </w:rPr>
              <w:fldChar w:fldCharType="separate"/>
            </w:r>
            <w:r w:rsidR="0093112F">
              <w:rPr>
                <w:noProof/>
                <w:webHidden/>
              </w:rPr>
              <w:t>70</w:t>
            </w:r>
            <w:r w:rsidR="0093112F">
              <w:rPr>
                <w:noProof/>
                <w:webHidden/>
              </w:rPr>
              <w:fldChar w:fldCharType="end"/>
            </w:r>
            <w:r>
              <w:rPr>
                <w:noProof/>
              </w:rPr>
              <w:fldChar w:fldCharType="end"/>
            </w:r>
          </w:ins>
        </w:p>
        <w:p w14:paraId="4BF812D0" w14:textId="550C1DD4" w:rsidR="0093112F" w:rsidRDefault="0056181D">
          <w:pPr>
            <w:pStyle w:val="TDC5"/>
            <w:tabs>
              <w:tab w:val="right" w:leader="dot" w:pos="8494"/>
            </w:tabs>
            <w:rPr>
              <w:ins w:id="443" w:author="Redondo García Francisco Javier" w:date="2025-09-02T09:44:00Z"/>
              <w:noProof/>
            </w:rPr>
          </w:pPr>
          <w:ins w:id="444" w:author="Redondo García Francisco Javier" w:date="2025-09-02T09:44:00Z">
            <w:r>
              <w:fldChar w:fldCharType="begin"/>
            </w:r>
            <w:r>
              <w:instrText xml:space="preserve"> HYPERLINK \l "_Toc207317127" </w:instrText>
            </w:r>
            <w:r>
              <w:fldChar w:fldCharType="separate"/>
            </w:r>
            <w:r w:rsidR="0093112F" w:rsidRPr="00EF1510">
              <w:rPr>
                <w:rStyle w:val="Hipervnculo"/>
                <w:noProof/>
              </w:rPr>
              <w:t>5.3.2.1.5. Integración con el flujo de pruebas SPPB</w:t>
            </w:r>
            <w:r w:rsidR="0093112F">
              <w:rPr>
                <w:noProof/>
                <w:webHidden/>
              </w:rPr>
              <w:tab/>
            </w:r>
            <w:r w:rsidR="0093112F">
              <w:rPr>
                <w:noProof/>
                <w:webHidden/>
              </w:rPr>
              <w:fldChar w:fldCharType="begin"/>
            </w:r>
            <w:r w:rsidR="0093112F">
              <w:rPr>
                <w:noProof/>
                <w:webHidden/>
              </w:rPr>
              <w:instrText xml:space="preserve"> PAGEREF _Toc207317127 \h </w:instrText>
            </w:r>
            <w:r w:rsidR="0093112F">
              <w:rPr>
                <w:noProof/>
                <w:webHidden/>
              </w:rPr>
            </w:r>
            <w:r w:rsidR="0093112F">
              <w:rPr>
                <w:noProof/>
                <w:webHidden/>
              </w:rPr>
              <w:fldChar w:fldCharType="separate"/>
            </w:r>
            <w:r w:rsidR="0093112F">
              <w:rPr>
                <w:noProof/>
                <w:webHidden/>
              </w:rPr>
              <w:t>70</w:t>
            </w:r>
            <w:r w:rsidR="0093112F">
              <w:rPr>
                <w:noProof/>
                <w:webHidden/>
              </w:rPr>
              <w:fldChar w:fldCharType="end"/>
            </w:r>
            <w:r>
              <w:rPr>
                <w:noProof/>
              </w:rPr>
              <w:fldChar w:fldCharType="end"/>
            </w:r>
          </w:ins>
        </w:p>
        <w:p w14:paraId="06F69626" w14:textId="10987067" w:rsidR="0093112F" w:rsidRDefault="0056181D">
          <w:pPr>
            <w:pStyle w:val="TDC4"/>
            <w:tabs>
              <w:tab w:val="right" w:leader="dot" w:pos="8494"/>
            </w:tabs>
            <w:rPr>
              <w:ins w:id="445" w:author="Redondo García Francisco Javier" w:date="2025-09-02T09:44:00Z"/>
              <w:noProof/>
            </w:rPr>
          </w:pPr>
          <w:ins w:id="446" w:author="Redondo García Francisco Javier" w:date="2025-09-02T09:44:00Z">
            <w:r>
              <w:fldChar w:fldCharType="begin"/>
            </w:r>
            <w:r>
              <w:instrText xml:space="preserve"> HYPERLINK \l "_Toc207317128" </w:instrText>
            </w:r>
            <w:r>
              <w:fldChar w:fldCharType="separate"/>
            </w:r>
            <w:r w:rsidR="0093112F" w:rsidRPr="00EF1510">
              <w:rPr>
                <w:rStyle w:val="Hipervnculo"/>
                <w:noProof/>
              </w:rPr>
              <w:t>5.3.2.2. Realización de pruebas SPPB</w:t>
            </w:r>
            <w:r w:rsidR="0093112F">
              <w:rPr>
                <w:noProof/>
                <w:webHidden/>
              </w:rPr>
              <w:tab/>
            </w:r>
            <w:r w:rsidR="0093112F">
              <w:rPr>
                <w:noProof/>
                <w:webHidden/>
              </w:rPr>
              <w:fldChar w:fldCharType="begin"/>
            </w:r>
            <w:r w:rsidR="0093112F">
              <w:rPr>
                <w:noProof/>
                <w:webHidden/>
              </w:rPr>
              <w:instrText xml:space="preserve"> PAGEREF _Toc207317128 \h </w:instrText>
            </w:r>
            <w:r w:rsidR="0093112F">
              <w:rPr>
                <w:noProof/>
                <w:webHidden/>
              </w:rPr>
            </w:r>
            <w:r w:rsidR="0093112F">
              <w:rPr>
                <w:noProof/>
                <w:webHidden/>
              </w:rPr>
              <w:fldChar w:fldCharType="separate"/>
            </w:r>
            <w:r w:rsidR="0093112F">
              <w:rPr>
                <w:noProof/>
                <w:webHidden/>
              </w:rPr>
              <w:t>71</w:t>
            </w:r>
            <w:r w:rsidR="0093112F">
              <w:rPr>
                <w:noProof/>
                <w:webHidden/>
              </w:rPr>
              <w:fldChar w:fldCharType="end"/>
            </w:r>
            <w:r>
              <w:rPr>
                <w:noProof/>
              </w:rPr>
              <w:fldChar w:fldCharType="end"/>
            </w:r>
          </w:ins>
        </w:p>
        <w:p w14:paraId="3CEAE873" w14:textId="29D65ED5" w:rsidR="0093112F" w:rsidRDefault="0056181D">
          <w:pPr>
            <w:pStyle w:val="TDC5"/>
            <w:tabs>
              <w:tab w:val="right" w:leader="dot" w:pos="8494"/>
            </w:tabs>
            <w:rPr>
              <w:ins w:id="447" w:author="Redondo García Francisco Javier" w:date="2025-09-02T09:44:00Z"/>
              <w:noProof/>
            </w:rPr>
          </w:pPr>
          <w:ins w:id="448" w:author="Redondo García Francisco Javier" w:date="2025-09-02T09:44:00Z">
            <w:r>
              <w:fldChar w:fldCharType="begin"/>
            </w:r>
            <w:r>
              <w:instrText xml:space="preserve"> HYPERLINK \l "_Toc207317129" </w:instrText>
            </w:r>
            <w:r>
              <w:fldChar w:fldCharType="separate"/>
            </w:r>
            <w:r w:rsidR="0093112F" w:rsidRPr="00EF1510">
              <w:rPr>
                <w:rStyle w:val="Hipervnculo"/>
                <w:noProof/>
              </w:rPr>
              <w:t>5.3.2.2.1. Velocidad de la marcha</w:t>
            </w:r>
            <w:r w:rsidR="0093112F">
              <w:rPr>
                <w:noProof/>
                <w:webHidden/>
              </w:rPr>
              <w:tab/>
            </w:r>
            <w:r w:rsidR="0093112F">
              <w:rPr>
                <w:noProof/>
                <w:webHidden/>
              </w:rPr>
              <w:fldChar w:fldCharType="begin"/>
            </w:r>
            <w:r w:rsidR="0093112F">
              <w:rPr>
                <w:noProof/>
                <w:webHidden/>
              </w:rPr>
              <w:instrText xml:space="preserve"> PAGEREF _Toc207317129 \h </w:instrText>
            </w:r>
            <w:r w:rsidR="0093112F">
              <w:rPr>
                <w:noProof/>
                <w:webHidden/>
              </w:rPr>
            </w:r>
            <w:r w:rsidR="0093112F">
              <w:rPr>
                <w:noProof/>
                <w:webHidden/>
              </w:rPr>
              <w:fldChar w:fldCharType="separate"/>
            </w:r>
            <w:r w:rsidR="0093112F">
              <w:rPr>
                <w:noProof/>
                <w:webHidden/>
              </w:rPr>
              <w:t>72</w:t>
            </w:r>
            <w:r w:rsidR="0093112F">
              <w:rPr>
                <w:noProof/>
                <w:webHidden/>
              </w:rPr>
              <w:fldChar w:fldCharType="end"/>
            </w:r>
            <w:r>
              <w:rPr>
                <w:noProof/>
              </w:rPr>
              <w:fldChar w:fldCharType="end"/>
            </w:r>
          </w:ins>
        </w:p>
        <w:p w14:paraId="1AE469E8" w14:textId="5E031705" w:rsidR="0093112F" w:rsidRDefault="0056181D">
          <w:pPr>
            <w:pStyle w:val="TDC6"/>
            <w:tabs>
              <w:tab w:val="right" w:leader="dot" w:pos="8494"/>
            </w:tabs>
            <w:rPr>
              <w:ins w:id="449" w:author="Redondo García Francisco Javier" w:date="2025-09-02T09:44:00Z"/>
              <w:noProof/>
            </w:rPr>
          </w:pPr>
          <w:ins w:id="450" w:author="Redondo García Francisco Javier" w:date="2025-09-02T09:44:00Z">
            <w:r>
              <w:fldChar w:fldCharType="begin"/>
            </w:r>
            <w:r>
              <w:instrText xml:space="preserve"> HYPERLINK \l "_Toc207317130" </w:instrText>
            </w:r>
            <w:r>
              <w:fldChar w:fldCharType="separate"/>
            </w:r>
            <w:r w:rsidR="0093112F" w:rsidRPr="00EF1510">
              <w:rPr>
                <w:rStyle w:val="Hipervnculo"/>
                <w:noProof/>
              </w:rPr>
              <w:t>5.3.2.2.1.2. Recepción de los datos</w:t>
            </w:r>
            <w:r w:rsidR="0093112F">
              <w:rPr>
                <w:noProof/>
                <w:webHidden/>
              </w:rPr>
              <w:tab/>
            </w:r>
            <w:r w:rsidR="0093112F">
              <w:rPr>
                <w:noProof/>
                <w:webHidden/>
              </w:rPr>
              <w:fldChar w:fldCharType="begin"/>
            </w:r>
            <w:r w:rsidR="0093112F">
              <w:rPr>
                <w:noProof/>
                <w:webHidden/>
              </w:rPr>
              <w:instrText xml:space="preserve"> PAGEREF _Toc207317130 \h </w:instrText>
            </w:r>
            <w:r w:rsidR="0093112F">
              <w:rPr>
                <w:noProof/>
                <w:webHidden/>
              </w:rPr>
            </w:r>
            <w:r w:rsidR="0093112F">
              <w:rPr>
                <w:noProof/>
                <w:webHidden/>
              </w:rPr>
              <w:fldChar w:fldCharType="separate"/>
            </w:r>
            <w:r w:rsidR="0093112F">
              <w:rPr>
                <w:noProof/>
                <w:webHidden/>
              </w:rPr>
              <w:t>72</w:t>
            </w:r>
            <w:r w:rsidR="0093112F">
              <w:rPr>
                <w:noProof/>
                <w:webHidden/>
              </w:rPr>
              <w:fldChar w:fldCharType="end"/>
            </w:r>
            <w:r>
              <w:rPr>
                <w:noProof/>
              </w:rPr>
              <w:fldChar w:fldCharType="end"/>
            </w:r>
          </w:ins>
        </w:p>
        <w:p w14:paraId="47BFB2DC" w14:textId="3BABC443" w:rsidR="0093112F" w:rsidRDefault="0056181D">
          <w:pPr>
            <w:pStyle w:val="TDC6"/>
            <w:tabs>
              <w:tab w:val="right" w:leader="dot" w:pos="8494"/>
            </w:tabs>
            <w:rPr>
              <w:ins w:id="451" w:author="Redondo García Francisco Javier" w:date="2025-09-02T09:44:00Z"/>
              <w:noProof/>
            </w:rPr>
          </w:pPr>
          <w:ins w:id="452" w:author="Redondo García Francisco Javier" w:date="2025-09-02T09:44:00Z">
            <w:r>
              <w:fldChar w:fldCharType="begin"/>
            </w:r>
            <w:r>
              <w:instrText xml:space="preserve"> HYPERLINK \l "</w:instrText>
            </w:r>
            <w:r>
              <w:instrText xml:space="preserve">_Toc207317131" </w:instrText>
            </w:r>
            <w:r>
              <w:fldChar w:fldCharType="separate"/>
            </w:r>
            <w:r w:rsidR="0093112F" w:rsidRPr="00EF1510">
              <w:rPr>
                <w:rStyle w:val="Hipervnculo"/>
                <w:noProof/>
              </w:rPr>
              <w:t>5.3.2.2.1.3. Detección de inicio de la marcha</w:t>
            </w:r>
            <w:r w:rsidR="0093112F">
              <w:rPr>
                <w:noProof/>
                <w:webHidden/>
              </w:rPr>
              <w:tab/>
            </w:r>
            <w:r w:rsidR="0093112F">
              <w:rPr>
                <w:noProof/>
                <w:webHidden/>
              </w:rPr>
              <w:fldChar w:fldCharType="begin"/>
            </w:r>
            <w:r w:rsidR="0093112F">
              <w:rPr>
                <w:noProof/>
                <w:webHidden/>
              </w:rPr>
              <w:instrText xml:space="preserve"> PAGEREF _Toc207317131 \h </w:instrText>
            </w:r>
            <w:r w:rsidR="0093112F">
              <w:rPr>
                <w:noProof/>
                <w:webHidden/>
              </w:rPr>
            </w:r>
            <w:r w:rsidR="0093112F">
              <w:rPr>
                <w:noProof/>
                <w:webHidden/>
              </w:rPr>
              <w:fldChar w:fldCharType="separate"/>
            </w:r>
            <w:r w:rsidR="0093112F">
              <w:rPr>
                <w:noProof/>
                <w:webHidden/>
              </w:rPr>
              <w:t>72</w:t>
            </w:r>
            <w:r w:rsidR="0093112F">
              <w:rPr>
                <w:noProof/>
                <w:webHidden/>
              </w:rPr>
              <w:fldChar w:fldCharType="end"/>
            </w:r>
            <w:r>
              <w:rPr>
                <w:noProof/>
              </w:rPr>
              <w:fldChar w:fldCharType="end"/>
            </w:r>
          </w:ins>
        </w:p>
        <w:p w14:paraId="203D8A00" w14:textId="38FCC659" w:rsidR="0093112F" w:rsidRDefault="0056181D">
          <w:pPr>
            <w:pStyle w:val="TDC6"/>
            <w:tabs>
              <w:tab w:val="right" w:leader="dot" w:pos="8494"/>
            </w:tabs>
            <w:rPr>
              <w:ins w:id="453" w:author="Redondo García Francisco Javier" w:date="2025-09-02T09:44:00Z"/>
              <w:noProof/>
            </w:rPr>
          </w:pPr>
          <w:ins w:id="454" w:author="Redondo García Francisco Javier" w:date="2025-09-02T09:44:00Z">
            <w:r>
              <w:lastRenderedPageBreak/>
              <w:fldChar w:fldCharType="begin"/>
            </w:r>
            <w:r>
              <w:instrText xml:space="preserve"> HYPERLINK \l "_Toc207317132" </w:instrText>
            </w:r>
            <w:r>
              <w:fldChar w:fldCharType="separate"/>
            </w:r>
            <w:r w:rsidR="0093112F" w:rsidRPr="00EF1510">
              <w:rPr>
                <w:rStyle w:val="Hipervnculo"/>
                <w:noProof/>
              </w:rPr>
              <w:t>5.3.2.2.1.4. Detección de prueba finalizada</w:t>
            </w:r>
            <w:r w:rsidR="0093112F">
              <w:rPr>
                <w:noProof/>
                <w:webHidden/>
              </w:rPr>
              <w:tab/>
            </w:r>
            <w:r w:rsidR="0093112F">
              <w:rPr>
                <w:noProof/>
                <w:webHidden/>
              </w:rPr>
              <w:fldChar w:fldCharType="begin"/>
            </w:r>
            <w:r w:rsidR="0093112F">
              <w:rPr>
                <w:noProof/>
                <w:webHidden/>
              </w:rPr>
              <w:instrText xml:space="preserve"> PAGEREF _Toc207317132 \h </w:instrText>
            </w:r>
            <w:r w:rsidR="0093112F">
              <w:rPr>
                <w:noProof/>
                <w:webHidden/>
              </w:rPr>
            </w:r>
            <w:r w:rsidR="0093112F">
              <w:rPr>
                <w:noProof/>
                <w:webHidden/>
              </w:rPr>
              <w:fldChar w:fldCharType="separate"/>
            </w:r>
            <w:r w:rsidR="0093112F">
              <w:rPr>
                <w:noProof/>
                <w:webHidden/>
              </w:rPr>
              <w:t>73</w:t>
            </w:r>
            <w:r w:rsidR="0093112F">
              <w:rPr>
                <w:noProof/>
                <w:webHidden/>
              </w:rPr>
              <w:fldChar w:fldCharType="end"/>
            </w:r>
            <w:r>
              <w:rPr>
                <w:noProof/>
              </w:rPr>
              <w:fldChar w:fldCharType="end"/>
            </w:r>
          </w:ins>
        </w:p>
        <w:p w14:paraId="73E3E0F0" w14:textId="23782E80" w:rsidR="0093112F" w:rsidRDefault="0056181D">
          <w:pPr>
            <w:pStyle w:val="TDC6"/>
            <w:tabs>
              <w:tab w:val="right" w:leader="dot" w:pos="8494"/>
            </w:tabs>
            <w:rPr>
              <w:ins w:id="455" w:author="Redondo García Francisco Javier" w:date="2025-09-02T09:44:00Z"/>
              <w:noProof/>
            </w:rPr>
          </w:pPr>
          <w:ins w:id="456" w:author="Redondo García Francisco Javier" w:date="2025-09-02T09:44:00Z">
            <w:r>
              <w:fldChar w:fldCharType="begin"/>
            </w:r>
            <w:r>
              <w:instrText xml:space="preserve"> HYPERLINK \l "_Toc207317133" </w:instrText>
            </w:r>
            <w:r>
              <w:fldChar w:fldCharType="separate"/>
            </w:r>
            <w:r w:rsidR="0093112F" w:rsidRPr="00EF1510">
              <w:rPr>
                <w:rStyle w:val="Hipervnculo"/>
                <w:noProof/>
              </w:rPr>
              <w:t>5.3.2.2.1.5. Registro en Firebase</w:t>
            </w:r>
            <w:r w:rsidR="0093112F">
              <w:rPr>
                <w:noProof/>
                <w:webHidden/>
              </w:rPr>
              <w:tab/>
            </w:r>
            <w:r w:rsidR="0093112F">
              <w:rPr>
                <w:noProof/>
                <w:webHidden/>
              </w:rPr>
              <w:fldChar w:fldCharType="begin"/>
            </w:r>
            <w:r w:rsidR="0093112F">
              <w:rPr>
                <w:noProof/>
                <w:webHidden/>
              </w:rPr>
              <w:instrText xml:space="preserve"> PAGEREF _Toc207317133 \h </w:instrText>
            </w:r>
            <w:r w:rsidR="0093112F">
              <w:rPr>
                <w:noProof/>
                <w:webHidden/>
              </w:rPr>
            </w:r>
            <w:r w:rsidR="0093112F">
              <w:rPr>
                <w:noProof/>
                <w:webHidden/>
              </w:rPr>
              <w:fldChar w:fldCharType="separate"/>
            </w:r>
            <w:r w:rsidR="0093112F">
              <w:rPr>
                <w:noProof/>
                <w:webHidden/>
              </w:rPr>
              <w:t>73</w:t>
            </w:r>
            <w:r w:rsidR="0093112F">
              <w:rPr>
                <w:noProof/>
                <w:webHidden/>
              </w:rPr>
              <w:fldChar w:fldCharType="end"/>
            </w:r>
            <w:r>
              <w:rPr>
                <w:noProof/>
              </w:rPr>
              <w:fldChar w:fldCharType="end"/>
            </w:r>
          </w:ins>
        </w:p>
        <w:p w14:paraId="08394736" w14:textId="47DBC073" w:rsidR="0093112F" w:rsidRDefault="0056181D">
          <w:pPr>
            <w:pStyle w:val="TDC3"/>
            <w:tabs>
              <w:tab w:val="right" w:leader="dot" w:pos="8494"/>
            </w:tabs>
            <w:rPr>
              <w:ins w:id="457" w:author="Redondo García Francisco Javier" w:date="2025-09-02T09:44:00Z"/>
              <w:rFonts w:eastAsiaTheme="minorEastAsia"/>
              <w:noProof/>
              <w:lang w:eastAsia="es-ES"/>
            </w:rPr>
          </w:pPr>
          <w:ins w:id="458" w:author="Redondo García Francisco Javier" w:date="2025-09-02T09:44:00Z">
            <w:r>
              <w:fldChar w:fldCharType="begin"/>
            </w:r>
            <w:r>
              <w:instrText xml:space="preserve"> HYPERLINK \l "_Toc207317134" </w:instrText>
            </w:r>
            <w:r>
              <w:fldChar w:fldCharType="separate"/>
            </w:r>
            <w:r w:rsidR="0093112F" w:rsidRPr="00EF1510">
              <w:rPr>
                <w:rStyle w:val="Hipervnculo"/>
                <w:noProof/>
              </w:rPr>
              <w:t>5.3.4. Generación APK</w:t>
            </w:r>
            <w:r w:rsidR="0093112F">
              <w:rPr>
                <w:noProof/>
                <w:webHidden/>
              </w:rPr>
              <w:tab/>
            </w:r>
            <w:r w:rsidR="0093112F">
              <w:rPr>
                <w:noProof/>
                <w:webHidden/>
              </w:rPr>
              <w:fldChar w:fldCharType="begin"/>
            </w:r>
            <w:r w:rsidR="0093112F">
              <w:rPr>
                <w:noProof/>
                <w:webHidden/>
              </w:rPr>
              <w:instrText xml:space="preserve"> PAGEREF _Toc207317134 \h </w:instrText>
            </w:r>
            <w:r w:rsidR="0093112F">
              <w:rPr>
                <w:noProof/>
                <w:webHidden/>
              </w:rPr>
            </w:r>
            <w:r w:rsidR="0093112F">
              <w:rPr>
                <w:noProof/>
                <w:webHidden/>
              </w:rPr>
              <w:fldChar w:fldCharType="separate"/>
            </w:r>
            <w:r w:rsidR="0093112F">
              <w:rPr>
                <w:noProof/>
                <w:webHidden/>
              </w:rPr>
              <w:t>74</w:t>
            </w:r>
            <w:r w:rsidR="0093112F">
              <w:rPr>
                <w:noProof/>
                <w:webHidden/>
              </w:rPr>
              <w:fldChar w:fldCharType="end"/>
            </w:r>
            <w:r>
              <w:rPr>
                <w:noProof/>
              </w:rPr>
              <w:fldChar w:fldCharType="end"/>
            </w:r>
          </w:ins>
        </w:p>
        <w:p w14:paraId="186D8503" w14:textId="01825A65" w:rsidR="0093112F" w:rsidRDefault="0056181D">
          <w:pPr>
            <w:pStyle w:val="TDC2"/>
            <w:tabs>
              <w:tab w:val="right" w:leader="dot" w:pos="8494"/>
            </w:tabs>
            <w:rPr>
              <w:ins w:id="459" w:author="Redondo García Francisco Javier" w:date="2025-09-02T09:44:00Z"/>
              <w:rFonts w:eastAsiaTheme="minorEastAsia"/>
              <w:noProof/>
              <w:lang w:eastAsia="es-ES"/>
            </w:rPr>
          </w:pPr>
          <w:ins w:id="460" w:author="Redondo García Francisco Javier" w:date="2025-09-02T09:44:00Z">
            <w:r>
              <w:fldChar w:fldCharType="begin"/>
            </w:r>
            <w:r>
              <w:instrText xml:space="preserve"> HYPERLINK \l "_Toc207317135" </w:instrText>
            </w:r>
            <w:r>
              <w:fldChar w:fldCharType="separate"/>
            </w:r>
            <w:r w:rsidR="0093112F" w:rsidRPr="00EF1510">
              <w:rPr>
                <w:rStyle w:val="Hipervnculo"/>
                <w:noProof/>
              </w:rPr>
              <w:t>5.4. Página Web</w:t>
            </w:r>
            <w:r w:rsidR="0093112F">
              <w:rPr>
                <w:noProof/>
                <w:webHidden/>
              </w:rPr>
              <w:tab/>
            </w:r>
            <w:r w:rsidR="0093112F">
              <w:rPr>
                <w:noProof/>
                <w:webHidden/>
              </w:rPr>
              <w:fldChar w:fldCharType="begin"/>
            </w:r>
            <w:r w:rsidR="0093112F">
              <w:rPr>
                <w:noProof/>
                <w:webHidden/>
              </w:rPr>
              <w:instrText xml:space="preserve"> PAGEREF _Toc207317135 \h </w:instrText>
            </w:r>
            <w:r w:rsidR="0093112F">
              <w:rPr>
                <w:noProof/>
                <w:webHidden/>
              </w:rPr>
            </w:r>
            <w:r w:rsidR="0093112F">
              <w:rPr>
                <w:noProof/>
                <w:webHidden/>
              </w:rPr>
              <w:fldChar w:fldCharType="separate"/>
            </w:r>
            <w:r w:rsidR="0093112F">
              <w:rPr>
                <w:noProof/>
                <w:webHidden/>
              </w:rPr>
              <w:t>75</w:t>
            </w:r>
            <w:r w:rsidR="0093112F">
              <w:rPr>
                <w:noProof/>
                <w:webHidden/>
              </w:rPr>
              <w:fldChar w:fldCharType="end"/>
            </w:r>
            <w:r>
              <w:rPr>
                <w:noProof/>
              </w:rPr>
              <w:fldChar w:fldCharType="end"/>
            </w:r>
          </w:ins>
        </w:p>
        <w:p w14:paraId="3C9485E1" w14:textId="256E45A2" w:rsidR="0093112F" w:rsidRDefault="0056181D">
          <w:pPr>
            <w:pStyle w:val="TDC3"/>
            <w:tabs>
              <w:tab w:val="right" w:leader="dot" w:pos="8494"/>
            </w:tabs>
            <w:rPr>
              <w:ins w:id="461" w:author="Redondo García Francisco Javier" w:date="2025-09-02T09:44:00Z"/>
              <w:rFonts w:eastAsiaTheme="minorEastAsia"/>
              <w:noProof/>
              <w:lang w:eastAsia="es-ES"/>
            </w:rPr>
          </w:pPr>
          <w:ins w:id="462" w:author="Redondo García Francisco Javier" w:date="2025-09-02T09:44:00Z">
            <w:r>
              <w:fldChar w:fldCharType="begin"/>
            </w:r>
            <w:r>
              <w:instrText xml:space="preserve"> HYPERLINK \l "_Toc207317136" </w:instrText>
            </w:r>
            <w:r>
              <w:fldChar w:fldCharType="separate"/>
            </w:r>
            <w:r w:rsidR="0093112F" w:rsidRPr="00EF1510">
              <w:rPr>
                <w:rStyle w:val="Hipervnculo"/>
                <w:noProof/>
              </w:rPr>
              <w:t>5.4.1. Creación del proyecto Angular</w:t>
            </w:r>
            <w:r w:rsidR="0093112F">
              <w:rPr>
                <w:noProof/>
                <w:webHidden/>
              </w:rPr>
              <w:tab/>
            </w:r>
            <w:r w:rsidR="0093112F">
              <w:rPr>
                <w:noProof/>
                <w:webHidden/>
              </w:rPr>
              <w:fldChar w:fldCharType="begin"/>
            </w:r>
            <w:r w:rsidR="0093112F">
              <w:rPr>
                <w:noProof/>
                <w:webHidden/>
              </w:rPr>
              <w:instrText xml:space="preserve"> PAGEREF _Toc207317136 \h </w:instrText>
            </w:r>
            <w:r w:rsidR="0093112F">
              <w:rPr>
                <w:noProof/>
                <w:webHidden/>
              </w:rPr>
            </w:r>
            <w:r w:rsidR="0093112F">
              <w:rPr>
                <w:noProof/>
                <w:webHidden/>
              </w:rPr>
              <w:fldChar w:fldCharType="separate"/>
            </w:r>
            <w:r w:rsidR="0093112F">
              <w:rPr>
                <w:noProof/>
                <w:webHidden/>
              </w:rPr>
              <w:t>75</w:t>
            </w:r>
            <w:r w:rsidR="0093112F">
              <w:rPr>
                <w:noProof/>
                <w:webHidden/>
              </w:rPr>
              <w:fldChar w:fldCharType="end"/>
            </w:r>
            <w:r>
              <w:rPr>
                <w:noProof/>
              </w:rPr>
              <w:fldChar w:fldCharType="end"/>
            </w:r>
          </w:ins>
        </w:p>
        <w:p w14:paraId="28E0CEA6" w14:textId="0C618FDD" w:rsidR="0093112F" w:rsidRDefault="0056181D">
          <w:pPr>
            <w:pStyle w:val="TDC3"/>
            <w:tabs>
              <w:tab w:val="right" w:leader="dot" w:pos="8494"/>
            </w:tabs>
            <w:rPr>
              <w:ins w:id="463" w:author="Redondo García Francisco Javier" w:date="2025-09-02T09:44:00Z"/>
              <w:rFonts w:eastAsiaTheme="minorEastAsia"/>
              <w:noProof/>
              <w:lang w:eastAsia="es-ES"/>
            </w:rPr>
          </w:pPr>
          <w:ins w:id="464" w:author="Redondo García Francisco Javier" w:date="2025-09-02T09:44:00Z">
            <w:r>
              <w:fldChar w:fldCharType="begin"/>
            </w:r>
            <w:r>
              <w:instrText xml:space="preserve"> HYPERLINK \l "_Toc207317137" </w:instrText>
            </w:r>
            <w:r>
              <w:fldChar w:fldCharType="separate"/>
            </w:r>
            <w:r w:rsidR="0093112F" w:rsidRPr="00EF1510">
              <w:rPr>
                <w:rStyle w:val="Hipervnculo"/>
                <w:noProof/>
              </w:rPr>
              <w:t>5.4.2. Estructura y archivos clave del proyecto Angular</w:t>
            </w:r>
            <w:r w:rsidR="0093112F">
              <w:rPr>
                <w:noProof/>
                <w:webHidden/>
              </w:rPr>
              <w:tab/>
            </w:r>
            <w:r w:rsidR="0093112F">
              <w:rPr>
                <w:noProof/>
                <w:webHidden/>
              </w:rPr>
              <w:fldChar w:fldCharType="begin"/>
            </w:r>
            <w:r w:rsidR="0093112F">
              <w:rPr>
                <w:noProof/>
                <w:webHidden/>
              </w:rPr>
              <w:instrText xml:space="preserve"> PAGEREF _Toc207317137 \h </w:instrText>
            </w:r>
            <w:r w:rsidR="0093112F">
              <w:rPr>
                <w:noProof/>
                <w:webHidden/>
              </w:rPr>
            </w:r>
            <w:r w:rsidR="0093112F">
              <w:rPr>
                <w:noProof/>
                <w:webHidden/>
              </w:rPr>
              <w:fldChar w:fldCharType="separate"/>
            </w:r>
            <w:r w:rsidR="0093112F">
              <w:rPr>
                <w:noProof/>
                <w:webHidden/>
              </w:rPr>
              <w:t>76</w:t>
            </w:r>
            <w:r w:rsidR="0093112F">
              <w:rPr>
                <w:noProof/>
                <w:webHidden/>
              </w:rPr>
              <w:fldChar w:fldCharType="end"/>
            </w:r>
            <w:r>
              <w:rPr>
                <w:noProof/>
              </w:rPr>
              <w:fldChar w:fldCharType="end"/>
            </w:r>
          </w:ins>
        </w:p>
        <w:p w14:paraId="53647BD6" w14:textId="42B4B0EC" w:rsidR="0093112F" w:rsidRDefault="0056181D">
          <w:pPr>
            <w:pStyle w:val="TDC4"/>
            <w:tabs>
              <w:tab w:val="right" w:leader="dot" w:pos="8494"/>
            </w:tabs>
            <w:rPr>
              <w:ins w:id="465" w:author="Redondo García Francisco Javier" w:date="2025-09-02T09:44:00Z"/>
              <w:noProof/>
            </w:rPr>
          </w:pPr>
          <w:ins w:id="466" w:author="Redondo García Francisco Javier" w:date="2025-09-02T09:44:00Z">
            <w:r>
              <w:fldChar w:fldCharType="begin"/>
            </w:r>
            <w:r>
              <w:instrText xml:space="preserve"> HYPERLINK \l "_Toc207317138" </w:instrText>
            </w:r>
            <w:r>
              <w:fldChar w:fldCharType="separate"/>
            </w:r>
            <w:r w:rsidR="0093112F" w:rsidRPr="00EF1510">
              <w:rPr>
                <w:rStyle w:val="Hipervnculo"/>
                <w:noProof/>
              </w:rPr>
              <w:t>5.4.2.1. Carpetas principales</w:t>
            </w:r>
            <w:r w:rsidR="0093112F">
              <w:rPr>
                <w:noProof/>
                <w:webHidden/>
              </w:rPr>
              <w:tab/>
            </w:r>
            <w:r w:rsidR="0093112F">
              <w:rPr>
                <w:noProof/>
                <w:webHidden/>
              </w:rPr>
              <w:fldChar w:fldCharType="begin"/>
            </w:r>
            <w:r w:rsidR="0093112F">
              <w:rPr>
                <w:noProof/>
                <w:webHidden/>
              </w:rPr>
              <w:instrText xml:space="preserve"> PAGEREF _Toc207317138 \h </w:instrText>
            </w:r>
            <w:r w:rsidR="0093112F">
              <w:rPr>
                <w:noProof/>
                <w:webHidden/>
              </w:rPr>
            </w:r>
            <w:r w:rsidR="0093112F">
              <w:rPr>
                <w:noProof/>
                <w:webHidden/>
              </w:rPr>
              <w:fldChar w:fldCharType="separate"/>
            </w:r>
            <w:r w:rsidR="0093112F">
              <w:rPr>
                <w:noProof/>
                <w:webHidden/>
              </w:rPr>
              <w:t>76</w:t>
            </w:r>
            <w:r w:rsidR="0093112F">
              <w:rPr>
                <w:noProof/>
                <w:webHidden/>
              </w:rPr>
              <w:fldChar w:fldCharType="end"/>
            </w:r>
            <w:r>
              <w:rPr>
                <w:noProof/>
              </w:rPr>
              <w:fldChar w:fldCharType="end"/>
            </w:r>
          </w:ins>
        </w:p>
        <w:p w14:paraId="50EFB029" w14:textId="0399E6DD" w:rsidR="0093112F" w:rsidRDefault="0056181D">
          <w:pPr>
            <w:pStyle w:val="TDC4"/>
            <w:tabs>
              <w:tab w:val="right" w:leader="dot" w:pos="8494"/>
            </w:tabs>
            <w:rPr>
              <w:ins w:id="467" w:author="Redondo García Francisco Javier" w:date="2025-09-02T09:44:00Z"/>
              <w:noProof/>
            </w:rPr>
          </w:pPr>
          <w:ins w:id="468" w:author="Redondo García Francisco Javier" w:date="2025-09-02T09:44:00Z">
            <w:r>
              <w:fldChar w:fldCharType="begin"/>
            </w:r>
            <w:r>
              <w:instrText xml:space="preserve"> HYPERLINK \l "_Toc207317139" </w:instrText>
            </w:r>
            <w:r>
              <w:fldChar w:fldCharType="separate"/>
            </w:r>
            <w:r w:rsidR="0093112F" w:rsidRPr="00EF1510">
              <w:rPr>
                <w:rStyle w:val="Hipervnculo"/>
                <w:noProof/>
              </w:rPr>
              <w:t xml:space="preserve">5.4.2.2. </w:t>
            </w:r>
            <w:r w:rsidR="0093112F" w:rsidRPr="00EF1510">
              <w:rPr>
                <w:rStyle w:val="Hipervnculo"/>
                <w:i/>
                <w:noProof/>
              </w:rPr>
              <w:t>Archivos clave</w:t>
            </w:r>
            <w:r w:rsidR="0093112F">
              <w:rPr>
                <w:noProof/>
                <w:webHidden/>
              </w:rPr>
              <w:tab/>
            </w:r>
            <w:r w:rsidR="0093112F">
              <w:rPr>
                <w:noProof/>
                <w:webHidden/>
              </w:rPr>
              <w:fldChar w:fldCharType="begin"/>
            </w:r>
            <w:r w:rsidR="0093112F">
              <w:rPr>
                <w:noProof/>
                <w:webHidden/>
              </w:rPr>
              <w:instrText xml:space="preserve"> PAGEREF _Toc207317139 \h </w:instrText>
            </w:r>
            <w:r w:rsidR="0093112F">
              <w:rPr>
                <w:noProof/>
                <w:webHidden/>
              </w:rPr>
            </w:r>
            <w:r w:rsidR="0093112F">
              <w:rPr>
                <w:noProof/>
                <w:webHidden/>
              </w:rPr>
              <w:fldChar w:fldCharType="separate"/>
            </w:r>
            <w:r w:rsidR="0093112F">
              <w:rPr>
                <w:noProof/>
                <w:webHidden/>
              </w:rPr>
              <w:t>76</w:t>
            </w:r>
            <w:r w:rsidR="0093112F">
              <w:rPr>
                <w:noProof/>
                <w:webHidden/>
              </w:rPr>
              <w:fldChar w:fldCharType="end"/>
            </w:r>
            <w:r>
              <w:rPr>
                <w:noProof/>
              </w:rPr>
              <w:fldChar w:fldCharType="end"/>
            </w:r>
          </w:ins>
        </w:p>
        <w:p w14:paraId="1645F28F" w14:textId="274C837B" w:rsidR="0093112F" w:rsidRDefault="0056181D">
          <w:pPr>
            <w:pStyle w:val="TDC3"/>
            <w:tabs>
              <w:tab w:val="right" w:leader="dot" w:pos="8494"/>
            </w:tabs>
            <w:rPr>
              <w:ins w:id="469" w:author="Redondo García Francisco Javier" w:date="2025-09-02T09:44:00Z"/>
              <w:rFonts w:eastAsiaTheme="minorEastAsia"/>
              <w:noProof/>
              <w:lang w:eastAsia="es-ES"/>
            </w:rPr>
          </w:pPr>
          <w:ins w:id="470" w:author="Redondo García Francisco Javier" w:date="2025-09-02T09:44:00Z">
            <w:r>
              <w:fldChar w:fldCharType="begin"/>
            </w:r>
            <w:r>
              <w:instrText xml:space="preserve"> HYPERLINK \l "_Toc207317140" </w:instrText>
            </w:r>
            <w:r>
              <w:fldChar w:fldCharType="separate"/>
            </w:r>
            <w:r w:rsidR="0093112F" w:rsidRPr="00EF1510">
              <w:rPr>
                <w:rStyle w:val="Hipervnculo"/>
                <w:noProof/>
              </w:rPr>
              <w:t>5.4.3. Vinculación con Firebase</w:t>
            </w:r>
            <w:r w:rsidR="0093112F">
              <w:rPr>
                <w:noProof/>
                <w:webHidden/>
              </w:rPr>
              <w:tab/>
            </w:r>
            <w:r w:rsidR="0093112F">
              <w:rPr>
                <w:noProof/>
                <w:webHidden/>
              </w:rPr>
              <w:fldChar w:fldCharType="begin"/>
            </w:r>
            <w:r w:rsidR="0093112F">
              <w:rPr>
                <w:noProof/>
                <w:webHidden/>
              </w:rPr>
              <w:instrText xml:space="preserve"> PAGEREF _Toc207317140 \h </w:instrText>
            </w:r>
            <w:r w:rsidR="0093112F">
              <w:rPr>
                <w:noProof/>
                <w:webHidden/>
              </w:rPr>
            </w:r>
            <w:r w:rsidR="0093112F">
              <w:rPr>
                <w:noProof/>
                <w:webHidden/>
              </w:rPr>
              <w:fldChar w:fldCharType="separate"/>
            </w:r>
            <w:r w:rsidR="0093112F">
              <w:rPr>
                <w:noProof/>
                <w:webHidden/>
              </w:rPr>
              <w:t>77</w:t>
            </w:r>
            <w:r w:rsidR="0093112F">
              <w:rPr>
                <w:noProof/>
                <w:webHidden/>
              </w:rPr>
              <w:fldChar w:fldCharType="end"/>
            </w:r>
            <w:r>
              <w:rPr>
                <w:noProof/>
              </w:rPr>
              <w:fldChar w:fldCharType="end"/>
            </w:r>
          </w:ins>
        </w:p>
        <w:p w14:paraId="14770D60" w14:textId="5830F0AF" w:rsidR="0093112F" w:rsidRDefault="0056181D">
          <w:pPr>
            <w:pStyle w:val="TDC3"/>
            <w:tabs>
              <w:tab w:val="right" w:leader="dot" w:pos="8494"/>
            </w:tabs>
            <w:rPr>
              <w:ins w:id="471" w:author="Redondo García Francisco Javier" w:date="2025-09-02T09:44:00Z"/>
              <w:rFonts w:eastAsiaTheme="minorEastAsia"/>
              <w:noProof/>
              <w:lang w:eastAsia="es-ES"/>
            </w:rPr>
          </w:pPr>
          <w:ins w:id="472" w:author="Redondo García Francisco Javier" w:date="2025-09-02T09:44:00Z">
            <w:r>
              <w:fldChar w:fldCharType="begin"/>
            </w:r>
            <w:r>
              <w:instrText xml:space="preserve"> HYPERLINK \l "_Toc207317141" </w:instrText>
            </w:r>
            <w:r>
              <w:fldChar w:fldCharType="separate"/>
            </w:r>
            <w:r w:rsidR="0093112F" w:rsidRPr="00EF1510">
              <w:rPr>
                <w:rStyle w:val="Hipervnculo"/>
                <w:noProof/>
              </w:rPr>
              <w:t>5.4.4. Uso de servicios personalizados</w:t>
            </w:r>
            <w:r w:rsidR="0093112F">
              <w:rPr>
                <w:noProof/>
                <w:webHidden/>
              </w:rPr>
              <w:tab/>
            </w:r>
            <w:r w:rsidR="0093112F">
              <w:rPr>
                <w:noProof/>
                <w:webHidden/>
              </w:rPr>
              <w:fldChar w:fldCharType="begin"/>
            </w:r>
            <w:r w:rsidR="0093112F">
              <w:rPr>
                <w:noProof/>
                <w:webHidden/>
              </w:rPr>
              <w:instrText xml:space="preserve"> PAGEREF _Toc207317141 \h </w:instrText>
            </w:r>
            <w:r w:rsidR="0093112F">
              <w:rPr>
                <w:noProof/>
                <w:webHidden/>
              </w:rPr>
            </w:r>
            <w:r w:rsidR="0093112F">
              <w:rPr>
                <w:noProof/>
                <w:webHidden/>
              </w:rPr>
              <w:fldChar w:fldCharType="separate"/>
            </w:r>
            <w:r w:rsidR="0093112F">
              <w:rPr>
                <w:noProof/>
                <w:webHidden/>
              </w:rPr>
              <w:t>78</w:t>
            </w:r>
            <w:r w:rsidR="0093112F">
              <w:rPr>
                <w:noProof/>
                <w:webHidden/>
              </w:rPr>
              <w:fldChar w:fldCharType="end"/>
            </w:r>
            <w:r>
              <w:rPr>
                <w:noProof/>
              </w:rPr>
              <w:fldChar w:fldCharType="end"/>
            </w:r>
          </w:ins>
        </w:p>
        <w:p w14:paraId="3648E2E8" w14:textId="1FA713AA" w:rsidR="0093112F" w:rsidRDefault="0056181D">
          <w:pPr>
            <w:pStyle w:val="TDC4"/>
            <w:tabs>
              <w:tab w:val="right" w:leader="dot" w:pos="8494"/>
            </w:tabs>
            <w:rPr>
              <w:ins w:id="473" w:author="Redondo García Francisco Javier" w:date="2025-09-02T09:44:00Z"/>
              <w:noProof/>
            </w:rPr>
          </w:pPr>
          <w:ins w:id="474" w:author="Redondo García Francisco Javier" w:date="2025-09-02T09:44:00Z">
            <w:r>
              <w:fldChar w:fldCharType="begin"/>
            </w:r>
            <w:r>
              <w:instrText xml:space="preserve"> HYPERLINK \l "_Toc207317142" </w:instrText>
            </w:r>
            <w:r>
              <w:fldChar w:fldCharType="separate"/>
            </w:r>
            <w:r w:rsidR="0093112F" w:rsidRPr="00EF1510">
              <w:rPr>
                <w:rStyle w:val="Hipervnculo"/>
                <w:noProof/>
              </w:rPr>
              <w:t>5.4.4.1. firestoreService</w:t>
            </w:r>
            <w:r w:rsidR="0093112F">
              <w:rPr>
                <w:noProof/>
                <w:webHidden/>
              </w:rPr>
              <w:tab/>
            </w:r>
            <w:r w:rsidR="0093112F">
              <w:rPr>
                <w:noProof/>
                <w:webHidden/>
              </w:rPr>
              <w:fldChar w:fldCharType="begin"/>
            </w:r>
            <w:r w:rsidR="0093112F">
              <w:rPr>
                <w:noProof/>
                <w:webHidden/>
              </w:rPr>
              <w:instrText xml:space="preserve"> PAGEREF _Toc207317142 \h </w:instrText>
            </w:r>
            <w:r w:rsidR="0093112F">
              <w:rPr>
                <w:noProof/>
                <w:webHidden/>
              </w:rPr>
            </w:r>
            <w:r w:rsidR="0093112F">
              <w:rPr>
                <w:noProof/>
                <w:webHidden/>
              </w:rPr>
              <w:fldChar w:fldCharType="separate"/>
            </w:r>
            <w:r w:rsidR="0093112F">
              <w:rPr>
                <w:noProof/>
                <w:webHidden/>
              </w:rPr>
              <w:t>78</w:t>
            </w:r>
            <w:r w:rsidR="0093112F">
              <w:rPr>
                <w:noProof/>
                <w:webHidden/>
              </w:rPr>
              <w:fldChar w:fldCharType="end"/>
            </w:r>
            <w:r>
              <w:rPr>
                <w:noProof/>
              </w:rPr>
              <w:fldChar w:fldCharType="end"/>
            </w:r>
          </w:ins>
        </w:p>
        <w:p w14:paraId="2535BF9D" w14:textId="66A53A1F" w:rsidR="0093112F" w:rsidRDefault="0056181D">
          <w:pPr>
            <w:pStyle w:val="TDC4"/>
            <w:tabs>
              <w:tab w:val="right" w:leader="dot" w:pos="8494"/>
            </w:tabs>
            <w:rPr>
              <w:ins w:id="475" w:author="Redondo García Francisco Javier" w:date="2025-09-02T09:44:00Z"/>
              <w:noProof/>
            </w:rPr>
          </w:pPr>
          <w:ins w:id="476" w:author="Redondo García Francisco Javier" w:date="2025-09-02T09:44:00Z">
            <w:r>
              <w:fldChar w:fldCharType="begin"/>
            </w:r>
            <w:r>
              <w:instrText xml:space="preserve"> HYPERLINK \l "_Toc207317143" </w:instrText>
            </w:r>
            <w:r>
              <w:fldChar w:fldCharType="separate"/>
            </w:r>
            <w:r w:rsidR="0093112F" w:rsidRPr="00EF1510">
              <w:rPr>
                <w:rStyle w:val="Hipervnculo"/>
                <w:noProof/>
              </w:rPr>
              <w:t>5.4.4.2. GlobalService</w:t>
            </w:r>
            <w:r w:rsidR="0093112F">
              <w:rPr>
                <w:noProof/>
                <w:webHidden/>
              </w:rPr>
              <w:tab/>
            </w:r>
            <w:r w:rsidR="0093112F">
              <w:rPr>
                <w:noProof/>
                <w:webHidden/>
              </w:rPr>
              <w:fldChar w:fldCharType="begin"/>
            </w:r>
            <w:r w:rsidR="0093112F">
              <w:rPr>
                <w:noProof/>
                <w:webHidden/>
              </w:rPr>
              <w:instrText xml:space="preserve"> PAGEREF _Toc207317143 \h </w:instrText>
            </w:r>
            <w:r w:rsidR="0093112F">
              <w:rPr>
                <w:noProof/>
                <w:webHidden/>
              </w:rPr>
            </w:r>
            <w:r w:rsidR="0093112F">
              <w:rPr>
                <w:noProof/>
                <w:webHidden/>
              </w:rPr>
              <w:fldChar w:fldCharType="separate"/>
            </w:r>
            <w:r w:rsidR="0093112F">
              <w:rPr>
                <w:noProof/>
                <w:webHidden/>
              </w:rPr>
              <w:t>83</w:t>
            </w:r>
            <w:r w:rsidR="0093112F">
              <w:rPr>
                <w:noProof/>
                <w:webHidden/>
              </w:rPr>
              <w:fldChar w:fldCharType="end"/>
            </w:r>
            <w:r>
              <w:rPr>
                <w:noProof/>
              </w:rPr>
              <w:fldChar w:fldCharType="end"/>
            </w:r>
          </w:ins>
        </w:p>
        <w:p w14:paraId="1A04C201" w14:textId="4DA269EB" w:rsidR="0093112F" w:rsidRDefault="0056181D">
          <w:pPr>
            <w:pStyle w:val="TDC4"/>
            <w:tabs>
              <w:tab w:val="right" w:leader="dot" w:pos="8494"/>
            </w:tabs>
            <w:rPr>
              <w:ins w:id="477" w:author="Redondo García Francisco Javier" w:date="2025-09-02T09:44:00Z"/>
              <w:noProof/>
            </w:rPr>
          </w:pPr>
          <w:ins w:id="478" w:author="Redondo García Francisco Javier" w:date="2025-09-02T09:44:00Z">
            <w:r>
              <w:fldChar w:fldCharType="begin"/>
            </w:r>
            <w:r>
              <w:instrText xml:space="preserve"> HYPE</w:instrText>
            </w:r>
            <w:r>
              <w:instrText xml:space="preserve">RLINK \l "_Toc207317144" </w:instrText>
            </w:r>
            <w:r>
              <w:fldChar w:fldCharType="separate"/>
            </w:r>
            <w:r w:rsidR="0093112F" w:rsidRPr="00EF1510">
              <w:rPr>
                <w:rStyle w:val="Hipervnculo"/>
                <w:noProof/>
              </w:rPr>
              <w:t>5.4.4.3. RouterLink</w:t>
            </w:r>
            <w:r w:rsidR="0093112F">
              <w:rPr>
                <w:noProof/>
                <w:webHidden/>
              </w:rPr>
              <w:tab/>
            </w:r>
            <w:r w:rsidR="0093112F">
              <w:rPr>
                <w:noProof/>
                <w:webHidden/>
              </w:rPr>
              <w:fldChar w:fldCharType="begin"/>
            </w:r>
            <w:r w:rsidR="0093112F">
              <w:rPr>
                <w:noProof/>
                <w:webHidden/>
              </w:rPr>
              <w:instrText xml:space="preserve"> PAGEREF _Toc207317144 \h </w:instrText>
            </w:r>
            <w:r w:rsidR="0093112F">
              <w:rPr>
                <w:noProof/>
                <w:webHidden/>
              </w:rPr>
            </w:r>
            <w:r w:rsidR="0093112F">
              <w:rPr>
                <w:noProof/>
                <w:webHidden/>
              </w:rPr>
              <w:fldChar w:fldCharType="separate"/>
            </w:r>
            <w:r w:rsidR="0093112F">
              <w:rPr>
                <w:noProof/>
                <w:webHidden/>
              </w:rPr>
              <w:t>83</w:t>
            </w:r>
            <w:r w:rsidR="0093112F">
              <w:rPr>
                <w:noProof/>
                <w:webHidden/>
              </w:rPr>
              <w:fldChar w:fldCharType="end"/>
            </w:r>
            <w:r>
              <w:rPr>
                <w:noProof/>
              </w:rPr>
              <w:fldChar w:fldCharType="end"/>
            </w:r>
          </w:ins>
        </w:p>
        <w:p w14:paraId="43935D48" w14:textId="3F59FED9" w:rsidR="0093112F" w:rsidRDefault="0056181D">
          <w:pPr>
            <w:pStyle w:val="TDC3"/>
            <w:tabs>
              <w:tab w:val="right" w:leader="dot" w:pos="8494"/>
            </w:tabs>
            <w:rPr>
              <w:ins w:id="479" w:author="Redondo García Francisco Javier" w:date="2025-09-02T09:44:00Z"/>
              <w:rFonts w:eastAsiaTheme="minorEastAsia"/>
              <w:noProof/>
              <w:lang w:eastAsia="es-ES"/>
            </w:rPr>
          </w:pPr>
          <w:ins w:id="480" w:author="Redondo García Francisco Javier" w:date="2025-09-02T09:44:00Z">
            <w:r>
              <w:fldChar w:fldCharType="begin"/>
            </w:r>
            <w:r>
              <w:instrText xml:space="preserve"> HYPERLINK \l "_Toc207317145" </w:instrText>
            </w:r>
            <w:r>
              <w:fldChar w:fldCharType="separate"/>
            </w:r>
            <w:r w:rsidR="0093112F" w:rsidRPr="00EF1510">
              <w:rPr>
                <w:rStyle w:val="Hipervnculo"/>
                <w:noProof/>
              </w:rPr>
              <w:t>5.4.5.  Funcionalidades</w:t>
            </w:r>
            <w:r w:rsidR="0093112F">
              <w:rPr>
                <w:noProof/>
                <w:webHidden/>
              </w:rPr>
              <w:tab/>
            </w:r>
            <w:r w:rsidR="0093112F">
              <w:rPr>
                <w:noProof/>
                <w:webHidden/>
              </w:rPr>
              <w:fldChar w:fldCharType="begin"/>
            </w:r>
            <w:r w:rsidR="0093112F">
              <w:rPr>
                <w:noProof/>
                <w:webHidden/>
              </w:rPr>
              <w:instrText xml:space="preserve"> PAGEREF _Toc207317145 \h </w:instrText>
            </w:r>
            <w:r w:rsidR="0093112F">
              <w:rPr>
                <w:noProof/>
                <w:webHidden/>
              </w:rPr>
            </w:r>
            <w:r w:rsidR="0093112F">
              <w:rPr>
                <w:noProof/>
                <w:webHidden/>
              </w:rPr>
              <w:fldChar w:fldCharType="separate"/>
            </w:r>
            <w:r w:rsidR="0093112F">
              <w:rPr>
                <w:noProof/>
                <w:webHidden/>
              </w:rPr>
              <w:t>85</w:t>
            </w:r>
            <w:r w:rsidR="0093112F">
              <w:rPr>
                <w:noProof/>
                <w:webHidden/>
              </w:rPr>
              <w:fldChar w:fldCharType="end"/>
            </w:r>
            <w:r>
              <w:rPr>
                <w:noProof/>
              </w:rPr>
              <w:fldChar w:fldCharType="end"/>
            </w:r>
          </w:ins>
        </w:p>
        <w:p w14:paraId="076E607C" w14:textId="523A30A3" w:rsidR="0093112F" w:rsidRDefault="0056181D">
          <w:pPr>
            <w:pStyle w:val="TDC4"/>
            <w:tabs>
              <w:tab w:val="right" w:leader="dot" w:pos="8494"/>
            </w:tabs>
            <w:rPr>
              <w:ins w:id="481" w:author="Redondo García Francisco Javier" w:date="2025-09-02T09:44:00Z"/>
              <w:noProof/>
            </w:rPr>
          </w:pPr>
          <w:ins w:id="482" w:author="Redondo García Francisco Javier" w:date="2025-09-02T09:44:00Z">
            <w:r>
              <w:fldChar w:fldCharType="begin"/>
            </w:r>
            <w:r>
              <w:instrText xml:space="preserve"> HYPERLINK \l "_Toc207317146" </w:instrText>
            </w:r>
            <w:r>
              <w:fldChar w:fldCharType="separate"/>
            </w:r>
            <w:r w:rsidR="0093112F" w:rsidRPr="00EF1510">
              <w:rPr>
                <w:rStyle w:val="Hipervnculo"/>
                <w:noProof/>
              </w:rPr>
              <w:t>5.4.5.1. Registro e inicio de sesión</w:t>
            </w:r>
            <w:r w:rsidR="0093112F">
              <w:rPr>
                <w:noProof/>
                <w:webHidden/>
              </w:rPr>
              <w:tab/>
            </w:r>
            <w:r w:rsidR="0093112F">
              <w:rPr>
                <w:noProof/>
                <w:webHidden/>
              </w:rPr>
              <w:fldChar w:fldCharType="begin"/>
            </w:r>
            <w:r w:rsidR="0093112F">
              <w:rPr>
                <w:noProof/>
                <w:webHidden/>
              </w:rPr>
              <w:instrText xml:space="preserve"> PAGEREF _Toc207317146 \h </w:instrText>
            </w:r>
            <w:r w:rsidR="0093112F">
              <w:rPr>
                <w:noProof/>
                <w:webHidden/>
              </w:rPr>
            </w:r>
            <w:r w:rsidR="0093112F">
              <w:rPr>
                <w:noProof/>
                <w:webHidden/>
              </w:rPr>
              <w:fldChar w:fldCharType="separate"/>
            </w:r>
            <w:r w:rsidR="0093112F">
              <w:rPr>
                <w:noProof/>
                <w:webHidden/>
              </w:rPr>
              <w:t>85</w:t>
            </w:r>
            <w:r w:rsidR="0093112F">
              <w:rPr>
                <w:noProof/>
                <w:webHidden/>
              </w:rPr>
              <w:fldChar w:fldCharType="end"/>
            </w:r>
            <w:r>
              <w:rPr>
                <w:noProof/>
              </w:rPr>
              <w:fldChar w:fldCharType="end"/>
            </w:r>
          </w:ins>
        </w:p>
        <w:p w14:paraId="307839E8" w14:textId="6535D50A" w:rsidR="0093112F" w:rsidRDefault="0056181D">
          <w:pPr>
            <w:pStyle w:val="TDC4"/>
            <w:tabs>
              <w:tab w:val="right" w:leader="dot" w:pos="8494"/>
            </w:tabs>
            <w:rPr>
              <w:ins w:id="483" w:author="Redondo García Francisco Javier" w:date="2025-09-02T09:44:00Z"/>
              <w:noProof/>
            </w:rPr>
          </w:pPr>
          <w:ins w:id="484" w:author="Redondo García Francisco Javier" w:date="2025-09-02T09:44:00Z">
            <w:r>
              <w:fldChar w:fldCharType="begin"/>
            </w:r>
            <w:r>
              <w:instrText xml:space="preserve"> HYPERLINK \l "_Toc207317147" </w:instrText>
            </w:r>
            <w:r>
              <w:fldChar w:fldCharType="separate"/>
            </w:r>
            <w:r w:rsidR="0093112F" w:rsidRPr="00EF1510">
              <w:rPr>
                <w:rStyle w:val="Hipervnculo"/>
                <w:noProof/>
              </w:rPr>
              <w:t>5.4.5.2. Sidebar</w:t>
            </w:r>
            <w:r w:rsidR="0093112F">
              <w:rPr>
                <w:noProof/>
                <w:webHidden/>
              </w:rPr>
              <w:tab/>
            </w:r>
            <w:r w:rsidR="0093112F">
              <w:rPr>
                <w:noProof/>
                <w:webHidden/>
              </w:rPr>
              <w:fldChar w:fldCharType="begin"/>
            </w:r>
            <w:r w:rsidR="0093112F">
              <w:rPr>
                <w:noProof/>
                <w:webHidden/>
              </w:rPr>
              <w:instrText xml:space="preserve"> PAGEREF _Toc207317147 \h </w:instrText>
            </w:r>
            <w:r w:rsidR="0093112F">
              <w:rPr>
                <w:noProof/>
                <w:webHidden/>
              </w:rPr>
            </w:r>
            <w:r w:rsidR="0093112F">
              <w:rPr>
                <w:noProof/>
                <w:webHidden/>
              </w:rPr>
              <w:fldChar w:fldCharType="separate"/>
            </w:r>
            <w:r w:rsidR="0093112F">
              <w:rPr>
                <w:noProof/>
                <w:webHidden/>
              </w:rPr>
              <w:t>86</w:t>
            </w:r>
            <w:r w:rsidR="0093112F">
              <w:rPr>
                <w:noProof/>
                <w:webHidden/>
              </w:rPr>
              <w:fldChar w:fldCharType="end"/>
            </w:r>
            <w:r>
              <w:rPr>
                <w:noProof/>
              </w:rPr>
              <w:fldChar w:fldCharType="end"/>
            </w:r>
          </w:ins>
        </w:p>
        <w:p w14:paraId="0F52505A" w14:textId="6416FB26" w:rsidR="0093112F" w:rsidRDefault="0056181D">
          <w:pPr>
            <w:pStyle w:val="TDC4"/>
            <w:tabs>
              <w:tab w:val="right" w:leader="dot" w:pos="8494"/>
            </w:tabs>
            <w:rPr>
              <w:ins w:id="485" w:author="Redondo García Francisco Javier" w:date="2025-09-02T09:44:00Z"/>
              <w:noProof/>
            </w:rPr>
          </w:pPr>
          <w:ins w:id="486" w:author="Redondo García Francisco Javier" w:date="2025-09-02T09:44:00Z">
            <w:r>
              <w:fldChar w:fldCharType="begin"/>
            </w:r>
            <w:r>
              <w:instrText xml:space="preserve"> HYPERLINK \l "_Toc207317148" </w:instrText>
            </w:r>
            <w:r>
              <w:fldChar w:fldCharType="separate"/>
            </w:r>
            <w:r w:rsidR="0093112F" w:rsidRPr="00EF1510">
              <w:rPr>
                <w:rStyle w:val="Hipervnculo"/>
                <w:noProof/>
              </w:rPr>
              <w:t>5.4.5.3. Control de la interfaz en función del rol</w:t>
            </w:r>
            <w:r w:rsidR="0093112F">
              <w:rPr>
                <w:noProof/>
                <w:webHidden/>
              </w:rPr>
              <w:tab/>
            </w:r>
            <w:r w:rsidR="0093112F">
              <w:rPr>
                <w:noProof/>
                <w:webHidden/>
              </w:rPr>
              <w:fldChar w:fldCharType="begin"/>
            </w:r>
            <w:r w:rsidR="0093112F">
              <w:rPr>
                <w:noProof/>
                <w:webHidden/>
              </w:rPr>
              <w:instrText xml:space="preserve"> PAGEREF _Toc207317148 \h </w:instrText>
            </w:r>
            <w:r w:rsidR="0093112F">
              <w:rPr>
                <w:noProof/>
                <w:webHidden/>
              </w:rPr>
            </w:r>
            <w:r w:rsidR="0093112F">
              <w:rPr>
                <w:noProof/>
                <w:webHidden/>
              </w:rPr>
              <w:fldChar w:fldCharType="separate"/>
            </w:r>
            <w:r w:rsidR="0093112F">
              <w:rPr>
                <w:noProof/>
                <w:webHidden/>
              </w:rPr>
              <w:t>87</w:t>
            </w:r>
            <w:r w:rsidR="0093112F">
              <w:rPr>
                <w:noProof/>
                <w:webHidden/>
              </w:rPr>
              <w:fldChar w:fldCharType="end"/>
            </w:r>
            <w:r>
              <w:rPr>
                <w:noProof/>
              </w:rPr>
              <w:fldChar w:fldCharType="end"/>
            </w:r>
          </w:ins>
        </w:p>
        <w:p w14:paraId="63E142B7" w14:textId="2348858E" w:rsidR="0093112F" w:rsidRDefault="0056181D">
          <w:pPr>
            <w:pStyle w:val="TDC4"/>
            <w:tabs>
              <w:tab w:val="right" w:leader="dot" w:pos="8494"/>
            </w:tabs>
            <w:rPr>
              <w:ins w:id="487" w:author="Redondo García Francisco Javier" w:date="2025-09-02T09:44:00Z"/>
              <w:noProof/>
            </w:rPr>
          </w:pPr>
          <w:ins w:id="488" w:author="Redondo García Francisco Javier" w:date="2025-09-02T09:44:00Z">
            <w:r>
              <w:fldChar w:fldCharType="begin"/>
            </w:r>
            <w:r>
              <w:instrText xml:space="preserve"> HYPERLINK \l "_Toc207317149" </w:instrText>
            </w:r>
            <w:r>
              <w:fldChar w:fldCharType="separate"/>
            </w:r>
            <w:r w:rsidR="0093112F" w:rsidRPr="00EF1510">
              <w:rPr>
                <w:rStyle w:val="Hipervnculo"/>
                <w:noProof/>
              </w:rPr>
              <w:t>5.4.5.4. Administración de facultativos</w:t>
            </w:r>
            <w:r w:rsidR="0093112F">
              <w:rPr>
                <w:noProof/>
                <w:webHidden/>
              </w:rPr>
              <w:tab/>
            </w:r>
            <w:r w:rsidR="0093112F">
              <w:rPr>
                <w:noProof/>
                <w:webHidden/>
              </w:rPr>
              <w:fldChar w:fldCharType="begin"/>
            </w:r>
            <w:r w:rsidR="0093112F">
              <w:rPr>
                <w:noProof/>
                <w:webHidden/>
              </w:rPr>
              <w:instrText xml:space="preserve"> PAGEREF _Toc207317149 \h </w:instrText>
            </w:r>
            <w:r w:rsidR="0093112F">
              <w:rPr>
                <w:noProof/>
                <w:webHidden/>
              </w:rPr>
            </w:r>
            <w:r w:rsidR="0093112F">
              <w:rPr>
                <w:noProof/>
                <w:webHidden/>
              </w:rPr>
              <w:fldChar w:fldCharType="separate"/>
            </w:r>
            <w:r w:rsidR="0093112F">
              <w:rPr>
                <w:noProof/>
                <w:webHidden/>
              </w:rPr>
              <w:t>88</w:t>
            </w:r>
            <w:r w:rsidR="0093112F">
              <w:rPr>
                <w:noProof/>
                <w:webHidden/>
              </w:rPr>
              <w:fldChar w:fldCharType="end"/>
            </w:r>
            <w:r>
              <w:rPr>
                <w:noProof/>
              </w:rPr>
              <w:fldChar w:fldCharType="end"/>
            </w:r>
          </w:ins>
        </w:p>
        <w:p w14:paraId="53C96542" w14:textId="4E22BD60" w:rsidR="0093112F" w:rsidRDefault="0056181D">
          <w:pPr>
            <w:pStyle w:val="TDC4"/>
            <w:tabs>
              <w:tab w:val="right" w:leader="dot" w:pos="8494"/>
            </w:tabs>
            <w:rPr>
              <w:ins w:id="489" w:author="Redondo García Francisco Javier" w:date="2025-09-02T09:44:00Z"/>
              <w:noProof/>
            </w:rPr>
          </w:pPr>
          <w:ins w:id="490" w:author="Redondo García Francisco Javier" w:date="2025-09-02T09:44:00Z">
            <w:r>
              <w:fldChar w:fldCharType="begin"/>
            </w:r>
            <w:r>
              <w:instrText xml:space="preserve"> HYPERLINK \l "_Toc207317150" </w:instrText>
            </w:r>
            <w:r>
              <w:fldChar w:fldCharType="separate"/>
            </w:r>
            <w:r w:rsidR="0093112F" w:rsidRPr="00EF1510">
              <w:rPr>
                <w:rStyle w:val="Hipervnculo"/>
                <w:noProof/>
              </w:rPr>
              <w:t>5.4.5.5. Gestión de pacientes</w:t>
            </w:r>
            <w:r w:rsidR="0093112F">
              <w:rPr>
                <w:noProof/>
                <w:webHidden/>
              </w:rPr>
              <w:tab/>
            </w:r>
            <w:r w:rsidR="0093112F">
              <w:rPr>
                <w:noProof/>
                <w:webHidden/>
              </w:rPr>
              <w:fldChar w:fldCharType="begin"/>
            </w:r>
            <w:r w:rsidR="0093112F">
              <w:rPr>
                <w:noProof/>
                <w:webHidden/>
              </w:rPr>
              <w:instrText xml:space="preserve"> PAGEREF _Toc207317150 \h </w:instrText>
            </w:r>
            <w:r w:rsidR="0093112F">
              <w:rPr>
                <w:noProof/>
                <w:webHidden/>
              </w:rPr>
            </w:r>
            <w:r w:rsidR="0093112F">
              <w:rPr>
                <w:noProof/>
                <w:webHidden/>
              </w:rPr>
              <w:fldChar w:fldCharType="separate"/>
            </w:r>
            <w:r w:rsidR="0093112F">
              <w:rPr>
                <w:noProof/>
                <w:webHidden/>
              </w:rPr>
              <w:t>90</w:t>
            </w:r>
            <w:r w:rsidR="0093112F">
              <w:rPr>
                <w:noProof/>
                <w:webHidden/>
              </w:rPr>
              <w:fldChar w:fldCharType="end"/>
            </w:r>
            <w:r>
              <w:rPr>
                <w:noProof/>
              </w:rPr>
              <w:fldChar w:fldCharType="end"/>
            </w:r>
          </w:ins>
        </w:p>
        <w:p w14:paraId="703E7BB3" w14:textId="2FC921D9" w:rsidR="0093112F" w:rsidRDefault="0056181D">
          <w:pPr>
            <w:pStyle w:val="TDC5"/>
            <w:tabs>
              <w:tab w:val="right" w:leader="dot" w:pos="8494"/>
            </w:tabs>
            <w:rPr>
              <w:ins w:id="491" w:author="Redondo García Francisco Javier" w:date="2025-09-02T09:44:00Z"/>
              <w:noProof/>
            </w:rPr>
          </w:pPr>
          <w:ins w:id="492" w:author="Redondo García Francisco Javier" w:date="2025-09-02T09:44:00Z">
            <w:r>
              <w:fldChar w:fldCharType="begin"/>
            </w:r>
            <w:r>
              <w:instrText xml:space="preserve"> HYPERLINK \l "_Toc207317151" </w:instrText>
            </w:r>
            <w:r>
              <w:fldChar w:fldCharType="separate"/>
            </w:r>
            <w:r w:rsidR="0093112F" w:rsidRPr="00EF1510">
              <w:rPr>
                <w:rStyle w:val="Hipervnculo"/>
                <w:noProof/>
              </w:rPr>
              <w:t>5.4.5.5.1. Pacientes</w:t>
            </w:r>
            <w:r w:rsidR="0093112F">
              <w:rPr>
                <w:noProof/>
                <w:webHidden/>
              </w:rPr>
              <w:tab/>
            </w:r>
            <w:r w:rsidR="0093112F">
              <w:rPr>
                <w:noProof/>
                <w:webHidden/>
              </w:rPr>
              <w:fldChar w:fldCharType="begin"/>
            </w:r>
            <w:r w:rsidR="0093112F">
              <w:rPr>
                <w:noProof/>
                <w:webHidden/>
              </w:rPr>
              <w:instrText xml:space="preserve"> PAGEREF _Toc207317151 \h </w:instrText>
            </w:r>
            <w:r w:rsidR="0093112F">
              <w:rPr>
                <w:noProof/>
                <w:webHidden/>
              </w:rPr>
            </w:r>
            <w:r w:rsidR="0093112F">
              <w:rPr>
                <w:noProof/>
                <w:webHidden/>
              </w:rPr>
              <w:fldChar w:fldCharType="separate"/>
            </w:r>
            <w:r w:rsidR="0093112F">
              <w:rPr>
                <w:noProof/>
                <w:webHidden/>
              </w:rPr>
              <w:t>90</w:t>
            </w:r>
            <w:r w:rsidR="0093112F">
              <w:rPr>
                <w:noProof/>
                <w:webHidden/>
              </w:rPr>
              <w:fldChar w:fldCharType="end"/>
            </w:r>
            <w:r>
              <w:rPr>
                <w:noProof/>
              </w:rPr>
              <w:fldChar w:fldCharType="end"/>
            </w:r>
          </w:ins>
        </w:p>
        <w:p w14:paraId="281C835B" w14:textId="25913939" w:rsidR="0093112F" w:rsidRDefault="0056181D">
          <w:pPr>
            <w:pStyle w:val="TDC5"/>
            <w:tabs>
              <w:tab w:val="right" w:leader="dot" w:pos="8494"/>
            </w:tabs>
            <w:rPr>
              <w:ins w:id="493" w:author="Redondo García Francisco Javier" w:date="2025-09-02T09:44:00Z"/>
              <w:noProof/>
            </w:rPr>
          </w:pPr>
          <w:ins w:id="494" w:author="Redondo García Francisco Javier" w:date="2025-09-02T09:44:00Z">
            <w:r>
              <w:fldChar w:fldCharType="begin"/>
            </w:r>
            <w:r>
              <w:instrText xml:space="preserve"> </w:instrText>
            </w:r>
            <w:r>
              <w:instrText xml:space="preserve">HYPERLINK \l "_Toc207317152" </w:instrText>
            </w:r>
            <w:r>
              <w:fldChar w:fldCharType="separate"/>
            </w:r>
            <w:r w:rsidR="0093112F" w:rsidRPr="00EF1510">
              <w:rPr>
                <w:rStyle w:val="Hipervnculo"/>
                <w:noProof/>
              </w:rPr>
              <w:t>5.4.5.5.2. Editar paciente</w:t>
            </w:r>
            <w:r w:rsidR="0093112F">
              <w:rPr>
                <w:noProof/>
                <w:webHidden/>
              </w:rPr>
              <w:tab/>
            </w:r>
            <w:r w:rsidR="0093112F">
              <w:rPr>
                <w:noProof/>
                <w:webHidden/>
              </w:rPr>
              <w:fldChar w:fldCharType="begin"/>
            </w:r>
            <w:r w:rsidR="0093112F">
              <w:rPr>
                <w:noProof/>
                <w:webHidden/>
              </w:rPr>
              <w:instrText xml:space="preserve"> PAGEREF _Toc207317152 \h </w:instrText>
            </w:r>
            <w:r w:rsidR="0093112F">
              <w:rPr>
                <w:noProof/>
                <w:webHidden/>
              </w:rPr>
            </w:r>
            <w:r w:rsidR="0093112F">
              <w:rPr>
                <w:noProof/>
                <w:webHidden/>
              </w:rPr>
              <w:fldChar w:fldCharType="separate"/>
            </w:r>
            <w:r w:rsidR="0093112F">
              <w:rPr>
                <w:noProof/>
                <w:webHidden/>
              </w:rPr>
              <w:t>91</w:t>
            </w:r>
            <w:r w:rsidR="0093112F">
              <w:rPr>
                <w:noProof/>
                <w:webHidden/>
              </w:rPr>
              <w:fldChar w:fldCharType="end"/>
            </w:r>
            <w:r>
              <w:rPr>
                <w:noProof/>
              </w:rPr>
              <w:fldChar w:fldCharType="end"/>
            </w:r>
          </w:ins>
        </w:p>
        <w:p w14:paraId="68E80150" w14:textId="5BD5581E" w:rsidR="0093112F" w:rsidRDefault="0056181D">
          <w:pPr>
            <w:pStyle w:val="TDC4"/>
            <w:tabs>
              <w:tab w:val="right" w:leader="dot" w:pos="8494"/>
            </w:tabs>
            <w:rPr>
              <w:ins w:id="495" w:author="Redondo García Francisco Javier" w:date="2025-09-02T09:44:00Z"/>
              <w:noProof/>
            </w:rPr>
          </w:pPr>
          <w:ins w:id="496" w:author="Redondo García Francisco Javier" w:date="2025-09-02T09:44:00Z">
            <w:r>
              <w:fldChar w:fldCharType="begin"/>
            </w:r>
            <w:r>
              <w:instrText xml:space="preserve"> HYPERLINK \l "_Toc207317153" </w:instrText>
            </w:r>
            <w:r>
              <w:fldChar w:fldCharType="separate"/>
            </w:r>
            <w:r w:rsidR="0093112F" w:rsidRPr="00EF1510">
              <w:rPr>
                <w:rStyle w:val="Hipervnculo"/>
                <w:noProof/>
              </w:rPr>
              <w:t>5.4.5.6. Visualizar datos de paciente</w:t>
            </w:r>
            <w:r w:rsidR="0093112F">
              <w:rPr>
                <w:noProof/>
                <w:webHidden/>
              </w:rPr>
              <w:tab/>
            </w:r>
            <w:r w:rsidR="0093112F">
              <w:rPr>
                <w:noProof/>
                <w:webHidden/>
              </w:rPr>
              <w:fldChar w:fldCharType="begin"/>
            </w:r>
            <w:r w:rsidR="0093112F">
              <w:rPr>
                <w:noProof/>
                <w:webHidden/>
              </w:rPr>
              <w:instrText xml:space="preserve"> PAGEREF _Toc207317153 \h </w:instrText>
            </w:r>
            <w:r w:rsidR="0093112F">
              <w:rPr>
                <w:noProof/>
                <w:webHidden/>
              </w:rPr>
            </w:r>
            <w:r w:rsidR="0093112F">
              <w:rPr>
                <w:noProof/>
                <w:webHidden/>
              </w:rPr>
              <w:fldChar w:fldCharType="separate"/>
            </w:r>
            <w:r w:rsidR="0093112F">
              <w:rPr>
                <w:noProof/>
                <w:webHidden/>
              </w:rPr>
              <w:t>91</w:t>
            </w:r>
            <w:r w:rsidR="0093112F">
              <w:rPr>
                <w:noProof/>
                <w:webHidden/>
              </w:rPr>
              <w:fldChar w:fldCharType="end"/>
            </w:r>
            <w:r>
              <w:rPr>
                <w:noProof/>
              </w:rPr>
              <w:fldChar w:fldCharType="end"/>
            </w:r>
          </w:ins>
        </w:p>
        <w:p w14:paraId="2787504D" w14:textId="044BA277" w:rsidR="0093112F" w:rsidRDefault="0056181D">
          <w:pPr>
            <w:pStyle w:val="TDC5"/>
            <w:tabs>
              <w:tab w:val="right" w:leader="dot" w:pos="8494"/>
            </w:tabs>
            <w:rPr>
              <w:ins w:id="497" w:author="Redondo García Francisco Javier" w:date="2025-09-02T09:44:00Z"/>
              <w:noProof/>
            </w:rPr>
          </w:pPr>
          <w:ins w:id="498" w:author="Redondo García Francisco Javier" w:date="2025-09-02T09:44:00Z">
            <w:r>
              <w:fldChar w:fldCharType="begin"/>
            </w:r>
            <w:r>
              <w:instrText xml:space="preserve"> HYPERLINK \l "_Toc207317154" </w:instrText>
            </w:r>
            <w:r>
              <w:fldChar w:fldCharType="separate"/>
            </w:r>
            <w:r w:rsidR="0093112F" w:rsidRPr="00EF1510">
              <w:rPr>
                <w:rStyle w:val="Hipervnculo"/>
                <w:noProof/>
              </w:rPr>
              <w:t>5.4.5.6.1. Ver paciente</w:t>
            </w:r>
            <w:r w:rsidR="0093112F">
              <w:rPr>
                <w:noProof/>
                <w:webHidden/>
              </w:rPr>
              <w:tab/>
            </w:r>
            <w:r w:rsidR="0093112F">
              <w:rPr>
                <w:noProof/>
                <w:webHidden/>
              </w:rPr>
              <w:fldChar w:fldCharType="begin"/>
            </w:r>
            <w:r w:rsidR="0093112F">
              <w:rPr>
                <w:noProof/>
                <w:webHidden/>
              </w:rPr>
              <w:instrText xml:space="preserve"> PAGEREF _Toc207317154 \h </w:instrText>
            </w:r>
            <w:r w:rsidR="0093112F">
              <w:rPr>
                <w:noProof/>
                <w:webHidden/>
              </w:rPr>
            </w:r>
            <w:r w:rsidR="0093112F">
              <w:rPr>
                <w:noProof/>
                <w:webHidden/>
              </w:rPr>
              <w:fldChar w:fldCharType="separate"/>
            </w:r>
            <w:r w:rsidR="0093112F">
              <w:rPr>
                <w:noProof/>
                <w:webHidden/>
              </w:rPr>
              <w:t>92</w:t>
            </w:r>
            <w:r w:rsidR="0093112F">
              <w:rPr>
                <w:noProof/>
                <w:webHidden/>
              </w:rPr>
              <w:fldChar w:fldCharType="end"/>
            </w:r>
            <w:r>
              <w:rPr>
                <w:noProof/>
              </w:rPr>
              <w:fldChar w:fldCharType="end"/>
            </w:r>
          </w:ins>
        </w:p>
        <w:p w14:paraId="0D206594" w14:textId="6DFB72BD" w:rsidR="0093112F" w:rsidRDefault="0056181D">
          <w:pPr>
            <w:pStyle w:val="TDC5"/>
            <w:tabs>
              <w:tab w:val="right" w:leader="dot" w:pos="8494"/>
            </w:tabs>
            <w:rPr>
              <w:ins w:id="499" w:author="Redondo García Francisco Javier" w:date="2025-09-02T09:44:00Z"/>
              <w:noProof/>
            </w:rPr>
          </w:pPr>
          <w:ins w:id="500" w:author="Redondo García Francisco Javier" w:date="2025-09-02T09:44:00Z">
            <w:r>
              <w:fldChar w:fldCharType="begin"/>
            </w:r>
            <w:r>
              <w:instrText xml:space="preserve"> HY</w:instrText>
            </w:r>
            <w:r>
              <w:instrText xml:space="preserve">PERLINK \l "_Toc207317155" </w:instrText>
            </w:r>
            <w:r>
              <w:fldChar w:fldCharType="separate"/>
            </w:r>
            <w:r w:rsidR="0093112F" w:rsidRPr="00EF1510">
              <w:rPr>
                <w:rStyle w:val="Hipervnculo"/>
                <w:noProof/>
              </w:rPr>
              <w:t>5.4.5.6.2. Equilibrio</w:t>
            </w:r>
            <w:r w:rsidR="0093112F">
              <w:rPr>
                <w:noProof/>
                <w:webHidden/>
              </w:rPr>
              <w:tab/>
            </w:r>
            <w:r w:rsidR="0093112F">
              <w:rPr>
                <w:noProof/>
                <w:webHidden/>
              </w:rPr>
              <w:fldChar w:fldCharType="begin"/>
            </w:r>
            <w:r w:rsidR="0093112F">
              <w:rPr>
                <w:noProof/>
                <w:webHidden/>
              </w:rPr>
              <w:instrText xml:space="preserve"> PAGEREF _Toc207317155 \h </w:instrText>
            </w:r>
            <w:r w:rsidR="0093112F">
              <w:rPr>
                <w:noProof/>
                <w:webHidden/>
              </w:rPr>
            </w:r>
            <w:r w:rsidR="0093112F">
              <w:rPr>
                <w:noProof/>
                <w:webHidden/>
              </w:rPr>
              <w:fldChar w:fldCharType="separate"/>
            </w:r>
            <w:r w:rsidR="0093112F">
              <w:rPr>
                <w:noProof/>
                <w:webHidden/>
              </w:rPr>
              <w:t>93</w:t>
            </w:r>
            <w:r w:rsidR="0093112F">
              <w:rPr>
                <w:noProof/>
                <w:webHidden/>
              </w:rPr>
              <w:fldChar w:fldCharType="end"/>
            </w:r>
            <w:r>
              <w:rPr>
                <w:noProof/>
              </w:rPr>
              <w:fldChar w:fldCharType="end"/>
            </w:r>
          </w:ins>
        </w:p>
        <w:p w14:paraId="2EE59CCF" w14:textId="43CE1F5D" w:rsidR="0093112F" w:rsidRDefault="0056181D">
          <w:pPr>
            <w:pStyle w:val="TDC5"/>
            <w:tabs>
              <w:tab w:val="right" w:leader="dot" w:pos="8494"/>
            </w:tabs>
            <w:rPr>
              <w:ins w:id="501" w:author="Redondo García Francisco Javier" w:date="2025-09-02T09:44:00Z"/>
              <w:noProof/>
            </w:rPr>
          </w:pPr>
          <w:ins w:id="502" w:author="Redondo García Francisco Javier" w:date="2025-09-02T09:44:00Z">
            <w:r>
              <w:fldChar w:fldCharType="begin"/>
            </w:r>
            <w:r>
              <w:instrText xml:space="preserve"> HYPERLINK \l "_Toc207317156" </w:instrText>
            </w:r>
            <w:r>
              <w:fldChar w:fldCharType="separate"/>
            </w:r>
            <w:r w:rsidR="0093112F" w:rsidRPr="00EF1510">
              <w:rPr>
                <w:rStyle w:val="Hipervnculo"/>
                <w:noProof/>
              </w:rPr>
              <w:t>5.4.5.6.3. Sentadillas</w:t>
            </w:r>
            <w:r w:rsidR="0093112F">
              <w:rPr>
                <w:noProof/>
                <w:webHidden/>
              </w:rPr>
              <w:tab/>
            </w:r>
            <w:r w:rsidR="0093112F">
              <w:rPr>
                <w:noProof/>
                <w:webHidden/>
              </w:rPr>
              <w:fldChar w:fldCharType="begin"/>
            </w:r>
            <w:r w:rsidR="0093112F">
              <w:rPr>
                <w:noProof/>
                <w:webHidden/>
              </w:rPr>
              <w:instrText xml:space="preserve"> PAGEREF _Toc207317156 \h </w:instrText>
            </w:r>
            <w:r w:rsidR="0093112F">
              <w:rPr>
                <w:noProof/>
                <w:webHidden/>
              </w:rPr>
            </w:r>
            <w:r w:rsidR="0093112F">
              <w:rPr>
                <w:noProof/>
                <w:webHidden/>
              </w:rPr>
              <w:fldChar w:fldCharType="separate"/>
            </w:r>
            <w:r w:rsidR="0093112F">
              <w:rPr>
                <w:noProof/>
                <w:webHidden/>
              </w:rPr>
              <w:t>94</w:t>
            </w:r>
            <w:r w:rsidR="0093112F">
              <w:rPr>
                <w:noProof/>
                <w:webHidden/>
              </w:rPr>
              <w:fldChar w:fldCharType="end"/>
            </w:r>
            <w:r>
              <w:rPr>
                <w:noProof/>
              </w:rPr>
              <w:fldChar w:fldCharType="end"/>
            </w:r>
          </w:ins>
        </w:p>
        <w:p w14:paraId="39BD73F6" w14:textId="557EE0F7" w:rsidR="0093112F" w:rsidRDefault="0056181D">
          <w:pPr>
            <w:pStyle w:val="TDC5"/>
            <w:tabs>
              <w:tab w:val="right" w:leader="dot" w:pos="8494"/>
            </w:tabs>
            <w:rPr>
              <w:ins w:id="503" w:author="Redondo García Francisco Javier" w:date="2025-09-02T09:44:00Z"/>
              <w:noProof/>
            </w:rPr>
          </w:pPr>
          <w:ins w:id="504" w:author="Redondo García Francisco Javier" w:date="2025-09-02T09:44:00Z">
            <w:r>
              <w:fldChar w:fldCharType="begin"/>
            </w:r>
            <w:r>
              <w:instrText xml:space="preserve"> HYPERLINK \l "_Toc207317157" </w:instrText>
            </w:r>
            <w:r>
              <w:fldChar w:fldCharType="separate"/>
            </w:r>
            <w:r w:rsidR="0093112F" w:rsidRPr="00EF1510">
              <w:rPr>
                <w:rStyle w:val="Hipervnculo"/>
                <w:noProof/>
              </w:rPr>
              <w:t>5.4.5.6.4. Velocidad</w:t>
            </w:r>
            <w:r w:rsidR="0093112F">
              <w:rPr>
                <w:noProof/>
                <w:webHidden/>
              </w:rPr>
              <w:tab/>
            </w:r>
            <w:r w:rsidR="0093112F">
              <w:rPr>
                <w:noProof/>
                <w:webHidden/>
              </w:rPr>
              <w:fldChar w:fldCharType="begin"/>
            </w:r>
            <w:r w:rsidR="0093112F">
              <w:rPr>
                <w:noProof/>
                <w:webHidden/>
              </w:rPr>
              <w:instrText xml:space="preserve"> PAGEREF _Toc207317157 \h </w:instrText>
            </w:r>
            <w:r w:rsidR="0093112F">
              <w:rPr>
                <w:noProof/>
                <w:webHidden/>
              </w:rPr>
            </w:r>
            <w:r w:rsidR="0093112F">
              <w:rPr>
                <w:noProof/>
                <w:webHidden/>
              </w:rPr>
              <w:fldChar w:fldCharType="separate"/>
            </w:r>
            <w:r w:rsidR="0093112F">
              <w:rPr>
                <w:noProof/>
                <w:webHidden/>
              </w:rPr>
              <w:t>97</w:t>
            </w:r>
            <w:r w:rsidR="0093112F">
              <w:rPr>
                <w:noProof/>
                <w:webHidden/>
              </w:rPr>
              <w:fldChar w:fldCharType="end"/>
            </w:r>
            <w:r>
              <w:rPr>
                <w:noProof/>
              </w:rPr>
              <w:fldChar w:fldCharType="end"/>
            </w:r>
          </w:ins>
        </w:p>
        <w:p w14:paraId="34167823" w14:textId="1EE7EC56" w:rsidR="0093112F" w:rsidRDefault="0056181D">
          <w:pPr>
            <w:pStyle w:val="TDC5"/>
            <w:tabs>
              <w:tab w:val="right" w:leader="dot" w:pos="8494"/>
            </w:tabs>
            <w:rPr>
              <w:ins w:id="505" w:author="Redondo García Francisco Javier" w:date="2025-09-02T09:44:00Z"/>
              <w:noProof/>
            </w:rPr>
          </w:pPr>
          <w:ins w:id="506" w:author="Redondo García Francisco Javier" w:date="2025-09-02T09:44:00Z">
            <w:r>
              <w:fldChar w:fldCharType="begin"/>
            </w:r>
            <w:r>
              <w:instrText xml:space="preserve"> HYPERLINK \l "_Toc207317158" </w:instrText>
            </w:r>
            <w:r>
              <w:fldChar w:fldCharType="separate"/>
            </w:r>
            <w:r w:rsidR="0093112F" w:rsidRPr="00EF1510">
              <w:rPr>
                <w:rStyle w:val="Hipervnculo"/>
                <w:noProof/>
              </w:rPr>
              <w:t>5.4.5.6.5. Histórico</w:t>
            </w:r>
            <w:r w:rsidR="0093112F">
              <w:rPr>
                <w:noProof/>
                <w:webHidden/>
              </w:rPr>
              <w:tab/>
            </w:r>
            <w:r w:rsidR="0093112F">
              <w:rPr>
                <w:noProof/>
                <w:webHidden/>
              </w:rPr>
              <w:fldChar w:fldCharType="begin"/>
            </w:r>
            <w:r w:rsidR="0093112F">
              <w:rPr>
                <w:noProof/>
                <w:webHidden/>
              </w:rPr>
              <w:instrText xml:space="preserve"> PAGEREF _Toc207317158 \h </w:instrText>
            </w:r>
            <w:r w:rsidR="0093112F">
              <w:rPr>
                <w:noProof/>
                <w:webHidden/>
              </w:rPr>
            </w:r>
            <w:r w:rsidR="0093112F">
              <w:rPr>
                <w:noProof/>
                <w:webHidden/>
              </w:rPr>
              <w:fldChar w:fldCharType="separate"/>
            </w:r>
            <w:r w:rsidR="0093112F">
              <w:rPr>
                <w:noProof/>
                <w:webHidden/>
              </w:rPr>
              <w:t>98</w:t>
            </w:r>
            <w:r w:rsidR="0093112F">
              <w:rPr>
                <w:noProof/>
                <w:webHidden/>
              </w:rPr>
              <w:fldChar w:fldCharType="end"/>
            </w:r>
            <w:r>
              <w:rPr>
                <w:noProof/>
              </w:rPr>
              <w:fldChar w:fldCharType="end"/>
            </w:r>
          </w:ins>
        </w:p>
        <w:p w14:paraId="5D0BB366" w14:textId="7E6A18BC" w:rsidR="0093112F" w:rsidRDefault="0056181D">
          <w:pPr>
            <w:pStyle w:val="TDC3"/>
            <w:tabs>
              <w:tab w:val="right" w:leader="dot" w:pos="8494"/>
            </w:tabs>
            <w:rPr>
              <w:ins w:id="507" w:author="Redondo García Francisco Javier" w:date="2025-09-02T09:44:00Z"/>
              <w:rFonts w:eastAsiaTheme="minorEastAsia"/>
              <w:noProof/>
              <w:lang w:eastAsia="es-ES"/>
            </w:rPr>
          </w:pPr>
          <w:ins w:id="508" w:author="Redondo García Francisco Javier" w:date="2025-09-02T09:44:00Z">
            <w:r>
              <w:fldChar w:fldCharType="begin"/>
            </w:r>
            <w:r>
              <w:instrText xml:space="preserve"> HYPERLINK \l "_Toc207317159" </w:instrText>
            </w:r>
            <w:r>
              <w:fldChar w:fldCharType="separate"/>
            </w:r>
            <w:r w:rsidR="0093112F" w:rsidRPr="00EF1510">
              <w:rPr>
                <w:rStyle w:val="Hipervnculo"/>
                <w:noProof/>
              </w:rPr>
              <w:t>5.4.6. Despliegue de la web</w:t>
            </w:r>
            <w:r w:rsidR="0093112F">
              <w:rPr>
                <w:noProof/>
                <w:webHidden/>
              </w:rPr>
              <w:tab/>
            </w:r>
            <w:r w:rsidR="0093112F">
              <w:rPr>
                <w:noProof/>
                <w:webHidden/>
              </w:rPr>
              <w:fldChar w:fldCharType="begin"/>
            </w:r>
            <w:r w:rsidR="0093112F">
              <w:rPr>
                <w:noProof/>
                <w:webHidden/>
              </w:rPr>
              <w:instrText xml:space="preserve"> PAGEREF _Toc207317159 \h </w:instrText>
            </w:r>
            <w:r w:rsidR="0093112F">
              <w:rPr>
                <w:noProof/>
                <w:webHidden/>
              </w:rPr>
            </w:r>
            <w:r w:rsidR="0093112F">
              <w:rPr>
                <w:noProof/>
                <w:webHidden/>
              </w:rPr>
              <w:fldChar w:fldCharType="separate"/>
            </w:r>
            <w:r w:rsidR="0093112F">
              <w:rPr>
                <w:noProof/>
                <w:webHidden/>
              </w:rPr>
              <w:t>99</w:t>
            </w:r>
            <w:r w:rsidR="0093112F">
              <w:rPr>
                <w:noProof/>
                <w:webHidden/>
              </w:rPr>
              <w:fldChar w:fldCharType="end"/>
            </w:r>
            <w:r>
              <w:rPr>
                <w:noProof/>
              </w:rPr>
              <w:fldChar w:fldCharType="end"/>
            </w:r>
          </w:ins>
        </w:p>
        <w:p w14:paraId="24EE4458" w14:textId="5F7E11AA" w:rsidR="0093112F" w:rsidRDefault="0056181D">
          <w:pPr>
            <w:pStyle w:val="TDC5"/>
            <w:tabs>
              <w:tab w:val="right" w:leader="dot" w:pos="8494"/>
            </w:tabs>
            <w:rPr>
              <w:ins w:id="509" w:author="Redondo García Francisco Javier" w:date="2025-09-02T09:44:00Z"/>
              <w:noProof/>
            </w:rPr>
          </w:pPr>
          <w:ins w:id="510" w:author="Redondo García Francisco Javier" w:date="2025-09-02T09:44:00Z">
            <w:r>
              <w:fldChar w:fldCharType="begin"/>
            </w:r>
            <w:r>
              <w:instrText xml:space="preserve"> HYPERLINK \l "_Toc207317160" </w:instrText>
            </w:r>
            <w:r>
              <w:fldChar w:fldCharType="separate"/>
            </w:r>
            <w:r w:rsidR="0093112F" w:rsidRPr="00EF1510">
              <w:rPr>
                <w:rStyle w:val="Hipervnculo"/>
                <w:noProof/>
              </w:rPr>
              <w:t>5.4.6.1 Inicialización de Firebase</w:t>
            </w:r>
            <w:r w:rsidR="0093112F">
              <w:rPr>
                <w:noProof/>
                <w:webHidden/>
              </w:rPr>
              <w:tab/>
            </w:r>
            <w:r w:rsidR="0093112F">
              <w:rPr>
                <w:noProof/>
                <w:webHidden/>
              </w:rPr>
              <w:fldChar w:fldCharType="begin"/>
            </w:r>
            <w:r w:rsidR="0093112F">
              <w:rPr>
                <w:noProof/>
                <w:webHidden/>
              </w:rPr>
              <w:instrText xml:space="preserve"> PAGEREF _Toc207317160 \h </w:instrText>
            </w:r>
            <w:r w:rsidR="0093112F">
              <w:rPr>
                <w:noProof/>
                <w:webHidden/>
              </w:rPr>
            </w:r>
            <w:r w:rsidR="0093112F">
              <w:rPr>
                <w:noProof/>
                <w:webHidden/>
              </w:rPr>
              <w:fldChar w:fldCharType="separate"/>
            </w:r>
            <w:r w:rsidR="0093112F">
              <w:rPr>
                <w:noProof/>
                <w:webHidden/>
              </w:rPr>
              <w:t>99</w:t>
            </w:r>
            <w:r w:rsidR="0093112F">
              <w:rPr>
                <w:noProof/>
                <w:webHidden/>
              </w:rPr>
              <w:fldChar w:fldCharType="end"/>
            </w:r>
            <w:r>
              <w:rPr>
                <w:noProof/>
              </w:rPr>
              <w:fldChar w:fldCharType="end"/>
            </w:r>
          </w:ins>
        </w:p>
        <w:p w14:paraId="63C0BA36" w14:textId="20E34C69" w:rsidR="0093112F" w:rsidRDefault="0056181D">
          <w:pPr>
            <w:pStyle w:val="TDC5"/>
            <w:tabs>
              <w:tab w:val="right" w:leader="dot" w:pos="8494"/>
            </w:tabs>
            <w:rPr>
              <w:ins w:id="511" w:author="Redondo García Francisco Javier" w:date="2025-09-02T09:44:00Z"/>
              <w:noProof/>
            </w:rPr>
          </w:pPr>
          <w:ins w:id="512" w:author="Redondo García Francisco Javier" w:date="2025-09-02T09:44:00Z">
            <w:r>
              <w:fldChar w:fldCharType="begin"/>
            </w:r>
            <w:r>
              <w:instrText xml:space="preserve"> HYPERLINK \l "_Toc207317161" </w:instrText>
            </w:r>
            <w:r>
              <w:fldChar w:fldCharType="separate"/>
            </w:r>
            <w:r w:rsidR="0093112F" w:rsidRPr="00EF1510">
              <w:rPr>
                <w:rStyle w:val="Hipervnculo"/>
                <w:noProof/>
              </w:rPr>
              <w:t>5.4.6.2 Compilación de la aplicación Angular</w:t>
            </w:r>
            <w:r w:rsidR="0093112F">
              <w:rPr>
                <w:noProof/>
                <w:webHidden/>
              </w:rPr>
              <w:tab/>
            </w:r>
            <w:r w:rsidR="0093112F">
              <w:rPr>
                <w:noProof/>
                <w:webHidden/>
              </w:rPr>
              <w:fldChar w:fldCharType="begin"/>
            </w:r>
            <w:r w:rsidR="0093112F">
              <w:rPr>
                <w:noProof/>
                <w:webHidden/>
              </w:rPr>
              <w:instrText xml:space="preserve"> PAGEREF _Toc207317161 \h </w:instrText>
            </w:r>
            <w:r w:rsidR="0093112F">
              <w:rPr>
                <w:noProof/>
                <w:webHidden/>
              </w:rPr>
            </w:r>
            <w:r w:rsidR="0093112F">
              <w:rPr>
                <w:noProof/>
                <w:webHidden/>
              </w:rPr>
              <w:fldChar w:fldCharType="separate"/>
            </w:r>
            <w:r w:rsidR="0093112F">
              <w:rPr>
                <w:noProof/>
                <w:webHidden/>
              </w:rPr>
              <w:t>99</w:t>
            </w:r>
            <w:r w:rsidR="0093112F">
              <w:rPr>
                <w:noProof/>
                <w:webHidden/>
              </w:rPr>
              <w:fldChar w:fldCharType="end"/>
            </w:r>
            <w:r>
              <w:rPr>
                <w:noProof/>
              </w:rPr>
              <w:fldChar w:fldCharType="end"/>
            </w:r>
          </w:ins>
        </w:p>
        <w:p w14:paraId="73B48613" w14:textId="58B1ACB8" w:rsidR="0093112F" w:rsidRDefault="0056181D">
          <w:pPr>
            <w:pStyle w:val="TDC5"/>
            <w:tabs>
              <w:tab w:val="right" w:leader="dot" w:pos="8494"/>
            </w:tabs>
            <w:rPr>
              <w:ins w:id="513" w:author="Redondo García Francisco Javier" w:date="2025-09-02T09:44:00Z"/>
              <w:noProof/>
            </w:rPr>
          </w:pPr>
          <w:ins w:id="514" w:author="Redondo García Francisco Javier" w:date="2025-09-02T09:44:00Z">
            <w:r>
              <w:fldChar w:fldCharType="begin"/>
            </w:r>
            <w:r>
              <w:instrText xml:space="preserve"> HYPERLINK \l "_Toc207317162" </w:instrText>
            </w:r>
            <w:r>
              <w:fldChar w:fldCharType="separate"/>
            </w:r>
            <w:r w:rsidR="0093112F" w:rsidRPr="00EF1510">
              <w:rPr>
                <w:rStyle w:val="Hipervnculo"/>
                <w:noProof/>
              </w:rPr>
              <w:t>5.4.6.3 Despliegue en Firebase Hosting</w:t>
            </w:r>
            <w:r w:rsidR="0093112F">
              <w:rPr>
                <w:noProof/>
                <w:webHidden/>
              </w:rPr>
              <w:tab/>
            </w:r>
            <w:r w:rsidR="0093112F">
              <w:rPr>
                <w:noProof/>
                <w:webHidden/>
              </w:rPr>
              <w:fldChar w:fldCharType="begin"/>
            </w:r>
            <w:r w:rsidR="0093112F">
              <w:rPr>
                <w:noProof/>
                <w:webHidden/>
              </w:rPr>
              <w:instrText xml:space="preserve"> PAGEREF _Toc207317162 \h </w:instrText>
            </w:r>
            <w:r w:rsidR="0093112F">
              <w:rPr>
                <w:noProof/>
                <w:webHidden/>
              </w:rPr>
            </w:r>
            <w:r w:rsidR="0093112F">
              <w:rPr>
                <w:noProof/>
                <w:webHidden/>
              </w:rPr>
              <w:fldChar w:fldCharType="separate"/>
            </w:r>
            <w:r w:rsidR="0093112F">
              <w:rPr>
                <w:noProof/>
                <w:webHidden/>
              </w:rPr>
              <w:t>99</w:t>
            </w:r>
            <w:r w:rsidR="0093112F">
              <w:rPr>
                <w:noProof/>
                <w:webHidden/>
              </w:rPr>
              <w:fldChar w:fldCharType="end"/>
            </w:r>
            <w:r>
              <w:rPr>
                <w:noProof/>
              </w:rPr>
              <w:fldChar w:fldCharType="end"/>
            </w:r>
          </w:ins>
        </w:p>
        <w:p w14:paraId="6F888CA6" w14:textId="1E67FD66" w:rsidR="0093112F" w:rsidRDefault="0056181D">
          <w:pPr>
            <w:pStyle w:val="TDC5"/>
            <w:tabs>
              <w:tab w:val="right" w:leader="dot" w:pos="8494"/>
            </w:tabs>
            <w:rPr>
              <w:ins w:id="515" w:author="Redondo García Francisco Javier" w:date="2025-09-02T09:44:00Z"/>
              <w:noProof/>
            </w:rPr>
          </w:pPr>
          <w:ins w:id="516" w:author="Redondo García Francisco Javier" w:date="2025-09-02T09:44:00Z">
            <w:r>
              <w:fldChar w:fldCharType="begin"/>
            </w:r>
            <w:r>
              <w:instrText xml:space="preserve"> HYPERLINK \l "_Toc207317163" </w:instrText>
            </w:r>
            <w:r>
              <w:fldChar w:fldCharType="separate"/>
            </w:r>
            <w:r w:rsidR="0093112F" w:rsidRPr="00EF1510">
              <w:rPr>
                <w:rStyle w:val="Hipervnculo"/>
                <w:noProof/>
              </w:rPr>
              <w:t>5.4.6.4 Verificación del despliegue</w:t>
            </w:r>
            <w:r w:rsidR="0093112F">
              <w:rPr>
                <w:noProof/>
                <w:webHidden/>
              </w:rPr>
              <w:tab/>
            </w:r>
            <w:r w:rsidR="0093112F">
              <w:rPr>
                <w:noProof/>
                <w:webHidden/>
              </w:rPr>
              <w:fldChar w:fldCharType="begin"/>
            </w:r>
            <w:r w:rsidR="0093112F">
              <w:rPr>
                <w:noProof/>
                <w:webHidden/>
              </w:rPr>
              <w:instrText xml:space="preserve"> PAGEREF _Toc207317163 \h </w:instrText>
            </w:r>
            <w:r w:rsidR="0093112F">
              <w:rPr>
                <w:noProof/>
                <w:webHidden/>
              </w:rPr>
            </w:r>
            <w:r w:rsidR="0093112F">
              <w:rPr>
                <w:noProof/>
                <w:webHidden/>
              </w:rPr>
              <w:fldChar w:fldCharType="separate"/>
            </w:r>
            <w:r w:rsidR="0093112F">
              <w:rPr>
                <w:noProof/>
                <w:webHidden/>
              </w:rPr>
              <w:t>99</w:t>
            </w:r>
            <w:r w:rsidR="0093112F">
              <w:rPr>
                <w:noProof/>
                <w:webHidden/>
              </w:rPr>
              <w:fldChar w:fldCharType="end"/>
            </w:r>
            <w:r>
              <w:rPr>
                <w:noProof/>
              </w:rPr>
              <w:fldChar w:fldCharType="end"/>
            </w:r>
          </w:ins>
        </w:p>
        <w:p w14:paraId="64889EFC" w14:textId="5AD69CD1" w:rsidR="0093112F" w:rsidRDefault="0056181D" w:rsidP="00A47858">
          <w:pPr>
            <w:pStyle w:val="TDC1"/>
            <w:rPr>
              <w:ins w:id="517" w:author="Redondo García Francisco Javier" w:date="2025-09-02T09:44:00Z"/>
              <w:rFonts w:eastAsiaTheme="minorEastAsia"/>
              <w:noProof/>
              <w:lang w:eastAsia="es-ES"/>
            </w:rPr>
          </w:pPr>
          <w:ins w:id="518" w:author="Redondo García Francisco Javier" w:date="2025-09-02T09:44:00Z">
            <w:r>
              <w:fldChar w:fldCharType="begin"/>
            </w:r>
            <w:r>
              <w:instrText xml:space="preserve"> HYPERLINK \l "_Toc207317164" </w:instrText>
            </w:r>
            <w:r>
              <w:fldChar w:fldCharType="separate"/>
            </w:r>
            <w:r w:rsidR="0093112F" w:rsidRPr="00EF1510">
              <w:rPr>
                <w:rStyle w:val="Hipervnculo"/>
                <w:noProof/>
              </w:rPr>
              <w:t>6.  Pruebas y limitaciones</w:t>
            </w:r>
            <w:r w:rsidR="0093112F">
              <w:rPr>
                <w:noProof/>
                <w:webHidden/>
              </w:rPr>
              <w:tab/>
            </w:r>
            <w:r w:rsidR="0093112F">
              <w:rPr>
                <w:noProof/>
                <w:webHidden/>
              </w:rPr>
              <w:fldChar w:fldCharType="begin"/>
            </w:r>
            <w:r w:rsidR="0093112F">
              <w:rPr>
                <w:noProof/>
                <w:webHidden/>
              </w:rPr>
              <w:instrText xml:space="preserve"> PAGEREF _Toc207317164 \h </w:instrText>
            </w:r>
            <w:r w:rsidR="0093112F">
              <w:rPr>
                <w:noProof/>
                <w:webHidden/>
              </w:rPr>
            </w:r>
            <w:r w:rsidR="0093112F">
              <w:rPr>
                <w:noProof/>
                <w:webHidden/>
              </w:rPr>
              <w:fldChar w:fldCharType="separate"/>
            </w:r>
            <w:r w:rsidR="0093112F">
              <w:rPr>
                <w:noProof/>
                <w:webHidden/>
              </w:rPr>
              <w:t>99</w:t>
            </w:r>
            <w:r w:rsidR="0093112F">
              <w:rPr>
                <w:noProof/>
                <w:webHidden/>
              </w:rPr>
              <w:fldChar w:fldCharType="end"/>
            </w:r>
            <w:r>
              <w:rPr>
                <w:noProof/>
              </w:rPr>
              <w:fldChar w:fldCharType="end"/>
            </w:r>
          </w:ins>
        </w:p>
        <w:p w14:paraId="68480BED" w14:textId="726EED65" w:rsidR="0093112F" w:rsidRDefault="0056181D">
          <w:pPr>
            <w:pStyle w:val="TDC2"/>
            <w:tabs>
              <w:tab w:val="right" w:leader="dot" w:pos="8494"/>
            </w:tabs>
            <w:rPr>
              <w:ins w:id="519" w:author="Redondo García Francisco Javier" w:date="2025-09-02T09:44:00Z"/>
              <w:rFonts w:eastAsiaTheme="minorEastAsia"/>
              <w:noProof/>
              <w:lang w:eastAsia="es-ES"/>
            </w:rPr>
          </w:pPr>
          <w:ins w:id="520" w:author="Redondo García Francisco Javier" w:date="2025-09-02T09:44:00Z">
            <w:r>
              <w:fldChar w:fldCharType="begin"/>
            </w:r>
            <w:r>
              <w:instrText xml:space="preserve"> HYPERLINK \l "_Toc207317165" </w:instrText>
            </w:r>
            <w:r>
              <w:fldChar w:fldCharType="separate"/>
            </w:r>
            <w:r w:rsidR="0093112F" w:rsidRPr="00EF1510">
              <w:rPr>
                <w:rStyle w:val="Hipervnculo"/>
                <w:noProof/>
              </w:rPr>
              <w:t>6.1. Pruebas</w:t>
            </w:r>
            <w:r w:rsidR="0093112F">
              <w:rPr>
                <w:noProof/>
                <w:webHidden/>
              </w:rPr>
              <w:tab/>
            </w:r>
            <w:r w:rsidR="0093112F">
              <w:rPr>
                <w:noProof/>
                <w:webHidden/>
              </w:rPr>
              <w:fldChar w:fldCharType="begin"/>
            </w:r>
            <w:r w:rsidR="0093112F">
              <w:rPr>
                <w:noProof/>
                <w:webHidden/>
              </w:rPr>
              <w:instrText xml:space="preserve"> PAGEREF _Toc207317165 \h </w:instrText>
            </w:r>
            <w:r w:rsidR="0093112F">
              <w:rPr>
                <w:noProof/>
                <w:webHidden/>
              </w:rPr>
            </w:r>
            <w:r w:rsidR="0093112F">
              <w:rPr>
                <w:noProof/>
                <w:webHidden/>
              </w:rPr>
              <w:fldChar w:fldCharType="separate"/>
            </w:r>
            <w:r w:rsidR="0093112F">
              <w:rPr>
                <w:noProof/>
                <w:webHidden/>
              </w:rPr>
              <w:t>100</w:t>
            </w:r>
            <w:r w:rsidR="0093112F">
              <w:rPr>
                <w:noProof/>
                <w:webHidden/>
              </w:rPr>
              <w:fldChar w:fldCharType="end"/>
            </w:r>
            <w:r>
              <w:rPr>
                <w:noProof/>
              </w:rPr>
              <w:fldChar w:fldCharType="end"/>
            </w:r>
          </w:ins>
        </w:p>
        <w:p w14:paraId="2EFE6FE5" w14:textId="4425A591" w:rsidR="0093112F" w:rsidRDefault="0056181D">
          <w:pPr>
            <w:pStyle w:val="TDC2"/>
            <w:tabs>
              <w:tab w:val="right" w:leader="dot" w:pos="8494"/>
            </w:tabs>
            <w:rPr>
              <w:ins w:id="521" w:author="Redondo García Francisco Javier" w:date="2025-09-02T09:44:00Z"/>
              <w:rFonts w:eastAsiaTheme="minorEastAsia"/>
              <w:noProof/>
              <w:lang w:eastAsia="es-ES"/>
            </w:rPr>
          </w:pPr>
          <w:ins w:id="522" w:author="Redondo García Francisco Javier" w:date="2025-09-02T09:44:00Z">
            <w:r>
              <w:fldChar w:fldCharType="begin"/>
            </w:r>
            <w:r>
              <w:instrText xml:space="preserve"> HYPERLINK \l "_Toc207317166" </w:instrText>
            </w:r>
            <w:r>
              <w:fldChar w:fldCharType="separate"/>
            </w:r>
            <w:r w:rsidR="0093112F" w:rsidRPr="00EF1510">
              <w:rPr>
                <w:rStyle w:val="Hipervnculo"/>
                <w:noProof/>
              </w:rPr>
              <w:t>6.2. Limitaciones del sistema</w:t>
            </w:r>
            <w:r w:rsidR="0093112F">
              <w:rPr>
                <w:noProof/>
                <w:webHidden/>
              </w:rPr>
              <w:tab/>
            </w:r>
            <w:r w:rsidR="0093112F">
              <w:rPr>
                <w:noProof/>
                <w:webHidden/>
              </w:rPr>
              <w:fldChar w:fldCharType="begin"/>
            </w:r>
            <w:r w:rsidR="0093112F">
              <w:rPr>
                <w:noProof/>
                <w:webHidden/>
              </w:rPr>
              <w:instrText xml:space="preserve"> PAGEREF _Toc207317166 \h </w:instrText>
            </w:r>
            <w:r w:rsidR="0093112F">
              <w:rPr>
                <w:noProof/>
                <w:webHidden/>
              </w:rPr>
            </w:r>
            <w:r w:rsidR="0093112F">
              <w:rPr>
                <w:noProof/>
                <w:webHidden/>
              </w:rPr>
              <w:fldChar w:fldCharType="separate"/>
            </w:r>
            <w:r w:rsidR="0093112F">
              <w:rPr>
                <w:noProof/>
                <w:webHidden/>
              </w:rPr>
              <w:t>101</w:t>
            </w:r>
            <w:r w:rsidR="0093112F">
              <w:rPr>
                <w:noProof/>
                <w:webHidden/>
              </w:rPr>
              <w:fldChar w:fldCharType="end"/>
            </w:r>
            <w:r>
              <w:rPr>
                <w:noProof/>
              </w:rPr>
              <w:fldChar w:fldCharType="end"/>
            </w:r>
          </w:ins>
        </w:p>
        <w:p w14:paraId="72177423" w14:textId="702D09EF" w:rsidR="0093112F" w:rsidRDefault="0056181D">
          <w:pPr>
            <w:pStyle w:val="TDC3"/>
            <w:tabs>
              <w:tab w:val="right" w:leader="dot" w:pos="8494"/>
            </w:tabs>
            <w:rPr>
              <w:ins w:id="523" w:author="Redondo García Francisco Javier" w:date="2025-09-02T09:44:00Z"/>
              <w:rFonts w:eastAsiaTheme="minorEastAsia"/>
              <w:noProof/>
              <w:lang w:eastAsia="es-ES"/>
            </w:rPr>
          </w:pPr>
          <w:ins w:id="524" w:author="Redondo García Francisco Javier" w:date="2025-09-02T09:44:00Z">
            <w:r>
              <w:fldChar w:fldCharType="begin"/>
            </w:r>
            <w:r>
              <w:instrText xml:space="preserve"> HYPERLINK \l "_Toc207317167" </w:instrText>
            </w:r>
            <w:r>
              <w:fldChar w:fldCharType="separate"/>
            </w:r>
            <w:r w:rsidR="0093112F" w:rsidRPr="00EF1510">
              <w:rPr>
                <w:rStyle w:val="Hipervnculo"/>
                <w:noProof/>
              </w:rPr>
              <w:t>6.2.1. Comunicación por Bluetooth</w:t>
            </w:r>
            <w:r w:rsidR="0093112F">
              <w:rPr>
                <w:noProof/>
                <w:webHidden/>
              </w:rPr>
              <w:tab/>
            </w:r>
            <w:r w:rsidR="0093112F">
              <w:rPr>
                <w:noProof/>
                <w:webHidden/>
              </w:rPr>
              <w:fldChar w:fldCharType="begin"/>
            </w:r>
            <w:r w:rsidR="0093112F">
              <w:rPr>
                <w:noProof/>
                <w:webHidden/>
              </w:rPr>
              <w:instrText xml:space="preserve"> PAGEREF _Toc207317167 \h </w:instrText>
            </w:r>
            <w:r w:rsidR="0093112F">
              <w:rPr>
                <w:noProof/>
                <w:webHidden/>
              </w:rPr>
            </w:r>
            <w:r w:rsidR="0093112F">
              <w:rPr>
                <w:noProof/>
                <w:webHidden/>
              </w:rPr>
              <w:fldChar w:fldCharType="separate"/>
            </w:r>
            <w:r w:rsidR="0093112F">
              <w:rPr>
                <w:noProof/>
                <w:webHidden/>
              </w:rPr>
              <w:t>101</w:t>
            </w:r>
            <w:r w:rsidR="0093112F">
              <w:rPr>
                <w:noProof/>
                <w:webHidden/>
              </w:rPr>
              <w:fldChar w:fldCharType="end"/>
            </w:r>
            <w:r>
              <w:rPr>
                <w:noProof/>
              </w:rPr>
              <w:fldChar w:fldCharType="end"/>
            </w:r>
          </w:ins>
        </w:p>
        <w:p w14:paraId="08CF5BA7" w14:textId="098797BF" w:rsidR="0093112F" w:rsidRDefault="0056181D">
          <w:pPr>
            <w:pStyle w:val="TDC3"/>
            <w:tabs>
              <w:tab w:val="right" w:leader="dot" w:pos="8494"/>
            </w:tabs>
            <w:rPr>
              <w:ins w:id="525" w:author="Redondo García Francisco Javier" w:date="2025-09-02T09:44:00Z"/>
              <w:rFonts w:eastAsiaTheme="minorEastAsia"/>
              <w:noProof/>
              <w:lang w:eastAsia="es-ES"/>
            </w:rPr>
          </w:pPr>
          <w:ins w:id="526" w:author="Redondo García Francisco Javier" w:date="2025-09-02T09:44:00Z">
            <w:r>
              <w:lastRenderedPageBreak/>
              <w:fldChar w:fldCharType="begin"/>
            </w:r>
            <w:r>
              <w:instrText xml:space="preserve"> HYPERLINK \l "_Toc207317168" </w:instrText>
            </w:r>
            <w:r>
              <w:fldChar w:fldCharType="separate"/>
            </w:r>
            <w:r w:rsidR="0093112F" w:rsidRPr="00EF1510">
              <w:rPr>
                <w:rStyle w:val="Hipervnculo"/>
                <w:noProof/>
              </w:rPr>
              <w:t>6.2.2. Espacio físico</w:t>
            </w:r>
            <w:r w:rsidR="0093112F">
              <w:rPr>
                <w:noProof/>
                <w:webHidden/>
              </w:rPr>
              <w:tab/>
            </w:r>
            <w:r w:rsidR="0093112F">
              <w:rPr>
                <w:noProof/>
                <w:webHidden/>
              </w:rPr>
              <w:fldChar w:fldCharType="begin"/>
            </w:r>
            <w:r w:rsidR="0093112F">
              <w:rPr>
                <w:noProof/>
                <w:webHidden/>
              </w:rPr>
              <w:instrText xml:space="preserve"> PAGEREF _Toc207317168 \h </w:instrText>
            </w:r>
            <w:r w:rsidR="0093112F">
              <w:rPr>
                <w:noProof/>
                <w:webHidden/>
              </w:rPr>
            </w:r>
            <w:r w:rsidR="0093112F">
              <w:rPr>
                <w:noProof/>
                <w:webHidden/>
              </w:rPr>
              <w:fldChar w:fldCharType="separate"/>
            </w:r>
            <w:r w:rsidR="0093112F">
              <w:rPr>
                <w:noProof/>
                <w:webHidden/>
              </w:rPr>
              <w:t>101</w:t>
            </w:r>
            <w:r w:rsidR="0093112F">
              <w:rPr>
                <w:noProof/>
                <w:webHidden/>
              </w:rPr>
              <w:fldChar w:fldCharType="end"/>
            </w:r>
            <w:r>
              <w:rPr>
                <w:noProof/>
              </w:rPr>
              <w:fldChar w:fldCharType="end"/>
            </w:r>
          </w:ins>
        </w:p>
        <w:p w14:paraId="15FBCFBE" w14:textId="0CE53539" w:rsidR="0093112F" w:rsidRDefault="0056181D">
          <w:pPr>
            <w:pStyle w:val="TDC3"/>
            <w:tabs>
              <w:tab w:val="right" w:leader="dot" w:pos="8494"/>
            </w:tabs>
            <w:rPr>
              <w:ins w:id="527" w:author="Redondo García Francisco Javier" w:date="2025-09-02T09:44:00Z"/>
              <w:rFonts w:eastAsiaTheme="minorEastAsia"/>
              <w:noProof/>
              <w:lang w:eastAsia="es-ES"/>
            </w:rPr>
          </w:pPr>
          <w:ins w:id="528" w:author="Redondo García Francisco Javier" w:date="2025-09-02T09:44:00Z">
            <w:r>
              <w:fldChar w:fldCharType="begin"/>
            </w:r>
            <w:r>
              <w:instrText xml:space="preserve"> HYPERLINK \l "_Toc207317169" </w:instrText>
            </w:r>
            <w:r>
              <w:fldChar w:fldCharType="separate"/>
            </w:r>
            <w:r w:rsidR="0093112F" w:rsidRPr="00EF1510">
              <w:rPr>
                <w:rStyle w:val="Hipervnculo"/>
                <w:noProof/>
              </w:rPr>
              <w:t>6.2.3. Otras consideraciones</w:t>
            </w:r>
            <w:r w:rsidR="0093112F">
              <w:rPr>
                <w:noProof/>
                <w:webHidden/>
              </w:rPr>
              <w:tab/>
            </w:r>
            <w:r w:rsidR="0093112F">
              <w:rPr>
                <w:noProof/>
                <w:webHidden/>
              </w:rPr>
              <w:fldChar w:fldCharType="begin"/>
            </w:r>
            <w:r w:rsidR="0093112F">
              <w:rPr>
                <w:noProof/>
                <w:webHidden/>
              </w:rPr>
              <w:instrText xml:space="preserve"> PAGEREF _Toc207317169 \h </w:instrText>
            </w:r>
            <w:r w:rsidR="0093112F">
              <w:rPr>
                <w:noProof/>
                <w:webHidden/>
              </w:rPr>
            </w:r>
            <w:r w:rsidR="0093112F">
              <w:rPr>
                <w:noProof/>
                <w:webHidden/>
              </w:rPr>
              <w:fldChar w:fldCharType="separate"/>
            </w:r>
            <w:r w:rsidR="0093112F">
              <w:rPr>
                <w:noProof/>
                <w:webHidden/>
              </w:rPr>
              <w:t>101</w:t>
            </w:r>
            <w:r w:rsidR="0093112F">
              <w:rPr>
                <w:noProof/>
                <w:webHidden/>
              </w:rPr>
              <w:fldChar w:fldCharType="end"/>
            </w:r>
            <w:r>
              <w:rPr>
                <w:noProof/>
              </w:rPr>
              <w:fldChar w:fldCharType="end"/>
            </w:r>
          </w:ins>
        </w:p>
        <w:p w14:paraId="785D56BB" w14:textId="6BF329FA" w:rsidR="0093112F" w:rsidRDefault="0056181D" w:rsidP="00A47858">
          <w:pPr>
            <w:pStyle w:val="TDC1"/>
            <w:rPr>
              <w:ins w:id="529" w:author="Redondo García Francisco Javier" w:date="2025-09-02T09:44:00Z"/>
              <w:rFonts w:eastAsiaTheme="minorEastAsia"/>
              <w:noProof/>
              <w:lang w:eastAsia="es-ES"/>
            </w:rPr>
          </w:pPr>
          <w:ins w:id="530" w:author="Redondo García Francisco Javier" w:date="2025-09-02T09:44:00Z">
            <w:r>
              <w:fldChar w:fldCharType="begin"/>
            </w:r>
            <w:r>
              <w:instrText xml:space="preserve"> HYPERLINK \l "_Toc207317170"</w:instrText>
            </w:r>
            <w:r>
              <w:instrText xml:space="preserve"> </w:instrText>
            </w:r>
            <w:r>
              <w:fldChar w:fldCharType="separate"/>
            </w:r>
            <w:r w:rsidR="0093112F" w:rsidRPr="00EF1510">
              <w:rPr>
                <w:rStyle w:val="Hipervnculo"/>
                <w:noProof/>
              </w:rPr>
              <w:t>7. Conclusiones y trabajo futuro</w:t>
            </w:r>
            <w:r w:rsidR="0093112F">
              <w:rPr>
                <w:noProof/>
                <w:webHidden/>
              </w:rPr>
              <w:tab/>
            </w:r>
            <w:r w:rsidR="0093112F">
              <w:rPr>
                <w:noProof/>
                <w:webHidden/>
              </w:rPr>
              <w:fldChar w:fldCharType="begin"/>
            </w:r>
            <w:r w:rsidR="0093112F">
              <w:rPr>
                <w:noProof/>
                <w:webHidden/>
              </w:rPr>
              <w:instrText xml:space="preserve"> PAGEREF _Toc207317170 \h </w:instrText>
            </w:r>
            <w:r w:rsidR="0093112F">
              <w:rPr>
                <w:noProof/>
                <w:webHidden/>
              </w:rPr>
            </w:r>
            <w:r w:rsidR="0093112F">
              <w:rPr>
                <w:noProof/>
                <w:webHidden/>
              </w:rPr>
              <w:fldChar w:fldCharType="separate"/>
            </w:r>
            <w:r w:rsidR="0093112F">
              <w:rPr>
                <w:noProof/>
                <w:webHidden/>
              </w:rPr>
              <w:t>103</w:t>
            </w:r>
            <w:r w:rsidR="0093112F">
              <w:rPr>
                <w:noProof/>
                <w:webHidden/>
              </w:rPr>
              <w:fldChar w:fldCharType="end"/>
            </w:r>
            <w:r>
              <w:rPr>
                <w:noProof/>
              </w:rPr>
              <w:fldChar w:fldCharType="end"/>
            </w:r>
          </w:ins>
        </w:p>
        <w:p w14:paraId="2FD5324E" w14:textId="4C78B367" w:rsidR="0093112F" w:rsidRDefault="0056181D">
          <w:pPr>
            <w:pStyle w:val="TDC2"/>
            <w:tabs>
              <w:tab w:val="right" w:leader="dot" w:pos="8494"/>
            </w:tabs>
            <w:rPr>
              <w:ins w:id="531" w:author="Redondo García Francisco Javier" w:date="2025-09-02T09:44:00Z"/>
              <w:rFonts w:eastAsiaTheme="minorEastAsia"/>
              <w:noProof/>
              <w:lang w:eastAsia="es-ES"/>
            </w:rPr>
          </w:pPr>
          <w:ins w:id="532" w:author="Redondo García Francisco Javier" w:date="2025-09-02T09:44:00Z">
            <w:r>
              <w:fldChar w:fldCharType="begin"/>
            </w:r>
            <w:r>
              <w:instrText xml:space="preserve"> HYPERLINK \l "_Toc207317171" </w:instrText>
            </w:r>
            <w:r>
              <w:fldChar w:fldCharType="separate"/>
            </w:r>
            <w:r w:rsidR="0093112F" w:rsidRPr="00EF1510">
              <w:rPr>
                <w:rStyle w:val="Hipervnculo"/>
                <w:noProof/>
              </w:rPr>
              <w:t>7.1 Conclusiones</w:t>
            </w:r>
            <w:r w:rsidR="0093112F">
              <w:rPr>
                <w:noProof/>
                <w:webHidden/>
              </w:rPr>
              <w:tab/>
            </w:r>
            <w:r w:rsidR="0093112F">
              <w:rPr>
                <w:noProof/>
                <w:webHidden/>
              </w:rPr>
              <w:fldChar w:fldCharType="begin"/>
            </w:r>
            <w:r w:rsidR="0093112F">
              <w:rPr>
                <w:noProof/>
                <w:webHidden/>
              </w:rPr>
              <w:instrText xml:space="preserve"> PAGEREF _Toc207317171 \h </w:instrText>
            </w:r>
            <w:r w:rsidR="0093112F">
              <w:rPr>
                <w:noProof/>
                <w:webHidden/>
              </w:rPr>
            </w:r>
            <w:r w:rsidR="0093112F">
              <w:rPr>
                <w:noProof/>
                <w:webHidden/>
              </w:rPr>
              <w:fldChar w:fldCharType="separate"/>
            </w:r>
            <w:r w:rsidR="0093112F">
              <w:rPr>
                <w:noProof/>
                <w:webHidden/>
              </w:rPr>
              <w:t>103</w:t>
            </w:r>
            <w:r w:rsidR="0093112F">
              <w:rPr>
                <w:noProof/>
                <w:webHidden/>
              </w:rPr>
              <w:fldChar w:fldCharType="end"/>
            </w:r>
            <w:r>
              <w:rPr>
                <w:noProof/>
              </w:rPr>
              <w:fldChar w:fldCharType="end"/>
            </w:r>
          </w:ins>
        </w:p>
        <w:p w14:paraId="20F7A33E" w14:textId="47484DE5" w:rsidR="0093112F" w:rsidRDefault="0056181D">
          <w:pPr>
            <w:pStyle w:val="TDC2"/>
            <w:tabs>
              <w:tab w:val="right" w:leader="dot" w:pos="8494"/>
            </w:tabs>
            <w:rPr>
              <w:ins w:id="533" w:author="Redondo García Francisco Javier" w:date="2025-09-02T09:44:00Z"/>
              <w:rFonts w:eastAsiaTheme="minorEastAsia"/>
              <w:noProof/>
              <w:lang w:eastAsia="es-ES"/>
            </w:rPr>
          </w:pPr>
          <w:ins w:id="534" w:author="Redondo García Francisco Javier" w:date="2025-09-02T09:44:00Z">
            <w:r>
              <w:fldChar w:fldCharType="begin"/>
            </w:r>
            <w:r>
              <w:instrText xml:space="preserve"> HYPERLINK \l "_Toc207317172" </w:instrText>
            </w:r>
            <w:r>
              <w:fldChar w:fldCharType="separate"/>
            </w:r>
            <w:r w:rsidR="0093112F" w:rsidRPr="00EF1510">
              <w:rPr>
                <w:rStyle w:val="Hipervnculo"/>
                <w:noProof/>
              </w:rPr>
              <w:t>7.2 Trabajo futuro</w:t>
            </w:r>
            <w:r w:rsidR="0093112F">
              <w:rPr>
                <w:noProof/>
                <w:webHidden/>
              </w:rPr>
              <w:tab/>
            </w:r>
            <w:r w:rsidR="0093112F">
              <w:rPr>
                <w:noProof/>
                <w:webHidden/>
              </w:rPr>
              <w:fldChar w:fldCharType="begin"/>
            </w:r>
            <w:r w:rsidR="0093112F">
              <w:rPr>
                <w:noProof/>
                <w:webHidden/>
              </w:rPr>
              <w:instrText xml:space="preserve"> PAGEREF _Toc207317172 \h </w:instrText>
            </w:r>
            <w:r w:rsidR="0093112F">
              <w:rPr>
                <w:noProof/>
                <w:webHidden/>
              </w:rPr>
            </w:r>
            <w:r w:rsidR="0093112F">
              <w:rPr>
                <w:noProof/>
                <w:webHidden/>
              </w:rPr>
              <w:fldChar w:fldCharType="separate"/>
            </w:r>
            <w:r w:rsidR="0093112F">
              <w:rPr>
                <w:noProof/>
                <w:webHidden/>
              </w:rPr>
              <w:t>103</w:t>
            </w:r>
            <w:r w:rsidR="0093112F">
              <w:rPr>
                <w:noProof/>
                <w:webHidden/>
              </w:rPr>
              <w:fldChar w:fldCharType="end"/>
            </w:r>
            <w:r>
              <w:rPr>
                <w:noProof/>
              </w:rPr>
              <w:fldChar w:fldCharType="end"/>
            </w:r>
          </w:ins>
        </w:p>
        <w:p w14:paraId="573E513F" w14:textId="0C78A038" w:rsidR="0093112F" w:rsidRDefault="0056181D" w:rsidP="00A47858">
          <w:pPr>
            <w:pStyle w:val="TDC1"/>
            <w:rPr>
              <w:ins w:id="535" w:author="Redondo García Francisco Javier" w:date="2025-09-02T09:44:00Z"/>
              <w:rFonts w:eastAsiaTheme="minorEastAsia"/>
              <w:noProof/>
              <w:lang w:eastAsia="es-ES"/>
            </w:rPr>
          </w:pPr>
          <w:ins w:id="536" w:author="Redondo García Francisco Javier" w:date="2025-09-02T09:44:00Z">
            <w:r>
              <w:fldChar w:fldCharType="begin"/>
            </w:r>
            <w:r>
              <w:instrText xml:space="preserve"> HYPERLINK \l "_Toc207317173" </w:instrText>
            </w:r>
            <w:r>
              <w:fldChar w:fldCharType="separate"/>
            </w:r>
            <w:r w:rsidR="0093112F" w:rsidRPr="00EF1510">
              <w:rPr>
                <w:rStyle w:val="Hipervnculo"/>
                <w:noProof/>
              </w:rPr>
              <w:t>Bibliografía</w:t>
            </w:r>
            <w:r w:rsidR="0093112F">
              <w:rPr>
                <w:noProof/>
                <w:webHidden/>
              </w:rPr>
              <w:tab/>
            </w:r>
            <w:r w:rsidR="0093112F">
              <w:rPr>
                <w:noProof/>
                <w:webHidden/>
              </w:rPr>
              <w:fldChar w:fldCharType="begin"/>
            </w:r>
            <w:r w:rsidR="0093112F">
              <w:rPr>
                <w:noProof/>
                <w:webHidden/>
              </w:rPr>
              <w:instrText xml:space="preserve"> PAGEREF _Toc207317173 \h </w:instrText>
            </w:r>
            <w:r w:rsidR="0093112F">
              <w:rPr>
                <w:noProof/>
                <w:webHidden/>
              </w:rPr>
            </w:r>
            <w:r w:rsidR="0093112F">
              <w:rPr>
                <w:noProof/>
                <w:webHidden/>
              </w:rPr>
              <w:fldChar w:fldCharType="separate"/>
            </w:r>
            <w:r w:rsidR="0093112F">
              <w:rPr>
                <w:noProof/>
                <w:webHidden/>
              </w:rPr>
              <w:t>105</w:t>
            </w:r>
            <w:r w:rsidR="0093112F">
              <w:rPr>
                <w:noProof/>
                <w:webHidden/>
              </w:rPr>
              <w:fldChar w:fldCharType="end"/>
            </w:r>
            <w:r>
              <w:rPr>
                <w:noProof/>
              </w:rPr>
              <w:fldChar w:fldCharType="end"/>
            </w:r>
          </w:ins>
        </w:p>
        <w:p w14:paraId="0CBFC1EB" w14:textId="0D98977D" w:rsidR="0093112F" w:rsidRDefault="0056181D" w:rsidP="00A47858">
          <w:pPr>
            <w:pStyle w:val="TDC1"/>
            <w:rPr>
              <w:ins w:id="537" w:author="Redondo García Francisco Javier" w:date="2025-09-02T09:44:00Z"/>
              <w:rFonts w:eastAsiaTheme="minorEastAsia"/>
              <w:noProof/>
              <w:lang w:eastAsia="es-ES"/>
            </w:rPr>
          </w:pPr>
          <w:ins w:id="538" w:author="Redondo García Francisco Javier" w:date="2025-09-02T09:44:00Z">
            <w:r>
              <w:fldChar w:fldCharType="begin"/>
            </w:r>
            <w:r>
              <w:instrText xml:space="preserve"> HYPERLINK \l "_Toc207317174" </w:instrText>
            </w:r>
            <w:r>
              <w:fldChar w:fldCharType="separate"/>
            </w:r>
            <w:r w:rsidR="0093112F" w:rsidRPr="00EF1510">
              <w:rPr>
                <w:rStyle w:val="Hipervnculo"/>
                <w:noProof/>
              </w:rPr>
              <w:t>Apéndice A. Presupuesto</w:t>
            </w:r>
            <w:r w:rsidR="0093112F">
              <w:rPr>
                <w:noProof/>
                <w:webHidden/>
              </w:rPr>
              <w:tab/>
            </w:r>
            <w:r w:rsidR="0093112F">
              <w:rPr>
                <w:noProof/>
                <w:webHidden/>
              </w:rPr>
              <w:fldChar w:fldCharType="begin"/>
            </w:r>
            <w:r w:rsidR="0093112F">
              <w:rPr>
                <w:noProof/>
                <w:webHidden/>
              </w:rPr>
              <w:instrText xml:space="preserve"> PAGEREF _Toc207317174 \h </w:instrText>
            </w:r>
            <w:r w:rsidR="0093112F">
              <w:rPr>
                <w:noProof/>
                <w:webHidden/>
              </w:rPr>
            </w:r>
            <w:r w:rsidR="0093112F">
              <w:rPr>
                <w:noProof/>
                <w:webHidden/>
              </w:rPr>
              <w:fldChar w:fldCharType="separate"/>
            </w:r>
            <w:r w:rsidR="0093112F">
              <w:rPr>
                <w:noProof/>
                <w:webHidden/>
              </w:rPr>
              <w:t>107</w:t>
            </w:r>
            <w:r w:rsidR="0093112F">
              <w:rPr>
                <w:noProof/>
                <w:webHidden/>
              </w:rPr>
              <w:fldChar w:fldCharType="end"/>
            </w:r>
            <w:r>
              <w:rPr>
                <w:noProof/>
              </w:rPr>
              <w:fldChar w:fldCharType="end"/>
            </w:r>
          </w:ins>
        </w:p>
        <w:p w14:paraId="337F1AA8" w14:textId="143B73A9" w:rsidR="0093112F" w:rsidRDefault="0056181D">
          <w:pPr>
            <w:pStyle w:val="TDC2"/>
            <w:tabs>
              <w:tab w:val="right" w:leader="dot" w:pos="8494"/>
            </w:tabs>
            <w:rPr>
              <w:ins w:id="539" w:author="Redondo García Francisco Javier" w:date="2025-09-02T09:44:00Z"/>
              <w:rFonts w:eastAsiaTheme="minorEastAsia"/>
              <w:noProof/>
              <w:lang w:eastAsia="es-ES"/>
            </w:rPr>
          </w:pPr>
          <w:ins w:id="540" w:author="Redondo García Francisco Javier" w:date="2025-09-02T09:44:00Z">
            <w:r>
              <w:fldChar w:fldCharType="begin"/>
            </w:r>
            <w:r>
              <w:instrText xml:space="preserve"> HY</w:instrText>
            </w:r>
            <w:r>
              <w:instrText xml:space="preserve">PERLINK \l "_Toc207317175" </w:instrText>
            </w:r>
            <w:r>
              <w:fldChar w:fldCharType="separate"/>
            </w:r>
            <w:r w:rsidR="0093112F" w:rsidRPr="00EF1510">
              <w:rPr>
                <w:rStyle w:val="Hipervnculo"/>
                <w:noProof/>
              </w:rPr>
              <w:t>A.1 Recursos Hardware</w:t>
            </w:r>
            <w:r w:rsidR="0093112F">
              <w:rPr>
                <w:noProof/>
                <w:webHidden/>
              </w:rPr>
              <w:tab/>
            </w:r>
            <w:r w:rsidR="0093112F">
              <w:rPr>
                <w:noProof/>
                <w:webHidden/>
              </w:rPr>
              <w:fldChar w:fldCharType="begin"/>
            </w:r>
            <w:r w:rsidR="0093112F">
              <w:rPr>
                <w:noProof/>
                <w:webHidden/>
              </w:rPr>
              <w:instrText xml:space="preserve"> PAGEREF _Toc207317175 \h </w:instrText>
            </w:r>
            <w:r w:rsidR="0093112F">
              <w:rPr>
                <w:noProof/>
                <w:webHidden/>
              </w:rPr>
            </w:r>
            <w:r w:rsidR="0093112F">
              <w:rPr>
                <w:noProof/>
                <w:webHidden/>
              </w:rPr>
              <w:fldChar w:fldCharType="separate"/>
            </w:r>
            <w:r w:rsidR="0093112F">
              <w:rPr>
                <w:noProof/>
                <w:webHidden/>
              </w:rPr>
              <w:t>107</w:t>
            </w:r>
            <w:r w:rsidR="0093112F">
              <w:rPr>
                <w:noProof/>
                <w:webHidden/>
              </w:rPr>
              <w:fldChar w:fldCharType="end"/>
            </w:r>
            <w:r>
              <w:rPr>
                <w:noProof/>
              </w:rPr>
              <w:fldChar w:fldCharType="end"/>
            </w:r>
          </w:ins>
        </w:p>
        <w:p w14:paraId="2E2E610B" w14:textId="3A3F4C42" w:rsidR="0093112F" w:rsidRDefault="0056181D">
          <w:pPr>
            <w:pStyle w:val="TDC2"/>
            <w:tabs>
              <w:tab w:val="right" w:leader="dot" w:pos="8494"/>
            </w:tabs>
            <w:rPr>
              <w:ins w:id="541" w:author="Redondo García Francisco Javier" w:date="2025-09-02T09:44:00Z"/>
              <w:rFonts w:eastAsiaTheme="minorEastAsia"/>
              <w:noProof/>
              <w:lang w:eastAsia="es-ES"/>
            </w:rPr>
          </w:pPr>
          <w:ins w:id="542" w:author="Redondo García Francisco Javier" w:date="2025-09-02T09:44:00Z">
            <w:r>
              <w:fldChar w:fldCharType="begin"/>
            </w:r>
            <w:r>
              <w:instrText xml:space="preserve"> HYPERLINK \l "_Toc207317176" </w:instrText>
            </w:r>
            <w:r>
              <w:fldChar w:fldCharType="separate"/>
            </w:r>
            <w:r w:rsidR="0093112F" w:rsidRPr="00EF1510">
              <w:rPr>
                <w:rStyle w:val="Hipervnculo"/>
                <w:noProof/>
              </w:rPr>
              <w:t>A.2 Recursos software</w:t>
            </w:r>
            <w:r w:rsidR="0093112F">
              <w:rPr>
                <w:noProof/>
                <w:webHidden/>
              </w:rPr>
              <w:tab/>
            </w:r>
            <w:r w:rsidR="0093112F">
              <w:rPr>
                <w:noProof/>
                <w:webHidden/>
              </w:rPr>
              <w:fldChar w:fldCharType="begin"/>
            </w:r>
            <w:r w:rsidR="0093112F">
              <w:rPr>
                <w:noProof/>
                <w:webHidden/>
              </w:rPr>
              <w:instrText xml:space="preserve"> PAGEREF _Toc207317176 \h </w:instrText>
            </w:r>
            <w:r w:rsidR="0093112F">
              <w:rPr>
                <w:noProof/>
                <w:webHidden/>
              </w:rPr>
            </w:r>
            <w:r w:rsidR="0093112F">
              <w:rPr>
                <w:noProof/>
                <w:webHidden/>
              </w:rPr>
              <w:fldChar w:fldCharType="separate"/>
            </w:r>
            <w:r w:rsidR="0093112F">
              <w:rPr>
                <w:noProof/>
                <w:webHidden/>
              </w:rPr>
              <w:t>107</w:t>
            </w:r>
            <w:r w:rsidR="0093112F">
              <w:rPr>
                <w:noProof/>
                <w:webHidden/>
              </w:rPr>
              <w:fldChar w:fldCharType="end"/>
            </w:r>
            <w:r>
              <w:rPr>
                <w:noProof/>
              </w:rPr>
              <w:fldChar w:fldCharType="end"/>
            </w:r>
          </w:ins>
        </w:p>
        <w:p w14:paraId="444DBDCF" w14:textId="3A5E4EED" w:rsidR="0093112F" w:rsidRDefault="0056181D">
          <w:pPr>
            <w:pStyle w:val="TDC2"/>
            <w:tabs>
              <w:tab w:val="right" w:leader="dot" w:pos="8494"/>
            </w:tabs>
            <w:rPr>
              <w:ins w:id="543" w:author="Redondo García Francisco Javier" w:date="2025-09-02T09:44:00Z"/>
              <w:rFonts w:eastAsiaTheme="minorEastAsia"/>
              <w:noProof/>
              <w:lang w:eastAsia="es-ES"/>
            </w:rPr>
          </w:pPr>
          <w:ins w:id="544" w:author="Redondo García Francisco Javier" w:date="2025-09-02T09:44:00Z">
            <w:r>
              <w:fldChar w:fldCharType="begin"/>
            </w:r>
            <w:r>
              <w:instrText xml:space="preserve"> HYPERLINK \l "_Toc207317177" </w:instrText>
            </w:r>
            <w:r>
              <w:fldChar w:fldCharType="separate"/>
            </w:r>
            <w:r w:rsidR="0093112F" w:rsidRPr="00EF1510">
              <w:rPr>
                <w:rStyle w:val="Hipervnculo"/>
                <w:noProof/>
              </w:rPr>
              <w:t>A.3 Recursos humanos</w:t>
            </w:r>
            <w:r w:rsidR="0093112F">
              <w:rPr>
                <w:noProof/>
                <w:webHidden/>
              </w:rPr>
              <w:tab/>
            </w:r>
            <w:r w:rsidR="0093112F">
              <w:rPr>
                <w:noProof/>
                <w:webHidden/>
              </w:rPr>
              <w:fldChar w:fldCharType="begin"/>
            </w:r>
            <w:r w:rsidR="0093112F">
              <w:rPr>
                <w:noProof/>
                <w:webHidden/>
              </w:rPr>
              <w:instrText xml:space="preserve"> PAGEREF _Toc207317177 \h </w:instrText>
            </w:r>
            <w:r w:rsidR="0093112F">
              <w:rPr>
                <w:noProof/>
                <w:webHidden/>
              </w:rPr>
            </w:r>
            <w:r w:rsidR="0093112F">
              <w:rPr>
                <w:noProof/>
                <w:webHidden/>
              </w:rPr>
              <w:fldChar w:fldCharType="separate"/>
            </w:r>
            <w:r w:rsidR="0093112F">
              <w:rPr>
                <w:noProof/>
                <w:webHidden/>
              </w:rPr>
              <w:t>107</w:t>
            </w:r>
            <w:r w:rsidR="0093112F">
              <w:rPr>
                <w:noProof/>
                <w:webHidden/>
              </w:rPr>
              <w:fldChar w:fldCharType="end"/>
            </w:r>
            <w:r>
              <w:rPr>
                <w:noProof/>
              </w:rPr>
              <w:fldChar w:fldCharType="end"/>
            </w:r>
          </w:ins>
        </w:p>
        <w:p w14:paraId="75778DBB" w14:textId="3390FEF7" w:rsidR="0093112F" w:rsidRDefault="0056181D">
          <w:pPr>
            <w:pStyle w:val="TDC2"/>
            <w:tabs>
              <w:tab w:val="right" w:leader="dot" w:pos="8494"/>
            </w:tabs>
            <w:rPr>
              <w:ins w:id="545" w:author="Redondo García Francisco Javier" w:date="2025-09-02T09:44:00Z"/>
              <w:rFonts w:eastAsiaTheme="minorEastAsia"/>
              <w:noProof/>
              <w:lang w:eastAsia="es-ES"/>
            </w:rPr>
          </w:pPr>
          <w:ins w:id="546" w:author="Redondo García Francisco Javier" w:date="2025-09-02T09:44:00Z">
            <w:r>
              <w:fldChar w:fldCharType="begin"/>
            </w:r>
            <w:r>
              <w:instrText xml:space="preserve"> HYPERLINK \l "_Toc207317178" </w:instrText>
            </w:r>
            <w:r>
              <w:fldChar w:fldCharType="separate"/>
            </w:r>
            <w:r w:rsidR="0093112F" w:rsidRPr="00EF1510">
              <w:rPr>
                <w:rStyle w:val="Hipervnculo"/>
                <w:noProof/>
              </w:rPr>
              <w:t>A.4 Presupuesto de ejecución material</w:t>
            </w:r>
            <w:r w:rsidR="0093112F">
              <w:rPr>
                <w:noProof/>
                <w:webHidden/>
              </w:rPr>
              <w:tab/>
            </w:r>
            <w:r w:rsidR="0093112F">
              <w:rPr>
                <w:noProof/>
                <w:webHidden/>
              </w:rPr>
              <w:fldChar w:fldCharType="begin"/>
            </w:r>
            <w:r w:rsidR="0093112F">
              <w:rPr>
                <w:noProof/>
                <w:webHidden/>
              </w:rPr>
              <w:instrText xml:space="preserve"> PAGEREF _Toc207317178 \h </w:instrText>
            </w:r>
            <w:r w:rsidR="0093112F">
              <w:rPr>
                <w:noProof/>
                <w:webHidden/>
              </w:rPr>
            </w:r>
            <w:r w:rsidR="0093112F">
              <w:rPr>
                <w:noProof/>
                <w:webHidden/>
              </w:rPr>
              <w:fldChar w:fldCharType="separate"/>
            </w:r>
            <w:r w:rsidR="0093112F">
              <w:rPr>
                <w:noProof/>
                <w:webHidden/>
              </w:rPr>
              <w:t>107</w:t>
            </w:r>
            <w:r w:rsidR="0093112F">
              <w:rPr>
                <w:noProof/>
                <w:webHidden/>
              </w:rPr>
              <w:fldChar w:fldCharType="end"/>
            </w:r>
            <w:r>
              <w:rPr>
                <w:noProof/>
              </w:rPr>
              <w:fldChar w:fldCharType="end"/>
            </w:r>
          </w:ins>
        </w:p>
        <w:p w14:paraId="06852F7B" w14:textId="0EB4261D" w:rsidR="0093112F" w:rsidRDefault="0056181D" w:rsidP="00A47858">
          <w:pPr>
            <w:pStyle w:val="TDC1"/>
            <w:rPr>
              <w:ins w:id="547" w:author="Redondo García Francisco Javier" w:date="2025-09-02T09:44:00Z"/>
              <w:rFonts w:eastAsiaTheme="minorEastAsia"/>
              <w:noProof/>
              <w:lang w:eastAsia="es-ES"/>
            </w:rPr>
          </w:pPr>
          <w:ins w:id="548" w:author="Redondo García Francisco Javier" w:date="2025-09-02T09:44:00Z">
            <w:r>
              <w:fldChar w:fldCharType="begin"/>
            </w:r>
            <w:r>
              <w:instrText xml:space="preserve"> HYPERLINK \l "_Toc207317179" </w:instrText>
            </w:r>
            <w:r>
              <w:fldChar w:fldCharType="separate"/>
            </w:r>
            <w:r w:rsidR="0093112F" w:rsidRPr="00EF1510">
              <w:rPr>
                <w:rStyle w:val="Hipervnculo"/>
                <w:noProof/>
              </w:rPr>
              <w:t>Apéndice B. Manual de despliegue</w:t>
            </w:r>
            <w:r w:rsidR="0093112F">
              <w:rPr>
                <w:noProof/>
                <w:webHidden/>
              </w:rPr>
              <w:tab/>
            </w:r>
            <w:r w:rsidR="0093112F">
              <w:rPr>
                <w:noProof/>
                <w:webHidden/>
              </w:rPr>
              <w:fldChar w:fldCharType="begin"/>
            </w:r>
            <w:r w:rsidR="0093112F">
              <w:rPr>
                <w:noProof/>
                <w:webHidden/>
              </w:rPr>
              <w:instrText xml:space="preserve"> PAGEREF _Toc207317179 \h </w:instrText>
            </w:r>
            <w:r w:rsidR="0093112F">
              <w:rPr>
                <w:noProof/>
                <w:webHidden/>
              </w:rPr>
            </w:r>
            <w:r w:rsidR="0093112F">
              <w:rPr>
                <w:noProof/>
                <w:webHidden/>
              </w:rPr>
              <w:fldChar w:fldCharType="separate"/>
            </w:r>
            <w:r w:rsidR="0093112F">
              <w:rPr>
                <w:noProof/>
                <w:webHidden/>
              </w:rPr>
              <w:t>108</w:t>
            </w:r>
            <w:r w:rsidR="0093112F">
              <w:rPr>
                <w:noProof/>
                <w:webHidden/>
              </w:rPr>
              <w:fldChar w:fldCharType="end"/>
            </w:r>
            <w:r>
              <w:rPr>
                <w:noProof/>
              </w:rPr>
              <w:fldChar w:fldCharType="end"/>
            </w:r>
          </w:ins>
        </w:p>
        <w:p w14:paraId="3E7B2E91" w14:textId="3ED7B8FC" w:rsidR="0093112F" w:rsidRDefault="0056181D">
          <w:pPr>
            <w:pStyle w:val="TDC2"/>
            <w:tabs>
              <w:tab w:val="right" w:leader="dot" w:pos="8494"/>
            </w:tabs>
            <w:rPr>
              <w:ins w:id="549" w:author="Redondo García Francisco Javier" w:date="2025-09-02T09:44:00Z"/>
              <w:rFonts w:eastAsiaTheme="minorEastAsia"/>
              <w:noProof/>
              <w:lang w:eastAsia="es-ES"/>
            </w:rPr>
          </w:pPr>
          <w:ins w:id="550" w:author="Redondo García Francisco Javier" w:date="2025-09-02T09:44:00Z">
            <w:r>
              <w:fldChar w:fldCharType="begin"/>
            </w:r>
            <w:r>
              <w:instrText xml:space="preserve"> HYPERLINK \l "_Toc207317180" </w:instrText>
            </w:r>
            <w:r>
              <w:fldChar w:fldCharType="separate"/>
            </w:r>
            <w:r w:rsidR="0093112F" w:rsidRPr="00EF1510">
              <w:rPr>
                <w:rStyle w:val="Hipervnculo"/>
                <w:noProof/>
              </w:rPr>
              <w:t>B.1. Descarga de la aplicación móvil</w:t>
            </w:r>
            <w:r w:rsidR="0093112F">
              <w:rPr>
                <w:noProof/>
                <w:webHidden/>
              </w:rPr>
              <w:tab/>
            </w:r>
            <w:r w:rsidR="0093112F">
              <w:rPr>
                <w:noProof/>
                <w:webHidden/>
              </w:rPr>
              <w:fldChar w:fldCharType="begin"/>
            </w:r>
            <w:r w:rsidR="0093112F">
              <w:rPr>
                <w:noProof/>
                <w:webHidden/>
              </w:rPr>
              <w:instrText xml:space="preserve"> PAGEREF _Toc207317180 \h </w:instrText>
            </w:r>
            <w:r w:rsidR="0093112F">
              <w:rPr>
                <w:noProof/>
                <w:webHidden/>
              </w:rPr>
            </w:r>
            <w:r w:rsidR="0093112F">
              <w:rPr>
                <w:noProof/>
                <w:webHidden/>
              </w:rPr>
              <w:fldChar w:fldCharType="separate"/>
            </w:r>
            <w:r w:rsidR="0093112F">
              <w:rPr>
                <w:noProof/>
                <w:webHidden/>
              </w:rPr>
              <w:t>108</w:t>
            </w:r>
            <w:r w:rsidR="0093112F">
              <w:rPr>
                <w:noProof/>
                <w:webHidden/>
              </w:rPr>
              <w:fldChar w:fldCharType="end"/>
            </w:r>
            <w:r>
              <w:rPr>
                <w:noProof/>
              </w:rPr>
              <w:fldChar w:fldCharType="end"/>
            </w:r>
          </w:ins>
        </w:p>
        <w:p w14:paraId="16B642F3" w14:textId="27537B8D" w:rsidR="0093112F" w:rsidRDefault="0056181D">
          <w:pPr>
            <w:pStyle w:val="TDC2"/>
            <w:tabs>
              <w:tab w:val="right" w:leader="dot" w:pos="8494"/>
            </w:tabs>
            <w:rPr>
              <w:ins w:id="551" w:author="Redondo García Francisco Javier" w:date="2025-09-02T09:44:00Z"/>
              <w:rFonts w:eastAsiaTheme="minorEastAsia"/>
              <w:noProof/>
              <w:lang w:eastAsia="es-ES"/>
            </w:rPr>
          </w:pPr>
          <w:ins w:id="552" w:author="Redondo García Francisco Javier" w:date="2025-09-02T09:44:00Z">
            <w:r>
              <w:fldChar w:fldCharType="begin"/>
            </w:r>
            <w:r>
              <w:instrText xml:space="preserve"> HYPERLINK </w:instrText>
            </w:r>
            <w:r>
              <w:instrText xml:space="preserve">\l "_Toc207317181" </w:instrText>
            </w:r>
            <w:r>
              <w:fldChar w:fldCharType="separate"/>
            </w:r>
            <w:r w:rsidR="0093112F" w:rsidRPr="00EF1510">
              <w:rPr>
                <w:rStyle w:val="Hipervnculo"/>
                <w:noProof/>
              </w:rPr>
              <w:t>B.2. Preparación de los sensores</w:t>
            </w:r>
            <w:r w:rsidR="0093112F">
              <w:rPr>
                <w:noProof/>
                <w:webHidden/>
              </w:rPr>
              <w:tab/>
            </w:r>
            <w:r w:rsidR="0093112F">
              <w:rPr>
                <w:noProof/>
                <w:webHidden/>
              </w:rPr>
              <w:fldChar w:fldCharType="begin"/>
            </w:r>
            <w:r w:rsidR="0093112F">
              <w:rPr>
                <w:noProof/>
                <w:webHidden/>
              </w:rPr>
              <w:instrText xml:space="preserve"> PAGEREF _Toc207317181 \h </w:instrText>
            </w:r>
            <w:r w:rsidR="0093112F">
              <w:rPr>
                <w:noProof/>
                <w:webHidden/>
              </w:rPr>
            </w:r>
            <w:r w:rsidR="0093112F">
              <w:rPr>
                <w:noProof/>
                <w:webHidden/>
              </w:rPr>
              <w:fldChar w:fldCharType="separate"/>
            </w:r>
            <w:r w:rsidR="0093112F">
              <w:rPr>
                <w:noProof/>
                <w:webHidden/>
              </w:rPr>
              <w:t>108</w:t>
            </w:r>
            <w:r w:rsidR="0093112F">
              <w:rPr>
                <w:noProof/>
                <w:webHidden/>
              </w:rPr>
              <w:fldChar w:fldCharType="end"/>
            </w:r>
            <w:r>
              <w:rPr>
                <w:noProof/>
              </w:rPr>
              <w:fldChar w:fldCharType="end"/>
            </w:r>
          </w:ins>
        </w:p>
        <w:p w14:paraId="693328AF" w14:textId="5D93BCFC" w:rsidR="0093112F" w:rsidRDefault="0056181D">
          <w:pPr>
            <w:pStyle w:val="TDC3"/>
            <w:tabs>
              <w:tab w:val="right" w:leader="dot" w:pos="8494"/>
            </w:tabs>
            <w:rPr>
              <w:ins w:id="553" w:author="Redondo García Francisco Javier" w:date="2025-09-02T09:44:00Z"/>
              <w:rFonts w:eastAsiaTheme="minorEastAsia"/>
              <w:noProof/>
              <w:lang w:eastAsia="es-ES"/>
            </w:rPr>
          </w:pPr>
          <w:ins w:id="554" w:author="Redondo García Francisco Javier" w:date="2025-09-02T09:44:00Z">
            <w:r>
              <w:fldChar w:fldCharType="begin"/>
            </w:r>
            <w:r>
              <w:instrText xml:space="preserve"> HYPERLINK \l "_Toc207317182" </w:instrText>
            </w:r>
            <w:r>
              <w:fldChar w:fldCharType="separate"/>
            </w:r>
            <w:r w:rsidR="0093112F" w:rsidRPr="00EF1510">
              <w:rPr>
                <w:rStyle w:val="Hipervnculo"/>
                <w:noProof/>
              </w:rPr>
              <w:t>B.2.1. Equilibrio</w:t>
            </w:r>
            <w:r w:rsidR="0093112F">
              <w:rPr>
                <w:noProof/>
                <w:webHidden/>
              </w:rPr>
              <w:tab/>
            </w:r>
            <w:r w:rsidR="0093112F">
              <w:rPr>
                <w:noProof/>
                <w:webHidden/>
              </w:rPr>
              <w:fldChar w:fldCharType="begin"/>
            </w:r>
            <w:r w:rsidR="0093112F">
              <w:rPr>
                <w:noProof/>
                <w:webHidden/>
              </w:rPr>
              <w:instrText xml:space="preserve"> PAGEREF _Toc207317182 \h </w:instrText>
            </w:r>
            <w:r w:rsidR="0093112F">
              <w:rPr>
                <w:noProof/>
                <w:webHidden/>
              </w:rPr>
            </w:r>
            <w:r w:rsidR="0093112F">
              <w:rPr>
                <w:noProof/>
                <w:webHidden/>
              </w:rPr>
              <w:fldChar w:fldCharType="separate"/>
            </w:r>
            <w:r w:rsidR="0093112F">
              <w:rPr>
                <w:noProof/>
                <w:webHidden/>
              </w:rPr>
              <w:t>108</w:t>
            </w:r>
            <w:r w:rsidR="0093112F">
              <w:rPr>
                <w:noProof/>
                <w:webHidden/>
              </w:rPr>
              <w:fldChar w:fldCharType="end"/>
            </w:r>
            <w:r>
              <w:rPr>
                <w:noProof/>
              </w:rPr>
              <w:fldChar w:fldCharType="end"/>
            </w:r>
          </w:ins>
        </w:p>
        <w:p w14:paraId="6AACBB8E" w14:textId="5974694A" w:rsidR="0093112F" w:rsidRDefault="0056181D">
          <w:pPr>
            <w:pStyle w:val="TDC3"/>
            <w:tabs>
              <w:tab w:val="right" w:leader="dot" w:pos="8494"/>
            </w:tabs>
            <w:rPr>
              <w:ins w:id="555" w:author="Redondo García Francisco Javier" w:date="2025-09-02T09:44:00Z"/>
              <w:rFonts w:eastAsiaTheme="minorEastAsia"/>
              <w:noProof/>
              <w:lang w:eastAsia="es-ES"/>
            </w:rPr>
          </w:pPr>
          <w:ins w:id="556" w:author="Redondo García Francisco Javier" w:date="2025-09-02T09:44:00Z">
            <w:r>
              <w:fldChar w:fldCharType="begin"/>
            </w:r>
            <w:r>
              <w:instrText xml:space="preserve"> HYPERLINK \l "_Toc207317183" </w:instrText>
            </w:r>
            <w:r>
              <w:fldChar w:fldCharType="separate"/>
            </w:r>
            <w:r w:rsidR="0093112F" w:rsidRPr="00EF1510">
              <w:rPr>
                <w:rStyle w:val="Hipervnculo"/>
                <w:noProof/>
              </w:rPr>
              <w:t>B.2.2. Sentadillas</w:t>
            </w:r>
            <w:r w:rsidR="0093112F">
              <w:rPr>
                <w:noProof/>
                <w:webHidden/>
              </w:rPr>
              <w:tab/>
            </w:r>
            <w:r w:rsidR="0093112F">
              <w:rPr>
                <w:noProof/>
                <w:webHidden/>
              </w:rPr>
              <w:fldChar w:fldCharType="begin"/>
            </w:r>
            <w:r w:rsidR="0093112F">
              <w:rPr>
                <w:noProof/>
                <w:webHidden/>
              </w:rPr>
              <w:instrText xml:space="preserve"> PAGEREF _Toc207317183 \h </w:instrText>
            </w:r>
            <w:r w:rsidR="0093112F">
              <w:rPr>
                <w:noProof/>
                <w:webHidden/>
              </w:rPr>
            </w:r>
            <w:r w:rsidR="0093112F">
              <w:rPr>
                <w:noProof/>
                <w:webHidden/>
              </w:rPr>
              <w:fldChar w:fldCharType="separate"/>
            </w:r>
            <w:r w:rsidR="0093112F">
              <w:rPr>
                <w:noProof/>
                <w:webHidden/>
              </w:rPr>
              <w:t>109</w:t>
            </w:r>
            <w:r w:rsidR="0093112F">
              <w:rPr>
                <w:noProof/>
                <w:webHidden/>
              </w:rPr>
              <w:fldChar w:fldCharType="end"/>
            </w:r>
            <w:r>
              <w:rPr>
                <w:noProof/>
              </w:rPr>
              <w:fldChar w:fldCharType="end"/>
            </w:r>
          </w:ins>
        </w:p>
        <w:p w14:paraId="7FA42BB2" w14:textId="795FAE93" w:rsidR="0093112F" w:rsidRDefault="0056181D">
          <w:pPr>
            <w:pStyle w:val="TDC3"/>
            <w:tabs>
              <w:tab w:val="right" w:leader="dot" w:pos="8494"/>
            </w:tabs>
            <w:rPr>
              <w:ins w:id="557" w:author="Redondo García Francisco Javier" w:date="2025-09-02T09:44:00Z"/>
              <w:rFonts w:eastAsiaTheme="minorEastAsia"/>
              <w:noProof/>
              <w:lang w:eastAsia="es-ES"/>
            </w:rPr>
          </w:pPr>
          <w:ins w:id="558" w:author="Redondo García Francisco Javier" w:date="2025-09-02T09:44:00Z">
            <w:r>
              <w:fldChar w:fldCharType="begin"/>
            </w:r>
            <w:r>
              <w:instrText xml:space="preserve"> HYPERLINK \l "_Toc207317184" </w:instrText>
            </w:r>
            <w:r>
              <w:fldChar w:fldCharType="separate"/>
            </w:r>
            <w:r w:rsidR="0093112F" w:rsidRPr="00EF1510">
              <w:rPr>
                <w:rStyle w:val="Hipervnculo"/>
                <w:noProof/>
              </w:rPr>
              <w:t>B.2.3. Velocidad</w:t>
            </w:r>
            <w:r w:rsidR="0093112F">
              <w:rPr>
                <w:noProof/>
                <w:webHidden/>
              </w:rPr>
              <w:tab/>
            </w:r>
            <w:r w:rsidR="0093112F">
              <w:rPr>
                <w:noProof/>
                <w:webHidden/>
              </w:rPr>
              <w:fldChar w:fldCharType="begin"/>
            </w:r>
            <w:r w:rsidR="0093112F">
              <w:rPr>
                <w:noProof/>
                <w:webHidden/>
              </w:rPr>
              <w:instrText xml:space="preserve"> PAGEREF _Toc207317184 \h </w:instrText>
            </w:r>
            <w:r w:rsidR="0093112F">
              <w:rPr>
                <w:noProof/>
                <w:webHidden/>
              </w:rPr>
            </w:r>
            <w:r w:rsidR="0093112F">
              <w:rPr>
                <w:noProof/>
                <w:webHidden/>
              </w:rPr>
              <w:fldChar w:fldCharType="separate"/>
            </w:r>
            <w:r w:rsidR="0093112F">
              <w:rPr>
                <w:noProof/>
                <w:webHidden/>
              </w:rPr>
              <w:t>110</w:t>
            </w:r>
            <w:r w:rsidR="0093112F">
              <w:rPr>
                <w:noProof/>
                <w:webHidden/>
              </w:rPr>
              <w:fldChar w:fldCharType="end"/>
            </w:r>
            <w:r>
              <w:rPr>
                <w:noProof/>
              </w:rPr>
              <w:fldChar w:fldCharType="end"/>
            </w:r>
          </w:ins>
        </w:p>
        <w:p w14:paraId="582D4832" w14:textId="7276D654" w:rsidR="0093112F" w:rsidRDefault="0056181D">
          <w:pPr>
            <w:pStyle w:val="TDC3"/>
            <w:tabs>
              <w:tab w:val="right" w:leader="dot" w:pos="8494"/>
            </w:tabs>
            <w:rPr>
              <w:ins w:id="559" w:author="Redondo García Francisco Javier" w:date="2025-09-02T09:44:00Z"/>
              <w:rFonts w:eastAsiaTheme="minorEastAsia"/>
              <w:noProof/>
              <w:lang w:eastAsia="es-ES"/>
            </w:rPr>
          </w:pPr>
          <w:ins w:id="560" w:author="Redondo García Francisco Javier" w:date="2025-09-02T09:44:00Z">
            <w:r>
              <w:fldChar w:fldCharType="begin"/>
            </w:r>
            <w:r>
              <w:instrText xml:space="preserve"> HYPERLINK \l "_Toc207317185" </w:instrText>
            </w:r>
            <w:r>
              <w:fldChar w:fldCharType="separate"/>
            </w:r>
            <w:r w:rsidR="0093112F" w:rsidRPr="00EF1510">
              <w:rPr>
                <w:rStyle w:val="Hipervnculo"/>
                <w:noProof/>
              </w:rPr>
              <w:t>B.3. Conexión Bluetooth</w:t>
            </w:r>
            <w:r w:rsidR="0093112F">
              <w:rPr>
                <w:noProof/>
                <w:webHidden/>
              </w:rPr>
              <w:tab/>
            </w:r>
            <w:r w:rsidR="0093112F">
              <w:rPr>
                <w:noProof/>
                <w:webHidden/>
              </w:rPr>
              <w:fldChar w:fldCharType="begin"/>
            </w:r>
            <w:r w:rsidR="0093112F">
              <w:rPr>
                <w:noProof/>
                <w:webHidden/>
              </w:rPr>
              <w:instrText xml:space="preserve"> PAGEREF _Toc207317185 \h </w:instrText>
            </w:r>
            <w:r w:rsidR="0093112F">
              <w:rPr>
                <w:noProof/>
                <w:webHidden/>
              </w:rPr>
            </w:r>
            <w:r w:rsidR="0093112F">
              <w:rPr>
                <w:noProof/>
                <w:webHidden/>
              </w:rPr>
              <w:fldChar w:fldCharType="separate"/>
            </w:r>
            <w:r w:rsidR="0093112F">
              <w:rPr>
                <w:noProof/>
                <w:webHidden/>
              </w:rPr>
              <w:t>111</w:t>
            </w:r>
            <w:r w:rsidR="0093112F">
              <w:rPr>
                <w:noProof/>
                <w:webHidden/>
              </w:rPr>
              <w:fldChar w:fldCharType="end"/>
            </w:r>
            <w:r>
              <w:rPr>
                <w:noProof/>
              </w:rPr>
              <w:fldChar w:fldCharType="end"/>
            </w:r>
          </w:ins>
        </w:p>
        <w:p w14:paraId="5C377BCE" w14:textId="654607C2" w:rsidR="0093112F" w:rsidRDefault="0056181D">
          <w:pPr>
            <w:pStyle w:val="TDC3"/>
            <w:tabs>
              <w:tab w:val="right" w:leader="dot" w:pos="8494"/>
            </w:tabs>
            <w:rPr>
              <w:ins w:id="561" w:author="Redondo García Francisco Javier" w:date="2025-09-02T09:44:00Z"/>
              <w:rFonts w:eastAsiaTheme="minorEastAsia"/>
              <w:noProof/>
              <w:lang w:eastAsia="es-ES"/>
            </w:rPr>
          </w:pPr>
          <w:ins w:id="562" w:author="Redondo García Francisco Javier" w:date="2025-09-02T09:44:00Z">
            <w:r>
              <w:fldChar w:fldCharType="begin"/>
            </w:r>
            <w:r>
              <w:instrText xml:space="preserve"> HYPERLINK \l "_Toc207317186" </w:instrText>
            </w:r>
            <w:r>
              <w:fldChar w:fldCharType="separate"/>
            </w:r>
            <w:r w:rsidR="0093112F" w:rsidRPr="00EF1510">
              <w:rPr>
                <w:rStyle w:val="Hipervnculo"/>
                <w:noProof/>
              </w:rPr>
              <w:t>B.4. Acceso a la página web</w:t>
            </w:r>
            <w:r w:rsidR="0093112F">
              <w:rPr>
                <w:noProof/>
                <w:webHidden/>
              </w:rPr>
              <w:tab/>
            </w:r>
            <w:r w:rsidR="0093112F">
              <w:rPr>
                <w:noProof/>
                <w:webHidden/>
              </w:rPr>
              <w:fldChar w:fldCharType="begin"/>
            </w:r>
            <w:r w:rsidR="0093112F">
              <w:rPr>
                <w:noProof/>
                <w:webHidden/>
              </w:rPr>
              <w:instrText xml:space="preserve"> PAGEREF _Toc207317186 \h </w:instrText>
            </w:r>
            <w:r w:rsidR="0093112F">
              <w:rPr>
                <w:noProof/>
                <w:webHidden/>
              </w:rPr>
            </w:r>
            <w:r w:rsidR="0093112F">
              <w:rPr>
                <w:noProof/>
                <w:webHidden/>
              </w:rPr>
              <w:fldChar w:fldCharType="separate"/>
            </w:r>
            <w:r w:rsidR="0093112F">
              <w:rPr>
                <w:noProof/>
                <w:webHidden/>
              </w:rPr>
              <w:t>111</w:t>
            </w:r>
            <w:r w:rsidR="0093112F">
              <w:rPr>
                <w:noProof/>
                <w:webHidden/>
              </w:rPr>
              <w:fldChar w:fldCharType="end"/>
            </w:r>
            <w:r>
              <w:rPr>
                <w:noProof/>
              </w:rPr>
              <w:fldChar w:fldCharType="end"/>
            </w:r>
          </w:ins>
        </w:p>
        <w:p w14:paraId="57957F47" w14:textId="6A7E3958" w:rsidR="0093112F" w:rsidRDefault="0056181D" w:rsidP="00A47858">
          <w:pPr>
            <w:pStyle w:val="TDC1"/>
            <w:rPr>
              <w:ins w:id="563" w:author="Redondo García Francisco Javier" w:date="2025-09-02T09:44:00Z"/>
              <w:rFonts w:eastAsiaTheme="minorEastAsia"/>
              <w:noProof/>
              <w:lang w:eastAsia="es-ES"/>
            </w:rPr>
          </w:pPr>
          <w:ins w:id="564" w:author="Redondo García Francisco Javier" w:date="2025-09-02T09:44:00Z">
            <w:r>
              <w:fldChar w:fldCharType="begin"/>
            </w:r>
            <w:r>
              <w:instrText xml:space="preserve"> HYPERLINK \l "_Toc207317187" </w:instrText>
            </w:r>
            <w:r>
              <w:fldChar w:fldCharType="separate"/>
            </w:r>
            <w:r w:rsidR="0093112F" w:rsidRPr="00EF1510">
              <w:rPr>
                <w:rStyle w:val="Hipervnculo"/>
                <w:noProof/>
              </w:rPr>
              <w:t>Apéndice C. Manual de usuario</w:t>
            </w:r>
            <w:r w:rsidR="0093112F">
              <w:rPr>
                <w:noProof/>
                <w:webHidden/>
              </w:rPr>
              <w:tab/>
            </w:r>
            <w:r w:rsidR="0093112F">
              <w:rPr>
                <w:noProof/>
                <w:webHidden/>
              </w:rPr>
              <w:fldChar w:fldCharType="begin"/>
            </w:r>
            <w:r w:rsidR="0093112F">
              <w:rPr>
                <w:noProof/>
                <w:webHidden/>
              </w:rPr>
              <w:instrText xml:space="preserve"> PAGEREF _Toc207317187 \h </w:instrText>
            </w:r>
            <w:r w:rsidR="0093112F">
              <w:rPr>
                <w:noProof/>
                <w:webHidden/>
              </w:rPr>
            </w:r>
            <w:r w:rsidR="0093112F">
              <w:rPr>
                <w:noProof/>
                <w:webHidden/>
              </w:rPr>
              <w:fldChar w:fldCharType="separate"/>
            </w:r>
            <w:r w:rsidR="0093112F">
              <w:rPr>
                <w:noProof/>
                <w:webHidden/>
              </w:rPr>
              <w:t>112</w:t>
            </w:r>
            <w:r w:rsidR="0093112F">
              <w:rPr>
                <w:noProof/>
                <w:webHidden/>
              </w:rPr>
              <w:fldChar w:fldCharType="end"/>
            </w:r>
            <w:r>
              <w:rPr>
                <w:noProof/>
              </w:rPr>
              <w:fldChar w:fldCharType="end"/>
            </w:r>
          </w:ins>
        </w:p>
        <w:p w14:paraId="1D40A0C9" w14:textId="53C10574" w:rsidR="0093112F" w:rsidRDefault="0056181D">
          <w:pPr>
            <w:pStyle w:val="TDC2"/>
            <w:tabs>
              <w:tab w:val="right" w:leader="dot" w:pos="8494"/>
            </w:tabs>
            <w:rPr>
              <w:ins w:id="565" w:author="Redondo García Francisco Javier" w:date="2025-09-02T09:44:00Z"/>
              <w:rFonts w:eastAsiaTheme="minorEastAsia"/>
              <w:noProof/>
              <w:lang w:eastAsia="es-ES"/>
            </w:rPr>
          </w:pPr>
          <w:ins w:id="566" w:author="Redondo García Francisco Javier" w:date="2025-09-02T09:44:00Z">
            <w:r>
              <w:fldChar w:fldCharType="begin"/>
            </w:r>
            <w:r>
              <w:instrText xml:space="preserve"> HYPERLINK \l "_Toc207317188" </w:instrText>
            </w:r>
            <w:r>
              <w:fldChar w:fldCharType="separate"/>
            </w:r>
            <w:r w:rsidR="0093112F" w:rsidRPr="00EF1510">
              <w:rPr>
                <w:rStyle w:val="Hipervnculo"/>
                <w:noProof/>
              </w:rPr>
              <w:t>C.1 Manual de usuario de la aplicación móvil</w:t>
            </w:r>
            <w:r w:rsidR="0093112F">
              <w:rPr>
                <w:noProof/>
                <w:webHidden/>
              </w:rPr>
              <w:tab/>
            </w:r>
            <w:r w:rsidR="0093112F">
              <w:rPr>
                <w:noProof/>
                <w:webHidden/>
              </w:rPr>
              <w:fldChar w:fldCharType="begin"/>
            </w:r>
            <w:r w:rsidR="0093112F">
              <w:rPr>
                <w:noProof/>
                <w:webHidden/>
              </w:rPr>
              <w:instrText xml:space="preserve"> PAGEREF _Toc207317188 \h </w:instrText>
            </w:r>
            <w:r w:rsidR="0093112F">
              <w:rPr>
                <w:noProof/>
                <w:webHidden/>
              </w:rPr>
            </w:r>
            <w:r w:rsidR="0093112F">
              <w:rPr>
                <w:noProof/>
                <w:webHidden/>
              </w:rPr>
              <w:fldChar w:fldCharType="separate"/>
            </w:r>
            <w:r w:rsidR="0093112F">
              <w:rPr>
                <w:noProof/>
                <w:webHidden/>
              </w:rPr>
              <w:t>112</w:t>
            </w:r>
            <w:r w:rsidR="0093112F">
              <w:rPr>
                <w:noProof/>
                <w:webHidden/>
              </w:rPr>
              <w:fldChar w:fldCharType="end"/>
            </w:r>
            <w:r>
              <w:rPr>
                <w:noProof/>
              </w:rPr>
              <w:fldChar w:fldCharType="end"/>
            </w:r>
          </w:ins>
        </w:p>
        <w:p w14:paraId="5364F844" w14:textId="2E055AC5" w:rsidR="0093112F" w:rsidRDefault="0056181D">
          <w:pPr>
            <w:pStyle w:val="TDC3"/>
            <w:tabs>
              <w:tab w:val="right" w:leader="dot" w:pos="8494"/>
            </w:tabs>
            <w:rPr>
              <w:ins w:id="567" w:author="Redondo García Francisco Javier" w:date="2025-09-02T09:44:00Z"/>
              <w:rFonts w:eastAsiaTheme="minorEastAsia"/>
              <w:noProof/>
              <w:lang w:eastAsia="es-ES"/>
            </w:rPr>
          </w:pPr>
          <w:ins w:id="568" w:author="Redondo García Francisco Javier" w:date="2025-09-02T09:44:00Z">
            <w:r>
              <w:fldChar w:fldCharType="begin"/>
            </w:r>
            <w:r>
              <w:instrText xml:space="preserve"> HYPERLINK \l "_Toc207317189" </w:instrText>
            </w:r>
            <w:r>
              <w:fldChar w:fldCharType="separate"/>
            </w:r>
            <w:r w:rsidR="0093112F" w:rsidRPr="00EF1510">
              <w:rPr>
                <w:rStyle w:val="Hipervnculo"/>
                <w:noProof/>
              </w:rPr>
              <w:t>C.1.1 Inicio de la aplicación</w:t>
            </w:r>
            <w:r w:rsidR="0093112F">
              <w:rPr>
                <w:noProof/>
                <w:webHidden/>
              </w:rPr>
              <w:tab/>
            </w:r>
            <w:r w:rsidR="0093112F">
              <w:rPr>
                <w:noProof/>
                <w:webHidden/>
              </w:rPr>
              <w:fldChar w:fldCharType="begin"/>
            </w:r>
            <w:r w:rsidR="0093112F">
              <w:rPr>
                <w:noProof/>
                <w:webHidden/>
              </w:rPr>
              <w:instrText xml:space="preserve"> PAGEREF _Toc207317189 \h </w:instrText>
            </w:r>
            <w:r w:rsidR="0093112F">
              <w:rPr>
                <w:noProof/>
                <w:webHidden/>
              </w:rPr>
            </w:r>
            <w:r w:rsidR="0093112F">
              <w:rPr>
                <w:noProof/>
                <w:webHidden/>
              </w:rPr>
              <w:fldChar w:fldCharType="separate"/>
            </w:r>
            <w:r w:rsidR="0093112F">
              <w:rPr>
                <w:noProof/>
                <w:webHidden/>
              </w:rPr>
              <w:t>112</w:t>
            </w:r>
            <w:r w:rsidR="0093112F">
              <w:rPr>
                <w:noProof/>
                <w:webHidden/>
              </w:rPr>
              <w:fldChar w:fldCharType="end"/>
            </w:r>
            <w:r>
              <w:rPr>
                <w:noProof/>
              </w:rPr>
              <w:fldChar w:fldCharType="end"/>
            </w:r>
          </w:ins>
        </w:p>
        <w:p w14:paraId="639519D9" w14:textId="6D48ACA9" w:rsidR="0093112F" w:rsidRDefault="0056181D">
          <w:pPr>
            <w:pStyle w:val="TDC3"/>
            <w:tabs>
              <w:tab w:val="right" w:leader="dot" w:pos="8494"/>
            </w:tabs>
            <w:rPr>
              <w:ins w:id="569" w:author="Redondo García Francisco Javier" w:date="2025-09-02T09:44:00Z"/>
              <w:rFonts w:eastAsiaTheme="minorEastAsia"/>
              <w:noProof/>
              <w:lang w:eastAsia="es-ES"/>
            </w:rPr>
          </w:pPr>
          <w:ins w:id="570" w:author="Redondo García Francisco Javier" w:date="2025-09-02T09:44:00Z">
            <w:r>
              <w:fldChar w:fldCharType="begin"/>
            </w:r>
            <w:r>
              <w:instrText xml:space="preserve"> HYPERLINK \l "_Toc207317190" </w:instrText>
            </w:r>
            <w:r>
              <w:fldChar w:fldCharType="separate"/>
            </w:r>
            <w:r w:rsidR="0093112F" w:rsidRPr="00EF1510">
              <w:rPr>
                <w:rStyle w:val="Hipervnculo"/>
                <w:noProof/>
              </w:rPr>
              <w:t>C.1.2 Alta Paciente</w:t>
            </w:r>
            <w:r w:rsidR="0093112F">
              <w:rPr>
                <w:noProof/>
                <w:webHidden/>
              </w:rPr>
              <w:tab/>
            </w:r>
            <w:r w:rsidR="0093112F">
              <w:rPr>
                <w:noProof/>
                <w:webHidden/>
              </w:rPr>
              <w:fldChar w:fldCharType="begin"/>
            </w:r>
            <w:r w:rsidR="0093112F">
              <w:rPr>
                <w:noProof/>
                <w:webHidden/>
              </w:rPr>
              <w:instrText xml:space="preserve"> PAGEREF _Toc207317190 \h </w:instrText>
            </w:r>
            <w:r w:rsidR="0093112F">
              <w:rPr>
                <w:noProof/>
                <w:webHidden/>
              </w:rPr>
            </w:r>
            <w:r w:rsidR="0093112F">
              <w:rPr>
                <w:noProof/>
                <w:webHidden/>
              </w:rPr>
              <w:fldChar w:fldCharType="separate"/>
            </w:r>
            <w:r w:rsidR="0093112F">
              <w:rPr>
                <w:noProof/>
                <w:webHidden/>
              </w:rPr>
              <w:t>113</w:t>
            </w:r>
            <w:r w:rsidR="0093112F">
              <w:rPr>
                <w:noProof/>
                <w:webHidden/>
              </w:rPr>
              <w:fldChar w:fldCharType="end"/>
            </w:r>
            <w:r>
              <w:rPr>
                <w:noProof/>
              </w:rPr>
              <w:fldChar w:fldCharType="end"/>
            </w:r>
          </w:ins>
        </w:p>
        <w:p w14:paraId="6A0D8F2B" w14:textId="6E575BCC" w:rsidR="0093112F" w:rsidRDefault="0056181D">
          <w:pPr>
            <w:pStyle w:val="TDC3"/>
            <w:tabs>
              <w:tab w:val="right" w:leader="dot" w:pos="8494"/>
            </w:tabs>
            <w:rPr>
              <w:ins w:id="571" w:author="Redondo García Francisco Javier" w:date="2025-09-02T09:44:00Z"/>
              <w:rFonts w:eastAsiaTheme="minorEastAsia"/>
              <w:noProof/>
              <w:lang w:eastAsia="es-ES"/>
            </w:rPr>
          </w:pPr>
          <w:ins w:id="572" w:author="Redondo García Francisco Javier" w:date="2025-09-02T09:44:00Z">
            <w:r>
              <w:fldChar w:fldCharType="begin"/>
            </w:r>
            <w:r>
              <w:instrText xml:space="preserve"> HYPERLINK \l "_Toc207317191" </w:instrText>
            </w:r>
            <w:r>
              <w:fldChar w:fldCharType="separate"/>
            </w:r>
            <w:r w:rsidR="0093112F" w:rsidRPr="00EF1510">
              <w:rPr>
                <w:rStyle w:val="Hipervnculo"/>
                <w:noProof/>
              </w:rPr>
              <w:t>C.1.3 Buscar paciente</w:t>
            </w:r>
            <w:r w:rsidR="0093112F">
              <w:rPr>
                <w:noProof/>
                <w:webHidden/>
              </w:rPr>
              <w:tab/>
            </w:r>
            <w:r w:rsidR="0093112F">
              <w:rPr>
                <w:noProof/>
                <w:webHidden/>
              </w:rPr>
              <w:fldChar w:fldCharType="begin"/>
            </w:r>
            <w:r w:rsidR="0093112F">
              <w:rPr>
                <w:noProof/>
                <w:webHidden/>
              </w:rPr>
              <w:instrText xml:space="preserve"> PAGEREF _Toc207317191 \h </w:instrText>
            </w:r>
            <w:r w:rsidR="0093112F">
              <w:rPr>
                <w:noProof/>
                <w:webHidden/>
              </w:rPr>
            </w:r>
            <w:r w:rsidR="0093112F">
              <w:rPr>
                <w:noProof/>
                <w:webHidden/>
              </w:rPr>
              <w:fldChar w:fldCharType="separate"/>
            </w:r>
            <w:r w:rsidR="0093112F">
              <w:rPr>
                <w:noProof/>
                <w:webHidden/>
              </w:rPr>
              <w:t>114</w:t>
            </w:r>
            <w:r w:rsidR="0093112F">
              <w:rPr>
                <w:noProof/>
                <w:webHidden/>
              </w:rPr>
              <w:fldChar w:fldCharType="end"/>
            </w:r>
            <w:r>
              <w:rPr>
                <w:noProof/>
              </w:rPr>
              <w:fldChar w:fldCharType="end"/>
            </w:r>
          </w:ins>
        </w:p>
        <w:p w14:paraId="253A4FB2" w14:textId="3BA83673" w:rsidR="0093112F" w:rsidRDefault="0056181D">
          <w:pPr>
            <w:pStyle w:val="TDC3"/>
            <w:tabs>
              <w:tab w:val="right" w:leader="dot" w:pos="8494"/>
            </w:tabs>
            <w:rPr>
              <w:ins w:id="573" w:author="Redondo García Francisco Javier" w:date="2025-09-02T09:44:00Z"/>
              <w:rFonts w:eastAsiaTheme="minorEastAsia"/>
              <w:noProof/>
              <w:lang w:eastAsia="es-ES"/>
            </w:rPr>
          </w:pPr>
          <w:ins w:id="574" w:author="Redondo García Francisco Javier" w:date="2025-09-02T09:44:00Z">
            <w:r>
              <w:fldChar w:fldCharType="begin"/>
            </w:r>
            <w:r>
              <w:instrText xml:space="preserve"> HYPERLINK \l "_Toc207317192" </w:instrText>
            </w:r>
            <w:r>
              <w:fldChar w:fldCharType="separate"/>
            </w:r>
            <w:r w:rsidR="0093112F" w:rsidRPr="00EF1510">
              <w:rPr>
                <w:rStyle w:val="Hipervnculo"/>
                <w:noProof/>
              </w:rPr>
              <w:t>C.1.4 Prueba equilibrio</w:t>
            </w:r>
            <w:r w:rsidR="0093112F">
              <w:rPr>
                <w:noProof/>
                <w:webHidden/>
              </w:rPr>
              <w:tab/>
            </w:r>
            <w:r w:rsidR="0093112F">
              <w:rPr>
                <w:noProof/>
                <w:webHidden/>
              </w:rPr>
              <w:fldChar w:fldCharType="begin"/>
            </w:r>
            <w:r w:rsidR="0093112F">
              <w:rPr>
                <w:noProof/>
                <w:webHidden/>
              </w:rPr>
              <w:instrText xml:space="preserve"> PAGEREF _Toc207317192 \h </w:instrText>
            </w:r>
            <w:r w:rsidR="0093112F">
              <w:rPr>
                <w:noProof/>
                <w:webHidden/>
              </w:rPr>
            </w:r>
            <w:r w:rsidR="0093112F">
              <w:rPr>
                <w:noProof/>
                <w:webHidden/>
              </w:rPr>
              <w:fldChar w:fldCharType="separate"/>
            </w:r>
            <w:r w:rsidR="0093112F">
              <w:rPr>
                <w:noProof/>
                <w:webHidden/>
              </w:rPr>
              <w:t>114</w:t>
            </w:r>
            <w:r w:rsidR="0093112F">
              <w:rPr>
                <w:noProof/>
                <w:webHidden/>
              </w:rPr>
              <w:fldChar w:fldCharType="end"/>
            </w:r>
            <w:r>
              <w:rPr>
                <w:noProof/>
              </w:rPr>
              <w:fldChar w:fldCharType="end"/>
            </w:r>
          </w:ins>
        </w:p>
        <w:p w14:paraId="491028CB" w14:textId="04138075" w:rsidR="0093112F" w:rsidRDefault="0056181D">
          <w:pPr>
            <w:pStyle w:val="TDC3"/>
            <w:tabs>
              <w:tab w:val="right" w:leader="dot" w:pos="8494"/>
            </w:tabs>
            <w:rPr>
              <w:ins w:id="575" w:author="Redondo García Francisco Javier" w:date="2025-09-02T09:44:00Z"/>
              <w:rFonts w:eastAsiaTheme="minorEastAsia"/>
              <w:noProof/>
              <w:lang w:eastAsia="es-ES"/>
            </w:rPr>
          </w:pPr>
          <w:ins w:id="576" w:author="Redondo García Francisco Javier" w:date="2025-09-02T09:44:00Z">
            <w:r>
              <w:fldChar w:fldCharType="begin"/>
            </w:r>
            <w:r>
              <w:instrText xml:space="preserve"> HYPERLINK \l "_Toc207317193" </w:instrText>
            </w:r>
            <w:r>
              <w:fldChar w:fldCharType="separate"/>
            </w:r>
            <w:r w:rsidR="0093112F" w:rsidRPr="00EF1510">
              <w:rPr>
                <w:rStyle w:val="Hipervnculo"/>
                <w:noProof/>
              </w:rPr>
              <w:t>C.1.5 Prueba sentadillas</w:t>
            </w:r>
            <w:r w:rsidR="0093112F">
              <w:rPr>
                <w:noProof/>
                <w:webHidden/>
              </w:rPr>
              <w:tab/>
            </w:r>
            <w:r w:rsidR="0093112F">
              <w:rPr>
                <w:noProof/>
                <w:webHidden/>
              </w:rPr>
              <w:fldChar w:fldCharType="begin"/>
            </w:r>
            <w:r w:rsidR="0093112F">
              <w:rPr>
                <w:noProof/>
                <w:webHidden/>
              </w:rPr>
              <w:instrText xml:space="preserve"> PAGEREF _Toc207317193 \h </w:instrText>
            </w:r>
            <w:r w:rsidR="0093112F">
              <w:rPr>
                <w:noProof/>
                <w:webHidden/>
              </w:rPr>
            </w:r>
            <w:r w:rsidR="0093112F">
              <w:rPr>
                <w:noProof/>
                <w:webHidden/>
              </w:rPr>
              <w:fldChar w:fldCharType="separate"/>
            </w:r>
            <w:r w:rsidR="0093112F">
              <w:rPr>
                <w:noProof/>
                <w:webHidden/>
              </w:rPr>
              <w:t>115</w:t>
            </w:r>
            <w:r w:rsidR="0093112F">
              <w:rPr>
                <w:noProof/>
                <w:webHidden/>
              </w:rPr>
              <w:fldChar w:fldCharType="end"/>
            </w:r>
            <w:r>
              <w:rPr>
                <w:noProof/>
              </w:rPr>
              <w:fldChar w:fldCharType="end"/>
            </w:r>
          </w:ins>
        </w:p>
        <w:p w14:paraId="0BF9D861" w14:textId="12AE1DCD" w:rsidR="0093112F" w:rsidRDefault="0056181D">
          <w:pPr>
            <w:pStyle w:val="TDC3"/>
            <w:tabs>
              <w:tab w:val="right" w:leader="dot" w:pos="8494"/>
            </w:tabs>
            <w:rPr>
              <w:ins w:id="577" w:author="Redondo García Francisco Javier" w:date="2025-09-02T09:44:00Z"/>
              <w:rFonts w:eastAsiaTheme="minorEastAsia"/>
              <w:noProof/>
              <w:lang w:eastAsia="es-ES"/>
            </w:rPr>
          </w:pPr>
          <w:ins w:id="578" w:author="Redondo García Francisco Javier" w:date="2025-09-02T09:44:00Z">
            <w:r>
              <w:fldChar w:fldCharType="begin"/>
            </w:r>
            <w:r>
              <w:instrText xml:space="preserve"> HYPERLINK \l "_Toc207317194" </w:instrText>
            </w:r>
            <w:r>
              <w:fldChar w:fldCharType="separate"/>
            </w:r>
            <w:r w:rsidR="0093112F" w:rsidRPr="00EF1510">
              <w:rPr>
                <w:rStyle w:val="Hipervnculo"/>
                <w:noProof/>
              </w:rPr>
              <w:t>C.1.6.  Prueba velocidad</w:t>
            </w:r>
            <w:r w:rsidR="0093112F">
              <w:rPr>
                <w:noProof/>
                <w:webHidden/>
              </w:rPr>
              <w:tab/>
            </w:r>
            <w:r w:rsidR="0093112F">
              <w:rPr>
                <w:noProof/>
                <w:webHidden/>
              </w:rPr>
              <w:fldChar w:fldCharType="begin"/>
            </w:r>
            <w:r w:rsidR="0093112F">
              <w:rPr>
                <w:noProof/>
                <w:webHidden/>
              </w:rPr>
              <w:instrText xml:space="preserve"> PAGEREF _Toc207317194 \h </w:instrText>
            </w:r>
            <w:r w:rsidR="0093112F">
              <w:rPr>
                <w:noProof/>
                <w:webHidden/>
              </w:rPr>
            </w:r>
            <w:r w:rsidR="0093112F">
              <w:rPr>
                <w:noProof/>
                <w:webHidden/>
              </w:rPr>
              <w:fldChar w:fldCharType="separate"/>
            </w:r>
            <w:r w:rsidR="0093112F">
              <w:rPr>
                <w:noProof/>
                <w:webHidden/>
              </w:rPr>
              <w:t>116</w:t>
            </w:r>
            <w:r w:rsidR="0093112F">
              <w:rPr>
                <w:noProof/>
                <w:webHidden/>
              </w:rPr>
              <w:fldChar w:fldCharType="end"/>
            </w:r>
            <w:r>
              <w:rPr>
                <w:noProof/>
              </w:rPr>
              <w:fldChar w:fldCharType="end"/>
            </w:r>
          </w:ins>
        </w:p>
        <w:p w14:paraId="0AEEB28B" w14:textId="446ED93D" w:rsidR="0093112F" w:rsidRDefault="0056181D">
          <w:pPr>
            <w:pStyle w:val="TDC2"/>
            <w:tabs>
              <w:tab w:val="right" w:leader="dot" w:pos="8494"/>
            </w:tabs>
            <w:rPr>
              <w:ins w:id="579" w:author="Redondo García Francisco Javier" w:date="2025-09-02T09:44:00Z"/>
              <w:rFonts w:eastAsiaTheme="minorEastAsia"/>
              <w:noProof/>
              <w:lang w:eastAsia="es-ES"/>
            </w:rPr>
          </w:pPr>
          <w:ins w:id="580" w:author="Redondo García Francisco Javier" w:date="2025-09-02T09:44:00Z">
            <w:r>
              <w:fldChar w:fldCharType="begin"/>
            </w:r>
            <w:r>
              <w:instrText xml:space="preserve"> HYPERLINK \l "_Toc207317195" </w:instrText>
            </w:r>
            <w:r>
              <w:fldChar w:fldCharType="separate"/>
            </w:r>
            <w:r w:rsidR="0093112F" w:rsidRPr="00EF1510">
              <w:rPr>
                <w:rStyle w:val="Hipervnculo"/>
                <w:rFonts w:eastAsia="Times New Roman"/>
                <w:noProof/>
                <w:lang w:eastAsia="es-ES"/>
              </w:rPr>
              <w:t>C.2 Manual de usuario de la web</w:t>
            </w:r>
            <w:r w:rsidR="0093112F">
              <w:rPr>
                <w:noProof/>
                <w:webHidden/>
              </w:rPr>
              <w:tab/>
            </w:r>
            <w:r w:rsidR="0093112F">
              <w:rPr>
                <w:noProof/>
                <w:webHidden/>
              </w:rPr>
              <w:fldChar w:fldCharType="begin"/>
            </w:r>
            <w:r w:rsidR="0093112F">
              <w:rPr>
                <w:noProof/>
                <w:webHidden/>
              </w:rPr>
              <w:instrText xml:space="preserve"> PAGEREF _Toc207317195 \h </w:instrText>
            </w:r>
            <w:r w:rsidR="0093112F">
              <w:rPr>
                <w:noProof/>
                <w:webHidden/>
              </w:rPr>
            </w:r>
            <w:r w:rsidR="0093112F">
              <w:rPr>
                <w:noProof/>
                <w:webHidden/>
              </w:rPr>
              <w:fldChar w:fldCharType="separate"/>
            </w:r>
            <w:r w:rsidR="0093112F">
              <w:rPr>
                <w:noProof/>
                <w:webHidden/>
              </w:rPr>
              <w:t>118</w:t>
            </w:r>
            <w:r w:rsidR="0093112F">
              <w:rPr>
                <w:noProof/>
                <w:webHidden/>
              </w:rPr>
              <w:fldChar w:fldCharType="end"/>
            </w:r>
            <w:r>
              <w:rPr>
                <w:noProof/>
              </w:rPr>
              <w:fldChar w:fldCharType="end"/>
            </w:r>
          </w:ins>
        </w:p>
        <w:p w14:paraId="024445E8" w14:textId="62C138F3" w:rsidR="0093112F" w:rsidRDefault="0056181D">
          <w:pPr>
            <w:pStyle w:val="TDC3"/>
            <w:tabs>
              <w:tab w:val="right" w:leader="dot" w:pos="8494"/>
            </w:tabs>
            <w:rPr>
              <w:ins w:id="581" w:author="Redondo García Francisco Javier" w:date="2025-09-02T09:44:00Z"/>
              <w:rFonts w:eastAsiaTheme="minorEastAsia"/>
              <w:noProof/>
              <w:lang w:eastAsia="es-ES"/>
            </w:rPr>
          </w:pPr>
          <w:ins w:id="582" w:author="Redondo García Francisco Javier" w:date="2025-09-02T09:44:00Z">
            <w:r>
              <w:fldChar w:fldCharType="begin"/>
            </w:r>
            <w:r>
              <w:instrText xml:space="preserve"> HYPERLINK \l "_Toc207317196" </w:instrText>
            </w:r>
            <w:r>
              <w:fldChar w:fldCharType="separate"/>
            </w:r>
            <w:r w:rsidR="0093112F" w:rsidRPr="00EF1510">
              <w:rPr>
                <w:rStyle w:val="Hipervnculo"/>
                <w:rFonts w:eastAsia="Times New Roman"/>
                <w:noProof/>
                <w:lang w:eastAsia="es-ES"/>
              </w:rPr>
              <w:t>C.2.1. Pantalla inicial</w:t>
            </w:r>
            <w:r w:rsidR="0093112F">
              <w:rPr>
                <w:noProof/>
                <w:webHidden/>
              </w:rPr>
              <w:tab/>
            </w:r>
            <w:r w:rsidR="0093112F">
              <w:rPr>
                <w:noProof/>
                <w:webHidden/>
              </w:rPr>
              <w:fldChar w:fldCharType="begin"/>
            </w:r>
            <w:r w:rsidR="0093112F">
              <w:rPr>
                <w:noProof/>
                <w:webHidden/>
              </w:rPr>
              <w:instrText xml:space="preserve"> PAGEREF _Toc207317196 \h </w:instrText>
            </w:r>
            <w:r w:rsidR="0093112F">
              <w:rPr>
                <w:noProof/>
                <w:webHidden/>
              </w:rPr>
            </w:r>
            <w:r w:rsidR="0093112F">
              <w:rPr>
                <w:noProof/>
                <w:webHidden/>
              </w:rPr>
              <w:fldChar w:fldCharType="separate"/>
            </w:r>
            <w:r w:rsidR="0093112F">
              <w:rPr>
                <w:noProof/>
                <w:webHidden/>
              </w:rPr>
              <w:t>118</w:t>
            </w:r>
            <w:r w:rsidR="0093112F">
              <w:rPr>
                <w:noProof/>
                <w:webHidden/>
              </w:rPr>
              <w:fldChar w:fldCharType="end"/>
            </w:r>
            <w:r>
              <w:rPr>
                <w:noProof/>
              </w:rPr>
              <w:fldChar w:fldCharType="end"/>
            </w:r>
          </w:ins>
        </w:p>
        <w:p w14:paraId="103A8CBB" w14:textId="42A3F298" w:rsidR="0093112F" w:rsidRDefault="0056181D">
          <w:pPr>
            <w:pStyle w:val="TDC3"/>
            <w:tabs>
              <w:tab w:val="right" w:leader="dot" w:pos="8494"/>
            </w:tabs>
            <w:rPr>
              <w:ins w:id="583" w:author="Redondo García Francisco Javier" w:date="2025-09-02T09:44:00Z"/>
              <w:rFonts w:eastAsiaTheme="minorEastAsia"/>
              <w:noProof/>
              <w:lang w:eastAsia="es-ES"/>
            </w:rPr>
          </w:pPr>
          <w:ins w:id="584" w:author="Redondo García Francisco Javier" w:date="2025-09-02T09:44:00Z">
            <w:r>
              <w:fldChar w:fldCharType="begin"/>
            </w:r>
            <w:r>
              <w:instrText xml:space="preserve"> HYPERLINK \l "_Toc207317197" </w:instrText>
            </w:r>
            <w:r>
              <w:fldChar w:fldCharType="separate"/>
            </w:r>
            <w:r w:rsidR="0093112F" w:rsidRPr="00EF1510">
              <w:rPr>
                <w:rStyle w:val="Hipervnculo"/>
                <w:rFonts w:eastAsia="Times New Roman"/>
                <w:noProof/>
                <w:lang w:eastAsia="es-ES"/>
              </w:rPr>
              <w:t>C.2.2 Registro de facultativos</w:t>
            </w:r>
            <w:r w:rsidR="0093112F">
              <w:rPr>
                <w:noProof/>
                <w:webHidden/>
              </w:rPr>
              <w:tab/>
            </w:r>
            <w:r w:rsidR="0093112F">
              <w:rPr>
                <w:noProof/>
                <w:webHidden/>
              </w:rPr>
              <w:fldChar w:fldCharType="begin"/>
            </w:r>
            <w:r w:rsidR="0093112F">
              <w:rPr>
                <w:noProof/>
                <w:webHidden/>
              </w:rPr>
              <w:instrText xml:space="preserve"> PAGEREF _Toc207317197 \h </w:instrText>
            </w:r>
            <w:r w:rsidR="0093112F">
              <w:rPr>
                <w:noProof/>
                <w:webHidden/>
              </w:rPr>
            </w:r>
            <w:r w:rsidR="0093112F">
              <w:rPr>
                <w:noProof/>
                <w:webHidden/>
              </w:rPr>
              <w:fldChar w:fldCharType="separate"/>
            </w:r>
            <w:r w:rsidR="0093112F">
              <w:rPr>
                <w:noProof/>
                <w:webHidden/>
              </w:rPr>
              <w:t>118</w:t>
            </w:r>
            <w:r w:rsidR="0093112F">
              <w:rPr>
                <w:noProof/>
                <w:webHidden/>
              </w:rPr>
              <w:fldChar w:fldCharType="end"/>
            </w:r>
            <w:r>
              <w:rPr>
                <w:noProof/>
              </w:rPr>
              <w:fldChar w:fldCharType="end"/>
            </w:r>
          </w:ins>
        </w:p>
        <w:p w14:paraId="3135A54C" w14:textId="622B0FCC" w:rsidR="0093112F" w:rsidRDefault="0056181D">
          <w:pPr>
            <w:pStyle w:val="TDC3"/>
            <w:tabs>
              <w:tab w:val="right" w:leader="dot" w:pos="8494"/>
            </w:tabs>
            <w:rPr>
              <w:ins w:id="585" w:author="Redondo García Francisco Javier" w:date="2025-09-02T09:44:00Z"/>
              <w:rFonts w:eastAsiaTheme="minorEastAsia"/>
              <w:noProof/>
              <w:lang w:eastAsia="es-ES"/>
            </w:rPr>
          </w:pPr>
          <w:ins w:id="586" w:author="Redondo García Francisco Javier" w:date="2025-09-02T09:44:00Z">
            <w:r>
              <w:fldChar w:fldCharType="begin"/>
            </w:r>
            <w:r>
              <w:instrText xml:space="preserve"> HYPERLINK \l "_Toc207317198" </w:instrText>
            </w:r>
            <w:r>
              <w:fldChar w:fldCharType="separate"/>
            </w:r>
            <w:r w:rsidR="0093112F" w:rsidRPr="00EF1510">
              <w:rPr>
                <w:rStyle w:val="Hipervnculo"/>
                <w:rFonts w:eastAsia="Times New Roman"/>
                <w:noProof/>
                <w:lang w:eastAsia="es-ES"/>
              </w:rPr>
              <w:t>C.2.3 Inicio de sesión</w:t>
            </w:r>
            <w:r w:rsidR="0093112F">
              <w:rPr>
                <w:noProof/>
                <w:webHidden/>
              </w:rPr>
              <w:tab/>
            </w:r>
            <w:r w:rsidR="0093112F">
              <w:rPr>
                <w:noProof/>
                <w:webHidden/>
              </w:rPr>
              <w:fldChar w:fldCharType="begin"/>
            </w:r>
            <w:r w:rsidR="0093112F">
              <w:rPr>
                <w:noProof/>
                <w:webHidden/>
              </w:rPr>
              <w:instrText xml:space="preserve"> PAGEREF _Toc207317198 \h </w:instrText>
            </w:r>
            <w:r w:rsidR="0093112F">
              <w:rPr>
                <w:noProof/>
                <w:webHidden/>
              </w:rPr>
            </w:r>
            <w:r w:rsidR="0093112F">
              <w:rPr>
                <w:noProof/>
                <w:webHidden/>
              </w:rPr>
              <w:fldChar w:fldCharType="separate"/>
            </w:r>
            <w:r w:rsidR="0093112F">
              <w:rPr>
                <w:noProof/>
                <w:webHidden/>
              </w:rPr>
              <w:t>118</w:t>
            </w:r>
            <w:r w:rsidR="0093112F">
              <w:rPr>
                <w:noProof/>
                <w:webHidden/>
              </w:rPr>
              <w:fldChar w:fldCharType="end"/>
            </w:r>
            <w:r>
              <w:rPr>
                <w:noProof/>
              </w:rPr>
              <w:fldChar w:fldCharType="end"/>
            </w:r>
          </w:ins>
        </w:p>
        <w:p w14:paraId="72132A66" w14:textId="24994E69" w:rsidR="0093112F" w:rsidRDefault="0056181D">
          <w:pPr>
            <w:pStyle w:val="TDC3"/>
            <w:tabs>
              <w:tab w:val="right" w:leader="dot" w:pos="8494"/>
            </w:tabs>
            <w:rPr>
              <w:ins w:id="587" w:author="Redondo García Francisco Javier" w:date="2025-09-02T09:44:00Z"/>
              <w:rFonts w:eastAsiaTheme="minorEastAsia"/>
              <w:noProof/>
              <w:lang w:eastAsia="es-ES"/>
            </w:rPr>
          </w:pPr>
          <w:ins w:id="588" w:author="Redondo García Francisco Javier" w:date="2025-09-02T09:44:00Z">
            <w:r>
              <w:fldChar w:fldCharType="begin"/>
            </w:r>
            <w:r>
              <w:instrText xml:space="preserve"> HYPERLINK \l "_Toc207317199" </w:instrText>
            </w:r>
            <w:r>
              <w:fldChar w:fldCharType="separate"/>
            </w:r>
            <w:r w:rsidR="0093112F" w:rsidRPr="00EF1510">
              <w:rPr>
                <w:rStyle w:val="Hipervnculo"/>
                <w:rFonts w:eastAsia="Times New Roman"/>
                <w:noProof/>
                <w:lang w:eastAsia="es-ES"/>
              </w:rPr>
              <w:t>C.2.4. Perfil de facultativo</w:t>
            </w:r>
            <w:r w:rsidR="0093112F">
              <w:rPr>
                <w:noProof/>
                <w:webHidden/>
              </w:rPr>
              <w:tab/>
            </w:r>
            <w:r w:rsidR="0093112F">
              <w:rPr>
                <w:noProof/>
                <w:webHidden/>
              </w:rPr>
              <w:fldChar w:fldCharType="begin"/>
            </w:r>
            <w:r w:rsidR="0093112F">
              <w:rPr>
                <w:noProof/>
                <w:webHidden/>
              </w:rPr>
              <w:instrText xml:space="preserve"> PAGEREF _Toc207317199 \h </w:instrText>
            </w:r>
            <w:r w:rsidR="0093112F">
              <w:rPr>
                <w:noProof/>
                <w:webHidden/>
              </w:rPr>
            </w:r>
            <w:r w:rsidR="0093112F">
              <w:rPr>
                <w:noProof/>
                <w:webHidden/>
              </w:rPr>
              <w:fldChar w:fldCharType="separate"/>
            </w:r>
            <w:r w:rsidR="0093112F">
              <w:rPr>
                <w:noProof/>
                <w:webHidden/>
              </w:rPr>
              <w:t>119</w:t>
            </w:r>
            <w:r w:rsidR="0093112F">
              <w:rPr>
                <w:noProof/>
                <w:webHidden/>
              </w:rPr>
              <w:fldChar w:fldCharType="end"/>
            </w:r>
            <w:r>
              <w:rPr>
                <w:noProof/>
              </w:rPr>
              <w:fldChar w:fldCharType="end"/>
            </w:r>
          </w:ins>
        </w:p>
        <w:p w14:paraId="644E8A6E" w14:textId="2D1A1226" w:rsidR="0093112F" w:rsidRDefault="0056181D">
          <w:pPr>
            <w:pStyle w:val="TDC3"/>
            <w:tabs>
              <w:tab w:val="right" w:leader="dot" w:pos="8494"/>
            </w:tabs>
            <w:rPr>
              <w:ins w:id="589" w:author="Redondo García Francisco Javier" w:date="2025-09-02T09:44:00Z"/>
              <w:rFonts w:eastAsiaTheme="minorEastAsia"/>
              <w:noProof/>
              <w:lang w:eastAsia="es-ES"/>
            </w:rPr>
          </w:pPr>
          <w:ins w:id="590" w:author="Redondo García Francisco Javier" w:date="2025-09-02T09:44:00Z">
            <w:r>
              <w:fldChar w:fldCharType="begin"/>
            </w:r>
            <w:r>
              <w:instrText xml:space="preserve"> HYPERLINK \l "_Toc207317200"</w:instrText>
            </w:r>
            <w:r>
              <w:instrText xml:space="preserve"> </w:instrText>
            </w:r>
            <w:r>
              <w:fldChar w:fldCharType="separate"/>
            </w:r>
            <w:r w:rsidR="0093112F" w:rsidRPr="00EF1510">
              <w:rPr>
                <w:rStyle w:val="Hipervnculo"/>
                <w:rFonts w:eastAsia="Times New Roman"/>
                <w:noProof/>
                <w:lang w:eastAsia="es-ES"/>
              </w:rPr>
              <w:t>C.2.5 Administración de usuarios</w:t>
            </w:r>
            <w:r w:rsidR="0093112F">
              <w:rPr>
                <w:noProof/>
                <w:webHidden/>
              </w:rPr>
              <w:tab/>
            </w:r>
            <w:r w:rsidR="0093112F">
              <w:rPr>
                <w:noProof/>
                <w:webHidden/>
              </w:rPr>
              <w:fldChar w:fldCharType="begin"/>
            </w:r>
            <w:r w:rsidR="0093112F">
              <w:rPr>
                <w:noProof/>
                <w:webHidden/>
              </w:rPr>
              <w:instrText xml:space="preserve"> PAGEREF _Toc207317200 \h </w:instrText>
            </w:r>
            <w:r w:rsidR="0093112F">
              <w:rPr>
                <w:noProof/>
                <w:webHidden/>
              </w:rPr>
            </w:r>
            <w:r w:rsidR="0093112F">
              <w:rPr>
                <w:noProof/>
                <w:webHidden/>
              </w:rPr>
              <w:fldChar w:fldCharType="separate"/>
            </w:r>
            <w:r w:rsidR="0093112F">
              <w:rPr>
                <w:noProof/>
                <w:webHidden/>
              </w:rPr>
              <w:t>120</w:t>
            </w:r>
            <w:r w:rsidR="0093112F">
              <w:rPr>
                <w:noProof/>
                <w:webHidden/>
              </w:rPr>
              <w:fldChar w:fldCharType="end"/>
            </w:r>
            <w:r>
              <w:rPr>
                <w:noProof/>
              </w:rPr>
              <w:fldChar w:fldCharType="end"/>
            </w:r>
          </w:ins>
        </w:p>
        <w:p w14:paraId="34219612" w14:textId="429844FA" w:rsidR="0093112F" w:rsidRDefault="0056181D">
          <w:pPr>
            <w:pStyle w:val="TDC3"/>
            <w:tabs>
              <w:tab w:val="right" w:leader="dot" w:pos="8494"/>
            </w:tabs>
            <w:rPr>
              <w:ins w:id="591" w:author="Redondo García Francisco Javier" w:date="2025-09-02T09:44:00Z"/>
              <w:rFonts w:eastAsiaTheme="minorEastAsia"/>
              <w:noProof/>
              <w:lang w:eastAsia="es-ES"/>
            </w:rPr>
          </w:pPr>
          <w:ins w:id="592" w:author="Redondo García Francisco Javier" w:date="2025-09-02T09:44:00Z">
            <w:r>
              <w:fldChar w:fldCharType="begin"/>
            </w:r>
            <w:r>
              <w:instrText xml:space="preserve"> HYPERLINK \l "_Toc207317201" </w:instrText>
            </w:r>
            <w:r>
              <w:fldChar w:fldCharType="separate"/>
            </w:r>
            <w:r w:rsidR="0093112F" w:rsidRPr="00EF1510">
              <w:rPr>
                <w:rStyle w:val="Hipervnculo"/>
                <w:rFonts w:eastAsia="Times New Roman"/>
                <w:noProof/>
                <w:lang w:eastAsia="es-ES"/>
              </w:rPr>
              <w:t>C.2.6 Visualización de pacientes</w:t>
            </w:r>
            <w:r w:rsidR="0093112F">
              <w:rPr>
                <w:noProof/>
                <w:webHidden/>
              </w:rPr>
              <w:tab/>
            </w:r>
            <w:r w:rsidR="0093112F">
              <w:rPr>
                <w:noProof/>
                <w:webHidden/>
              </w:rPr>
              <w:fldChar w:fldCharType="begin"/>
            </w:r>
            <w:r w:rsidR="0093112F">
              <w:rPr>
                <w:noProof/>
                <w:webHidden/>
              </w:rPr>
              <w:instrText xml:space="preserve"> PAGEREF _Toc207317201 \h </w:instrText>
            </w:r>
            <w:r w:rsidR="0093112F">
              <w:rPr>
                <w:noProof/>
                <w:webHidden/>
              </w:rPr>
            </w:r>
            <w:r w:rsidR="0093112F">
              <w:rPr>
                <w:noProof/>
                <w:webHidden/>
              </w:rPr>
              <w:fldChar w:fldCharType="separate"/>
            </w:r>
            <w:r w:rsidR="0093112F">
              <w:rPr>
                <w:noProof/>
                <w:webHidden/>
              </w:rPr>
              <w:t>120</w:t>
            </w:r>
            <w:r w:rsidR="0093112F">
              <w:rPr>
                <w:noProof/>
                <w:webHidden/>
              </w:rPr>
              <w:fldChar w:fldCharType="end"/>
            </w:r>
            <w:r>
              <w:rPr>
                <w:noProof/>
              </w:rPr>
              <w:fldChar w:fldCharType="end"/>
            </w:r>
          </w:ins>
        </w:p>
        <w:p w14:paraId="078710E7" w14:textId="2267488A" w:rsidR="0093112F" w:rsidRDefault="0056181D">
          <w:pPr>
            <w:pStyle w:val="TDC3"/>
            <w:tabs>
              <w:tab w:val="right" w:leader="dot" w:pos="8494"/>
            </w:tabs>
            <w:rPr>
              <w:ins w:id="593" w:author="Redondo García Francisco Javier" w:date="2025-09-02T09:44:00Z"/>
              <w:rFonts w:eastAsiaTheme="minorEastAsia"/>
              <w:noProof/>
              <w:lang w:eastAsia="es-ES"/>
            </w:rPr>
          </w:pPr>
          <w:ins w:id="594" w:author="Redondo García Francisco Javier" w:date="2025-09-02T09:44:00Z">
            <w:r>
              <w:fldChar w:fldCharType="begin"/>
            </w:r>
            <w:r>
              <w:instrText xml:space="preserve"> HYPERLINK \l "_Toc207317202" </w:instrText>
            </w:r>
            <w:r>
              <w:fldChar w:fldCharType="separate"/>
            </w:r>
            <w:r w:rsidR="0093112F" w:rsidRPr="00EF1510">
              <w:rPr>
                <w:rStyle w:val="Hipervnculo"/>
                <w:rFonts w:eastAsia="Times New Roman"/>
                <w:noProof/>
                <w:lang w:eastAsia="es-ES"/>
              </w:rPr>
              <w:t>C.2.7. Editar paciente</w:t>
            </w:r>
            <w:r w:rsidR="0093112F">
              <w:rPr>
                <w:noProof/>
                <w:webHidden/>
              </w:rPr>
              <w:tab/>
            </w:r>
            <w:r w:rsidR="0093112F">
              <w:rPr>
                <w:noProof/>
                <w:webHidden/>
              </w:rPr>
              <w:fldChar w:fldCharType="begin"/>
            </w:r>
            <w:r w:rsidR="0093112F">
              <w:rPr>
                <w:noProof/>
                <w:webHidden/>
              </w:rPr>
              <w:instrText xml:space="preserve"> PAGEREF _Toc207317202 \h </w:instrText>
            </w:r>
            <w:r w:rsidR="0093112F">
              <w:rPr>
                <w:noProof/>
                <w:webHidden/>
              </w:rPr>
            </w:r>
            <w:r w:rsidR="0093112F">
              <w:rPr>
                <w:noProof/>
                <w:webHidden/>
              </w:rPr>
              <w:fldChar w:fldCharType="separate"/>
            </w:r>
            <w:r w:rsidR="0093112F">
              <w:rPr>
                <w:noProof/>
                <w:webHidden/>
              </w:rPr>
              <w:t>120</w:t>
            </w:r>
            <w:r w:rsidR="0093112F">
              <w:rPr>
                <w:noProof/>
                <w:webHidden/>
              </w:rPr>
              <w:fldChar w:fldCharType="end"/>
            </w:r>
            <w:r>
              <w:rPr>
                <w:noProof/>
              </w:rPr>
              <w:fldChar w:fldCharType="end"/>
            </w:r>
          </w:ins>
        </w:p>
        <w:p w14:paraId="63A011A8" w14:textId="2B824BA4" w:rsidR="0093112F" w:rsidRDefault="0056181D">
          <w:pPr>
            <w:pStyle w:val="TDC3"/>
            <w:tabs>
              <w:tab w:val="right" w:leader="dot" w:pos="8494"/>
            </w:tabs>
            <w:rPr>
              <w:ins w:id="595" w:author="Redondo García Francisco Javier" w:date="2025-09-02T09:44:00Z"/>
              <w:rFonts w:eastAsiaTheme="minorEastAsia"/>
              <w:noProof/>
              <w:lang w:eastAsia="es-ES"/>
            </w:rPr>
          </w:pPr>
          <w:ins w:id="596" w:author="Redondo García Francisco Javier" w:date="2025-09-02T09:44:00Z">
            <w:r>
              <w:fldChar w:fldCharType="begin"/>
            </w:r>
            <w:r>
              <w:instrText xml:space="preserve"> HYPERLINK \l "_Toc207317203" </w:instrText>
            </w:r>
            <w:r>
              <w:fldChar w:fldCharType="separate"/>
            </w:r>
            <w:r w:rsidR="0093112F" w:rsidRPr="00EF1510">
              <w:rPr>
                <w:rStyle w:val="Hipervnculo"/>
                <w:rFonts w:eastAsia="Times New Roman"/>
                <w:noProof/>
                <w:lang w:eastAsia="es-ES"/>
              </w:rPr>
              <w:t>C.2.8 Perfil del paciente</w:t>
            </w:r>
            <w:r w:rsidR="0093112F">
              <w:rPr>
                <w:noProof/>
                <w:webHidden/>
              </w:rPr>
              <w:tab/>
            </w:r>
            <w:r w:rsidR="0093112F">
              <w:rPr>
                <w:noProof/>
                <w:webHidden/>
              </w:rPr>
              <w:fldChar w:fldCharType="begin"/>
            </w:r>
            <w:r w:rsidR="0093112F">
              <w:rPr>
                <w:noProof/>
                <w:webHidden/>
              </w:rPr>
              <w:instrText xml:space="preserve"> PAGEREF _Toc207317203 \h </w:instrText>
            </w:r>
            <w:r w:rsidR="0093112F">
              <w:rPr>
                <w:noProof/>
                <w:webHidden/>
              </w:rPr>
            </w:r>
            <w:r w:rsidR="0093112F">
              <w:rPr>
                <w:noProof/>
                <w:webHidden/>
              </w:rPr>
              <w:fldChar w:fldCharType="separate"/>
            </w:r>
            <w:r w:rsidR="0093112F">
              <w:rPr>
                <w:noProof/>
                <w:webHidden/>
              </w:rPr>
              <w:t>121</w:t>
            </w:r>
            <w:r w:rsidR="0093112F">
              <w:rPr>
                <w:noProof/>
                <w:webHidden/>
              </w:rPr>
              <w:fldChar w:fldCharType="end"/>
            </w:r>
            <w:r>
              <w:rPr>
                <w:noProof/>
              </w:rPr>
              <w:fldChar w:fldCharType="end"/>
            </w:r>
          </w:ins>
        </w:p>
        <w:p w14:paraId="0ED24C86" w14:textId="3F190988" w:rsidR="0093112F" w:rsidRDefault="0056181D">
          <w:pPr>
            <w:pStyle w:val="TDC3"/>
            <w:tabs>
              <w:tab w:val="right" w:leader="dot" w:pos="8494"/>
            </w:tabs>
            <w:rPr>
              <w:ins w:id="597" w:author="Redondo García Francisco Javier" w:date="2025-09-02T09:44:00Z"/>
              <w:rFonts w:eastAsiaTheme="minorEastAsia"/>
              <w:noProof/>
              <w:lang w:eastAsia="es-ES"/>
            </w:rPr>
          </w:pPr>
          <w:ins w:id="598" w:author="Redondo García Francisco Javier" w:date="2025-09-02T09:44:00Z">
            <w:r>
              <w:lastRenderedPageBreak/>
              <w:fldChar w:fldCharType="begin"/>
            </w:r>
            <w:r>
              <w:instrText xml:space="preserve"> HYPERLINK \l "_Toc207317204" </w:instrText>
            </w:r>
            <w:r>
              <w:fldChar w:fldCharType="separate"/>
            </w:r>
            <w:r w:rsidR="0093112F" w:rsidRPr="00EF1510">
              <w:rPr>
                <w:rStyle w:val="Hipervnculo"/>
                <w:rFonts w:eastAsia="Times New Roman"/>
                <w:noProof/>
                <w:lang w:eastAsia="es-ES"/>
              </w:rPr>
              <w:t>C.2.9 Visualización de pruebas</w:t>
            </w:r>
            <w:r w:rsidR="0093112F">
              <w:rPr>
                <w:noProof/>
                <w:webHidden/>
              </w:rPr>
              <w:tab/>
            </w:r>
            <w:r w:rsidR="0093112F">
              <w:rPr>
                <w:noProof/>
                <w:webHidden/>
              </w:rPr>
              <w:fldChar w:fldCharType="begin"/>
            </w:r>
            <w:r w:rsidR="0093112F">
              <w:rPr>
                <w:noProof/>
                <w:webHidden/>
              </w:rPr>
              <w:instrText xml:space="preserve"> PAGEREF _Toc207317204 \h </w:instrText>
            </w:r>
            <w:r w:rsidR="0093112F">
              <w:rPr>
                <w:noProof/>
                <w:webHidden/>
              </w:rPr>
            </w:r>
            <w:r w:rsidR="0093112F">
              <w:rPr>
                <w:noProof/>
                <w:webHidden/>
              </w:rPr>
              <w:fldChar w:fldCharType="separate"/>
            </w:r>
            <w:r w:rsidR="0093112F">
              <w:rPr>
                <w:noProof/>
                <w:webHidden/>
              </w:rPr>
              <w:t>121</w:t>
            </w:r>
            <w:r w:rsidR="0093112F">
              <w:rPr>
                <w:noProof/>
                <w:webHidden/>
              </w:rPr>
              <w:fldChar w:fldCharType="end"/>
            </w:r>
            <w:r>
              <w:rPr>
                <w:noProof/>
              </w:rPr>
              <w:fldChar w:fldCharType="end"/>
            </w:r>
          </w:ins>
        </w:p>
        <w:p w14:paraId="34CE7923" w14:textId="66913651" w:rsidR="0093112F" w:rsidRDefault="0056181D">
          <w:pPr>
            <w:pStyle w:val="TDC3"/>
            <w:tabs>
              <w:tab w:val="right" w:leader="dot" w:pos="8494"/>
            </w:tabs>
            <w:rPr>
              <w:ins w:id="599" w:author="Redondo García Francisco Javier" w:date="2025-09-02T09:44:00Z"/>
              <w:rFonts w:eastAsiaTheme="minorEastAsia"/>
              <w:noProof/>
              <w:lang w:eastAsia="es-ES"/>
            </w:rPr>
          </w:pPr>
          <w:ins w:id="600" w:author="Redondo García Francisco Javier" w:date="2025-09-02T09:44:00Z">
            <w:r>
              <w:fldChar w:fldCharType="begin"/>
            </w:r>
            <w:r>
              <w:instrText xml:space="preserve"> HYPERLINK \l "_Toc207317205" </w:instrText>
            </w:r>
            <w:r>
              <w:fldChar w:fldCharType="separate"/>
            </w:r>
            <w:r w:rsidR="0093112F" w:rsidRPr="00EF1510">
              <w:rPr>
                <w:rStyle w:val="Hipervnculo"/>
                <w:rFonts w:eastAsia="Times New Roman"/>
                <w:noProof/>
                <w:lang w:eastAsia="es-ES"/>
              </w:rPr>
              <w:t>C.2.10 Histórico de pruebas</w:t>
            </w:r>
            <w:r w:rsidR="0093112F">
              <w:rPr>
                <w:noProof/>
                <w:webHidden/>
              </w:rPr>
              <w:tab/>
            </w:r>
            <w:r w:rsidR="0093112F">
              <w:rPr>
                <w:noProof/>
                <w:webHidden/>
              </w:rPr>
              <w:fldChar w:fldCharType="begin"/>
            </w:r>
            <w:r w:rsidR="0093112F">
              <w:rPr>
                <w:noProof/>
                <w:webHidden/>
              </w:rPr>
              <w:instrText xml:space="preserve"> PAGEREF _Toc207317205 \h </w:instrText>
            </w:r>
            <w:r w:rsidR="0093112F">
              <w:rPr>
                <w:noProof/>
                <w:webHidden/>
              </w:rPr>
            </w:r>
            <w:r w:rsidR="0093112F">
              <w:rPr>
                <w:noProof/>
                <w:webHidden/>
              </w:rPr>
              <w:fldChar w:fldCharType="separate"/>
            </w:r>
            <w:r w:rsidR="0093112F">
              <w:rPr>
                <w:noProof/>
                <w:webHidden/>
              </w:rPr>
              <w:t>122</w:t>
            </w:r>
            <w:r w:rsidR="0093112F">
              <w:rPr>
                <w:noProof/>
                <w:webHidden/>
              </w:rPr>
              <w:fldChar w:fldCharType="end"/>
            </w:r>
            <w:r>
              <w:rPr>
                <w:noProof/>
              </w:rPr>
              <w:fldChar w:fldCharType="end"/>
            </w:r>
          </w:ins>
        </w:p>
        <w:p w14:paraId="6CAFDE37" w14:textId="7009FFFD" w:rsidR="001F0203" w:rsidRDefault="00681B78">
          <w:ins w:id="601" w:author="Redondo García Francisco Javier" w:date="2025-09-02T09:44:00Z">
            <w:r>
              <w:fldChar w:fldCharType="end"/>
            </w:r>
          </w:ins>
        </w:p>
        <w:customXmlInsRangeStart w:id="602" w:author="Redondo García Francisco Javier" w:date="2025-09-02T09:44:00Z"/>
      </w:sdtContent>
    </w:sdt>
    <w:customXmlInsRangeEnd w:id="602"/>
    <w:p w14:paraId="488BBF90" w14:textId="360092B4" w:rsidR="006D55AC" w:rsidRDefault="00E0180F" w:rsidP="006D55AC">
      <w:pPr>
        <w:pStyle w:val="Ttulo1"/>
      </w:pPr>
      <w:r>
        <w:br w:type="page"/>
      </w:r>
      <w:bookmarkStart w:id="603" w:name="_Toc207317047"/>
      <w:bookmarkStart w:id="604" w:name="_Toc202786250"/>
      <w:r w:rsidR="006D55AC">
        <w:lastRenderedPageBreak/>
        <w:t>Índice de figuras</w:t>
      </w:r>
      <w:bookmarkEnd w:id="603"/>
      <w:bookmarkEnd w:id="604"/>
    </w:p>
    <w:p w14:paraId="42EEFE78" w14:textId="77777777" w:rsidR="00697E1F" w:rsidRDefault="006D55AC">
      <w:pPr>
        <w:pStyle w:val="Tabladeilustraciones"/>
        <w:tabs>
          <w:tab w:val="right" w:leader="dot" w:pos="8494"/>
        </w:tabs>
        <w:rPr>
          <w:del w:id="605" w:author="Redondo García Francisco Javier" w:date="2025-09-02T09:44:00Z"/>
          <w:rFonts w:eastAsiaTheme="minorEastAsia"/>
          <w:noProof/>
          <w:lang w:eastAsia="es-ES"/>
        </w:rPr>
      </w:pPr>
      <w:r>
        <w:fldChar w:fldCharType="begin"/>
      </w:r>
      <w:r>
        <w:instrText xml:space="preserve"> TOC \h \z \c "Figura" </w:instrText>
      </w:r>
      <w:r>
        <w:fldChar w:fldCharType="separate"/>
      </w:r>
      <w:del w:id="606" w:author="Redondo García Francisco Javier" w:date="2025-09-02T09:44:00Z">
        <w:r w:rsidR="0056181D">
          <w:fldChar w:fldCharType="begin"/>
        </w:r>
        <w:r w:rsidR="0056181D">
          <w:delInstrText xml:space="preserve"> HYPERLINK "file:///C:\\Users\\Usuario\\Documents\\GitHub\\TFG_Javier\\proyecto\\TFG-sinRevisar-FJRG.docx" \l "_Toc202786363" </w:delInstrText>
        </w:r>
        <w:r w:rsidR="0056181D">
          <w:fldChar w:fldCharType="separate"/>
        </w:r>
        <w:r w:rsidR="00697E1F" w:rsidRPr="00242D82">
          <w:rPr>
            <w:rStyle w:val="Hipervnculo"/>
            <w:noProof/>
          </w:rPr>
          <w:delText>Figura 1 - Diagrama de bloques genérico del sistema global</w:delText>
        </w:r>
        <w:r w:rsidR="00697E1F">
          <w:rPr>
            <w:noProof/>
            <w:webHidden/>
          </w:rPr>
          <w:tab/>
        </w:r>
        <w:r w:rsidR="00697E1F">
          <w:rPr>
            <w:noProof/>
            <w:webHidden/>
          </w:rPr>
          <w:fldChar w:fldCharType="begin"/>
        </w:r>
        <w:r w:rsidR="00697E1F">
          <w:rPr>
            <w:noProof/>
            <w:webHidden/>
          </w:rPr>
          <w:delInstrText xml:space="preserve"> PAGEREF _Toc202786363 \h </w:delInstrText>
        </w:r>
        <w:r w:rsidR="00697E1F">
          <w:rPr>
            <w:noProof/>
            <w:webHidden/>
          </w:rPr>
        </w:r>
        <w:r w:rsidR="00697E1F">
          <w:rPr>
            <w:noProof/>
            <w:webHidden/>
          </w:rPr>
          <w:fldChar w:fldCharType="separate"/>
        </w:r>
        <w:r w:rsidR="00697E1F">
          <w:rPr>
            <w:noProof/>
            <w:webHidden/>
          </w:rPr>
          <w:delText>15</w:delText>
        </w:r>
        <w:r w:rsidR="00697E1F">
          <w:rPr>
            <w:noProof/>
            <w:webHidden/>
          </w:rPr>
          <w:fldChar w:fldCharType="end"/>
        </w:r>
        <w:r w:rsidR="0056181D">
          <w:rPr>
            <w:noProof/>
          </w:rPr>
          <w:fldChar w:fldCharType="end"/>
        </w:r>
      </w:del>
    </w:p>
    <w:p w14:paraId="65A528B1" w14:textId="77777777" w:rsidR="00697E1F" w:rsidRDefault="0056181D">
      <w:pPr>
        <w:pStyle w:val="Tabladeilustraciones"/>
        <w:tabs>
          <w:tab w:val="right" w:leader="dot" w:pos="8494"/>
        </w:tabs>
        <w:rPr>
          <w:del w:id="607" w:author="Redondo García Francisco Javier" w:date="2025-09-02T09:44:00Z"/>
          <w:rFonts w:eastAsiaTheme="minorEastAsia"/>
          <w:noProof/>
          <w:lang w:eastAsia="es-ES"/>
        </w:rPr>
      </w:pPr>
      <w:del w:id="608" w:author="Redondo García Francisco Javier" w:date="2025-09-02T09:44:00Z">
        <w:r>
          <w:fldChar w:fldCharType="begin"/>
        </w:r>
        <w:r>
          <w:delInstrText xml:space="preserve"> HYPERLINK \l "_Toc202786364" </w:delInstrText>
        </w:r>
        <w:r>
          <w:fldChar w:fldCharType="separate"/>
        </w:r>
        <w:r w:rsidR="00697E1F" w:rsidRPr="00242D82">
          <w:rPr>
            <w:rStyle w:val="Hipervnculo"/>
            <w:noProof/>
          </w:rPr>
          <w:delText>Figura 2 - Dispositivo equilibrio (1)</w:delText>
        </w:r>
        <w:r w:rsidR="00697E1F">
          <w:rPr>
            <w:noProof/>
            <w:webHidden/>
          </w:rPr>
          <w:tab/>
        </w:r>
        <w:r w:rsidR="00697E1F">
          <w:rPr>
            <w:noProof/>
            <w:webHidden/>
          </w:rPr>
          <w:fldChar w:fldCharType="begin"/>
        </w:r>
        <w:r w:rsidR="00697E1F">
          <w:rPr>
            <w:noProof/>
            <w:webHidden/>
          </w:rPr>
          <w:delInstrText xml:space="preserve"> PAGEREF _Toc202786364 \h </w:delInstrText>
        </w:r>
        <w:r w:rsidR="00697E1F">
          <w:rPr>
            <w:noProof/>
            <w:webHidden/>
          </w:rPr>
        </w:r>
        <w:r w:rsidR="00697E1F">
          <w:rPr>
            <w:noProof/>
            <w:webHidden/>
          </w:rPr>
          <w:fldChar w:fldCharType="separate"/>
        </w:r>
        <w:r w:rsidR="00697E1F">
          <w:rPr>
            <w:noProof/>
            <w:webHidden/>
          </w:rPr>
          <w:delText>16</w:delText>
        </w:r>
        <w:r w:rsidR="00697E1F">
          <w:rPr>
            <w:noProof/>
            <w:webHidden/>
          </w:rPr>
          <w:fldChar w:fldCharType="end"/>
        </w:r>
        <w:r>
          <w:rPr>
            <w:noProof/>
          </w:rPr>
          <w:fldChar w:fldCharType="end"/>
        </w:r>
      </w:del>
    </w:p>
    <w:p w14:paraId="0C170C1C" w14:textId="77777777" w:rsidR="00697E1F" w:rsidRDefault="0056181D">
      <w:pPr>
        <w:pStyle w:val="Tabladeilustraciones"/>
        <w:tabs>
          <w:tab w:val="right" w:leader="dot" w:pos="8494"/>
        </w:tabs>
        <w:rPr>
          <w:del w:id="609" w:author="Redondo García Francisco Javier" w:date="2025-09-02T09:44:00Z"/>
          <w:rFonts w:eastAsiaTheme="minorEastAsia"/>
          <w:noProof/>
          <w:lang w:eastAsia="es-ES"/>
        </w:rPr>
      </w:pPr>
      <w:del w:id="610" w:author="Redondo García Francisco Javier" w:date="2025-09-02T09:44:00Z">
        <w:r>
          <w:fldChar w:fldCharType="begin"/>
        </w:r>
        <w:r>
          <w:delInstrText xml:space="preserve"> HYPERLINK \l "_Toc20</w:delInstrText>
        </w:r>
        <w:r>
          <w:delInstrText xml:space="preserve">2786365" </w:delInstrText>
        </w:r>
        <w:r>
          <w:fldChar w:fldCharType="separate"/>
        </w:r>
        <w:r w:rsidR="00697E1F" w:rsidRPr="00242D82">
          <w:rPr>
            <w:rStyle w:val="Hipervnculo"/>
            <w:noProof/>
          </w:rPr>
          <w:delText>Figura 3 - Dispositivo equilibrio (2)</w:delText>
        </w:r>
        <w:r w:rsidR="00697E1F">
          <w:rPr>
            <w:noProof/>
            <w:webHidden/>
          </w:rPr>
          <w:tab/>
        </w:r>
        <w:r w:rsidR="00697E1F">
          <w:rPr>
            <w:noProof/>
            <w:webHidden/>
          </w:rPr>
          <w:fldChar w:fldCharType="begin"/>
        </w:r>
        <w:r w:rsidR="00697E1F">
          <w:rPr>
            <w:noProof/>
            <w:webHidden/>
          </w:rPr>
          <w:delInstrText xml:space="preserve"> PAGEREF _Toc202786365 \h </w:delInstrText>
        </w:r>
        <w:r w:rsidR="00697E1F">
          <w:rPr>
            <w:noProof/>
            <w:webHidden/>
          </w:rPr>
        </w:r>
        <w:r w:rsidR="00697E1F">
          <w:rPr>
            <w:noProof/>
            <w:webHidden/>
          </w:rPr>
          <w:fldChar w:fldCharType="separate"/>
        </w:r>
        <w:r w:rsidR="00697E1F">
          <w:rPr>
            <w:noProof/>
            <w:webHidden/>
          </w:rPr>
          <w:delText>16</w:delText>
        </w:r>
        <w:r w:rsidR="00697E1F">
          <w:rPr>
            <w:noProof/>
            <w:webHidden/>
          </w:rPr>
          <w:fldChar w:fldCharType="end"/>
        </w:r>
        <w:r>
          <w:rPr>
            <w:noProof/>
          </w:rPr>
          <w:fldChar w:fldCharType="end"/>
        </w:r>
      </w:del>
    </w:p>
    <w:p w14:paraId="6B3840AC" w14:textId="77777777" w:rsidR="00697E1F" w:rsidRDefault="0056181D">
      <w:pPr>
        <w:pStyle w:val="Tabladeilustraciones"/>
        <w:tabs>
          <w:tab w:val="right" w:leader="dot" w:pos="8494"/>
        </w:tabs>
        <w:rPr>
          <w:del w:id="611" w:author="Redondo García Francisco Javier" w:date="2025-09-02T09:44:00Z"/>
          <w:rFonts w:eastAsiaTheme="minorEastAsia"/>
          <w:noProof/>
          <w:lang w:eastAsia="es-ES"/>
        </w:rPr>
      </w:pPr>
      <w:del w:id="612" w:author="Redondo García Francisco Javier" w:date="2025-09-02T09:44:00Z">
        <w:r>
          <w:fldChar w:fldCharType="begin"/>
        </w:r>
        <w:r>
          <w:delInstrText xml:space="preserve"> HYPERLINK \l "_Toc202786366" </w:delInstrText>
        </w:r>
        <w:r>
          <w:fldChar w:fldCharType="separate"/>
        </w:r>
        <w:r w:rsidR="00697E1F" w:rsidRPr="00242D82">
          <w:rPr>
            <w:rStyle w:val="Hipervnculo"/>
            <w:noProof/>
          </w:rPr>
          <w:delText>Figura 4 - Dispositivo velocidad de la marcha</w:delText>
        </w:r>
        <w:r w:rsidR="00697E1F">
          <w:rPr>
            <w:noProof/>
            <w:webHidden/>
          </w:rPr>
          <w:tab/>
        </w:r>
        <w:r w:rsidR="00697E1F">
          <w:rPr>
            <w:noProof/>
            <w:webHidden/>
          </w:rPr>
          <w:fldChar w:fldCharType="begin"/>
        </w:r>
        <w:r w:rsidR="00697E1F">
          <w:rPr>
            <w:noProof/>
            <w:webHidden/>
          </w:rPr>
          <w:delInstrText xml:space="preserve"> PAGEREF _Toc202786366 \h </w:delInstrText>
        </w:r>
        <w:r w:rsidR="00697E1F">
          <w:rPr>
            <w:noProof/>
            <w:webHidden/>
          </w:rPr>
        </w:r>
        <w:r w:rsidR="00697E1F">
          <w:rPr>
            <w:noProof/>
            <w:webHidden/>
          </w:rPr>
          <w:fldChar w:fldCharType="separate"/>
        </w:r>
        <w:r w:rsidR="00697E1F">
          <w:rPr>
            <w:noProof/>
            <w:webHidden/>
          </w:rPr>
          <w:delText>17</w:delText>
        </w:r>
        <w:r w:rsidR="00697E1F">
          <w:rPr>
            <w:noProof/>
            <w:webHidden/>
          </w:rPr>
          <w:fldChar w:fldCharType="end"/>
        </w:r>
        <w:r>
          <w:rPr>
            <w:noProof/>
          </w:rPr>
          <w:fldChar w:fldCharType="end"/>
        </w:r>
      </w:del>
    </w:p>
    <w:p w14:paraId="6815F0A8" w14:textId="77777777" w:rsidR="00697E1F" w:rsidRDefault="0056181D">
      <w:pPr>
        <w:pStyle w:val="Tabladeilustraciones"/>
        <w:tabs>
          <w:tab w:val="right" w:leader="dot" w:pos="8494"/>
        </w:tabs>
        <w:rPr>
          <w:del w:id="613" w:author="Redondo García Francisco Javier" w:date="2025-09-02T09:44:00Z"/>
          <w:rFonts w:eastAsiaTheme="minorEastAsia"/>
          <w:noProof/>
          <w:lang w:eastAsia="es-ES"/>
        </w:rPr>
      </w:pPr>
      <w:del w:id="614" w:author="Redondo García Francisco Javier" w:date="2025-09-02T09:44:00Z">
        <w:r>
          <w:fldChar w:fldCharType="begin"/>
        </w:r>
        <w:r>
          <w:delInstrText xml:space="preserve"> HYPERLINK \l "_Toc202786367" </w:delInstrText>
        </w:r>
        <w:r>
          <w:fldChar w:fldCharType="separate"/>
        </w:r>
        <w:r w:rsidR="00697E1F" w:rsidRPr="00242D82">
          <w:rPr>
            <w:rStyle w:val="Hipervnculo"/>
            <w:noProof/>
          </w:rPr>
          <w:delText>Figura 5 - Dispositivo sentadillas</w:delText>
        </w:r>
        <w:r w:rsidR="00697E1F">
          <w:rPr>
            <w:noProof/>
            <w:webHidden/>
          </w:rPr>
          <w:tab/>
        </w:r>
        <w:r w:rsidR="00697E1F">
          <w:rPr>
            <w:noProof/>
            <w:webHidden/>
          </w:rPr>
          <w:fldChar w:fldCharType="begin"/>
        </w:r>
        <w:r w:rsidR="00697E1F">
          <w:rPr>
            <w:noProof/>
            <w:webHidden/>
          </w:rPr>
          <w:delInstrText xml:space="preserve"> PAGEREF _Toc202786367 \h </w:delInstrText>
        </w:r>
        <w:r w:rsidR="00697E1F">
          <w:rPr>
            <w:noProof/>
            <w:webHidden/>
          </w:rPr>
        </w:r>
        <w:r w:rsidR="00697E1F">
          <w:rPr>
            <w:noProof/>
            <w:webHidden/>
          </w:rPr>
          <w:fldChar w:fldCharType="separate"/>
        </w:r>
        <w:r w:rsidR="00697E1F">
          <w:rPr>
            <w:noProof/>
            <w:webHidden/>
          </w:rPr>
          <w:delText>17</w:delText>
        </w:r>
        <w:r w:rsidR="00697E1F">
          <w:rPr>
            <w:noProof/>
            <w:webHidden/>
          </w:rPr>
          <w:fldChar w:fldCharType="end"/>
        </w:r>
        <w:r>
          <w:rPr>
            <w:noProof/>
          </w:rPr>
          <w:fldChar w:fldCharType="end"/>
        </w:r>
      </w:del>
    </w:p>
    <w:p w14:paraId="2CBE45B5" w14:textId="77777777" w:rsidR="00697E1F" w:rsidRDefault="0056181D">
      <w:pPr>
        <w:pStyle w:val="Tabladeilustraciones"/>
        <w:tabs>
          <w:tab w:val="right" w:leader="dot" w:pos="8494"/>
        </w:tabs>
        <w:rPr>
          <w:del w:id="615" w:author="Redondo García Francisco Javier" w:date="2025-09-02T09:44:00Z"/>
          <w:rFonts w:eastAsiaTheme="minorEastAsia"/>
          <w:noProof/>
          <w:lang w:eastAsia="es-ES"/>
        </w:rPr>
      </w:pPr>
      <w:del w:id="616" w:author="Redondo García Francisco Javier" w:date="2025-09-02T09:44:00Z">
        <w:r>
          <w:fldChar w:fldCharType="begin"/>
        </w:r>
        <w:r>
          <w:delInstrText xml:space="preserve"> HYPERLINK \l "_Toc202786</w:delInstrText>
        </w:r>
        <w:r>
          <w:delInstrText xml:space="preserve">368" </w:delInstrText>
        </w:r>
        <w:r>
          <w:fldChar w:fldCharType="separate"/>
        </w:r>
        <w:r w:rsidR="00697E1F" w:rsidRPr="00242D82">
          <w:rPr>
            <w:rStyle w:val="Hipervnculo"/>
            <w:noProof/>
          </w:rPr>
          <w:delText>Figura 6: Ciclo de vida de una actividad Android</w:delText>
        </w:r>
        <w:r w:rsidR="00697E1F">
          <w:rPr>
            <w:noProof/>
            <w:webHidden/>
          </w:rPr>
          <w:tab/>
        </w:r>
        <w:r w:rsidR="00697E1F">
          <w:rPr>
            <w:noProof/>
            <w:webHidden/>
          </w:rPr>
          <w:fldChar w:fldCharType="begin"/>
        </w:r>
        <w:r w:rsidR="00697E1F">
          <w:rPr>
            <w:noProof/>
            <w:webHidden/>
          </w:rPr>
          <w:delInstrText xml:space="preserve"> PAGEREF _Toc202786368 \h </w:delInstrText>
        </w:r>
        <w:r w:rsidR="00697E1F">
          <w:rPr>
            <w:noProof/>
            <w:webHidden/>
          </w:rPr>
        </w:r>
        <w:r w:rsidR="00697E1F">
          <w:rPr>
            <w:noProof/>
            <w:webHidden/>
          </w:rPr>
          <w:fldChar w:fldCharType="separate"/>
        </w:r>
        <w:r w:rsidR="00697E1F">
          <w:rPr>
            <w:noProof/>
            <w:webHidden/>
          </w:rPr>
          <w:delText>25</w:delText>
        </w:r>
        <w:r w:rsidR="00697E1F">
          <w:rPr>
            <w:noProof/>
            <w:webHidden/>
          </w:rPr>
          <w:fldChar w:fldCharType="end"/>
        </w:r>
        <w:r>
          <w:rPr>
            <w:noProof/>
          </w:rPr>
          <w:fldChar w:fldCharType="end"/>
        </w:r>
      </w:del>
    </w:p>
    <w:p w14:paraId="1A850114" w14:textId="77777777" w:rsidR="00697E1F" w:rsidRDefault="0056181D">
      <w:pPr>
        <w:pStyle w:val="Tabladeilustraciones"/>
        <w:tabs>
          <w:tab w:val="right" w:leader="dot" w:pos="8494"/>
        </w:tabs>
        <w:rPr>
          <w:del w:id="617" w:author="Redondo García Francisco Javier" w:date="2025-09-02T09:44:00Z"/>
          <w:rFonts w:eastAsiaTheme="minorEastAsia"/>
          <w:noProof/>
          <w:lang w:eastAsia="es-ES"/>
        </w:rPr>
      </w:pPr>
      <w:del w:id="618" w:author="Redondo García Francisco Javier" w:date="2025-09-02T09:44:00Z">
        <w:r>
          <w:fldChar w:fldCharType="begin"/>
        </w:r>
        <w:r>
          <w:delInstrText xml:space="preserve"> HYPERLINK \l "_Toc202786369" </w:delInstrText>
        </w:r>
        <w:r>
          <w:fldChar w:fldCharType="separate"/>
        </w:r>
        <w:r w:rsidR="00697E1F" w:rsidRPr="00242D82">
          <w:rPr>
            <w:rStyle w:val="Hipervnculo"/>
            <w:noProof/>
          </w:rPr>
          <w:delText>Figura 7 - Metodología en cascada</w:delText>
        </w:r>
        <w:r w:rsidR="00697E1F">
          <w:rPr>
            <w:noProof/>
            <w:webHidden/>
          </w:rPr>
          <w:tab/>
        </w:r>
        <w:r w:rsidR="00697E1F">
          <w:rPr>
            <w:noProof/>
            <w:webHidden/>
          </w:rPr>
          <w:fldChar w:fldCharType="begin"/>
        </w:r>
        <w:r w:rsidR="00697E1F">
          <w:rPr>
            <w:noProof/>
            <w:webHidden/>
          </w:rPr>
          <w:delInstrText xml:space="preserve"> PAGEREF _Toc202786369 \h </w:delInstrText>
        </w:r>
        <w:r w:rsidR="00697E1F">
          <w:rPr>
            <w:noProof/>
            <w:webHidden/>
          </w:rPr>
        </w:r>
        <w:r w:rsidR="00697E1F">
          <w:rPr>
            <w:noProof/>
            <w:webHidden/>
          </w:rPr>
          <w:fldChar w:fldCharType="separate"/>
        </w:r>
        <w:r w:rsidR="00697E1F">
          <w:rPr>
            <w:noProof/>
            <w:webHidden/>
          </w:rPr>
          <w:delText>42</w:delText>
        </w:r>
        <w:r w:rsidR="00697E1F">
          <w:rPr>
            <w:noProof/>
            <w:webHidden/>
          </w:rPr>
          <w:fldChar w:fldCharType="end"/>
        </w:r>
        <w:r>
          <w:rPr>
            <w:noProof/>
          </w:rPr>
          <w:fldChar w:fldCharType="end"/>
        </w:r>
      </w:del>
    </w:p>
    <w:p w14:paraId="7B872B50" w14:textId="77777777" w:rsidR="00697E1F" w:rsidRDefault="0056181D">
      <w:pPr>
        <w:pStyle w:val="Tabladeilustraciones"/>
        <w:tabs>
          <w:tab w:val="right" w:leader="dot" w:pos="8494"/>
        </w:tabs>
        <w:rPr>
          <w:del w:id="619" w:author="Redondo García Francisco Javier" w:date="2025-09-02T09:44:00Z"/>
          <w:rFonts w:eastAsiaTheme="minorEastAsia"/>
          <w:noProof/>
          <w:lang w:eastAsia="es-ES"/>
        </w:rPr>
      </w:pPr>
      <w:del w:id="620" w:author="Redondo García Francisco Javier" w:date="2025-09-02T09:44:00Z">
        <w:r>
          <w:fldChar w:fldCharType="begin"/>
        </w:r>
        <w:r>
          <w:delInstrText xml:space="preserve"> HYPERLINK \l "_Toc202786370" </w:delInstrText>
        </w:r>
        <w:r>
          <w:fldChar w:fldCharType="separate"/>
        </w:r>
        <w:r w:rsidR="00697E1F" w:rsidRPr="00242D82">
          <w:rPr>
            <w:rStyle w:val="Hipervnculo"/>
            <w:noProof/>
          </w:rPr>
          <w:delText>Figura 8 - Diagrama de casos de uso de la aplicación Android</w:delText>
        </w:r>
        <w:r w:rsidR="00697E1F">
          <w:rPr>
            <w:noProof/>
            <w:webHidden/>
          </w:rPr>
          <w:tab/>
        </w:r>
        <w:r w:rsidR="00697E1F">
          <w:rPr>
            <w:noProof/>
            <w:webHidden/>
          </w:rPr>
          <w:fldChar w:fldCharType="begin"/>
        </w:r>
        <w:r w:rsidR="00697E1F">
          <w:rPr>
            <w:noProof/>
            <w:webHidden/>
          </w:rPr>
          <w:delInstrText xml:space="preserve"> PAGEREF _Toc202786370 \h </w:delInstrText>
        </w:r>
        <w:r w:rsidR="00697E1F">
          <w:rPr>
            <w:noProof/>
            <w:webHidden/>
          </w:rPr>
        </w:r>
        <w:r w:rsidR="00697E1F">
          <w:rPr>
            <w:noProof/>
            <w:webHidden/>
          </w:rPr>
          <w:fldChar w:fldCharType="separate"/>
        </w:r>
        <w:r w:rsidR="00697E1F">
          <w:rPr>
            <w:noProof/>
            <w:webHidden/>
          </w:rPr>
          <w:delText>47</w:delText>
        </w:r>
        <w:r w:rsidR="00697E1F">
          <w:rPr>
            <w:noProof/>
            <w:webHidden/>
          </w:rPr>
          <w:fldChar w:fldCharType="end"/>
        </w:r>
        <w:r>
          <w:rPr>
            <w:noProof/>
          </w:rPr>
          <w:fldChar w:fldCharType="end"/>
        </w:r>
      </w:del>
    </w:p>
    <w:p w14:paraId="0B958E1B" w14:textId="77777777" w:rsidR="00697E1F" w:rsidRDefault="0056181D">
      <w:pPr>
        <w:pStyle w:val="Tabladeilustraciones"/>
        <w:tabs>
          <w:tab w:val="right" w:leader="dot" w:pos="8494"/>
        </w:tabs>
        <w:rPr>
          <w:del w:id="621" w:author="Redondo García Francisco Javier" w:date="2025-09-02T09:44:00Z"/>
          <w:rFonts w:eastAsiaTheme="minorEastAsia"/>
          <w:noProof/>
          <w:lang w:eastAsia="es-ES"/>
        </w:rPr>
      </w:pPr>
      <w:del w:id="622" w:author="Redondo García Francisco Javier" w:date="2025-09-02T09:44:00Z">
        <w:r>
          <w:fldChar w:fldCharType="begin"/>
        </w:r>
        <w:r>
          <w:delInstrText xml:space="preserve"> HYPERLINK \l "_Toc202786371" </w:delInstrText>
        </w:r>
        <w:r>
          <w:fldChar w:fldCharType="separate"/>
        </w:r>
        <w:r w:rsidR="00697E1F" w:rsidRPr="00242D82">
          <w:rPr>
            <w:rStyle w:val="Hipervnculo"/>
            <w:noProof/>
          </w:rPr>
          <w:delText>Figura 9  - Diagrama de casos de uso de la web (paciente)</w:delText>
        </w:r>
        <w:r w:rsidR="00697E1F">
          <w:rPr>
            <w:noProof/>
            <w:webHidden/>
          </w:rPr>
          <w:tab/>
        </w:r>
        <w:r w:rsidR="00697E1F">
          <w:rPr>
            <w:noProof/>
            <w:webHidden/>
          </w:rPr>
          <w:fldChar w:fldCharType="begin"/>
        </w:r>
        <w:r w:rsidR="00697E1F">
          <w:rPr>
            <w:noProof/>
            <w:webHidden/>
          </w:rPr>
          <w:delInstrText xml:space="preserve"> PAGEREF _Toc202786371 \h </w:delInstrText>
        </w:r>
        <w:r w:rsidR="00697E1F">
          <w:rPr>
            <w:noProof/>
            <w:webHidden/>
          </w:rPr>
        </w:r>
        <w:r w:rsidR="00697E1F">
          <w:rPr>
            <w:noProof/>
            <w:webHidden/>
          </w:rPr>
          <w:fldChar w:fldCharType="separate"/>
        </w:r>
        <w:r w:rsidR="00697E1F">
          <w:rPr>
            <w:noProof/>
            <w:webHidden/>
          </w:rPr>
          <w:delText>48</w:delText>
        </w:r>
        <w:r w:rsidR="00697E1F">
          <w:rPr>
            <w:noProof/>
            <w:webHidden/>
          </w:rPr>
          <w:fldChar w:fldCharType="end"/>
        </w:r>
        <w:r>
          <w:rPr>
            <w:noProof/>
          </w:rPr>
          <w:fldChar w:fldCharType="end"/>
        </w:r>
      </w:del>
    </w:p>
    <w:p w14:paraId="037966F9" w14:textId="77777777" w:rsidR="00697E1F" w:rsidRDefault="0056181D">
      <w:pPr>
        <w:pStyle w:val="Tabladeilustraciones"/>
        <w:tabs>
          <w:tab w:val="right" w:leader="dot" w:pos="8494"/>
        </w:tabs>
        <w:rPr>
          <w:del w:id="623" w:author="Redondo García Francisco Javier" w:date="2025-09-02T09:44:00Z"/>
          <w:rFonts w:eastAsiaTheme="minorEastAsia"/>
          <w:noProof/>
          <w:lang w:eastAsia="es-ES"/>
        </w:rPr>
      </w:pPr>
      <w:del w:id="624" w:author="Redondo García Francisco Javier" w:date="2025-09-02T09:44:00Z">
        <w:r>
          <w:fldChar w:fldCharType="begin"/>
        </w:r>
        <w:r>
          <w:delInstrText xml:space="preserve"> HYPERLINK \l "_Toc202786372" </w:delInstrText>
        </w:r>
        <w:r>
          <w:fldChar w:fldCharType="separate"/>
        </w:r>
        <w:r w:rsidR="00697E1F" w:rsidRPr="00242D82">
          <w:rPr>
            <w:rStyle w:val="Hipervnculo"/>
            <w:noProof/>
          </w:rPr>
          <w:delText>Figura 10 - Diagrama de casos de uso de la web (facultativo)</w:delText>
        </w:r>
        <w:r w:rsidR="00697E1F">
          <w:rPr>
            <w:noProof/>
            <w:webHidden/>
          </w:rPr>
          <w:tab/>
        </w:r>
        <w:r w:rsidR="00697E1F">
          <w:rPr>
            <w:noProof/>
            <w:webHidden/>
          </w:rPr>
          <w:fldChar w:fldCharType="begin"/>
        </w:r>
        <w:r w:rsidR="00697E1F">
          <w:rPr>
            <w:noProof/>
            <w:webHidden/>
          </w:rPr>
          <w:delInstrText xml:space="preserve"> PAGEREF _Toc202786372 \h </w:delInstrText>
        </w:r>
        <w:r w:rsidR="00697E1F">
          <w:rPr>
            <w:noProof/>
            <w:webHidden/>
          </w:rPr>
        </w:r>
        <w:r w:rsidR="00697E1F">
          <w:rPr>
            <w:noProof/>
            <w:webHidden/>
          </w:rPr>
          <w:fldChar w:fldCharType="separate"/>
        </w:r>
        <w:r w:rsidR="00697E1F">
          <w:rPr>
            <w:noProof/>
            <w:webHidden/>
          </w:rPr>
          <w:delText>49</w:delText>
        </w:r>
        <w:r w:rsidR="00697E1F">
          <w:rPr>
            <w:noProof/>
            <w:webHidden/>
          </w:rPr>
          <w:fldChar w:fldCharType="end"/>
        </w:r>
        <w:r>
          <w:rPr>
            <w:noProof/>
          </w:rPr>
          <w:fldChar w:fldCharType="end"/>
        </w:r>
      </w:del>
    </w:p>
    <w:p w14:paraId="637004AB" w14:textId="77777777" w:rsidR="00697E1F" w:rsidRDefault="0056181D">
      <w:pPr>
        <w:pStyle w:val="Tabladeilustraciones"/>
        <w:tabs>
          <w:tab w:val="right" w:leader="dot" w:pos="8494"/>
        </w:tabs>
        <w:rPr>
          <w:del w:id="625" w:author="Redondo García Francisco Javier" w:date="2025-09-02T09:44:00Z"/>
          <w:rFonts w:eastAsiaTheme="minorEastAsia"/>
          <w:noProof/>
          <w:lang w:eastAsia="es-ES"/>
        </w:rPr>
      </w:pPr>
      <w:del w:id="626" w:author="Redondo García Francisco Javier" w:date="2025-09-02T09:44:00Z">
        <w:r>
          <w:fldChar w:fldCharType="begin"/>
        </w:r>
        <w:r>
          <w:delInstrText xml:space="preserve"> HYPERLINK \l "_Toc202786373" </w:delInstrText>
        </w:r>
        <w:r>
          <w:fldChar w:fldCharType="separate"/>
        </w:r>
        <w:r w:rsidR="00697E1F" w:rsidRPr="00242D82">
          <w:rPr>
            <w:rStyle w:val="Hipervnculo"/>
            <w:noProof/>
          </w:rPr>
          <w:delText>Figura 11 - Diagrama de casos de uso de la web (administrador)</w:delText>
        </w:r>
        <w:r w:rsidR="00697E1F">
          <w:rPr>
            <w:noProof/>
            <w:webHidden/>
          </w:rPr>
          <w:tab/>
        </w:r>
        <w:r w:rsidR="00697E1F">
          <w:rPr>
            <w:noProof/>
            <w:webHidden/>
          </w:rPr>
          <w:fldChar w:fldCharType="begin"/>
        </w:r>
        <w:r w:rsidR="00697E1F">
          <w:rPr>
            <w:noProof/>
            <w:webHidden/>
          </w:rPr>
          <w:delInstrText xml:space="preserve"> PAGEREF _Toc202786373 \h </w:delInstrText>
        </w:r>
        <w:r w:rsidR="00697E1F">
          <w:rPr>
            <w:noProof/>
            <w:webHidden/>
          </w:rPr>
        </w:r>
        <w:r w:rsidR="00697E1F">
          <w:rPr>
            <w:noProof/>
            <w:webHidden/>
          </w:rPr>
          <w:fldChar w:fldCharType="separate"/>
        </w:r>
        <w:r w:rsidR="00697E1F">
          <w:rPr>
            <w:noProof/>
            <w:webHidden/>
          </w:rPr>
          <w:delText>49</w:delText>
        </w:r>
        <w:r w:rsidR="00697E1F">
          <w:rPr>
            <w:noProof/>
            <w:webHidden/>
          </w:rPr>
          <w:fldChar w:fldCharType="end"/>
        </w:r>
        <w:r>
          <w:rPr>
            <w:noProof/>
          </w:rPr>
          <w:fldChar w:fldCharType="end"/>
        </w:r>
      </w:del>
    </w:p>
    <w:p w14:paraId="5B700663" w14:textId="77777777" w:rsidR="00697E1F" w:rsidRDefault="0056181D">
      <w:pPr>
        <w:pStyle w:val="Tabladeilustraciones"/>
        <w:tabs>
          <w:tab w:val="right" w:leader="dot" w:pos="8494"/>
        </w:tabs>
        <w:rPr>
          <w:del w:id="627" w:author="Redondo García Francisco Javier" w:date="2025-09-02T09:44:00Z"/>
          <w:rFonts w:eastAsiaTheme="minorEastAsia"/>
          <w:noProof/>
          <w:lang w:eastAsia="es-ES"/>
        </w:rPr>
      </w:pPr>
      <w:del w:id="628" w:author="Redondo García Francisco Javier" w:date="2025-09-02T09:44:00Z">
        <w:r>
          <w:fldChar w:fldCharType="begin"/>
        </w:r>
        <w:r>
          <w:delInstrText xml:space="preserve"> HYPERLINK \l "_Toc202786374" </w:delInstrText>
        </w:r>
        <w:r>
          <w:fldChar w:fldCharType="separate"/>
        </w:r>
        <w:r w:rsidR="00697E1F" w:rsidRPr="00242D82">
          <w:rPr>
            <w:rStyle w:val="Hipervnculo"/>
            <w:noProof/>
          </w:rPr>
          <w:delText>Figura 12 - Diagrama de flujo app móvil que gestiona únicamente el facultativo</w:delText>
        </w:r>
        <w:r w:rsidR="00697E1F">
          <w:rPr>
            <w:noProof/>
            <w:webHidden/>
          </w:rPr>
          <w:tab/>
        </w:r>
        <w:r w:rsidR="00697E1F">
          <w:rPr>
            <w:noProof/>
            <w:webHidden/>
          </w:rPr>
          <w:fldChar w:fldCharType="begin"/>
        </w:r>
        <w:r w:rsidR="00697E1F">
          <w:rPr>
            <w:noProof/>
            <w:webHidden/>
          </w:rPr>
          <w:delInstrText xml:space="preserve"> PAGEREF _Toc202786374 \h </w:delInstrText>
        </w:r>
        <w:r w:rsidR="00697E1F">
          <w:rPr>
            <w:noProof/>
            <w:webHidden/>
          </w:rPr>
        </w:r>
        <w:r w:rsidR="00697E1F">
          <w:rPr>
            <w:noProof/>
            <w:webHidden/>
          </w:rPr>
          <w:fldChar w:fldCharType="separate"/>
        </w:r>
        <w:r w:rsidR="00697E1F">
          <w:rPr>
            <w:noProof/>
            <w:webHidden/>
          </w:rPr>
          <w:delText>51</w:delText>
        </w:r>
        <w:r w:rsidR="00697E1F">
          <w:rPr>
            <w:noProof/>
            <w:webHidden/>
          </w:rPr>
          <w:fldChar w:fldCharType="end"/>
        </w:r>
        <w:r>
          <w:rPr>
            <w:noProof/>
          </w:rPr>
          <w:fldChar w:fldCharType="end"/>
        </w:r>
      </w:del>
    </w:p>
    <w:p w14:paraId="73B1DDE0" w14:textId="77777777" w:rsidR="00697E1F" w:rsidRDefault="0056181D">
      <w:pPr>
        <w:pStyle w:val="Tabladeilustraciones"/>
        <w:tabs>
          <w:tab w:val="right" w:leader="dot" w:pos="8494"/>
        </w:tabs>
        <w:rPr>
          <w:del w:id="629" w:author="Redondo García Francisco Javier" w:date="2025-09-02T09:44:00Z"/>
          <w:rFonts w:eastAsiaTheme="minorEastAsia"/>
          <w:noProof/>
          <w:lang w:eastAsia="es-ES"/>
        </w:rPr>
      </w:pPr>
      <w:del w:id="630" w:author="Redondo García Francisco Javier" w:date="2025-09-02T09:44:00Z">
        <w:r>
          <w:fldChar w:fldCharType="begin"/>
        </w:r>
        <w:r>
          <w:delInstrText xml:space="preserve"> HYPERLINK \l "_Toc202786375" </w:delInstrText>
        </w:r>
        <w:r>
          <w:fldChar w:fldCharType="separate"/>
        </w:r>
        <w:r w:rsidR="00697E1F" w:rsidRPr="00242D82">
          <w:rPr>
            <w:rStyle w:val="Hipervnculo"/>
            <w:noProof/>
          </w:rPr>
          <w:delText>Figura 13 - Diagrama de flujo de la web</w:delText>
        </w:r>
        <w:r w:rsidR="00697E1F">
          <w:rPr>
            <w:noProof/>
            <w:webHidden/>
          </w:rPr>
          <w:tab/>
        </w:r>
        <w:r w:rsidR="00697E1F">
          <w:rPr>
            <w:noProof/>
            <w:webHidden/>
          </w:rPr>
          <w:fldChar w:fldCharType="begin"/>
        </w:r>
        <w:r w:rsidR="00697E1F">
          <w:rPr>
            <w:noProof/>
            <w:webHidden/>
          </w:rPr>
          <w:delInstrText xml:space="preserve"> PAGEREF _Toc202786375 \h </w:delInstrText>
        </w:r>
        <w:r w:rsidR="00697E1F">
          <w:rPr>
            <w:noProof/>
            <w:webHidden/>
          </w:rPr>
        </w:r>
        <w:r w:rsidR="00697E1F">
          <w:rPr>
            <w:noProof/>
            <w:webHidden/>
          </w:rPr>
          <w:fldChar w:fldCharType="separate"/>
        </w:r>
        <w:r w:rsidR="00697E1F">
          <w:rPr>
            <w:noProof/>
            <w:webHidden/>
          </w:rPr>
          <w:delText>52</w:delText>
        </w:r>
        <w:r w:rsidR="00697E1F">
          <w:rPr>
            <w:noProof/>
            <w:webHidden/>
          </w:rPr>
          <w:fldChar w:fldCharType="end"/>
        </w:r>
        <w:r>
          <w:rPr>
            <w:noProof/>
          </w:rPr>
          <w:fldChar w:fldCharType="end"/>
        </w:r>
      </w:del>
    </w:p>
    <w:p w14:paraId="0999D962" w14:textId="77777777" w:rsidR="00697E1F" w:rsidRDefault="0056181D">
      <w:pPr>
        <w:pStyle w:val="Tabladeilustraciones"/>
        <w:tabs>
          <w:tab w:val="right" w:leader="dot" w:pos="8494"/>
        </w:tabs>
        <w:rPr>
          <w:del w:id="631" w:author="Redondo García Francisco Javier" w:date="2025-09-02T09:44:00Z"/>
          <w:rFonts w:eastAsiaTheme="minorEastAsia"/>
          <w:noProof/>
          <w:lang w:eastAsia="es-ES"/>
        </w:rPr>
      </w:pPr>
      <w:del w:id="632" w:author="Redondo García Francisco Javier" w:date="2025-09-02T09:44:00Z">
        <w:r>
          <w:fldChar w:fldCharType="begin"/>
        </w:r>
        <w:r>
          <w:delInstrText xml:space="preserve"> HYPERLINK \l "_Toc</w:delInstrText>
        </w:r>
        <w:r>
          <w:delInstrText xml:space="preserve">202786376" </w:delInstrText>
        </w:r>
        <w:r>
          <w:fldChar w:fldCharType="separate"/>
        </w:r>
        <w:r w:rsidR="00697E1F" w:rsidRPr="00242D82">
          <w:rPr>
            <w:rStyle w:val="Hipervnculo"/>
            <w:noProof/>
          </w:rPr>
          <w:delText>Figura 14 - Diagrama de secuencia registro de paciente</w:delText>
        </w:r>
        <w:r w:rsidR="00697E1F">
          <w:rPr>
            <w:noProof/>
            <w:webHidden/>
          </w:rPr>
          <w:tab/>
        </w:r>
        <w:r w:rsidR="00697E1F">
          <w:rPr>
            <w:noProof/>
            <w:webHidden/>
          </w:rPr>
          <w:fldChar w:fldCharType="begin"/>
        </w:r>
        <w:r w:rsidR="00697E1F">
          <w:rPr>
            <w:noProof/>
            <w:webHidden/>
          </w:rPr>
          <w:delInstrText xml:space="preserve"> PAGEREF _Toc202786376 \h </w:delInstrText>
        </w:r>
        <w:r w:rsidR="00697E1F">
          <w:rPr>
            <w:noProof/>
            <w:webHidden/>
          </w:rPr>
        </w:r>
        <w:r w:rsidR="00697E1F">
          <w:rPr>
            <w:noProof/>
            <w:webHidden/>
          </w:rPr>
          <w:fldChar w:fldCharType="separate"/>
        </w:r>
        <w:r w:rsidR="00697E1F">
          <w:rPr>
            <w:noProof/>
            <w:webHidden/>
          </w:rPr>
          <w:delText>53</w:delText>
        </w:r>
        <w:r w:rsidR="00697E1F">
          <w:rPr>
            <w:noProof/>
            <w:webHidden/>
          </w:rPr>
          <w:fldChar w:fldCharType="end"/>
        </w:r>
        <w:r>
          <w:rPr>
            <w:noProof/>
          </w:rPr>
          <w:fldChar w:fldCharType="end"/>
        </w:r>
      </w:del>
    </w:p>
    <w:p w14:paraId="6E353394" w14:textId="77777777" w:rsidR="00697E1F" w:rsidRDefault="0056181D">
      <w:pPr>
        <w:pStyle w:val="Tabladeilustraciones"/>
        <w:tabs>
          <w:tab w:val="right" w:leader="dot" w:pos="8494"/>
        </w:tabs>
        <w:rPr>
          <w:del w:id="633" w:author="Redondo García Francisco Javier" w:date="2025-09-02T09:44:00Z"/>
          <w:rFonts w:eastAsiaTheme="minorEastAsia"/>
          <w:noProof/>
          <w:lang w:eastAsia="es-ES"/>
        </w:rPr>
      </w:pPr>
      <w:del w:id="634" w:author="Redondo García Francisco Javier" w:date="2025-09-02T09:44:00Z">
        <w:r>
          <w:fldChar w:fldCharType="begin"/>
        </w:r>
        <w:r>
          <w:delInstrText xml:space="preserve"> HYPERLINK \l "_Toc202786377" </w:delInstrText>
        </w:r>
        <w:r>
          <w:fldChar w:fldCharType="separate"/>
        </w:r>
        <w:r w:rsidR="00697E1F" w:rsidRPr="00242D82">
          <w:rPr>
            <w:rStyle w:val="Hipervnculo"/>
            <w:noProof/>
          </w:rPr>
          <w:delText>Figura 15 - Diagrama de secuencia realización de pruebas (genérico)</w:delText>
        </w:r>
        <w:r w:rsidR="00697E1F">
          <w:rPr>
            <w:noProof/>
            <w:webHidden/>
          </w:rPr>
          <w:tab/>
        </w:r>
        <w:r w:rsidR="00697E1F">
          <w:rPr>
            <w:noProof/>
            <w:webHidden/>
          </w:rPr>
          <w:fldChar w:fldCharType="begin"/>
        </w:r>
        <w:r w:rsidR="00697E1F">
          <w:rPr>
            <w:noProof/>
            <w:webHidden/>
          </w:rPr>
          <w:delInstrText xml:space="preserve"> PAGEREF _Toc202786377 \h </w:delInstrText>
        </w:r>
        <w:r w:rsidR="00697E1F">
          <w:rPr>
            <w:noProof/>
            <w:webHidden/>
          </w:rPr>
        </w:r>
        <w:r w:rsidR="00697E1F">
          <w:rPr>
            <w:noProof/>
            <w:webHidden/>
          </w:rPr>
          <w:fldChar w:fldCharType="separate"/>
        </w:r>
        <w:r w:rsidR="00697E1F">
          <w:rPr>
            <w:noProof/>
            <w:webHidden/>
          </w:rPr>
          <w:delText>54</w:delText>
        </w:r>
        <w:r w:rsidR="00697E1F">
          <w:rPr>
            <w:noProof/>
            <w:webHidden/>
          </w:rPr>
          <w:fldChar w:fldCharType="end"/>
        </w:r>
        <w:r>
          <w:rPr>
            <w:noProof/>
          </w:rPr>
          <w:fldChar w:fldCharType="end"/>
        </w:r>
      </w:del>
    </w:p>
    <w:p w14:paraId="0A08B0B3" w14:textId="77777777" w:rsidR="00697E1F" w:rsidRDefault="0056181D">
      <w:pPr>
        <w:pStyle w:val="Tabladeilustraciones"/>
        <w:tabs>
          <w:tab w:val="right" w:leader="dot" w:pos="8494"/>
        </w:tabs>
        <w:rPr>
          <w:del w:id="635" w:author="Redondo García Francisco Javier" w:date="2025-09-02T09:44:00Z"/>
          <w:rFonts w:eastAsiaTheme="minorEastAsia"/>
          <w:noProof/>
          <w:lang w:eastAsia="es-ES"/>
        </w:rPr>
      </w:pPr>
      <w:del w:id="636" w:author="Redondo García Francisco Javier" w:date="2025-09-02T09:44:00Z">
        <w:r>
          <w:fldChar w:fldCharType="begin"/>
        </w:r>
        <w:r>
          <w:delInstrText xml:space="preserve"> HYPERLINK \l "_Toc202786378" </w:delInstrText>
        </w:r>
        <w:r>
          <w:fldChar w:fldCharType="separate"/>
        </w:r>
        <w:r w:rsidR="00697E1F" w:rsidRPr="00242D82">
          <w:rPr>
            <w:rStyle w:val="Hipervnculo"/>
            <w:noProof/>
          </w:rPr>
          <w:delText>Figura 16 - Diagrama de secuencia consulta y descarga de pruebas</w:delText>
        </w:r>
        <w:r w:rsidR="00697E1F">
          <w:rPr>
            <w:noProof/>
            <w:webHidden/>
          </w:rPr>
          <w:tab/>
        </w:r>
        <w:r w:rsidR="00697E1F">
          <w:rPr>
            <w:noProof/>
            <w:webHidden/>
          </w:rPr>
          <w:fldChar w:fldCharType="begin"/>
        </w:r>
        <w:r w:rsidR="00697E1F">
          <w:rPr>
            <w:noProof/>
            <w:webHidden/>
          </w:rPr>
          <w:delInstrText xml:space="preserve"> PAGEREF _Toc202786378 \h </w:delInstrText>
        </w:r>
        <w:r w:rsidR="00697E1F">
          <w:rPr>
            <w:noProof/>
            <w:webHidden/>
          </w:rPr>
        </w:r>
        <w:r w:rsidR="00697E1F">
          <w:rPr>
            <w:noProof/>
            <w:webHidden/>
          </w:rPr>
          <w:fldChar w:fldCharType="separate"/>
        </w:r>
        <w:r w:rsidR="00697E1F">
          <w:rPr>
            <w:noProof/>
            <w:webHidden/>
          </w:rPr>
          <w:delText>55</w:delText>
        </w:r>
        <w:r w:rsidR="00697E1F">
          <w:rPr>
            <w:noProof/>
            <w:webHidden/>
          </w:rPr>
          <w:fldChar w:fldCharType="end"/>
        </w:r>
        <w:r>
          <w:rPr>
            <w:noProof/>
          </w:rPr>
          <w:fldChar w:fldCharType="end"/>
        </w:r>
      </w:del>
    </w:p>
    <w:p w14:paraId="0A6F874A" w14:textId="77777777" w:rsidR="00697E1F" w:rsidRDefault="0056181D">
      <w:pPr>
        <w:pStyle w:val="Tabladeilustraciones"/>
        <w:tabs>
          <w:tab w:val="right" w:leader="dot" w:pos="8494"/>
        </w:tabs>
        <w:rPr>
          <w:del w:id="637" w:author="Redondo García Francisco Javier" w:date="2025-09-02T09:44:00Z"/>
          <w:rFonts w:eastAsiaTheme="minorEastAsia"/>
          <w:noProof/>
          <w:lang w:eastAsia="es-ES"/>
        </w:rPr>
      </w:pPr>
      <w:del w:id="638" w:author="Redondo García Francisco Javier" w:date="2025-09-02T09:44:00Z">
        <w:r>
          <w:fldChar w:fldCharType="begin"/>
        </w:r>
        <w:r>
          <w:delInstrText xml:space="preserve"> HYPERLINK \l "_Toc202786379" </w:delInstrText>
        </w:r>
        <w:r>
          <w:fldChar w:fldCharType="separate"/>
        </w:r>
        <w:r w:rsidR="00697E1F" w:rsidRPr="00242D82">
          <w:rPr>
            <w:rStyle w:val="Hipervnculo"/>
            <w:noProof/>
          </w:rPr>
          <w:delText>Figura 17 - Diagrama de secuencia gestión de los roles de usuario</w:delText>
        </w:r>
        <w:r w:rsidR="00697E1F">
          <w:rPr>
            <w:noProof/>
            <w:webHidden/>
          </w:rPr>
          <w:tab/>
        </w:r>
        <w:r w:rsidR="00697E1F">
          <w:rPr>
            <w:noProof/>
            <w:webHidden/>
          </w:rPr>
          <w:fldChar w:fldCharType="begin"/>
        </w:r>
        <w:r w:rsidR="00697E1F">
          <w:rPr>
            <w:noProof/>
            <w:webHidden/>
          </w:rPr>
          <w:delInstrText xml:space="preserve"> PAGEREF _Toc202786379 \h </w:delInstrText>
        </w:r>
        <w:r w:rsidR="00697E1F">
          <w:rPr>
            <w:noProof/>
            <w:webHidden/>
          </w:rPr>
        </w:r>
        <w:r w:rsidR="00697E1F">
          <w:rPr>
            <w:noProof/>
            <w:webHidden/>
          </w:rPr>
          <w:fldChar w:fldCharType="separate"/>
        </w:r>
        <w:r w:rsidR="00697E1F">
          <w:rPr>
            <w:noProof/>
            <w:webHidden/>
          </w:rPr>
          <w:delText>56</w:delText>
        </w:r>
        <w:r w:rsidR="00697E1F">
          <w:rPr>
            <w:noProof/>
            <w:webHidden/>
          </w:rPr>
          <w:fldChar w:fldCharType="end"/>
        </w:r>
        <w:r>
          <w:rPr>
            <w:noProof/>
          </w:rPr>
          <w:fldChar w:fldCharType="end"/>
        </w:r>
      </w:del>
    </w:p>
    <w:p w14:paraId="73A5E790" w14:textId="77777777" w:rsidR="00697E1F" w:rsidRDefault="0056181D">
      <w:pPr>
        <w:pStyle w:val="Tabladeilustraciones"/>
        <w:tabs>
          <w:tab w:val="right" w:leader="dot" w:pos="8494"/>
        </w:tabs>
        <w:rPr>
          <w:del w:id="639" w:author="Redondo García Francisco Javier" w:date="2025-09-02T09:44:00Z"/>
          <w:rFonts w:eastAsiaTheme="minorEastAsia"/>
          <w:noProof/>
          <w:lang w:eastAsia="es-ES"/>
        </w:rPr>
      </w:pPr>
      <w:del w:id="640" w:author="Redondo García Francisco Javier" w:date="2025-09-02T09:44:00Z">
        <w:r>
          <w:fldChar w:fldCharType="begin"/>
        </w:r>
        <w:r>
          <w:delInstrText xml:space="preserve"> HYPERLINK \l "_Toc202786380" </w:delInstrText>
        </w:r>
        <w:r>
          <w:fldChar w:fldCharType="separate"/>
        </w:r>
        <w:r w:rsidR="00697E1F" w:rsidRPr="00242D82">
          <w:rPr>
            <w:rStyle w:val="Hipervnculo"/>
            <w:noProof/>
          </w:rPr>
          <w:delText>Figura 18 - Organización BD pruebas</w:delText>
        </w:r>
        <w:r w:rsidR="00697E1F">
          <w:rPr>
            <w:noProof/>
            <w:webHidden/>
          </w:rPr>
          <w:tab/>
        </w:r>
        <w:r w:rsidR="00697E1F">
          <w:rPr>
            <w:noProof/>
            <w:webHidden/>
          </w:rPr>
          <w:fldChar w:fldCharType="begin"/>
        </w:r>
        <w:r w:rsidR="00697E1F">
          <w:rPr>
            <w:noProof/>
            <w:webHidden/>
          </w:rPr>
          <w:delInstrText xml:space="preserve"> PAGEREF _Toc202786380 \h </w:delInstrText>
        </w:r>
        <w:r w:rsidR="00697E1F">
          <w:rPr>
            <w:noProof/>
            <w:webHidden/>
          </w:rPr>
        </w:r>
        <w:r w:rsidR="00697E1F">
          <w:rPr>
            <w:noProof/>
            <w:webHidden/>
          </w:rPr>
          <w:fldChar w:fldCharType="separate"/>
        </w:r>
        <w:r w:rsidR="00697E1F">
          <w:rPr>
            <w:noProof/>
            <w:webHidden/>
          </w:rPr>
          <w:delText>59</w:delText>
        </w:r>
        <w:r w:rsidR="00697E1F">
          <w:rPr>
            <w:noProof/>
            <w:webHidden/>
          </w:rPr>
          <w:fldChar w:fldCharType="end"/>
        </w:r>
        <w:r>
          <w:rPr>
            <w:noProof/>
          </w:rPr>
          <w:fldChar w:fldCharType="end"/>
        </w:r>
      </w:del>
    </w:p>
    <w:p w14:paraId="3EB17CAB" w14:textId="77777777" w:rsidR="00697E1F" w:rsidRDefault="0056181D">
      <w:pPr>
        <w:pStyle w:val="Tabladeilustraciones"/>
        <w:tabs>
          <w:tab w:val="right" w:leader="dot" w:pos="8494"/>
        </w:tabs>
        <w:rPr>
          <w:del w:id="641" w:author="Redondo García Francisco Javier" w:date="2025-09-02T09:44:00Z"/>
          <w:rFonts w:eastAsiaTheme="minorEastAsia"/>
          <w:noProof/>
          <w:lang w:eastAsia="es-ES"/>
        </w:rPr>
      </w:pPr>
      <w:del w:id="642" w:author="Redondo García Francisco Javier" w:date="2025-09-02T09:44:00Z">
        <w:r>
          <w:fldChar w:fldCharType="begin"/>
        </w:r>
        <w:r>
          <w:delInstrText xml:space="preserve"> HYPERLINK \l "_Toc2027</w:delInstrText>
        </w:r>
        <w:r>
          <w:delInstrText xml:space="preserve">86381" </w:delInstrText>
        </w:r>
        <w:r>
          <w:fldChar w:fldCharType="separate"/>
        </w:r>
        <w:r w:rsidR="00697E1F" w:rsidRPr="00242D82">
          <w:rPr>
            <w:rStyle w:val="Hipervnculo"/>
            <w:noProof/>
          </w:rPr>
          <w:delText>Figura 19 - Organización BD pacientes</w:delText>
        </w:r>
        <w:r w:rsidR="00697E1F">
          <w:rPr>
            <w:noProof/>
            <w:webHidden/>
          </w:rPr>
          <w:tab/>
        </w:r>
        <w:r w:rsidR="00697E1F">
          <w:rPr>
            <w:noProof/>
            <w:webHidden/>
          </w:rPr>
          <w:fldChar w:fldCharType="begin"/>
        </w:r>
        <w:r w:rsidR="00697E1F">
          <w:rPr>
            <w:noProof/>
            <w:webHidden/>
          </w:rPr>
          <w:delInstrText xml:space="preserve"> PAGEREF _Toc202786381 \h </w:delInstrText>
        </w:r>
        <w:r w:rsidR="00697E1F">
          <w:rPr>
            <w:noProof/>
            <w:webHidden/>
          </w:rPr>
        </w:r>
        <w:r w:rsidR="00697E1F">
          <w:rPr>
            <w:noProof/>
            <w:webHidden/>
          </w:rPr>
          <w:fldChar w:fldCharType="separate"/>
        </w:r>
        <w:r w:rsidR="00697E1F">
          <w:rPr>
            <w:noProof/>
            <w:webHidden/>
          </w:rPr>
          <w:delText>59</w:delText>
        </w:r>
        <w:r w:rsidR="00697E1F">
          <w:rPr>
            <w:noProof/>
            <w:webHidden/>
          </w:rPr>
          <w:fldChar w:fldCharType="end"/>
        </w:r>
        <w:r>
          <w:rPr>
            <w:noProof/>
          </w:rPr>
          <w:fldChar w:fldCharType="end"/>
        </w:r>
      </w:del>
    </w:p>
    <w:p w14:paraId="3A08819D" w14:textId="77777777" w:rsidR="00697E1F" w:rsidRDefault="0056181D">
      <w:pPr>
        <w:pStyle w:val="Tabladeilustraciones"/>
        <w:tabs>
          <w:tab w:val="right" w:leader="dot" w:pos="8494"/>
        </w:tabs>
        <w:rPr>
          <w:del w:id="643" w:author="Redondo García Francisco Javier" w:date="2025-09-02T09:44:00Z"/>
          <w:rFonts w:eastAsiaTheme="minorEastAsia"/>
          <w:noProof/>
          <w:lang w:eastAsia="es-ES"/>
        </w:rPr>
      </w:pPr>
      <w:del w:id="644" w:author="Redondo García Francisco Javier" w:date="2025-09-02T09:44:00Z">
        <w:r>
          <w:fldChar w:fldCharType="begin"/>
        </w:r>
        <w:r>
          <w:delInstrText xml:space="preserve"> HYPERLINK \l "_Toc202786382" </w:delInstrText>
        </w:r>
        <w:r>
          <w:fldChar w:fldCharType="separate"/>
        </w:r>
        <w:r w:rsidR="00697E1F" w:rsidRPr="00242D82">
          <w:rPr>
            <w:rStyle w:val="Hipervnculo"/>
            <w:noProof/>
          </w:rPr>
          <w:delText>Figura 20 - Organización BD usuarios</w:delText>
        </w:r>
        <w:r w:rsidR="00697E1F">
          <w:rPr>
            <w:noProof/>
            <w:webHidden/>
          </w:rPr>
          <w:tab/>
        </w:r>
        <w:r w:rsidR="00697E1F">
          <w:rPr>
            <w:noProof/>
            <w:webHidden/>
          </w:rPr>
          <w:fldChar w:fldCharType="begin"/>
        </w:r>
        <w:r w:rsidR="00697E1F">
          <w:rPr>
            <w:noProof/>
            <w:webHidden/>
          </w:rPr>
          <w:delInstrText xml:space="preserve"> PAGEREF _Toc202786382 \h </w:delInstrText>
        </w:r>
        <w:r w:rsidR="00697E1F">
          <w:rPr>
            <w:noProof/>
            <w:webHidden/>
          </w:rPr>
        </w:r>
        <w:r w:rsidR="00697E1F">
          <w:rPr>
            <w:noProof/>
            <w:webHidden/>
          </w:rPr>
          <w:fldChar w:fldCharType="separate"/>
        </w:r>
        <w:r w:rsidR="00697E1F">
          <w:rPr>
            <w:noProof/>
            <w:webHidden/>
          </w:rPr>
          <w:delText>60</w:delText>
        </w:r>
        <w:r w:rsidR="00697E1F">
          <w:rPr>
            <w:noProof/>
            <w:webHidden/>
          </w:rPr>
          <w:fldChar w:fldCharType="end"/>
        </w:r>
        <w:r>
          <w:rPr>
            <w:noProof/>
          </w:rPr>
          <w:fldChar w:fldCharType="end"/>
        </w:r>
      </w:del>
    </w:p>
    <w:p w14:paraId="7361478A" w14:textId="77777777" w:rsidR="00697E1F" w:rsidRDefault="0056181D">
      <w:pPr>
        <w:pStyle w:val="Tabladeilustraciones"/>
        <w:tabs>
          <w:tab w:val="right" w:leader="dot" w:pos="8494"/>
        </w:tabs>
        <w:rPr>
          <w:del w:id="645" w:author="Redondo García Francisco Javier" w:date="2025-09-02T09:44:00Z"/>
          <w:rFonts w:eastAsiaTheme="minorEastAsia"/>
          <w:noProof/>
          <w:lang w:eastAsia="es-ES"/>
        </w:rPr>
      </w:pPr>
      <w:del w:id="646" w:author="Redondo García Francisco Javier" w:date="2025-09-02T09:44:00Z">
        <w:r>
          <w:fldChar w:fldCharType="begin"/>
        </w:r>
        <w:r>
          <w:delInstrText xml:space="preserve"> HYPERLINK \l "_Toc202786383" </w:delInstrText>
        </w:r>
        <w:r>
          <w:fldChar w:fldCharType="separate"/>
        </w:r>
        <w:r w:rsidR="00697E1F" w:rsidRPr="00242D82">
          <w:rPr>
            <w:rStyle w:val="Hipervnculo"/>
            <w:noProof/>
          </w:rPr>
          <w:delText>Figura 21 - Pantalla administración facultativos</w:delText>
        </w:r>
        <w:r w:rsidR="00697E1F">
          <w:rPr>
            <w:noProof/>
            <w:webHidden/>
          </w:rPr>
          <w:tab/>
        </w:r>
        <w:r w:rsidR="00697E1F">
          <w:rPr>
            <w:noProof/>
            <w:webHidden/>
          </w:rPr>
          <w:fldChar w:fldCharType="begin"/>
        </w:r>
        <w:r w:rsidR="00697E1F">
          <w:rPr>
            <w:noProof/>
            <w:webHidden/>
          </w:rPr>
          <w:delInstrText xml:space="preserve"> PAGEREF _Toc202786383 \h </w:delInstrText>
        </w:r>
        <w:r w:rsidR="00697E1F">
          <w:rPr>
            <w:noProof/>
            <w:webHidden/>
          </w:rPr>
        </w:r>
        <w:r w:rsidR="00697E1F">
          <w:rPr>
            <w:noProof/>
            <w:webHidden/>
          </w:rPr>
          <w:fldChar w:fldCharType="separate"/>
        </w:r>
        <w:r w:rsidR="00697E1F">
          <w:rPr>
            <w:noProof/>
            <w:webHidden/>
          </w:rPr>
          <w:delText>80</w:delText>
        </w:r>
        <w:r w:rsidR="00697E1F">
          <w:rPr>
            <w:noProof/>
            <w:webHidden/>
          </w:rPr>
          <w:fldChar w:fldCharType="end"/>
        </w:r>
        <w:r>
          <w:rPr>
            <w:noProof/>
          </w:rPr>
          <w:fldChar w:fldCharType="end"/>
        </w:r>
      </w:del>
    </w:p>
    <w:p w14:paraId="76025B5C" w14:textId="77777777" w:rsidR="00697E1F" w:rsidRDefault="0056181D">
      <w:pPr>
        <w:pStyle w:val="Tabladeilustraciones"/>
        <w:tabs>
          <w:tab w:val="right" w:leader="dot" w:pos="8494"/>
        </w:tabs>
        <w:rPr>
          <w:del w:id="647" w:author="Redondo García Francisco Javier" w:date="2025-09-02T09:44:00Z"/>
          <w:rFonts w:eastAsiaTheme="minorEastAsia"/>
          <w:noProof/>
          <w:lang w:eastAsia="es-ES"/>
        </w:rPr>
      </w:pPr>
      <w:del w:id="648" w:author="Redondo García Francisco Javier" w:date="2025-09-02T09:44:00Z">
        <w:r>
          <w:fldChar w:fldCharType="begin"/>
        </w:r>
        <w:r>
          <w:delInstrText xml:space="preserve"> HYPERLINK \l "_Toc202786384" </w:delInstrText>
        </w:r>
        <w:r>
          <w:fldChar w:fldCharType="separate"/>
        </w:r>
        <w:r w:rsidR="00697E1F" w:rsidRPr="00242D82">
          <w:rPr>
            <w:rStyle w:val="Hipervnculo"/>
            <w:noProof/>
          </w:rPr>
          <w:delText>Figura 22 – Búsqueda de pacientes</w:delText>
        </w:r>
        <w:r w:rsidR="00697E1F">
          <w:rPr>
            <w:noProof/>
            <w:webHidden/>
          </w:rPr>
          <w:tab/>
        </w:r>
        <w:r w:rsidR="00697E1F">
          <w:rPr>
            <w:noProof/>
            <w:webHidden/>
          </w:rPr>
          <w:fldChar w:fldCharType="begin"/>
        </w:r>
        <w:r w:rsidR="00697E1F">
          <w:rPr>
            <w:noProof/>
            <w:webHidden/>
          </w:rPr>
          <w:delInstrText xml:space="preserve"> PAGEREF _Toc202786384 \h </w:delInstrText>
        </w:r>
        <w:r w:rsidR="00697E1F">
          <w:rPr>
            <w:noProof/>
            <w:webHidden/>
          </w:rPr>
        </w:r>
        <w:r w:rsidR="00697E1F">
          <w:rPr>
            <w:noProof/>
            <w:webHidden/>
          </w:rPr>
          <w:fldChar w:fldCharType="separate"/>
        </w:r>
        <w:r w:rsidR="00697E1F">
          <w:rPr>
            <w:noProof/>
            <w:webHidden/>
          </w:rPr>
          <w:delText>82</w:delText>
        </w:r>
        <w:r w:rsidR="00697E1F">
          <w:rPr>
            <w:noProof/>
            <w:webHidden/>
          </w:rPr>
          <w:fldChar w:fldCharType="end"/>
        </w:r>
        <w:r>
          <w:rPr>
            <w:noProof/>
          </w:rPr>
          <w:fldChar w:fldCharType="end"/>
        </w:r>
      </w:del>
    </w:p>
    <w:p w14:paraId="5377DDB8" w14:textId="77777777" w:rsidR="00697E1F" w:rsidRDefault="0056181D">
      <w:pPr>
        <w:pStyle w:val="Tabladeilustraciones"/>
        <w:tabs>
          <w:tab w:val="right" w:leader="dot" w:pos="8494"/>
        </w:tabs>
        <w:rPr>
          <w:del w:id="649" w:author="Redondo García Francisco Javier" w:date="2025-09-02T09:44:00Z"/>
          <w:rFonts w:eastAsiaTheme="minorEastAsia"/>
          <w:noProof/>
          <w:lang w:eastAsia="es-ES"/>
        </w:rPr>
      </w:pPr>
      <w:del w:id="650" w:author="Redondo García Francisco Javier" w:date="2025-09-02T09:44:00Z">
        <w:r>
          <w:fldChar w:fldCharType="begin"/>
        </w:r>
        <w:r>
          <w:delInstrText xml:space="preserve"> HYPERLINK \l "_Toc202786385" </w:delInstrText>
        </w:r>
        <w:r>
          <w:fldChar w:fldCharType="separate"/>
        </w:r>
        <w:r w:rsidR="00697E1F" w:rsidRPr="00242D82">
          <w:rPr>
            <w:rStyle w:val="Hipervnculo"/>
            <w:noProof/>
          </w:rPr>
          <w:delText>Figura 23 - Pantalla editar paciente</w:delText>
        </w:r>
        <w:r w:rsidR="00697E1F">
          <w:rPr>
            <w:noProof/>
            <w:webHidden/>
          </w:rPr>
          <w:tab/>
        </w:r>
        <w:r w:rsidR="00697E1F">
          <w:rPr>
            <w:noProof/>
            <w:webHidden/>
          </w:rPr>
          <w:fldChar w:fldCharType="begin"/>
        </w:r>
        <w:r w:rsidR="00697E1F">
          <w:rPr>
            <w:noProof/>
            <w:webHidden/>
          </w:rPr>
          <w:delInstrText xml:space="preserve"> PAGEREF _Toc202786385 \h </w:delInstrText>
        </w:r>
        <w:r w:rsidR="00697E1F">
          <w:rPr>
            <w:noProof/>
            <w:webHidden/>
          </w:rPr>
        </w:r>
        <w:r w:rsidR="00697E1F">
          <w:rPr>
            <w:noProof/>
            <w:webHidden/>
          </w:rPr>
          <w:fldChar w:fldCharType="separate"/>
        </w:r>
        <w:r w:rsidR="00697E1F">
          <w:rPr>
            <w:noProof/>
            <w:webHidden/>
          </w:rPr>
          <w:delText>83</w:delText>
        </w:r>
        <w:r w:rsidR="00697E1F">
          <w:rPr>
            <w:noProof/>
            <w:webHidden/>
          </w:rPr>
          <w:fldChar w:fldCharType="end"/>
        </w:r>
        <w:r>
          <w:rPr>
            <w:noProof/>
          </w:rPr>
          <w:fldChar w:fldCharType="end"/>
        </w:r>
      </w:del>
    </w:p>
    <w:p w14:paraId="3881BB14" w14:textId="77777777" w:rsidR="00697E1F" w:rsidRDefault="0056181D">
      <w:pPr>
        <w:pStyle w:val="Tabladeilustraciones"/>
        <w:tabs>
          <w:tab w:val="right" w:leader="dot" w:pos="8494"/>
        </w:tabs>
        <w:rPr>
          <w:del w:id="651" w:author="Redondo García Francisco Javier" w:date="2025-09-02T09:44:00Z"/>
          <w:rFonts w:eastAsiaTheme="minorEastAsia"/>
          <w:noProof/>
          <w:lang w:eastAsia="es-ES"/>
        </w:rPr>
      </w:pPr>
      <w:del w:id="652" w:author="Redondo García Francisco Javier" w:date="2025-09-02T09:44:00Z">
        <w:r>
          <w:fldChar w:fldCharType="begin"/>
        </w:r>
        <w:r>
          <w:delInstrText xml:space="preserve"> HYPERLINK \l "_Toc202786386" </w:delInstrText>
        </w:r>
        <w:r>
          <w:fldChar w:fldCharType="separate"/>
        </w:r>
        <w:r w:rsidR="00697E1F" w:rsidRPr="00242D82">
          <w:rPr>
            <w:rStyle w:val="Hipervnculo"/>
            <w:noProof/>
          </w:rPr>
          <w:delText>Figura 24 - Pantalla Datos paciente</w:delText>
        </w:r>
        <w:r w:rsidR="00697E1F">
          <w:rPr>
            <w:noProof/>
            <w:webHidden/>
          </w:rPr>
          <w:tab/>
        </w:r>
        <w:r w:rsidR="00697E1F">
          <w:rPr>
            <w:noProof/>
            <w:webHidden/>
          </w:rPr>
          <w:fldChar w:fldCharType="begin"/>
        </w:r>
        <w:r w:rsidR="00697E1F">
          <w:rPr>
            <w:noProof/>
            <w:webHidden/>
          </w:rPr>
          <w:delInstrText xml:space="preserve"> PAGEREF _Toc202786386 \h </w:delInstrText>
        </w:r>
        <w:r w:rsidR="00697E1F">
          <w:rPr>
            <w:noProof/>
            <w:webHidden/>
          </w:rPr>
        </w:r>
        <w:r w:rsidR="00697E1F">
          <w:rPr>
            <w:noProof/>
            <w:webHidden/>
          </w:rPr>
          <w:fldChar w:fldCharType="separate"/>
        </w:r>
        <w:r w:rsidR="00697E1F">
          <w:rPr>
            <w:noProof/>
            <w:webHidden/>
          </w:rPr>
          <w:delText>84</w:delText>
        </w:r>
        <w:r w:rsidR="00697E1F">
          <w:rPr>
            <w:noProof/>
            <w:webHidden/>
          </w:rPr>
          <w:fldChar w:fldCharType="end"/>
        </w:r>
        <w:r>
          <w:rPr>
            <w:noProof/>
          </w:rPr>
          <w:fldChar w:fldCharType="end"/>
        </w:r>
      </w:del>
    </w:p>
    <w:p w14:paraId="63F2C2EF" w14:textId="77777777" w:rsidR="00697E1F" w:rsidRDefault="0056181D">
      <w:pPr>
        <w:pStyle w:val="Tabladeilustraciones"/>
        <w:tabs>
          <w:tab w:val="right" w:leader="dot" w:pos="8494"/>
        </w:tabs>
        <w:rPr>
          <w:del w:id="653" w:author="Redondo García Francisco Javier" w:date="2025-09-02T09:44:00Z"/>
          <w:rFonts w:eastAsiaTheme="minorEastAsia"/>
          <w:noProof/>
          <w:lang w:eastAsia="es-ES"/>
        </w:rPr>
      </w:pPr>
      <w:del w:id="654" w:author="Redondo García Francisco Javier" w:date="2025-09-02T09:44:00Z">
        <w:r>
          <w:fldChar w:fldCharType="begin"/>
        </w:r>
        <w:r>
          <w:delInstrText xml:space="preserve"> HYPERLINK \l "_Toc202786387" </w:delInstrText>
        </w:r>
        <w:r>
          <w:fldChar w:fldCharType="separate"/>
        </w:r>
        <w:r w:rsidR="00697E1F" w:rsidRPr="00242D82">
          <w:rPr>
            <w:rStyle w:val="Hipervnculo"/>
            <w:noProof/>
          </w:rPr>
          <w:delText>Figura 25 - Pantalla pruebas realizadas</w:delText>
        </w:r>
        <w:r w:rsidR="00697E1F">
          <w:rPr>
            <w:noProof/>
            <w:webHidden/>
          </w:rPr>
          <w:tab/>
        </w:r>
        <w:r w:rsidR="00697E1F">
          <w:rPr>
            <w:noProof/>
            <w:webHidden/>
          </w:rPr>
          <w:fldChar w:fldCharType="begin"/>
        </w:r>
        <w:r w:rsidR="00697E1F">
          <w:rPr>
            <w:noProof/>
            <w:webHidden/>
          </w:rPr>
          <w:delInstrText xml:space="preserve"> PAGEREF _Toc202786387 \h </w:delInstrText>
        </w:r>
        <w:r w:rsidR="00697E1F">
          <w:rPr>
            <w:noProof/>
            <w:webHidden/>
          </w:rPr>
        </w:r>
        <w:r w:rsidR="00697E1F">
          <w:rPr>
            <w:noProof/>
            <w:webHidden/>
          </w:rPr>
          <w:fldChar w:fldCharType="separate"/>
        </w:r>
        <w:r w:rsidR="00697E1F">
          <w:rPr>
            <w:noProof/>
            <w:webHidden/>
          </w:rPr>
          <w:delText>85</w:delText>
        </w:r>
        <w:r w:rsidR="00697E1F">
          <w:rPr>
            <w:noProof/>
            <w:webHidden/>
          </w:rPr>
          <w:fldChar w:fldCharType="end"/>
        </w:r>
        <w:r>
          <w:rPr>
            <w:noProof/>
          </w:rPr>
          <w:fldChar w:fldCharType="end"/>
        </w:r>
      </w:del>
    </w:p>
    <w:p w14:paraId="732D2E67" w14:textId="77777777" w:rsidR="00697E1F" w:rsidRDefault="0056181D">
      <w:pPr>
        <w:pStyle w:val="Tabladeilustraciones"/>
        <w:tabs>
          <w:tab w:val="right" w:leader="dot" w:pos="8494"/>
        </w:tabs>
        <w:rPr>
          <w:del w:id="655" w:author="Redondo García Francisco Javier" w:date="2025-09-02T09:44:00Z"/>
          <w:rFonts w:eastAsiaTheme="minorEastAsia"/>
          <w:noProof/>
          <w:lang w:eastAsia="es-ES"/>
        </w:rPr>
      </w:pPr>
      <w:del w:id="656" w:author="Redondo García Francisco Javier" w:date="2025-09-02T09:44:00Z">
        <w:r>
          <w:fldChar w:fldCharType="begin"/>
        </w:r>
        <w:r>
          <w:delInstrText xml:space="preserve"> HYPERLINK \l "_Toc</w:delInstrText>
        </w:r>
        <w:r>
          <w:delInstrText xml:space="preserve">202786388" </w:delInstrText>
        </w:r>
        <w:r>
          <w:fldChar w:fldCharType="separate"/>
        </w:r>
        <w:r w:rsidR="00697E1F" w:rsidRPr="00242D82">
          <w:rPr>
            <w:rStyle w:val="Hipervnculo"/>
            <w:noProof/>
          </w:rPr>
          <w:delText>Figura 26 - Pantalla equilibrio</w:delText>
        </w:r>
        <w:r w:rsidR="00697E1F">
          <w:rPr>
            <w:noProof/>
            <w:webHidden/>
          </w:rPr>
          <w:tab/>
        </w:r>
        <w:r w:rsidR="00697E1F">
          <w:rPr>
            <w:noProof/>
            <w:webHidden/>
          </w:rPr>
          <w:fldChar w:fldCharType="begin"/>
        </w:r>
        <w:r w:rsidR="00697E1F">
          <w:rPr>
            <w:noProof/>
            <w:webHidden/>
          </w:rPr>
          <w:delInstrText xml:space="preserve"> PAGEREF _Toc202786388 \h </w:delInstrText>
        </w:r>
        <w:r w:rsidR="00697E1F">
          <w:rPr>
            <w:noProof/>
            <w:webHidden/>
          </w:rPr>
        </w:r>
        <w:r w:rsidR="00697E1F">
          <w:rPr>
            <w:noProof/>
            <w:webHidden/>
          </w:rPr>
          <w:fldChar w:fldCharType="separate"/>
        </w:r>
        <w:r w:rsidR="00697E1F">
          <w:rPr>
            <w:noProof/>
            <w:webHidden/>
          </w:rPr>
          <w:delText>86</w:delText>
        </w:r>
        <w:r w:rsidR="00697E1F">
          <w:rPr>
            <w:noProof/>
            <w:webHidden/>
          </w:rPr>
          <w:fldChar w:fldCharType="end"/>
        </w:r>
        <w:r>
          <w:rPr>
            <w:noProof/>
          </w:rPr>
          <w:fldChar w:fldCharType="end"/>
        </w:r>
      </w:del>
    </w:p>
    <w:p w14:paraId="275A0E9E" w14:textId="77777777" w:rsidR="00697E1F" w:rsidRDefault="0056181D">
      <w:pPr>
        <w:pStyle w:val="Tabladeilustraciones"/>
        <w:tabs>
          <w:tab w:val="right" w:leader="dot" w:pos="8494"/>
        </w:tabs>
        <w:rPr>
          <w:del w:id="657" w:author="Redondo García Francisco Javier" w:date="2025-09-02T09:44:00Z"/>
          <w:rFonts w:eastAsiaTheme="minorEastAsia"/>
          <w:noProof/>
          <w:lang w:eastAsia="es-ES"/>
        </w:rPr>
      </w:pPr>
      <w:del w:id="658" w:author="Redondo García Francisco Javier" w:date="2025-09-02T09:44:00Z">
        <w:r>
          <w:fldChar w:fldCharType="begin"/>
        </w:r>
        <w:r>
          <w:delInstrText xml:space="preserve"> HYPERLINK \l "_Toc202786389" </w:delInstrText>
        </w:r>
        <w:r>
          <w:fldChar w:fldCharType="separate"/>
        </w:r>
        <w:r w:rsidR="00697E1F" w:rsidRPr="00242D82">
          <w:rPr>
            <w:rStyle w:val="Hipervnculo"/>
            <w:noProof/>
          </w:rPr>
          <w:delText>Figura 27 - Gráfico sentadillas</w:delText>
        </w:r>
        <w:r w:rsidR="00697E1F">
          <w:rPr>
            <w:noProof/>
            <w:webHidden/>
          </w:rPr>
          <w:tab/>
        </w:r>
        <w:r w:rsidR="00697E1F">
          <w:rPr>
            <w:noProof/>
            <w:webHidden/>
          </w:rPr>
          <w:fldChar w:fldCharType="begin"/>
        </w:r>
        <w:r w:rsidR="00697E1F">
          <w:rPr>
            <w:noProof/>
            <w:webHidden/>
          </w:rPr>
          <w:delInstrText xml:space="preserve"> PAGEREF _Toc202786389 \h </w:delInstrText>
        </w:r>
        <w:r w:rsidR="00697E1F">
          <w:rPr>
            <w:noProof/>
            <w:webHidden/>
          </w:rPr>
        </w:r>
        <w:r w:rsidR="00697E1F">
          <w:rPr>
            <w:noProof/>
            <w:webHidden/>
          </w:rPr>
          <w:fldChar w:fldCharType="separate"/>
        </w:r>
        <w:r w:rsidR="00697E1F">
          <w:rPr>
            <w:noProof/>
            <w:webHidden/>
          </w:rPr>
          <w:delText>86</w:delText>
        </w:r>
        <w:r w:rsidR="00697E1F">
          <w:rPr>
            <w:noProof/>
            <w:webHidden/>
          </w:rPr>
          <w:fldChar w:fldCharType="end"/>
        </w:r>
        <w:r>
          <w:rPr>
            <w:noProof/>
          </w:rPr>
          <w:fldChar w:fldCharType="end"/>
        </w:r>
      </w:del>
    </w:p>
    <w:p w14:paraId="44EF9E23" w14:textId="77777777" w:rsidR="00697E1F" w:rsidRDefault="0056181D">
      <w:pPr>
        <w:pStyle w:val="Tabladeilustraciones"/>
        <w:tabs>
          <w:tab w:val="right" w:leader="dot" w:pos="8494"/>
        </w:tabs>
        <w:rPr>
          <w:del w:id="659" w:author="Redondo García Francisco Javier" w:date="2025-09-02T09:44:00Z"/>
          <w:rFonts w:eastAsiaTheme="minorEastAsia"/>
          <w:noProof/>
          <w:lang w:eastAsia="es-ES"/>
        </w:rPr>
      </w:pPr>
      <w:del w:id="660" w:author="Redondo García Francisco Javier" w:date="2025-09-02T09:44:00Z">
        <w:r>
          <w:fldChar w:fldCharType="begin"/>
        </w:r>
        <w:r>
          <w:delInstrText xml:space="preserve"> HYPERLINK \l "_Toc202786390" </w:delInstrText>
        </w:r>
        <w:r>
          <w:fldChar w:fldCharType="separate"/>
        </w:r>
        <w:r w:rsidR="00697E1F" w:rsidRPr="00242D82">
          <w:rPr>
            <w:rStyle w:val="Hipervnculo"/>
            <w:noProof/>
          </w:rPr>
          <w:delText>Figura 28 - Valores máximos y mínimos sentadillas</w:delText>
        </w:r>
        <w:r w:rsidR="00697E1F">
          <w:rPr>
            <w:noProof/>
            <w:webHidden/>
          </w:rPr>
          <w:tab/>
        </w:r>
        <w:r w:rsidR="00697E1F">
          <w:rPr>
            <w:noProof/>
            <w:webHidden/>
          </w:rPr>
          <w:fldChar w:fldCharType="begin"/>
        </w:r>
        <w:r w:rsidR="00697E1F">
          <w:rPr>
            <w:noProof/>
            <w:webHidden/>
          </w:rPr>
          <w:delInstrText xml:space="preserve"> PAGEREF _Toc202786390 \h </w:delInstrText>
        </w:r>
        <w:r w:rsidR="00697E1F">
          <w:rPr>
            <w:noProof/>
            <w:webHidden/>
          </w:rPr>
        </w:r>
        <w:r w:rsidR="00697E1F">
          <w:rPr>
            <w:noProof/>
            <w:webHidden/>
          </w:rPr>
          <w:fldChar w:fldCharType="separate"/>
        </w:r>
        <w:r w:rsidR="00697E1F">
          <w:rPr>
            <w:noProof/>
            <w:webHidden/>
          </w:rPr>
          <w:delText>87</w:delText>
        </w:r>
        <w:r w:rsidR="00697E1F">
          <w:rPr>
            <w:noProof/>
            <w:webHidden/>
          </w:rPr>
          <w:fldChar w:fldCharType="end"/>
        </w:r>
        <w:r>
          <w:rPr>
            <w:noProof/>
          </w:rPr>
          <w:fldChar w:fldCharType="end"/>
        </w:r>
      </w:del>
    </w:p>
    <w:p w14:paraId="37927D48" w14:textId="77777777" w:rsidR="00697E1F" w:rsidRDefault="0056181D">
      <w:pPr>
        <w:pStyle w:val="Tabladeilustraciones"/>
        <w:tabs>
          <w:tab w:val="right" w:leader="dot" w:pos="8494"/>
        </w:tabs>
        <w:rPr>
          <w:del w:id="661" w:author="Redondo García Francisco Javier" w:date="2025-09-02T09:44:00Z"/>
          <w:rFonts w:eastAsiaTheme="minorEastAsia"/>
          <w:noProof/>
          <w:lang w:eastAsia="es-ES"/>
        </w:rPr>
      </w:pPr>
      <w:del w:id="662" w:author="Redondo García Francisco Javier" w:date="2025-09-02T09:44:00Z">
        <w:r>
          <w:fldChar w:fldCharType="begin"/>
        </w:r>
        <w:r>
          <w:delInstrText xml:space="preserve"> HYPERLINK \l "_Toc202786391" </w:delInstrText>
        </w:r>
        <w:r>
          <w:fldChar w:fldCharType="separate"/>
        </w:r>
        <w:r w:rsidR="00697E1F" w:rsidRPr="00242D82">
          <w:rPr>
            <w:rStyle w:val="Hipervnculo"/>
            <w:noProof/>
          </w:rPr>
          <w:delText>Figura 29 - Crear gráfico echarts</w:delText>
        </w:r>
        <w:r w:rsidR="00697E1F">
          <w:rPr>
            <w:noProof/>
            <w:webHidden/>
          </w:rPr>
          <w:tab/>
        </w:r>
        <w:r w:rsidR="00697E1F">
          <w:rPr>
            <w:noProof/>
            <w:webHidden/>
          </w:rPr>
          <w:fldChar w:fldCharType="begin"/>
        </w:r>
        <w:r w:rsidR="00697E1F">
          <w:rPr>
            <w:noProof/>
            <w:webHidden/>
          </w:rPr>
          <w:delInstrText xml:space="preserve"> PAGEREF _Toc202786391 \h </w:delInstrText>
        </w:r>
        <w:r w:rsidR="00697E1F">
          <w:rPr>
            <w:noProof/>
            <w:webHidden/>
          </w:rPr>
        </w:r>
        <w:r w:rsidR="00697E1F">
          <w:rPr>
            <w:noProof/>
            <w:webHidden/>
          </w:rPr>
          <w:fldChar w:fldCharType="separate"/>
        </w:r>
        <w:r w:rsidR="00697E1F">
          <w:rPr>
            <w:noProof/>
            <w:webHidden/>
          </w:rPr>
          <w:delText>89</w:delText>
        </w:r>
        <w:r w:rsidR="00697E1F">
          <w:rPr>
            <w:noProof/>
            <w:webHidden/>
          </w:rPr>
          <w:fldChar w:fldCharType="end"/>
        </w:r>
        <w:r>
          <w:rPr>
            <w:noProof/>
          </w:rPr>
          <w:fldChar w:fldCharType="end"/>
        </w:r>
      </w:del>
    </w:p>
    <w:p w14:paraId="09DD0176" w14:textId="77777777" w:rsidR="00697E1F" w:rsidRDefault="0056181D">
      <w:pPr>
        <w:pStyle w:val="Tabladeilustraciones"/>
        <w:tabs>
          <w:tab w:val="right" w:leader="dot" w:pos="8494"/>
        </w:tabs>
        <w:rPr>
          <w:del w:id="663" w:author="Redondo García Francisco Javier" w:date="2025-09-02T09:44:00Z"/>
          <w:rFonts w:eastAsiaTheme="minorEastAsia"/>
          <w:noProof/>
          <w:lang w:eastAsia="es-ES"/>
        </w:rPr>
      </w:pPr>
      <w:del w:id="664" w:author="Redondo García Francisco Javier" w:date="2025-09-02T09:44:00Z">
        <w:r>
          <w:fldChar w:fldCharType="begin"/>
        </w:r>
        <w:r>
          <w:delInstrText xml:space="preserve"> HYPERLINK \l "_Toc202786392" </w:delInstrText>
        </w:r>
        <w:r>
          <w:fldChar w:fldCharType="separate"/>
        </w:r>
        <w:r w:rsidR="00697E1F" w:rsidRPr="00242D82">
          <w:rPr>
            <w:rStyle w:val="Hipervnculo"/>
            <w:noProof/>
          </w:rPr>
          <w:delText>Figura 30 - Gráfico velocidad</w:delText>
        </w:r>
        <w:r w:rsidR="00697E1F">
          <w:rPr>
            <w:noProof/>
            <w:webHidden/>
          </w:rPr>
          <w:tab/>
        </w:r>
        <w:r w:rsidR="00697E1F">
          <w:rPr>
            <w:noProof/>
            <w:webHidden/>
          </w:rPr>
          <w:fldChar w:fldCharType="begin"/>
        </w:r>
        <w:r w:rsidR="00697E1F">
          <w:rPr>
            <w:noProof/>
            <w:webHidden/>
          </w:rPr>
          <w:delInstrText xml:space="preserve"> PAGEREF _Toc202786392 \h </w:delInstrText>
        </w:r>
        <w:r w:rsidR="00697E1F">
          <w:rPr>
            <w:noProof/>
            <w:webHidden/>
          </w:rPr>
        </w:r>
        <w:r w:rsidR="00697E1F">
          <w:rPr>
            <w:noProof/>
            <w:webHidden/>
          </w:rPr>
          <w:fldChar w:fldCharType="separate"/>
        </w:r>
        <w:r w:rsidR="00697E1F">
          <w:rPr>
            <w:noProof/>
            <w:webHidden/>
          </w:rPr>
          <w:delText>89</w:delText>
        </w:r>
        <w:r w:rsidR="00697E1F">
          <w:rPr>
            <w:noProof/>
            <w:webHidden/>
          </w:rPr>
          <w:fldChar w:fldCharType="end"/>
        </w:r>
        <w:r>
          <w:rPr>
            <w:noProof/>
          </w:rPr>
          <w:fldChar w:fldCharType="end"/>
        </w:r>
      </w:del>
    </w:p>
    <w:p w14:paraId="7E8DB839" w14:textId="77777777" w:rsidR="00697E1F" w:rsidRDefault="0056181D">
      <w:pPr>
        <w:pStyle w:val="Tabladeilustraciones"/>
        <w:tabs>
          <w:tab w:val="right" w:leader="dot" w:pos="8494"/>
        </w:tabs>
        <w:rPr>
          <w:del w:id="665" w:author="Redondo García Francisco Javier" w:date="2025-09-02T09:44:00Z"/>
          <w:rFonts w:eastAsiaTheme="minorEastAsia"/>
          <w:noProof/>
          <w:lang w:eastAsia="es-ES"/>
        </w:rPr>
      </w:pPr>
      <w:del w:id="666" w:author="Redondo García Francisco Javier" w:date="2025-09-02T09:44:00Z">
        <w:r>
          <w:fldChar w:fldCharType="begin"/>
        </w:r>
        <w:r>
          <w:delInstrText xml:space="preserve"> HYPERLINK \l "_Toc202786393" </w:delInstrText>
        </w:r>
        <w:r>
          <w:fldChar w:fldCharType="separate"/>
        </w:r>
        <w:r w:rsidR="00697E1F" w:rsidRPr="00242D82">
          <w:rPr>
            <w:rStyle w:val="Hipervnculo"/>
            <w:noProof/>
          </w:rPr>
          <w:delText>Figura 31 - Gráfico histórico</w:delText>
        </w:r>
        <w:r w:rsidR="00697E1F">
          <w:rPr>
            <w:noProof/>
            <w:webHidden/>
          </w:rPr>
          <w:tab/>
        </w:r>
        <w:r w:rsidR="00697E1F">
          <w:rPr>
            <w:noProof/>
            <w:webHidden/>
          </w:rPr>
          <w:fldChar w:fldCharType="begin"/>
        </w:r>
        <w:r w:rsidR="00697E1F">
          <w:rPr>
            <w:noProof/>
            <w:webHidden/>
          </w:rPr>
          <w:delInstrText xml:space="preserve"> PAGEREF _Toc202786393 \h </w:delInstrText>
        </w:r>
        <w:r w:rsidR="00697E1F">
          <w:rPr>
            <w:noProof/>
            <w:webHidden/>
          </w:rPr>
        </w:r>
        <w:r w:rsidR="00697E1F">
          <w:rPr>
            <w:noProof/>
            <w:webHidden/>
          </w:rPr>
          <w:fldChar w:fldCharType="separate"/>
        </w:r>
        <w:r w:rsidR="00697E1F">
          <w:rPr>
            <w:noProof/>
            <w:webHidden/>
          </w:rPr>
          <w:delText>90</w:delText>
        </w:r>
        <w:r w:rsidR="00697E1F">
          <w:rPr>
            <w:noProof/>
            <w:webHidden/>
          </w:rPr>
          <w:fldChar w:fldCharType="end"/>
        </w:r>
        <w:r>
          <w:rPr>
            <w:noProof/>
          </w:rPr>
          <w:fldChar w:fldCharType="end"/>
        </w:r>
      </w:del>
    </w:p>
    <w:p w14:paraId="1DE150EE" w14:textId="77777777" w:rsidR="00697E1F" w:rsidRDefault="0056181D">
      <w:pPr>
        <w:pStyle w:val="Tabladeilustraciones"/>
        <w:tabs>
          <w:tab w:val="right" w:leader="dot" w:pos="8494"/>
        </w:tabs>
        <w:rPr>
          <w:del w:id="667" w:author="Redondo García Francisco Javier" w:date="2025-09-02T09:44:00Z"/>
          <w:rFonts w:eastAsiaTheme="minorEastAsia"/>
          <w:noProof/>
          <w:lang w:eastAsia="es-ES"/>
        </w:rPr>
      </w:pPr>
      <w:del w:id="668" w:author="Redondo García Francisco Javier" w:date="2025-09-02T09:44:00Z">
        <w:r>
          <w:fldChar w:fldCharType="begin"/>
        </w:r>
        <w:r>
          <w:delInstrText xml:space="preserve"> HYPERLINK \l "_Toc202786394" </w:delInstrText>
        </w:r>
        <w:r>
          <w:fldChar w:fldCharType="separate"/>
        </w:r>
        <w:r w:rsidR="00697E1F" w:rsidRPr="00242D82">
          <w:rPr>
            <w:rStyle w:val="Hipervnculo"/>
            <w:noProof/>
          </w:rPr>
          <w:delText>Figura 32 - Datos de pruebas histórico</w:delText>
        </w:r>
        <w:r w:rsidR="00697E1F">
          <w:rPr>
            <w:noProof/>
            <w:webHidden/>
          </w:rPr>
          <w:tab/>
        </w:r>
        <w:r w:rsidR="00697E1F">
          <w:rPr>
            <w:noProof/>
            <w:webHidden/>
          </w:rPr>
          <w:fldChar w:fldCharType="begin"/>
        </w:r>
        <w:r w:rsidR="00697E1F">
          <w:rPr>
            <w:noProof/>
            <w:webHidden/>
          </w:rPr>
          <w:delInstrText xml:space="preserve"> PAGEREF _Toc202786394 \h </w:delInstrText>
        </w:r>
        <w:r w:rsidR="00697E1F">
          <w:rPr>
            <w:noProof/>
            <w:webHidden/>
          </w:rPr>
        </w:r>
        <w:r w:rsidR="00697E1F">
          <w:rPr>
            <w:noProof/>
            <w:webHidden/>
          </w:rPr>
          <w:fldChar w:fldCharType="separate"/>
        </w:r>
        <w:r w:rsidR="00697E1F">
          <w:rPr>
            <w:noProof/>
            <w:webHidden/>
          </w:rPr>
          <w:delText>90</w:delText>
        </w:r>
        <w:r w:rsidR="00697E1F">
          <w:rPr>
            <w:noProof/>
            <w:webHidden/>
          </w:rPr>
          <w:fldChar w:fldCharType="end"/>
        </w:r>
        <w:r>
          <w:rPr>
            <w:noProof/>
          </w:rPr>
          <w:fldChar w:fldCharType="end"/>
        </w:r>
      </w:del>
    </w:p>
    <w:p w14:paraId="67EA756D" w14:textId="77777777" w:rsidR="00697E1F" w:rsidRDefault="0056181D">
      <w:pPr>
        <w:pStyle w:val="Tabladeilustraciones"/>
        <w:tabs>
          <w:tab w:val="right" w:leader="dot" w:pos="8494"/>
        </w:tabs>
        <w:rPr>
          <w:del w:id="669" w:author="Redondo García Francisco Javier" w:date="2025-09-02T09:44:00Z"/>
          <w:rFonts w:eastAsiaTheme="minorEastAsia"/>
          <w:noProof/>
          <w:lang w:eastAsia="es-ES"/>
        </w:rPr>
      </w:pPr>
      <w:del w:id="670" w:author="Redondo García Francisco Javier" w:date="2025-09-02T09:44:00Z">
        <w:r>
          <w:fldChar w:fldCharType="begin"/>
        </w:r>
        <w:r>
          <w:delInstrText xml:space="preserve"> HYPERLINK \l "_Toc202786395" </w:delInstrText>
        </w:r>
        <w:r>
          <w:fldChar w:fldCharType="separate"/>
        </w:r>
        <w:r w:rsidR="00697E1F" w:rsidRPr="00242D82">
          <w:rPr>
            <w:rStyle w:val="Hipervnculo"/>
            <w:noProof/>
          </w:rPr>
          <w:delText>Figura 33- Gráfico de sentadillas con pérdida de paquetes</w:delText>
        </w:r>
        <w:r w:rsidR="00697E1F">
          <w:rPr>
            <w:noProof/>
            <w:webHidden/>
          </w:rPr>
          <w:tab/>
        </w:r>
        <w:r w:rsidR="00697E1F">
          <w:rPr>
            <w:noProof/>
            <w:webHidden/>
          </w:rPr>
          <w:fldChar w:fldCharType="begin"/>
        </w:r>
        <w:r w:rsidR="00697E1F">
          <w:rPr>
            <w:noProof/>
            <w:webHidden/>
          </w:rPr>
          <w:delInstrText xml:space="preserve"> PAGEREF _Toc202786395 \h </w:delInstrText>
        </w:r>
        <w:r w:rsidR="00697E1F">
          <w:rPr>
            <w:noProof/>
            <w:webHidden/>
          </w:rPr>
        </w:r>
        <w:r w:rsidR="00697E1F">
          <w:rPr>
            <w:noProof/>
            <w:webHidden/>
          </w:rPr>
          <w:fldChar w:fldCharType="separate"/>
        </w:r>
        <w:r w:rsidR="00697E1F">
          <w:rPr>
            <w:noProof/>
            <w:webHidden/>
          </w:rPr>
          <w:delText>93</w:delText>
        </w:r>
        <w:r w:rsidR="00697E1F">
          <w:rPr>
            <w:noProof/>
            <w:webHidden/>
          </w:rPr>
          <w:fldChar w:fldCharType="end"/>
        </w:r>
        <w:r>
          <w:rPr>
            <w:noProof/>
          </w:rPr>
          <w:fldChar w:fldCharType="end"/>
        </w:r>
      </w:del>
    </w:p>
    <w:p w14:paraId="28A7D4EE" w14:textId="77777777" w:rsidR="00697E1F" w:rsidRDefault="0056181D">
      <w:pPr>
        <w:pStyle w:val="Tabladeilustraciones"/>
        <w:tabs>
          <w:tab w:val="right" w:leader="dot" w:pos="8494"/>
        </w:tabs>
        <w:rPr>
          <w:del w:id="671" w:author="Redondo García Francisco Javier" w:date="2025-09-02T09:44:00Z"/>
          <w:rFonts w:eastAsiaTheme="minorEastAsia"/>
          <w:noProof/>
          <w:lang w:eastAsia="es-ES"/>
        </w:rPr>
      </w:pPr>
      <w:del w:id="672" w:author="Redondo García Francisco Javier" w:date="2025-09-02T09:44:00Z">
        <w:r>
          <w:fldChar w:fldCharType="begin"/>
        </w:r>
        <w:r>
          <w:delInstrText xml:space="preserve"> HYPERLINK \l "_Toc202786396" </w:delInstrText>
        </w:r>
        <w:r>
          <w:fldChar w:fldCharType="separate"/>
        </w:r>
        <w:r w:rsidR="00697E1F" w:rsidRPr="00242D82">
          <w:rPr>
            <w:rStyle w:val="Hipervnculo"/>
            <w:noProof/>
          </w:rPr>
          <w:delText>Figura 34 - Dispositivo equilibrio sin conectar</w:delText>
        </w:r>
        <w:r w:rsidR="00697E1F">
          <w:rPr>
            <w:noProof/>
            <w:webHidden/>
          </w:rPr>
          <w:tab/>
        </w:r>
        <w:r w:rsidR="00697E1F">
          <w:rPr>
            <w:noProof/>
            <w:webHidden/>
          </w:rPr>
          <w:fldChar w:fldCharType="begin"/>
        </w:r>
        <w:r w:rsidR="00697E1F">
          <w:rPr>
            <w:noProof/>
            <w:webHidden/>
          </w:rPr>
          <w:delInstrText xml:space="preserve"> PAGEREF _Toc202786396 \h </w:delInstrText>
        </w:r>
        <w:r w:rsidR="00697E1F">
          <w:rPr>
            <w:noProof/>
            <w:webHidden/>
          </w:rPr>
        </w:r>
        <w:r w:rsidR="00697E1F">
          <w:rPr>
            <w:noProof/>
            <w:webHidden/>
          </w:rPr>
          <w:fldChar w:fldCharType="separate"/>
        </w:r>
        <w:r w:rsidR="00697E1F">
          <w:rPr>
            <w:noProof/>
            <w:webHidden/>
          </w:rPr>
          <w:delText>98</w:delText>
        </w:r>
        <w:r w:rsidR="00697E1F">
          <w:rPr>
            <w:noProof/>
            <w:webHidden/>
          </w:rPr>
          <w:fldChar w:fldCharType="end"/>
        </w:r>
        <w:r>
          <w:rPr>
            <w:noProof/>
          </w:rPr>
          <w:fldChar w:fldCharType="end"/>
        </w:r>
      </w:del>
    </w:p>
    <w:p w14:paraId="49A06B61" w14:textId="77777777" w:rsidR="00697E1F" w:rsidRDefault="0056181D">
      <w:pPr>
        <w:pStyle w:val="Tabladeilustraciones"/>
        <w:tabs>
          <w:tab w:val="right" w:leader="dot" w:pos="8494"/>
        </w:tabs>
        <w:rPr>
          <w:del w:id="673" w:author="Redondo García Francisco Javier" w:date="2025-09-02T09:44:00Z"/>
          <w:rFonts w:eastAsiaTheme="minorEastAsia"/>
          <w:noProof/>
          <w:lang w:eastAsia="es-ES"/>
        </w:rPr>
      </w:pPr>
      <w:del w:id="674" w:author="Redondo García Francisco Javier" w:date="2025-09-02T09:44:00Z">
        <w:r>
          <w:fldChar w:fldCharType="begin"/>
        </w:r>
        <w:r>
          <w:delInstrText xml:space="preserve"> HYPERLINK \l "_Toc202786397" </w:delInstrText>
        </w:r>
        <w:r>
          <w:fldChar w:fldCharType="separate"/>
        </w:r>
        <w:r w:rsidR="00697E1F" w:rsidRPr="00242D82">
          <w:rPr>
            <w:rStyle w:val="Hipervnculo"/>
            <w:noProof/>
          </w:rPr>
          <w:delText>Figura 35 - Dispositivo equilibrio conectado</w:delText>
        </w:r>
        <w:r w:rsidR="00697E1F">
          <w:rPr>
            <w:noProof/>
            <w:webHidden/>
          </w:rPr>
          <w:tab/>
        </w:r>
        <w:r w:rsidR="00697E1F">
          <w:rPr>
            <w:noProof/>
            <w:webHidden/>
          </w:rPr>
          <w:fldChar w:fldCharType="begin"/>
        </w:r>
        <w:r w:rsidR="00697E1F">
          <w:rPr>
            <w:noProof/>
            <w:webHidden/>
          </w:rPr>
          <w:delInstrText xml:space="preserve"> PAGEREF _Toc202786397 \h </w:delInstrText>
        </w:r>
        <w:r w:rsidR="00697E1F">
          <w:rPr>
            <w:noProof/>
            <w:webHidden/>
          </w:rPr>
        </w:r>
        <w:r w:rsidR="00697E1F">
          <w:rPr>
            <w:noProof/>
            <w:webHidden/>
          </w:rPr>
          <w:fldChar w:fldCharType="separate"/>
        </w:r>
        <w:r w:rsidR="00697E1F">
          <w:rPr>
            <w:noProof/>
            <w:webHidden/>
          </w:rPr>
          <w:delText>99</w:delText>
        </w:r>
        <w:r w:rsidR="00697E1F">
          <w:rPr>
            <w:noProof/>
            <w:webHidden/>
          </w:rPr>
          <w:fldChar w:fldCharType="end"/>
        </w:r>
        <w:r>
          <w:rPr>
            <w:noProof/>
          </w:rPr>
          <w:fldChar w:fldCharType="end"/>
        </w:r>
      </w:del>
    </w:p>
    <w:p w14:paraId="2A443591" w14:textId="77777777" w:rsidR="00697E1F" w:rsidRDefault="0056181D">
      <w:pPr>
        <w:pStyle w:val="Tabladeilustraciones"/>
        <w:tabs>
          <w:tab w:val="right" w:leader="dot" w:pos="8494"/>
        </w:tabs>
        <w:rPr>
          <w:del w:id="675" w:author="Redondo García Francisco Javier" w:date="2025-09-02T09:44:00Z"/>
          <w:rFonts w:eastAsiaTheme="minorEastAsia"/>
          <w:noProof/>
          <w:lang w:eastAsia="es-ES"/>
        </w:rPr>
      </w:pPr>
      <w:del w:id="676" w:author="Redondo García Francisco Javier" w:date="2025-09-02T09:44:00Z">
        <w:r>
          <w:fldChar w:fldCharType="begin"/>
        </w:r>
        <w:r>
          <w:delInstrText xml:space="preserve"> HYPERLINK \l "_Toc202786398" </w:delInstrText>
        </w:r>
        <w:r>
          <w:fldChar w:fldCharType="separate"/>
        </w:r>
        <w:r w:rsidR="00697E1F" w:rsidRPr="00242D82">
          <w:rPr>
            <w:rStyle w:val="Hipervnculo"/>
            <w:noProof/>
          </w:rPr>
          <w:delText>Figura 36 - Interruptor dispositivo equilibrio</w:delText>
        </w:r>
        <w:r w:rsidR="00697E1F">
          <w:rPr>
            <w:noProof/>
            <w:webHidden/>
          </w:rPr>
          <w:tab/>
        </w:r>
        <w:r w:rsidR="00697E1F">
          <w:rPr>
            <w:noProof/>
            <w:webHidden/>
          </w:rPr>
          <w:fldChar w:fldCharType="begin"/>
        </w:r>
        <w:r w:rsidR="00697E1F">
          <w:rPr>
            <w:noProof/>
            <w:webHidden/>
          </w:rPr>
          <w:delInstrText xml:space="preserve"> PAGEREF _Toc202786398 \h </w:delInstrText>
        </w:r>
        <w:r w:rsidR="00697E1F">
          <w:rPr>
            <w:noProof/>
            <w:webHidden/>
          </w:rPr>
        </w:r>
        <w:r w:rsidR="00697E1F">
          <w:rPr>
            <w:noProof/>
            <w:webHidden/>
          </w:rPr>
          <w:fldChar w:fldCharType="separate"/>
        </w:r>
        <w:r w:rsidR="00697E1F">
          <w:rPr>
            <w:noProof/>
            <w:webHidden/>
          </w:rPr>
          <w:delText>99</w:delText>
        </w:r>
        <w:r w:rsidR="00697E1F">
          <w:rPr>
            <w:noProof/>
            <w:webHidden/>
          </w:rPr>
          <w:fldChar w:fldCharType="end"/>
        </w:r>
        <w:r>
          <w:rPr>
            <w:noProof/>
          </w:rPr>
          <w:fldChar w:fldCharType="end"/>
        </w:r>
      </w:del>
    </w:p>
    <w:p w14:paraId="15C7C08A" w14:textId="77777777" w:rsidR="00697E1F" w:rsidRDefault="0056181D">
      <w:pPr>
        <w:pStyle w:val="Tabladeilustraciones"/>
        <w:tabs>
          <w:tab w:val="right" w:leader="dot" w:pos="8494"/>
        </w:tabs>
        <w:rPr>
          <w:del w:id="677" w:author="Redondo García Francisco Javier" w:date="2025-09-02T09:44:00Z"/>
          <w:rFonts w:eastAsiaTheme="minorEastAsia"/>
          <w:noProof/>
          <w:lang w:eastAsia="es-ES"/>
        </w:rPr>
      </w:pPr>
      <w:del w:id="678" w:author="Redondo García Francisco Javier" w:date="2025-09-02T09:44:00Z">
        <w:r>
          <w:fldChar w:fldCharType="begin"/>
        </w:r>
        <w:r>
          <w:delInstrText xml:space="preserve"> HYPERLINK \l "_Toc202786399" </w:delInstrText>
        </w:r>
        <w:r>
          <w:fldChar w:fldCharType="separate"/>
        </w:r>
        <w:r w:rsidR="00697E1F" w:rsidRPr="00242D82">
          <w:rPr>
            <w:rStyle w:val="Hipervnculo"/>
            <w:noProof/>
          </w:rPr>
          <w:delText>Figura 37 - Colocación dispositivo sentadillas</w:delText>
        </w:r>
        <w:r w:rsidR="00697E1F">
          <w:rPr>
            <w:noProof/>
            <w:webHidden/>
          </w:rPr>
          <w:tab/>
        </w:r>
        <w:r w:rsidR="00697E1F">
          <w:rPr>
            <w:noProof/>
            <w:webHidden/>
          </w:rPr>
          <w:fldChar w:fldCharType="begin"/>
        </w:r>
        <w:r w:rsidR="00697E1F">
          <w:rPr>
            <w:noProof/>
            <w:webHidden/>
          </w:rPr>
          <w:delInstrText xml:space="preserve"> PAGEREF _Toc202786399 \h </w:delInstrText>
        </w:r>
        <w:r w:rsidR="00697E1F">
          <w:rPr>
            <w:noProof/>
            <w:webHidden/>
          </w:rPr>
        </w:r>
        <w:r w:rsidR="00697E1F">
          <w:rPr>
            <w:noProof/>
            <w:webHidden/>
          </w:rPr>
          <w:fldChar w:fldCharType="separate"/>
        </w:r>
        <w:r w:rsidR="00697E1F">
          <w:rPr>
            <w:noProof/>
            <w:webHidden/>
          </w:rPr>
          <w:delText>100</w:delText>
        </w:r>
        <w:r w:rsidR="00697E1F">
          <w:rPr>
            <w:noProof/>
            <w:webHidden/>
          </w:rPr>
          <w:fldChar w:fldCharType="end"/>
        </w:r>
        <w:r>
          <w:rPr>
            <w:noProof/>
          </w:rPr>
          <w:fldChar w:fldCharType="end"/>
        </w:r>
      </w:del>
    </w:p>
    <w:p w14:paraId="2B321ED6" w14:textId="77777777" w:rsidR="00697E1F" w:rsidRDefault="0056181D">
      <w:pPr>
        <w:pStyle w:val="Tabladeilustraciones"/>
        <w:tabs>
          <w:tab w:val="right" w:leader="dot" w:pos="8494"/>
        </w:tabs>
        <w:rPr>
          <w:del w:id="679" w:author="Redondo García Francisco Javier" w:date="2025-09-02T09:44:00Z"/>
          <w:rFonts w:eastAsiaTheme="minorEastAsia"/>
          <w:noProof/>
          <w:lang w:eastAsia="es-ES"/>
        </w:rPr>
      </w:pPr>
      <w:del w:id="680" w:author="Redondo García Francisco Javier" w:date="2025-09-02T09:44:00Z">
        <w:r>
          <w:fldChar w:fldCharType="begin"/>
        </w:r>
        <w:r>
          <w:delInstrText xml:space="preserve"> HYPERLINK \l "_Toc202786400" </w:delInstrText>
        </w:r>
        <w:r>
          <w:fldChar w:fldCharType="separate"/>
        </w:r>
        <w:r w:rsidR="00697E1F" w:rsidRPr="00242D82">
          <w:rPr>
            <w:rStyle w:val="Hipervnculo"/>
            <w:noProof/>
          </w:rPr>
          <w:delText>Figura 38 - Indicador posición dispositivo sentadillas</w:delText>
        </w:r>
        <w:r w:rsidR="00697E1F">
          <w:rPr>
            <w:noProof/>
            <w:webHidden/>
          </w:rPr>
          <w:tab/>
        </w:r>
        <w:r w:rsidR="00697E1F">
          <w:rPr>
            <w:noProof/>
            <w:webHidden/>
          </w:rPr>
          <w:fldChar w:fldCharType="begin"/>
        </w:r>
        <w:r w:rsidR="00697E1F">
          <w:rPr>
            <w:noProof/>
            <w:webHidden/>
          </w:rPr>
          <w:delInstrText xml:space="preserve"> PAGEREF _Toc202786400 \h </w:delInstrText>
        </w:r>
        <w:r w:rsidR="00697E1F">
          <w:rPr>
            <w:noProof/>
            <w:webHidden/>
          </w:rPr>
        </w:r>
        <w:r w:rsidR="00697E1F">
          <w:rPr>
            <w:noProof/>
            <w:webHidden/>
          </w:rPr>
          <w:fldChar w:fldCharType="separate"/>
        </w:r>
        <w:r w:rsidR="00697E1F">
          <w:rPr>
            <w:noProof/>
            <w:webHidden/>
          </w:rPr>
          <w:delText>100</w:delText>
        </w:r>
        <w:r w:rsidR="00697E1F">
          <w:rPr>
            <w:noProof/>
            <w:webHidden/>
          </w:rPr>
          <w:fldChar w:fldCharType="end"/>
        </w:r>
        <w:r>
          <w:rPr>
            <w:noProof/>
          </w:rPr>
          <w:fldChar w:fldCharType="end"/>
        </w:r>
      </w:del>
    </w:p>
    <w:p w14:paraId="3CD5D421" w14:textId="77777777" w:rsidR="00697E1F" w:rsidRDefault="0056181D">
      <w:pPr>
        <w:pStyle w:val="Tabladeilustraciones"/>
        <w:tabs>
          <w:tab w:val="right" w:leader="dot" w:pos="8494"/>
        </w:tabs>
        <w:rPr>
          <w:del w:id="681" w:author="Redondo García Francisco Javier" w:date="2025-09-02T09:44:00Z"/>
          <w:rFonts w:eastAsiaTheme="minorEastAsia"/>
          <w:noProof/>
          <w:lang w:eastAsia="es-ES"/>
        </w:rPr>
      </w:pPr>
      <w:del w:id="682" w:author="Redondo García Francisco Javier" w:date="2025-09-02T09:44:00Z">
        <w:r>
          <w:fldChar w:fldCharType="begin"/>
        </w:r>
        <w:r>
          <w:delInstrText xml:space="preserve"> HY</w:delInstrText>
        </w:r>
        <w:r>
          <w:delInstrText xml:space="preserve">PERLINK \l "_Toc202786401" </w:delInstrText>
        </w:r>
        <w:r>
          <w:fldChar w:fldCharType="separate"/>
        </w:r>
        <w:r w:rsidR="00697E1F" w:rsidRPr="00242D82">
          <w:rPr>
            <w:rStyle w:val="Hipervnculo"/>
            <w:noProof/>
          </w:rPr>
          <w:delText>Figura 39 - dispositivo equilibrio y trípode</w:delText>
        </w:r>
        <w:r w:rsidR="00697E1F">
          <w:rPr>
            <w:noProof/>
            <w:webHidden/>
          </w:rPr>
          <w:tab/>
        </w:r>
        <w:r w:rsidR="00697E1F">
          <w:rPr>
            <w:noProof/>
            <w:webHidden/>
          </w:rPr>
          <w:fldChar w:fldCharType="begin"/>
        </w:r>
        <w:r w:rsidR="00697E1F">
          <w:rPr>
            <w:noProof/>
            <w:webHidden/>
          </w:rPr>
          <w:delInstrText xml:space="preserve"> PAGEREF _Toc202786401 \h </w:delInstrText>
        </w:r>
        <w:r w:rsidR="00697E1F">
          <w:rPr>
            <w:noProof/>
            <w:webHidden/>
          </w:rPr>
        </w:r>
        <w:r w:rsidR="00697E1F">
          <w:rPr>
            <w:noProof/>
            <w:webHidden/>
          </w:rPr>
          <w:fldChar w:fldCharType="separate"/>
        </w:r>
        <w:r w:rsidR="00697E1F">
          <w:rPr>
            <w:noProof/>
            <w:webHidden/>
          </w:rPr>
          <w:delText>101</w:delText>
        </w:r>
        <w:r w:rsidR="00697E1F">
          <w:rPr>
            <w:noProof/>
            <w:webHidden/>
          </w:rPr>
          <w:fldChar w:fldCharType="end"/>
        </w:r>
        <w:r>
          <w:rPr>
            <w:noProof/>
          </w:rPr>
          <w:fldChar w:fldCharType="end"/>
        </w:r>
      </w:del>
    </w:p>
    <w:p w14:paraId="7237CE67" w14:textId="77777777" w:rsidR="00697E1F" w:rsidRDefault="0056181D">
      <w:pPr>
        <w:pStyle w:val="Tabladeilustraciones"/>
        <w:tabs>
          <w:tab w:val="right" w:leader="dot" w:pos="8494"/>
        </w:tabs>
        <w:rPr>
          <w:del w:id="683" w:author="Redondo García Francisco Javier" w:date="2025-09-02T09:44:00Z"/>
          <w:rFonts w:eastAsiaTheme="minorEastAsia"/>
          <w:noProof/>
          <w:lang w:eastAsia="es-ES"/>
        </w:rPr>
      </w:pPr>
      <w:del w:id="684" w:author="Redondo García Francisco Javier" w:date="2025-09-02T09:44:00Z">
        <w:r>
          <w:fldChar w:fldCharType="begin"/>
        </w:r>
        <w:r>
          <w:delInstrText xml:space="preserve"> HYPERLINK \l "_Toc202786402" </w:delInstrText>
        </w:r>
        <w:r>
          <w:fldChar w:fldCharType="separate"/>
        </w:r>
        <w:r w:rsidR="00697E1F" w:rsidRPr="00242D82">
          <w:rPr>
            <w:rStyle w:val="Hipervnculo"/>
            <w:noProof/>
          </w:rPr>
          <w:delText>Figura 40 - Interruptor dispositivo equilibrio</w:delText>
        </w:r>
        <w:r w:rsidR="00697E1F">
          <w:rPr>
            <w:noProof/>
            <w:webHidden/>
          </w:rPr>
          <w:tab/>
        </w:r>
        <w:r w:rsidR="00697E1F">
          <w:rPr>
            <w:noProof/>
            <w:webHidden/>
          </w:rPr>
          <w:fldChar w:fldCharType="begin"/>
        </w:r>
        <w:r w:rsidR="00697E1F">
          <w:rPr>
            <w:noProof/>
            <w:webHidden/>
          </w:rPr>
          <w:delInstrText xml:space="preserve"> PAGEREF _Toc202786402 \h </w:delInstrText>
        </w:r>
        <w:r w:rsidR="00697E1F">
          <w:rPr>
            <w:noProof/>
            <w:webHidden/>
          </w:rPr>
        </w:r>
        <w:r w:rsidR="00697E1F">
          <w:rPr>
            <w:noProof/>
            <w:webHidden/>
          </w:rPr>
          <w:fldChar w:fldCharType="separate"/>
        </w:r>
        <w:r w:rsidR="00697E1F">
          <w:rPr>
            <w:noProof/>
            <w:webHidden/>
          </w:rPr>
          <w:delText>101</w:delText>
        </w:r>
        <w:r w:rsidR="00697E1F">
          <w:rPr>
            <w:noProof/>
            <w:webHidden/>
          </w:rPr>
          <w:fldChar w:fldCharType="end"/>
        </w:r>
        <w:r>
          <w:rPr>
            <w:noProof/>
          </w:rPr>
          <w:fldChar w:fldCharType="end"/>
        </w:r>
      </w:del>
    </w:p>
    <w:p w14:paraId="61F62C25" w14:textId="77777777" w:rsidR="00697E1F" w:rsidRDefault="0056181D">
      <w:pPr>
        <w:pStyle w:val="Tabladeilustraciones"/>
        <w:tabs>
          <w:tab w:val="right" w:leader="dot" w:pos="8494"/>
        </w:tabs>
        <w:rPr>
          <w:del w:id="685" w:author="Redondo García Francisco Javier" w:date="2025-09-02T09:44:00Z"/>
          <w:rFonts w:eastAsiaTheme="minorEastAsia"/>
          <w:noProof/>
          <w:lang w:eastAsia="es-ES"/>
        </w:rPr>
      </w:pPr>
      <w:del w:id="686" w:author="Redondo García Francisco Javier" w:date="2025-09-02T09:44:00Z">
        <w:r>
          <w:fldChar w:fldCharType="begin"/>
        </w:r>
        <w:r>
          <w:delInstrText xml:space="preserve"> HYPERLINK \l "_Toc202786403" </w:delInstrText>
        </w:r>
        <w:r>
          <w:fldChar w:fldCharType="separate"/>
        </w:r>
        <w:r w:rsidR="00697E1F" w:rsidRPr="00242D82">
          <w:rPr>
            <w:rStyle w:val="Hipervnculo"/>
            <w:noProof/>
          </w:rPr>
          <w:delText>Figura 41 - Pantallas iniciales y salir móvil</w:delText>
        </w:r>
        <w:r w:rsidR="00697E1F">
          <w:rPr>
            <w:noProof/>
            <w:webHidden/>
          </w:rPr>
          <w:tab/>
        </w:r>
        <w:r w:rsidR="00697E1F">
          <w:rPr>
            <w:noProof/>
            <w:webHidden/>
          </w:rPr>
          <w:fldChar w:fldCharType="begin"/>
        </w:r>
        <w:r w:rsidR="00697E1F">
          <w:rPr>
            <w:noProof/>
            <w:webHidden/>
          </w:rPr>
          <w:delInstrText xml:space="preserve"> PAGEREF _Toc202786403 \h </w:delInstrText>
        </w:r>
        <w:r w:rsidR="00697E1F">
          <w:rPr>
            <w:noProof/>
            <w:webHidden/>
          </w:rPr>
        </w:r>
        <w:r w:rsidR="00697E1F">
          <w:rPr>
            <w:noProof/>
            <w:webHidden/>
          </w:rPr>
          <w:fldChar w:fldCharType="separate"/>
        </w:r>
        <w:r w:rsidR="00697E1F">
          <w:rPr>
            <w:noProof/>
            <w:webHidden/>
          </w:rPr>
          <w:delText>102</w:delText>
        </w:r>
        <w:r w:rsidR="00697E1F">
          <w:rPr>
            <w:noProof/>
            <w:webHidden/>
          </w:rPr>
          <w:fldChar w:fldCharType="end"/>
        </w:r>
        <w:r>
          <w:rPr>
            <w:noProof/>
          </w:rPr>
          <w:fldChar w:fldCharType="end"/>
        </w:r>
      </w:del>
    </w:p>
    <w:p w14:paraId="3C08627B" w14:textId="77777777" w:rsidR="00697E1F" w:rsidRDefault="0056181D">
      <w:pPr>
        <w:pStyle w:val="Tabladeilustraciones"/>
        <w:tabs>
          <w:tab w:val="right" w:leader="dot" w:pos="8494"/>
        </w:tabs>
        <w:rPr>
          <w:del w:id="687" w:author="Redondo García Francisco Javier" w:date="2025-09-02T09:44:00Z"/>
          <w:rFonts w:eastAsiaTheme="minorEastAsia"/>
          <w:noProof/>
          <w:lang w:eastAsia="es-ES"/>
        </w:rPr>
      </w:pPr>
      <w:del w:id="688" w:author="Redondo García Francisco Javier" w:date="2025-09-02T09:44:00Z">
        <w:r>
          <w:fldChar w:fldCharType="begin"/>
        </w:r>
        <w:r>
          <w:delInstrText xml:space="preserve"> HYPERLINK \l "_Toc202786404" </w:delInstrText>
        </w:r>
        <w:r>
          <w:fldChar w:fldCharType="separate"/>
        </w:r>
        <w:r w:rsidR="00697E1F" w:rsidRPr="00242D82">
          <w:rPr>
            <w:rStyle w:val="Hipervnculo"/>
            <w:noProof/>
          </w:rPr>
          <w:delText>Figura 42 - Pantalla registro paciente móvil</w:delText>
        </w:r>
        <w:r w:rsidR="00697E1F">
          <w:rPr>
            <w:noProof/>
            <w:webHidden/>
          </w:rPr>
          <w:tab/>
        </w:r>
        <w:r w:rsidR="00697E1F">
          <w:rPr>
            <w:noProof/>
            <w:webHidden/>
          </w:rPr>
          <w:fldChar w:fldCharType="begin"/>
        </w:r>
        <w:r w:rsidR="00697E1F">
          <w:rPr>
            <w:noProof/>
            <w:webHidden/>
          </w:rPr>
          <w:delInstrText xml:space="preserve"> PAGEREF _Toc202786404 \h </w:delInstrText>
        </w:r>
        <w:r w:rsidR="00697E1F">
          <w:rPr>
            <w:noProof/>
            <w:webHidden/>
          </w:rPr>
        </w:r>
        <w:r w:rsidR="00697E1F">
          <w:rPr>
            <w:noProof/>
            <w:webHidden/>
          </w:rPr>
          <w:fldChar w:fldCharType="separate"/>
        </w:r>
        <w:r w:rsidR="00697E1F">
          <w:rPr>
            <w:noProof/>
            <w:webHidden/>
          </w:rPr>
          <w:delText>103</w:delText>
        </w:r>
        <w:r w:rsidR="00697E1F">
          <w:rPr>
            <w:noProof/>
            <w:webHidden/>
          </w:rPr>
          <w:fldChar w:fldCharType="end"/>
        </w:r>
        <w:r>
          <w:rPr>
            <w:noProof/>
          </w:rPr>
          <w:fldChar w:fldCharType="end"/>
        </w:r>
      </w:del>
    </w:p>
    <w:p w14:paraId="28B6D6C3" w14:textId="77777777" w:rsidR="00697E1F" w:rsidRDefault="0056181D">
      <w:pPr>
        <w:pStyle w:val="Tabladeilustraciones"/>
        <w:tabs>
          <w:tab w:val="right" w:leader="dot" w:pos="8494"/>
        </w:tabs>
        <w:rPr>
          <w:del w:id="689" w:author="Redondo García Francisco Javier" w:date="2025-09-02T09:44:00Z"/>
          <w:rFonts w:eastAsiaTheme="minorEastAsia"/>
          <w:noProof/>
          <w:lang w:eastAsia="es-ES"/>
        </w:rPr>
      </w:pPr>
      <w:del w:id="690" w:author="Redondo García Francisco Javier" w:date="2025-09-02T09:44:00Z">
        <w:r>
          <w:fldChar w:fldCharType="begin"/>
        </w:r>
        <w:r>
          <w:delInstrText xml:space="preserve"> HYPERLINK \l "_Toc202786405" </w:delInstrText>
        </w:r>
        <w:r>
          <w:fldChar w:fldCharType="separate"/>
        </w:r>
        <w:r w:rsidR="00697E1F" w:rsidRPr="00242D82">
          <w:rPr>
            <w:rStyle w:val="Hipervnculo"/>
            <w:noProof/>
          </w:rPr>
          <w:delText>Figura 43 - Pantallas post registro paciente móvil</w:delText>
        </w:r>
        <w:r w:rsidR="00697E1F">
          <w:rPr>
            <w:noProof/>
            <w:webHidden/>
          </w:rPr>
          <w:tab/>
        </w:r>
        <w:r w:rsidR="00697E1F">
          <w:rPr>
            <w:noProof/>
            <w:webHidden/>
          </w:rPr>
          <w:fldChar w:fldCharType="begin"/>
        </w:r>
        <w:r w:rsidR="00697E1F">
          <w:rPr>
            <w:noProof/>
            <w:webHidden/>
          </w:rPr>
          <w:delInstrText xml:space="preserve"> PAGEREF _Toc202786405 \h </w:delInstrText>
        </w:r>
        <w:r w:rsidR="00697E1F">
          <w:rPr>
            <w:noProof/>
            <w:webHidden/>
          </w:rPr>
        </w:r>
        <w:r w:rsidR="00697E1F">
          <w:rPr>
            <w:noProof/>
            <w:webHidden/>
          </w:rPr>
          <w:fldChar w:fldCharType="separate"/>
        </w:r>
        <w:r w:rsidR="00697E1F">
          <w:rPr>
            <w:noProof/>
            <w:webHidden/>
          </w:rPr>
          <w:delText>103</w:delText>
        </w:r>
        <w:r w:rsidR="00697E1F">
          <w:rPr>
            <w:noProof/>
            <w:webHidden/>
          </w:rPr>
          <w:fldChar w:fldCharType="end"/>
        </w:r>
        <w:r>
          <w:rPr>
            <w:noProof/>
          </w:rPr>
          <w:fldChar w:fldCharType="end"/>
        </w:r>
      </w:del>
    </w:p>
    <w:p w14:paraId="0959B4A9" w14:textId="77777777" w:rsidR="00697E1F" w:rsidRDefault="0056181D">
      <w:pPr>
        <w:pStyle w:val="Tabladeilustraciones"/>
        <w:tabs>
          <w:tab w:val="right" w:leader="dot" w:pos="8494"/>
        </w:tabs>
        <w:rPr>
          <w:del w:id="691" w:author="Redondo García Francisco Javier" w:date="2025-09-02T09:44:00Z"/>
          <w:rFonts w:eastAsiaTheme="minorEastAsia"/>
          <w:noProof/>
          <w:lang w:eastAsia="es-ES"/>
        </w:rPr>
      </w:pPr>
      <w:del w:id="692" w:author="Redondo García Francisco Javier" w:date="2025-09-02T09:44:00Z">
        <w:r>
          <w:fldChar w:fldCharType="begin"/>
        </w:r>
        <w:r>
          <w:delInstrText xml:space="preserve"> HYPERL</w:delInstrText>
        </w:r>
        <w:r>
          <w:delInstrText xml:space="preserve">INK \l "_Toc202786406" </w:delInstrText>
        </w:r>
        <w:r>
          <w:fldChar w:fldCharType="separate"/>
        </w:r>
        <w:r w:rsidR="00697E1F" w:rsidRPr="00242D82">
          <w:rPr>
            <w:rStyle w:val="Hipervnculo"/>
            <w:noProof/>
          </w:rPr>
          <w:delText>Figura 44 - Pantalla buscar paciente móvil</w:delText>
        </w:r>
        <w:r w:rsidR="00697E1F">
          <w:rPr>
            <w:noProof/>
            <w:webHidden/>
          </w:rPr>
          <w:tab/>
        </w:r>
        <w:r w:rsidR="00697E1F">
          <w:rPr>
            <w:noProof/>
            <w:webHidden/>
          </w:rPr>
          <w:fldChar w:fldCharType="begin"/>
        </w:r>
        <w:r w:rsidR="00697E1F">
          <w:rPr>
            <w:noProof/>
            <w:webHidden/>
          </w:rPr>
          <w:delInstrText xml:space="preserve"> PAGEREF _Toc202786406 \h </w:delInstrText>
        </w:r>
        <w:r w:rsidR="00697E1F">
          <w:rPr>
            <w:noProof/>
            <w:webHidden/>
          </w:rPr>
        </w:r>
        <w:r w:rsidR="00697E1F">
          <w:rPr>
            <w:noProof/>
            <w:webHidden/>
          </w:rPr>
          <w:fldChar w:fldCharType="separate"/>
        </w:r>
        <w:r w:rsidR="00697E1F">
          <w:rPr>
            <w:noProof/>
            <w:webHidden/>
          </w:rPr>
          <w:delText>104</w:delText>
        </w:r>
        <w:r w:rsidR="00697E1F">
          <w:rPr>
            <w:noProof/>
            <w:webHidden/>
          </w:rPr>
          <w:fldChar w:fldCharType="end"/>
        </w:r>
        <w:r>
          <w:rPr>
            <w:noProof/>
          </w:rPr>
          <w:fldChar w:fldCharType="end"/>
        </w:r>
      </w:del>
    </w:p>
    <w:p w14:paraId="51746540" w14:textId="77777777" w:rsidR="00697E1F" w:rsidRDefault="0056181D">
      <w:pPr>
        <w:pStyle w:val="Tabladeilustraciones"/>
        <w:tabs>
          <w:tab w:val="right" w:leader="dot" w:pos="8494"/>
        </w:tabs>
        <w:rPr>
          <w:del w:id="693" w:author="Redondo García Francisco Javier" w:date="2025-09-02T09:44:00Z"/>
          <w:rFonts w:eastAsiaTheme="minorEastAsia"/>
          <w:noProof/>
          <w:lang w:eastAsia="es-ES"/>
        </w:rPr>
      </w:pPr>
      <w:del w:id="694" w:author="Redondo García Francisco Javier" w:date="2025-09-02T09:44:00Z">
        <w:r>
          <w:fldChar w:fldCharType="begin"/>
        </w:r>
        <w:r>
          <w:delInstrText xml:space="preserve"> HYPERLINK \l "_Toc202786407" </w:delInstrText>
        </w:r>
        <w:r>
          <w:fldChar w:fldCharType="separate"/>
        </w:r>
        <w:r w:rsidR="00697E1F" w:rsidRPr="00242D82">
          <w:rPr>
            <w:rStyle w:val="Hipervnculo"/>
            <w:noProof/>
          </w:rPr>
          <w:delText>Figura 45 - Pantallas prueba equilibrio</w:delText>
        </w:r>
        <w:r w:rsidR="00697E1F">
          <w:rPr>
            <w:noProof/>
            <w:webHidden/>
          </w:rPr>
          <w:tab/>
        </w:r>
        <w:r w:rsidR="00697E1F">
          <w:rPr>
            <w:noProof/>
            <w:webHidden/>
          </w:rPr>
          <w:fldChar w:fldCharType="begin"/>
        </w:r>
        <w:r w:rsidR="00697E1F">
          <w:rPr>
            <w:noProof/>
            <w:webHidden/>
          </w:rPr>
          <w:delInstrText xml:space="preserve"> PAGEREF _Toc202786407 \h </w:delInstrText>
        </w:r>
        <w:r w:rsidR="00697E1F">
          <w:rPr>
            <w:noProof/>
            <w:webHidden/>
          </w:rPr>
        </w:r>
        <w:r w:rsidR="00697E1F">
          <w:rPr>
            <w:noProof/>
            <w:webHidden/>
          </w:rPr>
          <w:fldChar w:fldCharType="separate"/>
        </w:r>
        <w:r w:rsidR="00697E1F">
          <w:rPr>
            <w:noProof/>
            <w:webHidden/>
          </w:rPr>
          <w:delText>105</w:delText>
        </w:r>
        <w:r w:rsidR="00697E1F">
          <w:rPr>
            <w:noProof/>
            <w:webHidden/>
          </w:rPr>
          <w:fldChar w:fldCharType="end"/>
        </w:r>
        <w:r>
          <w:rPr>
            <w:noProof/>
          </w:rPr>
          <w:fldChar w:fldCharType="end"/>
        </w:r>
      </w:del>
    </w:p>
    <w:p w14:paraId="795D2861" w14:textId="77777777" w:rsidR="00697E1F" w:rsidRDefault="0056181D">
      <w:pPr>
        <w:pStyle w:val="Tabladeilustraciones"/>
        <w:tabs>
          <w:tab w:val="right" w:leader="dot" w:pos="8494"/>
        </w:tabs>
        <w:rPr>
          <w:del w:id="695" w:author="Redondo García Francisco Javier" w:date="2025-09-02T09:44:00Z"/>
          <w:rFonts w:eastAsiaTheme="minorEastAsia"/>
          <w:noProof/>
          <w:lang w:eastAsia="es-ES"/>
        </w:rPr>
      </w:pPr>
      <w:del w:id="696" w:author="Redondo García Francisco Javier" w:date="2025-09-02T09:44:00Z">
        <w:r>
          <w:fldChar w:fldCharType="begin"/>
        </w:r>
        <w:r>
          <w:delInstrText xml:space="preserve"> HYPERLINK \l "_Toc202786408" </w:delInstrText>
        </w:r>
        <w:r>
          <w:fldChar w:fldCharType="separate"/>
        </w:r>
        <w:r w:rsidR="00697E1F" w:rsidRPr="00242D82">
          <w:rPr>
            <w:rStyle w:val="Hipervnculo"/>
            <w:noProof/>
          </w:rPr>
          <w:delText>Figura 46 - Pantallas prueba sentadillas móvil</w:delText>
        </w:r>
        <w:r w:rsidR="00697E1F">
          <w:rPr>
            <w:noProof/>
            <w:webHidden/>
          </w:rPr>
          <w:tab/>
        </w:r>
        <w:r w:rsidR="00697E1F">
          <w:rPr>
            <w:noProof/>
            <w:webHidden/>
          </w:rPr>
          <w:fldChar w:fldCharType="begin"/>
        </w:r>
        <w:r w:rsidR="00697E1F">
          <w:rPr>
            <w:noProof/>
            <w:webHidden/>
          </w:rPr>
          <w:delInstrText xml:space="preserve"> PAGEREF _Toc202786408 \h </w:delInstrText>
        </w:r>
        <w:r w:rsidR="00697E1F">
          <w:rPr>
            <w:noProof/>
            <w:webHidden/>
          </w:rPr>
        </w:r>
        <w:r w:rsidR="00697E1F">
          <w:rPr>
            <w:noProof/>
            <w:webHidden/>
          </w:rPr>
          <w:fldChar w:fldCharType="separate"/>
        </w:r>
        <w:r w:rsidR="00697E1F">
          <w:rPr>
            <w:noProof/>
            <w:webHidden/>
          </w:rPr>
          <w:delText>105</w:delText>
        </w:r>
        <w:r w:rsidR="00697E1F">
          <w:rPr>
            <w:noProof/>
            <w:webHidden/>
          </w:rPr>
          <w:fldChar w:fldCharType="end"/>
        </w:r>
        <w:r>
          <w:rPr>
            <w:noProof/>
          </w:rPr>
          <w:fldChar w:fldCharType="end"/>
        </w:r>
      </w:del>
    </w:p>
    <w:p w14:paraId="05E3132B" w14:textId="77777777" w:rsidR="00697E1F" w:rsidRDefault="0056181D">
      <w:pPr>
        <w:pStyle w:val="Tabladeilustraciones"/>
        <w:tabs>
          <w:tab w:val="right" w:leader="dot" w:pos="8494"/>
        </w:tabs>
        <w:rPr>
          <w:del w:id="697" w:author="Redondo García Francisco Javier" w:date="2025-09-02T09:44:00Z"/>
          <w:rFonts w:eastAsiaTheme="minorEastAsia"/>
          <w:noProof/>
          <w:lang w:eastAsia="es-ES"/>
        </w:rPr>
      </w:pPr>
      <w:del w:id="698" w:author="Redondo García Francisco Javier" w:date="2025-09-02T09:44:00Z">
        <w:r>
          <w:lastRenderedPageBreak/>
          <w:fldChar w:fldCharType="begin"/>
        </w:r>
        <w:r>
          <w:delInstrText xml:space="preserve"> HYPERLINK \l "_Toc202786409" </w:delInstrText>
        </w:r>
        <w:r>
          <w:fldChar w:fldCharType="separate"/>
        </w:r>
        <w:r w:rsidR="00697E1F" w:rsidRPr="00242D82">
          <w:rPr>
            <w:rStyle w:val="Hipervnculo"/>
            <w:noProof/>
          </w:rPr>
          <w:delText>Figura 47 - Pantallas prueba velocidad móvil</w:delText>
        </w:r>
        <w:r w:rsidR="00697E1F">
          <w:rPr>
            <w:noProof/>
            <w:webHidden/>
          </w:rPr>
          <w:tab/>
        </w:r>
        <w:r w:rsidR="00697E1F">
          <w:rPr>
            <w:noProof/>
            <w:webHidden/>
          </w:rPr>
          <w:fldChar w:fldCharType="begin"/>
        </w:r>
        <w:r w:rsidR="00697E1F">
          <w:rPr>
            <w:noProof/>
            <w:webHidden/>
          </w:rPr>
          <w:delInstrText xml:space="preserve"> PAGEREF _Toc202786409 \h </w:delInstrText>
        </w:r>
        <w:r w:rsidR="00697E1F">
          <w:rPr>
            <w:noProof/>
            <w:webHidden/>
          </w:rPr>
        </w:r>
        <w:r w:rsidR="00697E1F">
          <w:rPr>
            <w:noProof/>
            <w:webHidden/>
          </w:rPr>
          <w:fldChar w:fldCharType="separate"/>
        </w:r>
        <w:r w:rsidR="00697E1F">
          <w:rPr>
            <w:noProof/>
            <w:webHidden/>
          </w:rPr>
          <w:delText>106</w:delText>
        </w:r>
        <w:r w:rsidR="00697E1F">
          <w:rPr>
            <w:noProof/>
            <w:webHidden/>
          </w:rPr>
          <w:fldChar w:fldCharType="end"/>
        </w:r>
        <w:r>
          <w:rPr>
            <w:noProof/>
          </w:rPr>
          <w:fldChar w:fldCharType="end"/>
        </w:r>
      </w:del>
    </w:p>
    <w:p w14:paraId="73630AE5" w14:textId="77777777" w:rsidR="00697E1F" w:rsidRDefault="0056181D">
      <w:pPr>
        <w:pStyle w:val="Tabladeilustraciones"/>
        <w:tabs>
          <w:tab w:val="right" w:leader="dot" w:pos="8494"/>
        </w:tabs>
        <w:rPr>
          <w:del w:id="699" w:author="Redondo García Francisco Javier" w:date="2025-09-02T09:44:00Z"/>
          <w:rFonts w:eastAsiaTheme="minorEastAsia"/>
          <w:noProof/>
          <w:lang w:eastAsia="es-ES"/>
        </w:rPr>
      </w:pPr>
      <w:del w:id="700" w:author="Redondo García Francisco Javier" w:date="2025-09-02T09:44:00Z">
        <w:r>
          <w:fldChar w:fldCharType="begin"/>
        </w:r>
        <w:r>
          <w:delInstrText xml:space="preserve"> HYPERLINK \l "_Toc202786410" </w:delInstrText>
        </w:r>
        <w:r>
          <w:fldChar w:fldCharType="separate"/>
        </w:r>
        <w:r w:rsidR="00697E1F" w:rsidRPr="00242D82">
          <w:rPr>
            <w:rStyle w:val="Hipervnculo"/>
            <w:noProof/>
          </w:rPr>
          <w:delText>Figura 48 - Overlays prueba velocidad móvil</w:delText>
        </w:r>
        <w:r w:rsidR="00697E1F">
          <w:rPr>
            <w:noProof/>
            <w:webHidden/>
          </w:rPr>
          <w:tab/>
        </w:r>
        <w:r w:rsidR="00697E1F">
          <w:rPr>
            <w:noProof/>
            <w:webHidden/>
          </w:rPr>
          <w:fldChar w:fldCharType="begin"/>
        </w:r>
        <w:r w:rsidR="00697E1F">
          <w:rPr>
            <w:noProof/>
            <w:webHidden/>
          </w:rPr>
          <w:delInstrText xml:space="preserve"> PAGEREF _Toc202786410 \h </w:delInstrText>
        </w:r>
        <w:r w:rsidR="00697E1F">
          <w:rPr>
            <w:noProof/>
            <w:webHidden/>
          </w:rPr>
        </w:r>
        <w:r w:rsidR="00697E1F">
          <w:rPr>
            <w:noProof/>
            <w:webHidden/>
          </w:rPr>
          <w:fldChar w:fldCharType="separate"/>
        </w:r>
        <w:r w:rsidR="00697E1F">
          <w:rPr>
            <w:noProof/>
            <w:webHidden/>
          </w:rPr>
          <w:delText>107</w:delText>
        </w:r>
        <w:r w:rsidR="00697E1F">
          <w:rPr>
            <w:noProof/>
            <w:webHidden/>
          </w:rPr>
          <w:fldChar w:fldCharType="end"/>
        </w:r>
        <w:r>
          <w:rPr>
            <w:noProof/>
          </w:rPr>
          <w:fldChar w:fldCharType="end"/>
        </w:r>
      </w:del>
    </w:p>
    <w:p w14:paraId="39A5EED3" w14:textId="77777777" w:rsidR="00697E1F" w:rsidRDefault="0056181D">
      <w:pPr>
        <w:pStyle w:val="Tabladeilustraciones"/>
        <w:tabs>
          <w:tab w:val="right" w:leader="dot" w:pos="8494"/>
        </w:tabs>
        <w:rPr>
          <w:del w:id="701" w:author="Redondo García Francisco Javier" w:date="2025-09-02T09:44:00Z"/>
          <w:rFonts w:eastAsiaTheme="minorEastAsia"/>
          <w:noProof/>
          <w:lang w:eastAsia="es-ES"/>
        </w:rPr>
      </w:pPr>
      <w:del w:id="702" w:author="Redondo García Francisco Javier" w:date="2025-09-02T09:44:00Z">
        <w:r>
          <w:fldChar w:fldCharType="begin"/>
        </w:r>
        <w:r>
          <w:delInstrText xml:space="preserve"> HYPERLINK \l "_Toc202786411" </w:delInstrText>
        </w:r>
        <w:r>
          <w:fldChar w:fldCharType="separate"/>
        </w:r>
        <w:r w:rsidR="00697E1F" w:rsidRPr="00242D82">
          <w:rPr>
            <w:rStyle w:val="Hipervnculo"/>
            <w:noProof/>
          </w:rPr>
          <w:delText>Figura 49 - Pantalla inicial web</w:delText>
        </w:r>
        <w:r w:rsidR="00697E1F">
          <w:rPr>
            <w:noProof/>
            <w:webHidden/>
          </w:rPr>
          <w:tab/>
        </w:r>
        <w:r w:rsidR="00697E1F">
          <w:rPr>
            <w:noProof/>
            <w:webHidden/>
          </w:rPr>
          <w:fldChar w:fldCharType="begin"/>
        </w:r>
        <w:r w:rsidR="00697E1F">
          <w:rPr>
            <w:noProof/>
            <w:webHidden/>
          </w:rPr>
          <w:delInstrText xml:space="preserve"> PAGEREF _Toc202786411 \h </w:delInstrText>
        </w:r>
        <w:r w:rsidR="00697E1F">
          <w:rPr>
            <w:noProof/>
            <w:webHidden/>
          </w:rPr>
        </w:r>
        <w:r w:rsidR="00697E1F">
          <w:rPr>
            <w:noProof/>
            <w:webHidden/>
          </w:rPr>
          <w:fldChar w:fldCharType="separate"/>
        </w:r>
        <w:r w:rsidR="00697E1F">
          <w:rPr>
            <w:noProof/>
            <w:webHidden/>
          </w:rPr>
          <w:delText>108</w:delText>
        </w:r>
        <w:r w:rsidR="00697E1F">
          <w:rPr>
            <w:noProof/>
            <w:webHidden/>
          </w:rPr>
          <w:fldChar w:fldCharType="end"/>
        </w:r>
        <w:r>
          <w:rPr>
            <w:noProof/>
          </w:rPr>
          <w:fldChar w:fldCharType="end"/>
        </w:r>
      </w:del>
    </w:p>
    <w:p w14:paraId="2DC7E367" w14:textId="77777777" w:rsidR="00697E1F" w:rsidRDefault="0056181D">
      <w:pPr>
        <w:pStyle w:val="Tabladeilustraciones"/>
        <w:tabs>
          <w:tab w:val="right" w:leader="dot" w:pos="8494"/>
        </w:tabs>
        <w:rPr>
          <w:del w:id="703" w:author="Redondo García Francisco Javier" w:date="2025-09-02T09:44:00Z"/>
          <w:rFonts w:eastAsiaTheme="minorEastAsia"/>
          <w:noProof/>
          <w:lang w:eastAsia="es-ES"/>
        </w:rPr>
      </w:pPr>
      <w:del w:id="704" w:author="Redondo García Francisco Javier" w:date="2025-09-02T09:44:00Z">
        <w:r>
          <w:fldChar w:fldCharType="begin"/>
        </w:r>
        <w:r>
          <w:delInstrText xml:space="preserve"> HYPERLINK \l "_Toc202786412" </w:delInstrText>
        </w:r>
        <w:r>
          <w:fldChar w:fldCharType="separate"/>
        </w:r>
        <w:r w:rsidR="00697E1F" w:rsidRPr="00242D82">
          <w:rPr>
            <w:rStyle w:val="Hipervnculo"/>
            <w:noProof/>
          </w:rPr>
          <w:delText>Figura 50 - Pantalla registro sanitario web</w:delText>
        </w:r>
        <w:r w:rsidR="00697E1F">
          <w:rPr>
            <w:noProof/>
            <w:webHidden/>
          </w:rPr>
          <w:tab/>
        </w:r>
        <w:r w:rsidR="00697E1F">
          <w:rPr>
            <w:noProof/>
            <w:webHidden/>
          </w:rPr>
          <w:fldChar w:fldCharType="begin"/>
        </w:r>
        <w:r w:rsidR="00697E1F">
          <w:rPr>
            <w:noProof/>
            <w:webHidden/>
          </w:rPr>
          <w:delInstrText xml:space="preserve"> PAGEREF _Toc202786412 \h </w:delInstrText>
        </w:r>
        <w:r w:rsidR="00697E1F">
          <w:rPr>
            <w:noProof/>
            <w:webHidden/>
          </w:rPr>
        </w:r>
        <w:r w:rsidR="00697E1F">
          <w:rPr>
            <w:noProof/>
            <w:webHidden/>
          </w:rPr>
          <w:fldChar w:fldCharType="separate"/>
        </w:r>
        <w:r w:rsidR="00697E1F">
          <w:rPr>
            <w:noProof/>
            <w:webHidden/>
          </w:rPr>
          <w:delText>108</w:delText>
        </w:r>
        <w:r w:rsidR="00697E1F">
          <w:rPr>
            <w:noProof/>
            <w:webHidden/>
          </w:rPr>
          <w:fldChar w:fldCharType="end"/>
        </w:r>
        <w:r>
          <w:rPr>
            <w:noProof/>
          </w:rPr>
          <w:fldChar w:fldCharType="end"/>
        </w:r>
      </w:del>
    </w:p>
    <w:p w14:paraId="686BBC95" w14:textId="77777777" w:rsidR="00697E1F" w:rsidRDefault="0056181D">
      <w:pPr>
        <w:pStyle w:val="Tabladeilustraciones"/>
        <w:tabs>
          <w:tab w:val="right" w:leader="dot" w:pos="8494"/>
        </w:tabs>
        <w:rPr>
          <w:del w:id="705" w:author="Redondo García Francisco Javier" w:date="2025-09-02T09:44:00Z"/>
          <w:rFonts w:eastAsiaTheme="minorEastAsia"/>
          <w:noProof/>
          <w:lang w:eastAsia="es-ES"/>
        </w:rPr>
      </w:pPr>
      <w:del w:id="706" w:author="Redondo García Francisco Javier" w:date="2025-09-02T09:44:00Z">
        <w:r>
          <w:fldChar w:fldCharType="begin"/>
        </w:r>
        <w:r>
          <w:delInstrText xml:space="preserve"> HYPERLINK \l "_Toc202786413" </w:delInstrText>
        </w:r>
        <w:r>
          <w:fldChar w:fldCharType="separate"/>
        </w:r>
        <w:r w:rsidR="00697E1F" w:rsidRPr="00242D82">
          <w:rPr>
            <w:rStyle w:val="Hipervnculo"/>
            <w:noProof/>
          </w:rPr>
          <w:delText>Figura 51 - Pantalla login admin web</w:delText>
        </w:r>
        <w:r w:rsidR="00697E1F">
          <w:rPr>
            <w:noProof/>
            <w:webHidden/>
          </w:rPr>
          <w:tab/>
        </w:r>
        <w:r w:rsidR="00697E1F">
          <w:rPr>
            <w:noProof/>
            <w:webHidden/>
          </w:rPr>
          <w:fldChar w:fldCharType="begin"/>
        </w:r>
        <w:r w:rsidR="00697E1F">
          <w:rPr>
            <w:noProof/>
            <w:webHidden/>
          </w:rPr>
          <w:delInstrText xml:space="preserve"> PAGEREF _Toc202786413 \h </w:delInstrText>
        </w:r>
        <w:r w:rsidR="00697E1F">
          <w:rPr>
            <w:noProof/>
            <w:webHidden/>
          </w:rPr>
        </w:r>
        <w:r w:rsidR="00697E1F">
          <w:rPr>
            <w:noProof/>
            <w:webHidden/>
          </w:rPr>
          <w:fldChar w:fldCharType="separate"/>
        </w:r>
        <w:r w:rsidR="00697E1F">
          <w:rPr>
            <w:noProof/>
            <w:webHidden/>
          </w:rPr>
          <w:delText>109</w:delText>
        </w:r>
        <w:r w:rsidR="00697E1F">
          <w:rPr>
            <w:noProof/>
            <w:webHidden/>
          </w:rPr>
          <w:fldChar w:fldCharType="end"/>
        </w:r>
        <w:r>
          <w:rPr>
            <w:noProof/>
          </w:rPr>
          <w:fldChar w:fldCharType="end"/>
        </w:r>
      </w:del>
    </w:p>
    <w:p w14:paraId="082E9BFD" w14:textId="77777777" w:rsidR="00697E1F" w:rsidRDefault="0056181D">
      <w:pPr>
        <w:pStyle w:val="Tabladeilustraciones"/>
        <w:tabs>
          <w:tab w:val="right" w:leader="dot" w:pos="8494"/>
        </w:tabs>
        <w:rPr>
          <w:del w:id="707" w:author="Redondo García Francisco Javier" w:date="2025-09-02T09:44:00Z"/>
          <w:rFonts w:eastAsiaTheme="minorEastAsia"/>
          <w:noProof/>
          <w:lang w:eastAsia="es-ES"/>
        </w:rPr>
      </w:pPr>
      <w:del w:id="708" w:author="Redondo García Francisco Javier" w:date="2025-09-02T09:44:00Z">
        <w:r>
          <w:fldChar w:fldCharType="begin"/>
        </w:r>
        <w:r>
          <w:delInstrText xml:space="preserve"> HYPERLINK \l "_Toc202786414" </w:delInstrText>
        </w:r>
        <w:r>
          <w:fldChar w:fldCharType="separate"/>
        </w:r>
        <w:r w:rsidR="00697E1F" w:rsidRPr="00242D82">
          <w:rPr>
            <w:rStyle w:val="Hipervnculo"/>
            <w:noProof/>
          </w:rPr>
          <w:delText>Figura 52 - Pantalla login paciente web</w:delText>
        </w:r>
        <w:r w:rsidR="00697E1F">
          <w:rPr>
            <w:noProof/>
            <w:webHidden/>
          </w:rPr>
          <w:tab/>
        </w:r>
        <w:r w:rsidR="00697E1F">
          <w:rPr>
            <w:noProof/>
            <w:webHidden/>
          </w:rPr>
          <w:fldChar w:fldCharType="begin"/>
        </w:r>
        <w:r w:rsidR="00697E1F">
          <w:rPr>
            <w:noProof/>
            <w:webHidden/>
          </w:rPr>
          <w:delInstrText xml:space="preserve"> PAGEREF _Toc202786414 \h </w:delInstrText>
        </w:r>
        <w:r w:rsidR="00697E1F">
          <w:rPr>
            <w:noProof/>
            <w:webHidden/>
          </w:rPr>
        </w:r>
        <w:r w:rsidR="00697E1F">
          <w:rPr>
            <w:noProof/>
            <w:webHidden/>
          </w:rPr>
          <w:fldChar w:fldCharType="separate"/>
        </w:r>
        <w:r w:rsidR="00697E1F">
          <w:rPr>
            <w:noProof/>
            <w:webHidden/>
          </w:rPr>
          <w:delText>109</w:delText>
        </w:r>
        <w:r w:rsidR="00697E1F">
          <w:rPr>
            <w:noProof/>
            <w:webHidden/>
          </w:rPr>
          <w:fldChar w:fldCharType="end"/>
        </w:r>
        <w:r>
          <w:rPr>
            <w:noProof/>
          </w:rPr>
          <w:fldChar w:fldCharType="end"/>
        </w:r>
      </w:del>
    </w:p>
    <w:p w14:paraId="7F22F60C" w14:textId="77777777" w:rsidR="00697E1F" w:rsidRDefault="0056181D">
      <w:pPr>
        <w:pStyle w:val="Tabladeilustraciones"/>
        <w:tabs>
          <w:tab w:val="right" w:leader="dot" w:pos="8494"/>
        </w:tabs>
        <w:rPr>
          <w:del w:id="709" w:author="Redondo García Francisco Javier" w:date="2025-09-02T09:44:00Z"/>
          <w:rFonts w:eastAsiaTheme="minorEastAsia"/>
          <w:noProof/>
          <w:lang w:eastAsia="es-ES"/>
        </w:rPr>
      </w:pPr>
      <w:del w:id="710" w:author="Redondo García Francisco Javier" w:date="2025-09-02T09:44:00Z">
        <w:r>
          <w:fldChar w:fldCharType="begin"/>
        </w:r>
        <w:r>
          <w:delInstrText xml:space="preserve"> HYPERLINK \l "_Toc202786415" </w:delInstrText>
        </w:r>
        <w:r>
          <w:fldChar w:fldCharType="separate"/>
        </w:r>
        <w:r w:rsidR="00697E1F" w:rsidRPr="00242D82">
          <w:rPr>
            <w:rStyle w:val="Hipervnculo"/>
            <w:noProof/>
          </w:rPr>
          <w:delText>Figura 53 - Pantalla perfil de usuario web</w:delText>
        </w:r>
        <w:r w:rsidR="00697E1F">
          <w:rPr>
            <w:noProof/>
            <w:webHidden/>
          </w:rPr>
          <w:tab/>
        </w:r>
        <w:r w:rsidR="00697E1F">
          <w:rPr>
            <w:noProof/>
            <w:webHidden/>
          </w:rPr>
          <w:fldChar w:fldCharType="begin"/>
        </w:r>
        <w:r w:rsidR="00697E1F">
          <w:rPr>
            <w:noProof/>
            <w:webHidden/>
          </w:rPr>
          <w:delInstrText xml:space="preserve"> PAGEREF _Toc202786415 \h </w:delInstrText>
        </w:r>
        <w:r w:rsidR="00697E1F">
          <w:rPr>
            <w:noProof/>
            <w:webHidden/>
          </w:rPr>
        </w:r>
        <w:r w:rsidR="00697E1F">
          <w:rPr>
            <w:noProof/>
            <w:webHidden/>
          </w:rPr>
          <w:fldChar w:fldCharType="separate"/>
        </w:r>
        <w:r w:rsidR="00697E1F">
          <w:rPr>
            <w:noProof/>
            <w:webHidden/>
          </w:rPr>
          <w:delText>109</w:delText>
        </w:r>
        <w:r w:rsidR="00697E1F">
          <w:rPr>
            <w:noProof/>
            <w:webHidden/>
          </w:rPr>
          <w:fldChar w:fldCharType="end"/>
        </w:r>
        <w:r>
          <w:rPr>
            <w:noProof/>
          </w:rPr>
          <w:fldChar w:fldCharType="end"/>
        </w:r>
      </w:del>
    </w:p>
    <w:p w14:paraId="7B4632F3" w14:textId="77777777" w:rsidR="00697E1F" w:rsidRDefault="0056181D">
      <w:pPr>
        <w:pStyle w:val="Tabladeilustraciones"/>
        <w:tabs>
          <w:tab w:val="right" w:leader="dot" w:pos="8494"/>
        </w:tabs>
        <w:rPr>
          <w:del w:id="711" w:author="Redondo García Francisco Javier" w:date="2025-09-02T09:44:00Z"/>
          <w:rFonts w:eastAsiaTheme="minorEastAsia"/>
          <w:noProof/>
          <w:lang w:eastAsia="es-ES"/>
        </w:rPr>
      </w:pPr>
      <w:del w:id="712" w:author="Redondo García Francisco Javier" w:date="2025-09-02T09:44:00Z">
        <w:r>
          <w:fldChar w:fldCharType="begin"/>
        </w:r>
        <w:r>
          <w:delInstrText xml:space="preserve"> HYPERLINK \l "_Toc202786416" </w:delInstrText>
        </w:r>
        <w:r>
          <w:fldChar w:fldCharType="separate"/>
        </w:r>
        <w:r w:rsidR="00697E1F" w:rsidRPr="00242D82">
          <w:rPr>
            <w:rStyle w:val="Hipervnculo"/>
            <w:noProof/>
          </w:rPr>
          <w:delText>Figura 54 - Pantalla administración de usuarios web</w:delText>
        </w:r>
        <w:r w:rsidR="00697E1F">
          <w:rPr>
            <w:noProof/>
            <w:webHidden/>
          </w:rPr>
          <w:tab/>
        </w:r>
        <w:r w:rsidR="00697E1F">
          <w:rPr>
            <w:noProof/>
            <w:webHidden/>
          </w:rPr>
          <w:fldChar w:fldCharType="begin"/>
        </w:r>
        <w:r w:rsidR="00697E1F">
          <w:rPr>
            <w:noProof/>
            <w:webHidden/>
          </w:rPr>
          <w:delInstrText xml:space="preserve"> PAGEREF _Toc202786416 \h </w:delInstrText>
        </w:r>
        <w:r w:rsidR="00697E1F">
          <w:rPr>
            <w:noProof/>
            <w:webHidden/>
          </w:rPr>
        </w:r>
        <w:r w:rsidR="00697E1F">
          <w:rPr>
            <w:noProof/>
            <w:webHidden/>
          </w:rPr>
          <w:fldChar w:fldCharType="separate"/>
        </w:r>
        <w:r w:rsidR="00697E1F">
          <w:rPr>
            <w:noProof/>
            <w:webHidden/>
          </w:rPr>
          <w:delText>110</w:delText>
        </w:r>
        <w:r w:rsidR="00697E1F">
          <w:rPr>
            <w:noProof/>
            <w:webHidden/>
          </w:rPr>
          <w:fldChar w:fldCharType="end"/>
        </w:r>
        <w:r>
          <w:rPr>
            <w:noProof/>
          </w:rPr>
          <w:fldChar w:fldCharType="end"/>
        </w:r>
      </w:del>
    </w:p>
    <w:p w14:paraId="4F1D9993" w14:textId="77777777" w:rsidR="00697E1F" w:rsidRDefault="0056181D">
      <w:pPr>
        <w:pStyle w:val="Tabladeilustraciones"/>
        <w:tabs>
          <w:tab w:val="right" w:leader="dot" w:pos="8494"/>
        </w:tabs>
        <w:rPr>
          <w:del w:id="713" w:author="Redondo García Francisco Javier" w:date="2025-09-02T09:44:00Z"/>
          <w:rFonts w:eastAsiaTheme="minorEastAsia"/>
          <w:noProof/>
          <w:lang w:eastAsia="es-ES"/>
        </w:rPr>
      </w:pPr>
      <w:del w:id="714" w:author="Redondo García Francisco Javier" w:date="2025-09-02T09:44:00Z">
        <w:r>
          <w:fldChar w:fldCharType="begin"/>
        </w:r>
        <w:r>
          <w:delInstrText xml:space="preserve"> HYPERL</w:delInstrText>
        </w:r>
        <w:r>
          <w:delInstrText xml:space="preserve">INK \l "_Toc202786417" </w:delInstrText>
        </w:r>
        <w:r>
          <w:fldChar w:fldCharType="separate"/>
        </w:r>
        <w:r w:rsidR="00697E1F" w:rsidRPr="00242D82">
          <w:rPr>
            <w:rStyle w:val="Hipervnculo"/>
            <w:noProof/>
          </w:rPr>
          <w:delText>Figura 55 - Listado de pacientes web</w:delText>
        </w:r>
        <w:r w:rsidR="00697E1F">
          <w:rPr>
            <w:noProof/>
            <w:webHidden/>
          </w:rPr>
          <w:tab/>
        </w:r>
        <w:r w:rsidR="00697E1F">
          <w:rPr>
            <w:noProof/>
            <w:webHidden/>
          </w:rPr>
          <w:fldChar w:fldCharType="begin"/>
        </w:r>
        <w:r w:rsidR="00697E1F">
          <w:rPr>
            <w:noProof/>
            <w:webHidden/>
          </w:rPr>
          <w:delInstrText xml:space="preserve"> PAGEREF _Toc202786417 \h </w:delInstrText>
        </w:r>
        <w:r w:rsidR="00697E1F">
          <w:rPr>
            <w:noProof/>
            <w:webHidden/>
          </w:rPr>
        </w:r>
        <w:r w:rsidR="00697E1F">
          <w:rPr>
            <w:noProof/>
            <w:webHidden/>
          </w:rPr>
          <w:fldChar w:fldCharType="separate"/>
        </w:r>
        <w:r w:rsidR="00697E1F">
          <w:rPr>
            <w:noProof/>
            <w:webHidden/>
          </w:rPr>
          <w:delText>110</w:delText>
        </w:r>
        <w:r w:rsidR="00697E1F">
          <w:rPr>
            <w:noProof/>
            <w:webHidden/>
          </w:rPr>
          <w:fldChar w:fldCharType="end"/>
        </w:r>
        <w:r>
          <w:rPr>
            <w:noProof/>
          </w:rPr>
          <w:fldChar w:fldCharType="end"/>
        </w:r>
      </w:del>
    </w:p>
    <w:p w14:paraId="3D997BA3" w14:textId="77777777" w:rsidR="00697E1F" w:rsidRDefault="0056181D">
      <w:pPr>
        <w:pStyle w:val="Tabladeilustraciones"/>
        <w:tabs>
          <w:tab w:val="right" w:leader="dot" w:pos="8494"/>
        </w:tabs>
        <w:rPr>
          <w:del w:id="715" w:author="Redondo García Francisco Javier" w:date="2025-09-02T09:44:00Z"/>
          <w:rFonts w:eastAsiaTheme="minorEastAsia"/>
          <w:noProof/>
          <w:lang w:eastAsia="es-ES"/>
        </w:rPr>
      </w:pPr>
      <w:del w:id="716" w:author="Redondo García Francisco Javier" w:date="2025-09-02T09:44:00Z">
        <w:r>
          <w:fldChar w:fldCharType="begin"/>
        </w:r>
        <w:r>
          <w:delInstrText xml:space="preserve"> HYPERLINK \l "_Toc202786418" </w:delInstrText>
        </w:r>
        <w:r>
          <w:fldChar w:fldCharType="separate"/>
        </w:r>
        <w:r w:rsidR="00697E1F" w:rsidRPr="00242D82">
          <w:rPr>
            <w:rStyle w:val="Hipervnculo"/>
            <w:noProof/>
          </w:rPr>
          <w:delText>Figura 56 - Pantalla editar paciente web</w:delText>
        </w:r>
        <w:r w:rsidR="00697E1F">
          <w:rPr>
            <w:noProof/>
            <w:webHidden/>
          </w:rPr>
          <w:tab/>
        </w:r>
        <w:r w:rsidR="00697E1F">
          <w:rPr>
            <w:noProof/>
            <w:webHidden/>
          </w:rPr>
          <w:fldChar w:fldCharType="begin"/>
        </w:r>
        <w:r w:rsidR="00697E1F">
          <w:rPr>
            <w:noProof/>
            <w:webHidden/>
          </w:rPr>
          <w:delInstrText xml:space="preserve"> PAGEREF _Toc202786418 \h </w:delInstrText>
        </w:r>
        <w:r w:rsidR="00697E1F">
          <w:rPr>
            <w:noProof/>
            <w:webHidden/>
          </w:rPr>
        </w:r>
        <w:r w:rsidR="00697E1F">
          <w:rPr>
            <w:noProof/>
            <w:webHidden/>
          </w:rPr>
          <w:fldChar w:fldCharType="separate"/>
        </w:r>
        <w:r w:rsidR="00697E1F">
          <w:rPr>
            <w:noProof/>
            <w:webHidden/>
          </w:rPr>
          <w:delText>111</w:delText>
        </w:r>
        <w:r w:rsidR="00697E1F">
          <w:rPr>
            <w:noProof/>
            <w:webHidden/>
          </w:rPr>
          <w:fldChar w:fldCharType="end"/>
        </w:r>
        <w:r>
          <w:rPr>
            <w:noProof/>
          </w:rPr>
          <w:fldChar w:fldCharType="end"/>
        </w:r>
      </w:del>
    </w:p>
    <w:p w14:paraId="4428F0E2" w14:textId="77777777" w:rsidR="00697E1F" w:rsidRDefault="0056181D">
      <w:pPr>
        <w:pStyle w:val="Tabladeilustraciones"/>
        <w:tabs>
          <w:tab w:val="right" w:leader="dot" w:pos="8494"/>
        </w:tabs>
        <w:rPr>
          <w:del w:id="717" w:author="Redondo García Francisco Javier" w:date="2025-09-02T09:44:00Z"/>
          <w:rFonts w:eastAsiaTheme="minorEastAsia"/>
          <w:noProof/>
          <w:lang w:eastAsia="es-ES"/>
        </w:rPr>
      </w:pPr>
      <w:del w:id="718" w:author="Redondo García Francisco Javier" w:date="2025-09-02T09:44:00Z">
        <w:r>
          <w:fldChar w:fldCharType="begin"/>
        </w:r>
        <w:r>
          <w:delInstrText xml:space="preserve"> HYPERLINK \l "_Toc202786419" </w:delInstrText>
        </w:r>
        <w:r>
          <w:fldChar w:fldCharType="separate"/>
        </w:r>
        <w:r w:rsidR="00697E1F" w:rsidRPr="00242D82">
          <w:rPr>
            <w:rStyle w:val="Hipervnculo"/>
            <w:noProof/>
          </w:rPr>
          <w:delText>Figura 57 - Pantalla ver paciente web</w:delText>
        </w:r>
        <w:r w:rsidR="00697E1F">
          <w:rPr>
            <w:noProof/>
            <w:webHidden/>
          </w:rPr>
          <w:tab/>
        </w:r>
        <w:r w:rsidR="00697E1F">
          <w:rPr>
            <w:noProof/>
            <w:webHidden/>
          </w:rPr>
          <w:fldChar w:fldCharType="begin"/>
        </w:r>
        <w:r w:rsidR="00697E1F">
          <w:rPr>
            <w:noProof/>
            <w:webHidden/>
          </w:rPr>
          <w:delInstrText xml:space="preserve"> PAGEREF _Toc202786419 \h </w:delInstrText>
        </w:r>
        <w:r w:rsidR="00697E1F">
          <w:rPr>
            <w:noProof/>
            <w:webHidden/>
          </w:rPr>
        </w:r>
        <w:r w:rsidR="00697E1F">
          <w:rPr>
            <w:noProof/>
            <w:webHidden/>
          </w:rPr>
          <w:fldChar w:fldCharType="separate"/>
        </w:r>
        <w:r w:rsidR="00697E1F">
          <w:rPr>
            <w:noProof/>
            <w:webHidden/>
          </w:rPr>
          <w:delText>111</w:delText>
        </w:r>
        <w:r w:rsidR="00697E1F">
          <w:rPr>
            <w:noProof/>
            <w:webHidden/>
          </w:rPr>
          <w:fldChar w:fldCharType="end"/>
        </w:r>
        <w:r>
          <w:rPr>
            <w:noProof/>
          </w:rPr>
          <w:fldChar w:fldCharType="end"/>
        </w:r>
      </w:del>
    </w:p>
    <w:p w14:paraId="71ADF1AE" w14:textId="77777777" w:rsidR="00697E1F" w:rsidRDefault="0056181D">
      <w:pPr>
        <w:pStyle w:val="Tabladeilustraciones"/>
        <w:tabs>
          <w:tab w:val="right" w:leader="dot" w:pos="8494"/>
        </w:tabs>
        <w:rPr>
          <w:del w:id="719" w:author="Redondo García Francisco Javier" w:date="2025-09-02T09:44:00Z"/>
          <w:rFonts w:eastAsiaTheme="minorEastAsia"/>
          <w:noProof/>
          <w:lang w:eastAsia="es-ES"/>
        </w:rPr>
      </w:pPr>
      <w:del w:id="720" w:author="Redondo García Francisco Javier" w:date="2025-09-02T09:44:00Z">
        <w:r>
          <w:fldChar w:fldCharType="begin"/>
        </w:r>
        <w:r>
          <w:delInstrText xml:space="preserve"> HYPERLINK \l "_Toc202786420" </w:delInstrText>
        </w:r>
        <w:r>
          <w:fldChar w:fldCharType="separate"/>
        </w:r>
        <w:r w:rsidR="00697E1F" w:rsidRPr="00242D82">
          <w:rPr>
            <w:rStyle w:val="Hipervnculo"/>
            <w:noProof/>
          </w:rPr>
          <w:delText>Figura 58 Pantallas pruebas web</w:delText>
        </w:r>
        <w:r w:rsidR="00697E1F">
          <w:rPr>
            <w:noProof/>
            <w:webHidden/>
          </w:rPr>
          <w:tab/>
        </w:r>
        <w:r w:rsidR="00697E1F">
          <w:rPr>
            <w:noProof/>
            <w:webHidden/>
          </w:rPr>
          <w:fldChar w:fldCharType="begin"/>
        </w:r>
        <w:r w:rsidR="00697E1F">
          <w:rPr>
            <w:noProof/>
            <w:webHidden/>
          </w:rPr>
          <w:delInstrText xml:space="preserve"> PAGEREF _Toc202786420 \h </w:delInstrText>
        </w:r>
        <w:r w:rsidR="00697E1F">
          <w:rPr>
            <w:noProof/>
            <w:webHidden/>
          </w:rPr>
        </w:r>
        <w:r w:rsidR="00697E1F">
          <w:rPr>
            <w:noProof/>
            <w:webHidden/>
          </w:rPr>
          <w:fldChar w:fldCharType="separate"/>
        </w:r>
        <w:r w:rsidR="00697E1F">
          <w:rPr>
            <w:noProof/>
            <w:webHidden/>
          </w:rPr>
          <w:delText>112</w:delText>
        </w:r>
        <w:r w:rsidR="00697E1F">
          <w:rPr>
            <w:noProof/>
            <w:webHidden/>
          </w:rPr>
          <w:fldChar w:fldCharType="end"/>
        </w:r>
        <w:r>
          <w:rPr>
            <w:noProof/>
          </w:rPr>
          <w:fldChar w:fldCharType="end"/>
        </w:r>
      </w:del>
    </w:p>
    <w:p w14:paraId="391D8969" w14:textId="77777777" w:rsidR="00697E1F" w:rsidRDefault="0056181D">
      <w:pPr>
        <w:pStyle w:val="Tabladeilustraciones"/>
        <w:tabs>
          <w:tab w:val="right" w:leader="dot" w:pos="8494"/>
        </w:tabs>
        <w:rPr>
          <w:del w:id="721" w:author="Redondo García Francisco Javier" w:date="2025-09-02T09:44:00Z"/>
          <w:rFonts w:eastAsiaTheme="minorEastAsia"/>
          <w:noProof/>
          <w:lang w:eastAsia="es-ES"/>
        </w:rPr>
      </w:pPr>
      <w:del w:id="722" w:author="Redondo García Francisco Javier" w:date="2025-09-02T09:44:00Z">
        <w:r>
          <w:fldChar w:fldCharType="begin"/>
        </w:r>
        <w:r>
          <w:delInstrText xml:space="preserve"> HYPERLINK \l "_Toc20278642</w:delInstrText>
        </w:r>
        <w:r>
          <w:delInstrText xml:space="preserve">1" </w:delInstrText>
        </w:r>
        <w:r>
          <w:fldChar w:fldCharType="separate"/>
        </w:r>
        <w:r w:rsidR="00697E1F" w:rsidRPr="00242D82">
          <w:rPr>
            <w:rStyle w:val="Hipervnculo"/>
            <w:noProof/>
          </w:rPr>
          <w:delText>Figura 59 - Pantalla histórico web</w:delText>
        </w:r>
        <w:r w:rsidR="00697E1F">
          <w:rPr>
            <w:noProof/>
            <w:webHidden/>
          </w:rPr>
          <w:tab/>
        </w:r>
        <w:r w:rsidR="00697E1F">
          <w:rPr>
            <w:noProof/>
            <w:webHidden/>
          </w:rPr>
          <w:fldChar w:fldCharType="begin"/>
        </w:r>
        <w:r w:rsidR="00697E1F">
          <w:rPr>
            <w:noProof/>
            <w:webHidden/>
          </w:rPr>
          <w:delInstrText xml:space="preserve"> PAGEREF _Toc202786421 \h </w:delInstrText>
        </w:r>
        <w:r w:rsidR="00697E1F">
          <w:rPr>
            <w:noProof/>
            <w:webHidden/>
          </w:rPr>
        </w:r>
        <w:r w:rsidR="00697E1F">
          <w:rPr>
            <w:noProof/>
            <w:webHidden/>
          </w:rPr>
          <w:fldChar w:fldCharType="separate"/>
        </w:r>
        <w:r w:rsidR="00697E1F">
          <w:rPr>
            <w:noProof/>
            <w:webHidden/>
          </w:rPr>
          <w:delText>113</w:delText>
        </w:r>
        <w:r w:rsidR="00697E1F">
          <w:rPr>
            <w:noProof/>
            <w:webHidden/>
          </w:rPr>
          <w:fldChar w:fldCharType="end"/>
        </w:r>
        <w:r>
          <w:rPr>
            <w:noProof/>
          </w:rPr>
          <w:fldChar w:fldCharType="end"/>
        </w:r>
      </w:del>
    </w:p>
    <w:p w14:paraId="596380E2" w14:textId="3D2D5BE2" w:rsidR="0020779A" w:rsidRDefault="0056181D">
      <w:pPr>
        <w:pStyle w:val="Tabladeilustraciones"/>
        <w:tabs>
          <w:tab w:val="right" w:leader="dot" w:pos="8494"/>
        </w:tabs>
        <w:rPr>
          <w:ins w:id="723" w:author="Redondo García Francisco Javier" w:date="2025-09-02T09:44:00Z"/>
          <w:rFonts w:eastAsiaTheme="minorEastAsia"/>
          <w:noProof/>
          <w:lang w:eastAsia="es-ES"/>
        </w:rPr>
      </w:pPr>
      <w:ins w:id="724" w:author="Redondo García Francisco Javier" w:date="2025-09-02T09:44:00Z">
        <w:r>
          <w:fldChar w:fldCharType="begin"/>
        </w:r>
        <w:r>
          <w:instrText xml:space="preserve"> HYPERLINK \l "_Toc207314934" </w:instrText>
        </w:r>
        <w:r>
          <w:fldChar w:fldCharType="separate"/>
        </w:r>
        <w:r w:rsidR="0020779A" w:rsidRPr="0059304F">
          <w:rPr>
            <w:rStyle w:val="Hipervnculo"/>
            <w:noProof/>
          </w:rPr>
          <w:t>Figura 1 - Posiciones en la prueba de equilibrio del test SPPB</w:t>
        </w:r>
        <w:r w:rsidR="0020779A">
          <w:rPr>
            <w:noProof/>
            <w:webHidden/>
          </w:rPr>
          <w:tab/>
        </w:r>
        <w:r w:rsidR="0020779A">
          <w:rPr>
            <w:noProof/>
            <w:webHidden/>
          </w:rPr>
          <w:fldChar w:fldCharType="begin"/>
        </w:r>
        <w:r w:rsidR="0020779A">
          <w:rPr>
            <w:noProof/>
            <w:webHidden/>
          </w:rPr>
          <w:instrText xml:space="preserve"> PAGEREF _Toc207314934 \h </w:instrText>
        </w:r>
        <w:r w:rsidR="0020779A">
          <w:rPr>
            <w:noProof/>
            <w:webHidden/>
          </w:rPr>
        </w:r>
        <w:r w:rsidR="0020779A">
          <w:rPr>
            <w:noProof/>
            <w:webHidden/>
          </w:rPr>
          <w:fldChar w:fldCharType="separate"/>
        </w:r>
        <w:r w:rsidR="0020779A">
          <w:rPr>
            <w:noProof/>
            <w:webHidden/>
          </w:rPr>
          <w:t>17</w:t>
        </w:r>
        <w:r w:rsidR="0020779A">
          <w:rPr>
            <w:noProof/>
            <w:webHidden/>
          </w:rPr>
          <w:fldChar w:fldCharType="end"/>
        </w:r>
        <w:r>
          <w:rPr>
            <w:noProof/>
          </w:rPr>
          <w:fldChar w:fldCharType="end"/>
        </w:r>
      </w:ins>
    </w:p>
    <w:p w14:paraId="59543158" w14:textId="1B982149" w:rsidR="0020779A" w:rsidRDefault="0056181D">
      <w:pPr>
        <w:pStyle w:val="Tabladeilustraciones"/>
        <w:tabs>
          <w:tab w:val="right" w:leader="dot" w:pos="8494"/>
        </w:tabs>
        <w:rPr>
          <w:ins w:id="725" w:author="Redondo García Francisco Javier" w:date="2025-09-02T09:44:00Z"/>
          <w:rFonts w:eastAsiaTheme="minorEastAsia"/>
          <w:noProof/>
          <w:lang w:eastAsia="es-ES"/>
        </w:rPr>
      </w:pPr>
      <w:ins w:id="726" w:author="Redondo García Francisco Javier" w:date="2025-09-02T09:44:00Z">
        <w:r>
          <w:fldChar w:fldCharType="begin"/>
        </w:r>
        <w:r>
          <w:instrText xml:space="preserve"> HYPERLINK "file:///C:\\Users\\Usuario\</w:instrText>
        </w:r>
        <w:r>
          <w:instrText xml:space="preserve">\Documents\\GitHub\\TFG_Javier\\proyecto\\TFG-lastRevision-FJRG.docx" \l "_Toc207314935" </w:instrText>
        </w:r>
        <w:r>
          <w:fldChar w:fldCharType="separate"/>
        </w:r>
        <w:r w:rsidR="0020779A" w:rsidRPr="0059304F">
          <w:rPr>
            <w:rStyle w:val="Hipervnculo"/>
            <w:noProof/>
          </w:rPr>
          <w:t>Figura 2 - Diagrama de bloques genérico del sistema global</w:t>
        </w:r>
        <w:r w:rsidR="0020779A">
          <w:rPr>
            <w:noProof/>
            <w:webHidden/>
          </w:rPr>
          <w:tab/>
        </w:r>
        <w:r w:rsidR="0020779A">
          <w:rPr>
            <w:noProof/>
            <w:webHidden/>
          </w:rPr>
          <w:fldChar w:fldCharType="begin"/>
        </w:r>
        <w:r w:rsidR="0020779A">
          <w:rPr>
            <w:noProof/>
            <w:webHidden/>
          </w:rPr>
          <w:instrText xml:space="preserve"> PAGEREF _Toc207314935 \h </w:instrText>
        </w:r>
        <w:r w:rsidR="0020779A">
          <w:rPr>
            <w:noProof/>
            <w:webHidden/>
          </w:rPr>
        </w:r>
        <w:r w:rsidR="0020779A">
          <w:rPr>
            <w:noProof/>
            <w:webHidden/>
          </w:rPr>
          <w:fldChar w:fldCharType="separate"/>
        </w:r>
        <w:r w:rsidR="0020779A">
          <w:rPr>
            <w:noProof/>
            <w:webHidden/>
          </w:rPr>
          <w:t>19</w:t>
        </w:r>
        <w:r w:rsidR="0020779A">
          <w:rPr>
            <w:noProof/>
            <w:webHidden/>
          </w:rPr>
          <w:fldChar w:fldCharType="end"/>
        </w:r>
        <w:r>
          <w:rPr>
            <w:noProof/>
          </w:rPr>
          <w:fldChar w:fldCharType="end"/>
        </w:r>
      </w:ins>
    </w:p>
    <w:p w14:paraId="0DF5F59B" w14:textId="7F95F2EB" w:rsidR="0020779A" w:rsidRDefault="0056181D">
      <w:pPr>
        <w:pStyle w:val="Tabladeilustraciones"/>
        <w:tabs>
          <w:tab w:val="right" w:leader="dot" w:pos="8494"/>
        </w:tabs>
        <w:rPr>
          <w:ins w:id="727" w:author="Redondo García Francisco Javier" w:date="2025-09-02T09:44:00Z"/>
          <w:rFonts w:eastAsiaTheme="minorEastAsia"/>
          <w:noProof/>
          <w:lang w:eastAsia="es-ES"/>
        </w:rPr>
      </w:pPr>
      <w:ins w:id="728" w:author="Redondo García Francisco Javier" w:date="2025-09-02T09:44:00Z">
        <w:r>
          <w:fldChar w:fldCharType="begin"/>
        </w:r>
        <w:r>
          <w:instrText xml:space="preserve"> HYPERLIN</w:instrText>
        </w:r>
        <w:r>
          <w:instrText xml:space="preserve">K \l "_Toc207314936" </w:instrText>
        </w:r>
        <w:r>
          <w:fldChar w:fldCharType="separate"/>
        </w:r>
        <w:r w:rsidR="0020779A" w:rsidRPr="0059304F">
          <w:rPr>
            <w:rStyle w:val="Hipervnculo"/>
            <w:noProof/>
          </w:rPr>
          <w:t>Figura 3 - Dispositivo equilibrio (1)</w:t>
        </w:r>
        <w:r w:rsidR="0020779A">
          <w:rPr>
            <w:noProof/>
            <w:webHidden/>
          </w:rPr>
          <w:tab/>
        </w:r>
        <w:r w:rsidR="0020779A">
          <w:rPr>
            <w:noProof/>
            <w:webHidden/>
          </w:rPr>
          <w:fldChar w:fldCharType="begin"/>
        </w:r>
        <w:r w:rsidR="0020779A">
          <w:rPr>
            <w:noProof/>
            <w:webHidden/>
          </w:rPr>
          <w:instrText xml:space="preserve"> PAGEREF _Toc207314936 \h </w:instrText>
        </w:r>
        <w:r w:rsidR="0020779A">
          <w:rPr>
            <w:noProof/>
            <w:webHidden/>
          </w:rPr>
        </w:r>
        <w:r w:rsidR="0020779A">
          <w:rPr>
            <w:noProof/>
            <w:webHidden/>
          </w:rPr>
          <w:fldChar w:fldCharType="separate"/>
        </w:r>
        <w:r w:rsidR="0020779A">
          <w:rPr>
            <w:noProof/>
            <w:webHidden/>
          </w:rPr>
          <w:t>20</w:t>
        </w:r>
        <w:r w:rsidR="0020779A">
          <w:rPr>
            <w:noProof/>
            <w:webHidden/>
          </w:rPr>
          <w:fldChar w:fldCharType="end"/>
        </w:r>
        <w:r>
          <w:rPr>
            <w:noProof/>
          </w:rPr>
          <w:fldChar w:fldCharType="end"/>
        </w:r>
      </w:ins>
    </w:p>
    <w:p w14:paraId="2FDBFFB8" w14:textId="04EEC5AA" w:rsidR="0020779A" w:rsidRDefault="0056181D">
      <w:pPr>
        <w:pStyle w:val="Tabladeilustraciones"/>
        <w:tabs>
          <w:tab w:val="right" w:leader="dot" w:pos="8494"/>
        </w:tabs>
        <w:rPr>
          <w:ins w:id="729" w:author="Redondo García Francisco Javier" w:date="2025-09-02T09:44:00Z"/>
          <w:rFonts w:eastAsiaTheme="minorEastAsia"/>
          <w:noProof/>
          <w:lang w:eastAsia="es-ES"/>
        </w:rPr>
      </w:pPr>
      <w:ins w:id="730" w:author="Redondo García Francisco Javier" w:date="2025-09-02T09:44:00Z">
        <w:r>
          <w:fldChar w:fldCharType="begin"/>
        </w:r>
        <w:r>
          <w:instrText xml:space="preserve"> HYPERLINK \l "_Toc207314937" </w:instrText>
        </w:r>
        <w:r>
          <w:fldChar w:fldCharType="separate"/>
        </w:r>
        <w:r w:rsidR="0020779A" w:rsidRPr="0059304F">
          <w:rPr>
            <w:rStyle w:val="Hipervnculo"/>
            <w:noProof/>
          </w:rPr>
          <w:t>Figura 4 - Dispositivo equilibrio (2)</w:t>
        </w:r>
        <w:r w:rsidR="0020779A">
          <w:rPr>
            <w:noProof/>
            <w:webHidden/>
          </w:rPr>
          <w:tab/>
        </w:r>
        <w:r w:rsidR="0020779A">
          <w:rPr>
            <w:noProof/>
            <w:webHidden/>
          </w:rPr>
          <w:fldChar w:fldCharType="begin"/>
        </w:r>
        <w:r w:rsidR="0020779A">
          <w:rPr>
            <w:noProof/>
            <w:webHidden/>
          </w:rPr>
          <w:instrText xml:space="preserve"> PAGEREF _Toc207314937 \h </w:instrText>
        </w:r>
        <w:r w:rsidR="0020779A">
          <w:rPr>
            <w:noProof/>
            <w:webHidden/>
          </w:rPr>
        </w:r>
        <w:r w:rsidR="0020779A">
          <w:rPr>
            <w:noProof/>
            <w:webHidden/>
          </w:rPr>
          <w:fldChar w:fldCharType="separate"/>
        </w:r>
        <w:r w:rsidR="0020779A">
          <w:rPr>
            <w:noProof/>
            <w:webHidden/>
          </w:rPr>
          <w:t>20</w:t>
        </w:r>
        <w:r w:rsidR="0020779A">
          <w:rPr>
            <w:noProof/>
            <w:webHidden/>
          </w:rPr>
          <w:fldChar w:fldCharType="end"/>
        </w:r>
        <w:r>
          <w:rPr>
            <w:noProof/>
          </w:rPr>
          <w:fldChar w:fldCharType="end"/>
        </w:r>
      </w:ins>
    </w:p>
    <w:p w14:paraId="25EE0977" w14:textId="7DCC984F" w:rsidR="0020779A" w:rsidRDefault="0056181D">
      <w:pPr>
        <w:pStyle w:val="Tabladeilustraciones"/>
        <w:tabs>
          <w:tab w:val="right" w:leader="dot" w:pos="8494"/>
        </w:tabs>
        <w:rPr>
          <w:ins w:id="731" w:author="Redondo García Francisco Javier" w:date="2025-09-02T09:44:00Z"/>
          <w:rFonts w:eastAsiaTheme="minorEastAsia"/>
          <w:noProof/>
          <w:lang w:eastAsia="es-ES"/>
        </w:rPr>
      </w:pPr>
      <w:ins w:id="732" w:author="Redondo García Francisco Javier" w:date="2025-09-02T09:44:00Z">
        <w:r>
          <w:fldChar w:fldCharType="begin"/>
        </w:r>
        <w:r>
          <w:instrText xml:space="preserve"> HYPERLINK \l "_Toc207314938" </w:instrText>
        </w:r>
        <w:r>
          <w:fldChar w:fldCharType="separate"/>
        </w:r>
        <w:r w:rsidR="0020779A" w:rsidRPr="0059304F">
          <w:rPr>
            <w:rStyle w:val="Hipervnculo"/>
            <w:noProof/>
          </w:rPr>
          <w:t>Figura 5 - Dispositivo velocidad de la marcha</w:t>
        </w:r>
        <w:r w:rsidR="0020779A">
          <w:rPr>
            <w:noProof/>
            <w:webHidden/>
          </w:rPr>
          <w:tab/>
        </w:r>
        <w:r w:rsidR="0020779A">
          <w:rPr>
            <w:noProof/>
            <w:webHidden/>
          </w:rPr>
          <w:fldChar w:fldCharType="begin"/>
        </w:r>
        <w:r w:rsidR="0020779A">
          <w:rPr>
            <w:noProof/>
            <w:webHidden/>
          </w:rPr>
          <w:instrText xml:space="preserve"> PAGEREF _Toc207314938 \h </w:instrText>
        </w:r>
        <w:r w:rsidR="0020779A">
          <w:rPr>
            <w:noProof/>
            <w:webHidden/>
          </w:rPr>
        </w:r>
        <w:r w:rsidR="0020779A">
          <w:rPr>
            <w:noProof/>
            <w:webHidden/>
          </w:rPr>
          <w:fldChar w:fldCharType="separate"/>
        </w:r>
        <w:r w:rsidR="0020779A">
          <w:rPr>
            <w:noProof/>
            <w:webHidden/>
          </w:rPr>
          <w:t>21</w:t>
        </w:r>
        <w:r w:rsidR="0020779A">
          <w:rPr>
            <w:noProof/>
            <w:webHidden/>
          </w:rPr>
          <w:fldChar w:fldCharType="end"/>
        </w:r>
        <w:r>
          <w:rPr>
            <w:noProof/>
          </w:rPr>
          <w:fldChar w:fldCharType="end"/>
        </w:r>
      </w:ins>
    </w:p>
    <w:p w14:paraId="37EDE8FB" w14:textId="294E4F01" w:rsidR="0020779A" w:rsidRDefault="0056181D">
      <w:pPr>
        <w:pStyle w:val="Tabladeilustraciones"/>
        <w:tabs>
          <w:tab w:val="right" w:leader="dot" w:pos="8494"/>
        </w:tabs>
        <w:rPr>
          <w:ins w:id="733" w:author="Redondo García Francisco Javier" w:date="2025-09-02T09:44:00Z"/>
          <w:rFonts w:eastAsiaTheme="minorEastAsia"/>
          <w:noProof/>
          <w:lang w:eastAsia="es-ES"/>
        </w:rPr>
      </w:pPr>
      <w:ins w:id="734" w:author="Redondo García Francisco Javier" w:date="2025-09-02T09:44:00Z">
        <w:r>
          <w:fldChar w:fldCharType="begin"/>
        </w:r>
        <w:r>
          <w:instrText xml:space="preserve"> HYPERLINK \l "_Toc207314939" </w:instrText>
        </w:r>
        <w:r>
          <w:fldChar w:fldCharType="separate"/>
        </w:r>
        <w:r w:rsidR="0020779A" w:rsidRPr="0059304F">
          <w:rPr>
            <w:rStyle w:val="Hipervnculo"/>
            <w:noProof/>
          </w:rPr>
          <w:t>Figura 6 - Dispositivo sentadillas</w:t>
        </w:r>
        <w:r w:rsidR="0020779A">
          <w:rPr>
            <w:noProof/>
            <w:webHidden/>
          </w:rPr>
          <w:tab/>
        </w:r>
        <w:r w:rsidR="0020779A">
          <w:rPr>
            <w:noProof/>
            <w:webHidden/>
          </w:rPr>
          <w:fldChar w:fldCharType="begin"/>
        </w:r>
        <w:r w:rsidR="0020779A">
          <w:rPr>
            <w:noProof/>
            <w:webHidden/>
          </w:rPr>
          <w:instrText xml:space="preserve"> PAGEREF _Toc207314939 \h </w:instrText>
        </w:r>
        <w:r w:rsidR="0020779A">
          <w:rPr>
            <w:noProof/>
            <w:webHidden/>
          </w:rPr>
        </w:r>
        <w:r w:rsidR="0020779A">
          <w:rPr>
            <w:noProof/>
            <w:webHidden/>
          </w:rPr>
          <w:fldChar w:fldCharType="separate"/>
        </w:r>
        <w:r w:rsidR="0020779A">
          <w:rPr>
            <w:noProof/>
            <w:webHidden/>
          </w:rPr>
          <w:t>22</w:t>
        </w:r>
        <w:r w:rsidR="0020779A">
          <w:rPr>
            <w:noProof/>
            <w:webHidden/>
          </w:rPr>
          <w:fldChar w:fldCharType="end"/>
        </w:r>
        <w:r>
          <w:rPr>
            <w:noProof/>
          </w:rPr>
          <w:fldChar w:fldCharType="end"/>
        </w:r>
      </w:ins>
    </w:p>
    <w:p w14:paraId="3D0FBB5A" w14:textId="26CD3569" w:rsidR="0020779A" w:rsidRDefault="0056181D">
      <w:pPr>
        <w:pStyle w:val="Tabladeilustraciones"/>
        <w:tabs>
          <w:tab w:val="right" w:leader="dot" w:pos="8494"/>
        </w:tabs>
        <w:rPr>
          <w:ins w:id="735" w:author="Redondo García Francisco Javier" w:date="2025-09-02T09:44:00Z"/>
          <w:rFonts w:eastAsiaTheme="minorEastAsia"/>
          <w:noProof/>
          <w:lang w:eastAsia="es-ES"/>
        </w:rPr>
      </w:pPr>
      <w:ins w:id="736" w:author="Redondo García Francisco Javier" w:date="2025-09-02T09:44:00Z">
        <w:r>
          <w:fldChar w:fldCharType="begin"/>
        </w:r>
        <w:r>
          <w:instrText xml:space="preserve"> HYPERLINK \l "_Toc207314940" </w:instrText>
        </w:r>
        <w:r>
          <w:fldChar w:fldCharType="separate"/>
        </w:r>
        <w:r w:rsidR="0020779A" w:rsidRPr="0059304F">
          <w:rPr>
            <w:rStyle w:val="Hipervnculo"/>
            <w:noProof/>
          </w:rPr>
          <w:t>Figura 7: Ciclo de vida de una actividad Android</w:t>
        </w:r>
        <w:r w:rsidR="0020779A">
          <w:rPr>
            <w:noProof/>
            <w:webHidden/>
          </w:rPr>
          <w:tab/>
        </w:r>
        <w:r w:rsidR="0020779A">
          <w:rPr>
            <w:noProof/>
            <w:webHidden/>
          </w:rPr>
          <w:fldChar w:fldCharType="begin"/>
        </w:r>
        <w:r w:rsidR="0020779A">
          <w:rPr>
            <w:noProof/>
            <w:webHidden/>
          </w:rPr>
          <w:instrText xml:space="preserve"> PAGEREF _Toc207314940 \h </w:instrText>
        </w:r>
        <w:r w:rsidR="0020779A">
          <w:rPr>
            <w:noProof/>
            <w:webHidden/>
          </w:rPr>
        </w:r>
        <w:r w:rsidR="0020779A">
          <w:rPr>
            <w:noProof/>
            <w:webHidden/>
          </w:rPr>
          <w:fldChar w:fldCharType="separate"/>
        </w:r>
        <w:r w:rsidR="0020779A">
          <w:rPr>
            <w:noProof/>
            <w:webHidden/>
          </w:rPr>
          <w:t>29</w:t>
        </w:r>
        <w:r w:rsidR="0020779A">
          <w:rPr>
            <w:noProof/>
            <w:webHidden/>
          </w:rPr>
          <w:fldChar w:fldCharType="end"/>
        </w:r>
        <w:r>
          <w:rPr>
            <w:noProof/>
          </w:rPr>
          <w:fldChar w:fldCharType="end"/>
        </w:r>
      </w:ins>
    </w:p>
    <w:p w14:paraId="1F934131" w14:textId="5C196250" w:rsidR="0020779A" w:rsidRDefault="0056181D">
      <w:pPr>
        <w:pStyle w:val="Tabladeilustraciones"/>
        <w:tabs>
          <w:tab w:val="right" w:leader="dot" w:pos="8494"/>
        </w:tabs>
        <w:rPr>
          <w:ins w:id="737" w:author="Redondo García Francisco Javier" w:date="2025-09-02T09:44:00Z"/>
          <w:rFonts w:eastAsiaTheme="minorEastAsia"/>
          <w:noProof/>
          <w:lang w:eastAsia="es-ES"/>
        </w:rPr>
      </w:pPr>
      <w:ins w:id="738" w:author="Redondo García Francisco Javier" w:date="2025-09-02T09:44:00Z">
        <w:r>
          <w:fldChar w:fldCharType="begin"/>
        </w:r>
        <w:r>
          <w:instrText xml:space="preserve"> HYPERLINK \l "_Toc207314941" </w:instrText>
        </w:r>
        <w:r>
          <w:fldChar w:fldCharType="separate"/>
        </w:r>
        <w:r w:rsidR="0020779A" w:rsidRPr="0059304F">
          <w:rPr>
            <w:rStyle w:val="Hipervnculo"/>
            <w:noProof/>
          </w:rPr>
          <w:t>Figura 8 - Metodología en cascada</w:t>
        </w:r>
        <w:r w:rsidR="0020779A">
          <w:rPr>
            <w:noProof/>
            <w:webHidden/>
          </w:rPr>
          <w:tab/>
        </w:r>
        <w:r w:rsidR="0020779A">
          <w:rPr>
            <w:noProof/>
            <w:webHidden/>
          </w:rPr>
          <w:fldChar w:fldCharType="begin"/>
        </w:r>
        <w:r w:rsidR="0020779A">
          <w:rPr>
            <w:noProof/>
            <w:webHidden/>
          </w:rPr>
          <w:instrText xml:space="preserve"> PAGEREF _Toc207314941 \h </w:instrText>
        </w:r>
        <w:r w:rsidR="0020779A">
          <w:rPr>
            <w:noProof/>
            <w:webHidden/>
          </w:rPr>
        </w:r>
        <w:r w:rsidR="0020779A">
          <w:rPr>
            <w:noProof/>
            <w:webHidden/>
          </w:rPr>
          <w:fldChar w:fldCharType="separate"/>
        </w:r>
        <w:r w:rsidR="0020779A">
          <w:rPr>
            <w:noProof/>
            <w:webHidden/>
          </w:rPr>
          <w:t>47</w:t>
        </w:r>
        <w:r w:rsidR="0020779A">
          <w:rPr>
            <w:noProof/>
            <w:webHidden/>
          </w:rPr>
          <w:fldChar w:fldCharType="end"/>
        </w:r>
        <w:r>
          <w:rPr>
            <w:noProof/>
          </w:rPr>
          <w:fldChar w:fldCharType="end"/>
        </w:r>
      </w:ins>
    </w:p>
    <w:p w14:paraId="6F38B1F1" w14:textId="53FCFE83" w:rsidR="0020779A" w:rsidRDefault="0056181D">
      <w:pPr>
        <w:pStyle w:val="Tabladeilustraciones"/>
        <w:tabs>
          <w:tab w:val="right" w:leader="dot" w:pos="8494"/>
        </w:tabs>
        <w:rPr>
          <w:ins w:id="739" w:author="Redondo García Francisco Javier" w:date="2025-09-02T09:44:00Z"/>
          <w:rFonts w:eastAsiaTheme="minorEastAsia"/>
          <w:noProof/>
          <w:lang w:eastAsia="es-ES"/>
        </w:rPr>
      </w:pPr>
      <w:ins w:id="740" w:author="Redondo García Francisco Javier" w:date="2025-09-02T09:44:00Z">
        <w:r>
          <w:fldChar w:fldCharType="begin"/>
        </w:r>
        <w:r>
          <w:instrText xml:space="preserve"> HYPE</w:instrText>
        </w:r>
        <w:r>
          <w:instrText xml:space="preserve">RLINK \l "_Toc207314942" </w:instrText>
        </w:r>
        <w:r>
          <w:fldChar w:fldCharType="separate"/>
        </w:r>
        <w:r w:rsidR="0020779A" w:rsidRPr="0059304F">
          <w:rPr>
            <w:rStyle w:val="Hipervnculo"/>
            <w:noProof/>
          </w:rPr>
          <w:t>Figura 9 - Diagrama de casos de uso de la aplicación Android</w:t>
        </w:r>
        <w:r w:rsidR="0020779A">
          <w:rPr>
            <w:noProof/>
            <w:webHidden/>
          </w:rPr>
          <w:tab/>
        </w:r>
        <w:r w:rsidR="0020779A">
          <w:rPr>
            <w:noProof/>
            <w:webHidden/>
          </w:rPr>
          <w:fldChar w:fldCharType="begin"/>
        </w:r>
        <w:r w:rsidR="0020779A">
          <w:rPr>
            <w:noProof/>
            <w:webHidden/>
          </w:rPr>
          <w:instrText xml:space="preserve"> PAGEREF _Toc207314942 \h </w:instrText>
        </w:r>
        <w:r w:rsidR="0020779A">
          <w:rPr>
            <w:noProof/>
            <w:webHidden/>
          </w:rPr>
        </w:r>
        <w:r w:rsidR="0020779A">
          <w:rPr>
            <w:noProof/>
            <w:webHidden/>
          </w:rPr>
          <w:fldChar w:fldCharType="separate"/>
        </w:r>
        <w:r w:rsidR="0020779A">
          <w:rPr>
            <w:noProof/>
            <w:webHidden/>
          </w:rPr>
          <w:t>52</w:t>
        </w:r>
        <w:r w:rsidR="0020779A">
          <w:rPr>
            <w:noProof/>
            <w:webHidden/>
          </w:rPr>
          <w:fldChar w:fldCharType="end"/>
        </w:r>
        <w:r>
          <w:rPr>
            <w:noProof/>
          </w:rPr>
          <w:fldChar w:fldCharType="end"/>
        </w:r>
      </w:ins>
    </w:p>
    <w:p w14:paraId="6D0F4CC8" w14:textId="0FE4019D" w:rsidR="0020779A" w:rsidRDefault="0056181D">
      <w:pPr>
        <w:pStyle w:val="Tabladeilustraciones"/>
        <w:tabs>
          <w:tab w:val="right" w:leader="dot" w:pos="8494"/>
        </w:tabs>
        <w:rPr>
          <w:ins w:id="741" w:author="Redondo García Francisco Javier" w:date="2025-09-02T09:44:00Z"/>
          <w:rFonts w:eastAsiaTheme="minorEastAsia"/>
          <w:noProof/>
          <w:lang w:eastAsia="es-ES"/>
        </w:rPr>
      </w:pPr>
      <w:ins w:id="742" w:author="Redondo García Francisco Javier" w:date="2025-09-02T09:44:00Z">
        <w:r>
          <w:fldChar w:fldCharType="begin"/>
        </w:r>
        <w:r>
          <w:instrText xml:space="preserve"> HYPERLINK \l "_Toc207314943" </w:instrText>
        </w:r>
        <w:r>
          <w:fldChar w:fldCharType="separate"/>
        </w:r>
        <w:r w:rsidR="0020779A" w:rsidRPr="0059304F">
          <w:rPr>
            <w:rStyle w:val="Hipervnculo"/>
            <w:noProof/>
          </w:rPr>
          <w:t>Figura 10  - Diagrama de casos de uso de la web (paciente)</w:t>
        </w:r>
        <w:r w:rsidR="0020779A">
          <w:rPr>
            <w:noProof/>
            <w:webHidden/>
          </w:rPr>
          <w:tab/>
        </w:r>
        <w:r w:rsidR="0020779A">
          <w:rPr>
            <w:noProof/>
            <w:webHidden/>
          </w:rPr>
          <w:fldChar w:fldCharType="begin"/>
        </w:r>
        <w:r w:rsidR="0020779A">
          <w:rPr>
            <w:noProof/>
            <w:webHidden/>
          </w:rPr>
          <w:instrText xml:space="preserve"> PAGEREF _Toc207314943 \h </w:instrText>
        </w:r>
        <w:r w:rsidR="0020779A">
          <w:rPr>
            <w:noProof/>
            <w:webHidden/>
          </w:rPr>
        </w:r>
        <w:r w:rsidR="0020779A">
          <w:rPr>
            <w:noProof/>
            <w:webHidden/>
          </w:rPr>
          <w:fldChar w:fldCharType="separate"/>
        </w:r>
        <w:r w:rsidR="0020779A">
          <w:rPr>
            <w:noProof/>
            <w:webHidden/>
          </w:rPr>
          <w:t>53</w:t>
        </w:r>
        <w:r w:rsidR="0020779A">
          <w:rPr>
            <w:noProof/>
            <w:webHidden/>
          </w:rPr>
          <w:fldChar w:fldCharType="end"/>
        </w:r>
        <w:r>
          <w:rPr>
            <w:noProof/>
          </w:rPr>
          <w:fldChar w:fldCharType="end"/>
        </w:r>
      </w:ins>
    </w:p>
    <w:p w14:paraId="7F017396" w14:textId="67EF7CD0" w:rsidR="0020779A" w:rsidRDefault="0056181D">
      <w:pPr>
        <w:pStyle w:val="Tabladeilustraciones"/>
        <w:tabs>
          <w:tab w:val="right" w:leader="dot" w:pos="8494"/>
        </w:tabs>
        <w:rPr>
          <w:ins w:id="743" w:author="Redondo García Francisco Javier" w:date="2025-09-02T09:44:00Z"/>
          <w:rFonts w:eastAsiaTheme="minorEastAsia"/>
          <w:noProof/>
          <w:lang w:eastAsia="es-ES"/>
        </w:rPr>
      </w:pPr>
      <w:ins w:id="744" w:author="Redondo García Francisco Javier" w:date="2025-09-02T09:44:00Z">
        <w:r>
          <w:fldChar w:fldCharType="begin"/>
        </w:r>
        <w:r>
          <w:instrText xml:space="preserve"> HYPERLINK \l "_Toc207314944" </w:instrText>
        </w:r>
        <w:r>
          <w:fldChar w:fldCharType="separate"/>
        </w:r>
        <w:r w:rsidR="0020779A" w:rsidRPr="0059304F">
          <w:rPr>
            <w:rStyle w:val="Hipervnculo"/>
            <w:noProof/>
          </w:rPr>
          <w:t>Figura 11 - Diagrama de casos de uso de la web (facultativo)</w:t>
        </w:r>
        <w:r w:rsidR="0020779A">
          <w:rPr>
            <w:noProof/>
            <w:webHidden/>
          </w:rPr>
          <w:tab/>
        </w:r>
        <w:r w:rsidR="0020779A">
          <w:rPr>
            <w:noProof/>
            <w:webHidden/>
          </w:rPr>
          <w:fldChar w:fldCharType="begin"/>
        </w:r>
        <w:r w:rsidR="0020779A">
          <w:rPr>
            <w:noProof/>
            <w:webHidden/>
          </w:rPr>
          <w:instrText xml:space="preserve"> PAGEREF _Toc207314944 \h </w:instrText>
        </w:r>
        <w:r w:rsidR="0020779A">
          <w:rPr>
            <w:noProof/>
            <w:webHidden/>
          </w:rPr>
        </w:r>
        <w:r w:rsidR="0020779A">
          <w:rPr>
            <w:noProof/>
            <w:webHidden/>
          </w:rPr>
          <w:fldChar w:fldCharType="separate"/>
        </w:r>
        <w:r w:rsidR="0020779A">
          <w:rPr>
            <w:noProof/>
            <w:webHidden/>
          </w:rPr>
          <w:t>54</w:t>
        </w:r>
        <w:r w:rsidR="0020779A">
          <w:rPr>
            <w:noProof/>
            <w:webHidden/>
          </w:rPr>
          <w:fldChar w:fldCharType="end"/>
        </w:r>
        <w:r>
          <w:rPr>
            <w:noProof/>
          </w:rPr>
          <w:fldChar w:fldCharType="end"/>
        </w:r>
      </w:ins>
    </w:p>
    <w:p w14:paraId="75BC4716" w14:textId="01F0060B" w:rsidR="0020779A" w:rsidRDefault="0056181D">
      <w:pPr>
        <w:pStyle w:val="Tabladeilustraciones"/>
        <w:tabs>
          <w:tab w:val="right" w:leader="dot" w:pos="8494"/>
        </w:tabs>
        <w:rPr>
          <w:ins w:id="745" w:author="Redondo García Francisco Javier" w:date="2025-09-02T09:44:00Z"/>
          <w:rFonts w:eastAsiaTheme="minorEastAsia"/>
          <w:noProof/>
          <w:lang w:eastAsia="es-ES"/>
        </w:rPr>
      </w:pPr>
      <w:ins w:id="746" w:author="Redondo García Francisco Javier" w:date="2025-09-02T09:44:00Z">
        <w:r>
          <w:fldChar w:fldCharType="begin"/>
        </w:r>
        <w:r>
          <w:instrText xml:space="preserve"> HYPERLINK \l "_Toc207314945" </w:instrText>
        </w:r>
        <w:r>
          <w:fldChar w:fldCharType="separate"/>
        </w:r>
        <w:r w:rsidR="0020779A" w:rsidRPr="0059304F">
          <w:rPr>
            <w:rStyle w:val="Hipervnculo"/>
            <w:noProof/>
          </w:rPr>
          <w:t>Figura 12 - Diagrama de casos de uso de la web (administrador)</w:t>
        </w:r>
        <w:r w:rsidR="0020779A">
          <w:rPr>
            <w:noProof/>
            <w:webHidden/>
          </w:rPr>
          <w:tab/>
        </w:r>
        <w:r w:rsidR="0020779A">
          <w:rPr>
            <w:noProof/>
            <w:webHidden/>
          </w:rPr>
          <w:fldChar w:fldCharType="begin"/>
        </w:r>
        <w:r w:rsidR="0020779A">
          <w:rPr>
            <w:noProof/>
            <w:webHidden/>
          </w:rPr>
          <w:instrText xml:space="preserve"> PAGEREF _Toc207314945 \h </w:instrText>
        </w:r>
        <w:r w:rsidR="0020779A">
          <w:rPr>
            <w:noProof/>
            <w:webHidden/>
          </w:rPr>
        </w:r>
        <w:r w:rsidR="0020779A">
          <w:rPr>
            <w:noProof/>
            <w:webHidden/>
          </w:rPr>
          <w:fldChar w:fldCharType="separate"/>
        </w:r>
        <w:r w:rsidR="0020779A">
          <w:rPr>
            <w:noProof/>
            <w:webHidden/>
          </w:rPr>
          <w:t>54</w:t>
        </w:r>
        <w:r w:rsidR="0020779A">
          <w:rPr>
            <w:noProof/>
            <w:webHidden/>
          </w:rPr>
          <w:fldChar w:fldCharType="end"/>
        </w:r>
        <w:r>
          <w:rPr>
            <w:noProof/>
          </w:rPr>
          <w:fldChar w:fldCharType="end"/>
        </w:r>
      </w:ins>
    </w:p>
    <w:p w14:paraId="53001219" w14:textId="0FAD9B9B" w:rsidR="0020779A" w:rsidRDefault="0056181D">
      <w:pPr>
        <w:pStyle w:val="Tabladeilustraciones"/>
        <w:tabs>
          <w:tab w:val="right" w:leader="dot" w:pos="8494"/>
        </w:tabs>
        <w:rPr>
          <w:ins w:id="747" w:author="Redondo García Francisco Javier" w:date="2025-09-02T09:44:00Z"/>
          <w:rFonts w:eastAsiaTheme="minorEastAsia"/>
          <w:noProof/>
          <w:lang w:eastAsia="es-ES"/>
        </w:rPr>
      </w:pPr>
      <w:ins w:id="748" w:author="Redondo García Francisco Javier" w:date="2025-09-02T09:44:00Z">
        <w:r>
          <w:fldChar w:fldCharType="begin"/>
        </w:r>
        <w:r>
          <w:instrText xml:space="preserve"> HYPERLINK \l "_Toc207314946" </w:instrText>
        </w:r>
        <w:r>
          <w:fldChar w:fldCharType="separate"/>
        </w:r>
        <w:r w:rsidR="0020779A" w:rsidRPr="0059304F">
          <w:rPr>
            <w:rStyle w:val="Hipervnculo"/>
            <w:noProof/>
          </w:rPr>
          <w:t>Figura 13 - Diagrama de flujo app móvil que gestiona únicamente el facultativo</w:t>
        </w:r>
        <w:r w:rsidR="0020779A">
          <w:rPr>
            <w:noProof/>
            <w:webHidden/>
          </w:rPr>
          <w:tab/>
        </w:r>
        <w:r w:rsidR="0020779A">
          <w:rPr>
            <w:noProof/>
            <w:webHidden/>
          </w:rPr>
          <w:fldChar w:fldCharType="begin"/>
        </w:r>
        <w:r w:rsidR="0020779A">
          <w:rPr>
            <w:noProof/>
            <w:webHidden/>
          </w:rPr>
          <w:instrText xml:space="preserve"> PAGEREF _Toc207314946 \h </w:instrText>
        </w:r>
        <w:r w:rsidR="0020779A">
          <w:rPr>
            <w:noProof/>
            <w:webHidden/>
          </w:rPr>
        </w:r>
        <w:r w:rsidR="0020779A">
          <w:rPr>
            <w:noProof/>
            <w:webHidden/>
          </w:rPr>
          <w:fldChar w:fldCharType="separate"/>
        </w:r>
        <w:r w:rsidR="0020779A">
          <w:rPr>
            <w:noProof/>
            <w:webHidden/>
          </w:rPr>
          <w:t>56</w:t>
        </w:r>
        <w:r w:rsidR="0020779A">
          <w:rPr>
            <w:noProof/>
            <w:webHidden/>
          </w:rPr>
          <w:fldChar w:fldCharType="end"/>
        </w:r>
        <w:r>
          <w:rPr>
            <w:noProof/>
          </w:rPr>
          <w:fldChar w:fldCharType="end"/>
        </w:r>
      </w:ins>
    </w:p>
    <w:p w14:paraId="44C333B4" w14:textId="6DD42417" w:rsidR="0020779A" w:rsidRDefault="0056181D">
      <w:pPr>
        <w:pStyle w:val="Tabladeilustraciones"/>
        <w:tabs>
          <w:tab w:val="right" w:leader="dot" w:pos="8494"/>
        </w:tabs>
        <w:rPr>
          <w:ins w:id="749" w:author="Redondo García Francisco Javier" w:date="2025-09-02T09:44:00Z"/>
          <w:rFonts w:eastAsiaTheme="minorEastAsia"/>
          <w:noProof/>
          <w:lang w:eastAsia="es-ES"/>
        </w:rPr>
      </w:pPr>
      <w:ins w:id="750" w:author="Redondo García Francisco Javier" w:date="2025-09-02T09:44:00Z">
        <w:r>
          <w:fldChar w:fldCharType="begin"/>
        </w:r>
        <w:r>
          <w:instrText xml:space="preserve"> HYPERLINK \l "_Toc207314947" </w:instrText>
        </w:r>
        <w:r>
          <w:fldChar w:fldCharType="separate"/>
        </w:r>
        <w:r w:rsidR="0020779A" w:rsidRPr="0059304F">
          <w:rPr>
            <w:rStyle w:val="Hipervnculo"/>
            <w:noProof/>
          </w:rPr>
          <w:t>Figura 14 - Diagrama de flujo de la web</w:t>
        </w:r>
        <w:r w:rsidR="0020779A">
          <w:rPr>
            <w:noProof/>
            <w:webHidden/>
          </w:rPr>
          <w:tab/>
        </w:r>
        <w:r w:rsidR="0020779A">
          <w:rPr>
            <w:noProof/>
            <w:webHidden/>
          </w:rPr>
          <w:fldChar w:fldCharType="begin"/>
        </w:r>
        <w:r w:rsidR="0020779A">
          <w:rPr>
            <w:noProof/>
            <w:webHidden/>
          </w:rPr>
          <w:instrText xml:space="preserve"> PAGEREF _Toc207314947 \h </w:instrText>
        </w:r>
        <w:r w:rsidR="0020779A">
          <w:rPr>
            <w:noProof/>
            <w:webHidden/>
          </w:rPr>
        </w:r>
        <w:r w:rsidR="0020779A">
          <w:rPr>
            <w:noProof/>
            <w:webHidden/>
          </w:rPr>
          <w:fldChar w:fldCharType="separate"/>
        </w:r>
        <w:r w:rsidR="0020779A">
          <w:rPr>
            <w:noProof/>
            <w:webHidden/>
          </w:rPr>
          <w:t>57</w:t>
        </w:r>
        <w:r w:rsidR="0020779A">
          <w:rPr>
            <w:noProof/>
            <w:webHidden/>
          </w:rPr>
          <w:fldChar w:fldCharType="end"/>
        </w:r>
        <w:r>
          <w:rPr>
            <w:noProof/>
          </w:rPr>
          <w:fldChar w:fldCharType="end"/>
        </w:r>
      </w:ins>
    </w:p>
    <w:p w14:paraId="0FA36C71" w14:textId="27CEEA6C" w:rsidR="0020779A" w:rsidRDefault="0056181D">
      <w:pPr>
        <w:pStyle w:val="Tabladeilustraciones"/>
        <w:tabs>
          <w:tab w:val="right" w:leader="dot" w:pos="8494"/>
        </w:tabs>
        <w:rPr>
          <w:ins w:id="751" w:author="Redondo García Francisco Javier" w:date="2025-09-02T09:44:00Z"/>
          <w:rFonts w:eastAsiaTheme="minorEastAsia"/>
          <w:noProof/>
          <w:lang w:eastAsia="es-ES"/>
        </w:rPr>
      </w:pPr>
      <w:ins w:id="752" w:author="Redondo García Francisco Javier" w:date="2025-09-02T09:44:00Z">
        <w:r>
          <w:fldChar w:fldCharType="begin"/>
        </w:r>
        <w:r>
          <w:instrText xml:space="preserve"> HYPERLINK \l "_Toc</w:instrText>
        </w:r>
        <w:r>
          <w:instrText xml:space="preserve">207314948" </w:instrText>
        </w:r>
        <w:r>
          <w:fldChar w:fldCharType="separate"/>
        </w:r>
        <w:r w:rsidR="0020779A" w:rsidRPr="0059304F">
          <w:rPr>
            <w:rStyle w:val="Hipervnculo"/>
            <w:noProof/>
          </w:rPr>
          <w:t>Figura 15 - Diagrama de secuencia registro de paciente</w:t>
        </w:r>
        <w:r w:rsidR="0020779A">
          <w:rPr>
            <w:noProof/>
            <w:webHidden/>
          </w:rPr>
          <w:tab/>
        </w:r>
        <w:r w:rsidR="0020779A">
          <w:rPr>
            <w:noProof/>
            <w:webHidden/>
          </w:rPr>
          <w:fldChar w:fldCharType="begin"/>
        </w:r>
        <w:r w:rsidR="0020779A">
          <w:rPr>
            <w:noProof/>
            <w:webHidden/>
          </w:rPr>
          <w:instrText xml:space="preserve"> PAGEREF _Toc207314948 \h </w:instrText>
        </w:r>
        <w:r w:rsidR="0020779A">
          <w:rPr>
            <w:noProof/>
            <w:webHidden/>
          </w:rPr>
        </w:r>
        <w:r w:rsidR="0020779A">
          <w:rPr>
            <w:noProof/>
            <w:webHidden/>
          </w:rPr>
          <w:fldChar w:fldCharType="separate"/>
        </w:r>
        <w:r w:rsidR="0020779A">
          <w:rPr>
            <w:noProof/>
            <w:webHidden/>
          </w:rPr>
          <w:t>58</w:t>
        </w:r>
        <w:r w:rsidR="0020779A">
          <w:rPr>
            <w:noProof/>
            <w:webHidden/>
          </w:rPr>
          <w:fldChar w:fldCharType="end"/>
        </w:r>
        <w:r>
          <w:rPr>
            <w:noProof/>
          </w:rPr>
          <w:fldChar w:fldCharType="end"/>
        </w:r>
      </w:ins>
    </w:p>
    <w:p w14:paraId="0B83DBAF" w14:textId="61AD3CD5" w:rsidR="0020779A" w:rsidRDefault="0056181D">
      <w:pPr>
        <w:pStyle w:val="Tabladeilustraciones"/>
        <w:tabs>
          <w:tab w:val="right" w:leader="dot" w:pos="8494"/>
        </w:tabs>
        <w:rPr>
          <w:ins w:id="753" w:author="Redondo García Francisco Javier" w:date="2025-09-02T09:44:00Z"/>
          <w:rFonts w:eastAsiaTheme="minorEastAsia"/>
          <w:noProof/>
          <w:lang w:eastAsia="es-ES"/>
        </w:rPr>
      </w:pPr>
      <w:ins w:id="754" w:author="Redondo García Francisco Javier" w:date="2025-09-02T09:44:00Z">
        <w:r>
          <w:fldChar w:fldCharType="begin"/>
        </w:r>
        <w:r>
          <w:instrText xml:space="preserve"> HYPERLINK \l "_Toc207314949" </w:instrText>
        </w:r>
        <w:r>
          <w:fldChar w:fldCharType="separate"/>
        </w:r>
        <w:r w:rsidR="0020779A" w:rsidRPr="0059304F">
          <w:rPr>
            <w:rStyle w:val="Hipervnculo"/>
            <w:noProof/>
          </w:rPr>
          <w:t>Figura 16 - Diagrama de secuencia realización de pruebas (genérico)</w:t>
        </w:r>
        <w:r w:rsidR="0020779A">
          <w:rPr>
            <w:noProof/>
            <w:webHidden/>
          </w:rPr>
          <w:tab/>
        </w:r>
        <w:r w:rsidR="0020779A">
          <w:rPr>
            <w:noProof/>
            <w:webHidden/>
          </w:rPr>
          <w:fldChar w:fldCharType="begin"/>
        </w:r>
        <w:r w:rsidR="0020779A">
          <w:rPr>
            <w:noProof/>
            <w:webHidden/>
          </w:rPr>
          <w:instrText xml:space="preserve"> PAGEREF _Toc207314949 \h </w:instrText>
        </w:r>
        <w:r w:rsidR="0020779A">
          <w:rPr>
            <w:noProof/>
            <w:webHidden/>
          </w:rPr>
        </w:r>
        <w:r w:rsidR="0020779A">
          <w:rPr>
            <w:noProof/>
            <w:webHidden/>
          </w:rPr>
          <w:fldChar w:fldCharType="separate"/>
        </w:r>
        <w:r w:rsidR="0020779A">
          <w:rPr>
            <w:noProof/>
            <w:webHidden/>
          </w:rPr>
          <w:t>59</w:t>
        </w:r>
        <w:r w:rsidR="0020779A">
          <w:rPr>
            <w:noProof/>
            <w:webHidden/>
          </w:rPr>
          <w:fldChar w:fldCharType="end"/>
        </w:r>
        <w:r>
          <w:rPr>
            <w:noProof/>
          </w:rPr>
          <w:fldChar w:fldCharType="end"/>
        </w:r>
      </w:ins>
    </w:p>
    <w:p w14:paraId="5C8F77A1" w14:textId="4C5F20A5" w:rsidR="0020779A" w:rsidRDefault="0056181D">
      <w:pPr>
        <w:pStyle w:val="Tabladeilustraciones"/>
        <w:tabs>
          <w:tab w:val="right" w:leader="dot" w:pos="8494"/>
        </w:tabs>
        <w:rPr>
          <w:ins w:id="755" w:author="Redondo García Francisco Javier" w:date="2025-09-02T09:44:00Z"/>
          <w:rFonts w:eastAsiaTheme="minorEastAsia"/>
          <w:noProof/>
          <w:lang w:eastAsia="es-ES"/>
        </w:rPr>
      </w:pPr>
      <w:ins w:id="756" w:author="Redondo García Francisco Javier" w:date="2025-09-02T09:44:00Z">
        <w:r>
          <w:fldChar w:fldCharType="begin"/>
        </w:r>
        <w:r>
          <w:instrText xml:space="preserve"> HYPERLINK \l "_Toc207314950" </w:instrText>
        </w:r>
        <w:r>
          <w:fldChar w:fldCharType="separate"/>
        </w:r>
        <w:r w:rsidR="0020779A" w:rsidRPr="0059304F">
          <w:rPr>
            <w:rStyle w:val="Hipervnculo"/>
            <w:noProof/>
          </w:rPr>
          <w:t>Figura 17 - Diagrama de secuencia consulta y descarga de pruebas</w:t>
        </w:r>
        <w:r w:rsidR="0020779A">
          <w:rPr>
            <w:noProof/>
            <w:webHidden/>
          </w:rPr>
          <w:tab/>
        </w:r>
        <w:r w:rsidR="0020779A">
          <w:rPr>
            <w:noProof/>
            <w:webHidden/>
          </w:rPr>
          <w:fldChar w:fldCharType="begin"/>
        </w:r>
        <w:r w:rsidR="0020779A">
          <w:rPr>
            <w:noProof/>
            <w:webHidden/>
          </w:rPr>
          <w:instrText xml:space="preserve"> PAGEREF _Toc207314950 \h </w:instrText>
        </w:r>
        <w:r w:rsidR="0020779A">
          <w:rPr>
            <w:noProof/>
            <w:webHidden/>
          </w:rPr>
        </w:r>
        <w:r w:rsidR="0020779A">
          <w:rPr>
            <w:noProof/>
            <w:webHidden/>
          </w:rPr>
          <w:fldChar w:fldCharType="separate"/>
        </w:r>
        <w:r w:rsidR="0020779A">
          <w:rPr>
            <w:noProof/>
            <w:webHidden/>
          </w:rPr>
          <w:t>60</w:t>
        </w:r>
        <w:r w:rsidR="0020779A">
          <w:rPr>
            <w:noProof/>
            <w:webHidden/>
          </w:rPr>
          <w:fldChar w:fldCharType="end"/>
        </w:r>
        <w:r>
          <w:rPr>
            <w:noProof/>
          </w:rPr>
          <w:fldChar w:fldCharType="end"/>
        </w:r>
      </w:ins>
    </w:p>
    <w:p w14:paraId="06ED3807" w14:textId="791DDC9D" w:rsidR="0020779A" w:rsidRDefault="0056181D">
      <w:pPr>
        <w:pStyle w:val="Tabladeilustraciones"/>
        <w:tabs>
          <w:tab w:val="right" w:leader="dot" w:pos="8494"/>
        </w:tabs>
        <w:rPr>
          <w:ins w:id="757" w:author="Redondo García Francisco Javier" w:date="2025-09-02T09:44:00Z"/>
          <w:rFonts w:eastAsiaTheme="minorEastAsia"/>
          <w:noProof/>
          <w:lang w:eastAsia="es-ES"/>
        </w:rPr>
      </w:pPr>
      <w:ins w:id="758" w:author="Redondo García Francisco Javier" w:date="2025-09-02T09:44:00Z">
        <w:r>
          <w:fldChar w:fldCharType="begin"/>
        </w:r>
        <w:r>
          <w:instrText xml:space="preserve"> HYPERLINK \l "_Toc207314951" </w:instrText>
        </w:r>
        <w:r>
          <w:fldChar w:fldCharType="separate"/>
        </w:r>
        <w:r w:rsidR="0020779A" w:rsidRPr="0059304F">
          <w:rPr>
            <w:rStyle w:val="Hipervnculo"/>
            <w:noProof/>
          </w:rPr>
          <w:t>Figura 18 - Diagrama de secuencia gestión de los roles de usuario</w:t>
        </w:r>
        <w:r w:rsidR="0020779A">
          <w:rPr>
            <w:noProof/>
            <w:webHidden/>
          </w:rPr>
          <w:tab/>
        </w:r>
        <w:r w:rsidR="0020779A">
          <w:rPr>
            <w:noProof/>
            <w:webHidden/>
          </w:rPr>
          <w:fldChar w:fldCharType="begin"/>
        </w:r>
        <w:r w:rsidR="0020779A">
          <w:rPr>
            <w:noProof/>
            <w:webHidden/>
          </w:rPr>
          <w:instrText xml:space="preserve"> PAGEREF _Toc207314951 \h </w:instrText>
        </w:r>
        <w:r w:rsidR="0020779A">
          <w:rPr>
            <w:noProof/>
            <w:webHidden/>
          </w:rPr>
        </w:r>
        <w:r w:rsidR="0020779A">
          <w:rPr>
            <w:noProof/>
            <w:webHidden/>
          </w:rPr>
          <w:fldChar w:fldCharType="separate"/>
        </w:r>
        <w:r w:rsidR="0020779A">
          <w:rPr>
            <w:noProof/>
            <w:webHidden/>
          </w:rPr>
          <w:t>61</w:t>
        </w:r>
        <w:r w:rsidR="0020779A">
          <w:rPr>
            <w:noProof/>
            <w:webHidden/>
          </w:rPr>
          <w:fldChar w:fldCharType="end"/>
        </w:r>
        <w:r>
          <w:rPr>
            <w:noProof/>
          </w:rPr>
          <w:fldChar w:fldCharType="end"/>
        </w:r>
      </w:ins>
    </w:p>
    <w:p w14:paraId="558B2488" w14:textId="5EC5D5E6" w:rsidR="0020779A" w:rsidRDefault="0056181D">
      <w:pPr>
        <w:pStyle w:val="Tabladeilustraciones"/>
        <w:tabs>
          <w:tab w:val="right" w:leader="dot" w:pos="8494"/>
        </w:tabs>
        <w:rPr>
          <w:ins w:id="759" w:author="Redondo García Francisco Javier" w:date="2025-09-02T09:44:00Z"/>
          <w:rFonts w:eastAsiaTheme="minorEastAsia"/>
          <w:noProof/>
          <w:lang w:eastAsia="es-ES"/>
        </w:rPr>
      </w:pPr>
      <w:ins w:id="760" w:author="Redondo García Francisco Javier" w:date="2025-09-02T09:44:00Z">
        <w:r>
          <w:fldChar w:fldCharType="begin"/>
        </w:r>
        <w:r>
          <w:instrText xml:space="preserve"> HYPE</w:instrText>
        </w:r>
        <w:r>
          <w:instrText xml:space="preserve">RLINK \l "_Toc207314952" </w:instrText>
        </w:r>
        <w:r>
          <w:fldChar w:fldCharType="separate"/>
        </w:r>
        <w:r w:rsidR="0020779A" w:rsidRPr="0059304F">
          <w:rPr>
            <w:rStyle w:val="Hipervnculo"/>
            <w:noProof/>
          </w:rPr>
          <w:t>Figura 19 - Organización BD pruebas</w:t>
        </w:r>
        <w:r w:rsidR="0020779A">
          <w:rPr>
            <w:noProof/>
            <w:webHidden/>
          </w:rPr>
          <w:tab/>
        </w:r>
        <w:r w:rsidR="0020779A">
          <w:rPr>
            <w:noProof/>
            <w:webHidden/>
          </w:rPr>
          <w:fldChar w:fldCharType="begin"/>
        </w:r>
        <w:r w:rsidR="0020779A">
          <w:rPr>
            <w:noProof/>
            <w:webHidden/>
          </w:rPr>
          <w:instrText xml:space="preserve"> PAGEREF _Toc207314952 \h </w:instrText>
        </w:r>
        <w:r w:rsidR="0020779A">
          <w:rPr>
            <w:noProof/>
            <w:webHidden/>
          </w:rPr>
        </w:r>
        <w:r w:rsidR="0020779A">
          <w:rPr>
            <w:noProof/>
            <w:webHidden/>
          </w:rPr>
          <w:fldChar w:fldCharType="separate"/>
        </w:r>
        <w:r w:rsidR="0020779A">
          <w:rPr>
            <w:noProof/>
            <w:webHidden/>
          </w:rPr>
          <w:t>63</w:t>
        </w:r>
        <w:r w:rsidR="0020779A">
          <w:rPr>
            <w:noProof/>
            <w:webHidden/>
          </w:rPr>
          <w:fldChar w:fldCharType="end"/>
        </w:r>
        <w:r>
          <w:rPr>
            <w:noProof/>
          </w:rPr>
          <w:fldChar w:fldCharType="end"/>
        </w:r>
      </w:ins>
    </w:p>
    <w:p w14:paraId="560553E4" w14:textId="5DB42CB6" w:rsidR="0020779A" w:rsidRDefault="0056181D">
      <w:pPr>
        <w:pStyle w:val="Tabladeilustraciones"/>
        <w:tabs>
          <w:tab w:val="right" w:leader="dot" w:pos="8494"/>
        </w:tabs>
        <w:rPr>
          <w:ins w:id="761" w:author="Redondo García Francisco Javier" w:date="2025-09-02T09:44:00Z"/>
          <w:rFonts w:eastAsiaTheme="minorEastAsia"/>
          <w:noProof/>
          <w:lang w:eastAsia="es-ES"/>
        </w:rPr>
      </w:pPr>
      <w:ins w:id="762" w:author="Redondo García Francisco Javier" w:date="2025-09-02T09:44:00Z">
        <w:r>
          <w:fldChar w:fldCharType="begin"/>
        </w:r>
        <w:r>
          <w:instrText xml:space="preserve"> HYPERLINK \l "_Toc207314953" </w:instrText>
        </w:r>
        <w:r>
          <w:fldChar w:fldCharType="separate"/>
        </w:r>
        <w:r w:rsidR="0020779A" w:rsidRPr="0059304F">
          <w:rPr>
            <w:rStyle w:val="Hipervnculo"/>
            <w:noProof/>
          </w:rPr>
          <w:t>Figura 20 - Organización BD pacientes</w:t>
        </w:r>
        <w:r w:rsidR="0020779A">
          <w:rPr>
            <w:noProof/>
            <w:webHidden/>
          </w:rPr>
          <w:tab/>
        </w:r>
        <w:r w:rsidR="0020779A">
          <w:rPr>
            <w:noProof/>
            <w:webHidden/>
          </w:rPr>
          <w:fldChar w:fldCharType="begin"/>
        </w:r>
        <w:r w:rsidR="0020779A">
          <w:rPr>
            <w:noProof/>
            <w:webHidden/>
          </w:rPr>
          <w:instrText xml:space="preserve"> PAGEREF _Toc207314953 \h </w:instrText>
        </w:r>
        <w:r w:rsidR="0020779A">
          <w:rPr>
            <w:noProof/>
            <w:webHidden/>
          </w:rPr>
        </w:r>
        <w:r w:rsidR="0020779A">
          <w:rPr>
            <w:noProof/>
            <w:webHidden/>
          </w:rPr>
          <w:fldChar w:fldCharType="separate"/>
        </w:r>
        <w:r w:rsidR="0020779A">
          <w:rPr>
            <w:noProof/>
            <w:webHidden/>
          </w:rPr>
          <w:t>64</w:t>
        </w:r>
        <w:r w:rsidR="0020779A">
          <w:rPr>
            <w:noProof/>
            <w:webHidden/>
          </w:rPr>
          <w:fldChar w:fldCharType="end"/>
        </w:r>
        <w:r>
          <w:rPr>
            <w:noProof/>
          </w:rPr>
          <w:fldChar w:fldCharType="end"/>
        </w:r>
      </w:ins>
    </w:p>
    <w:p w14:paraId="25702D8B" w14:textId="2178BD31" w:rsidR="0020779A" w:rsidRDefault="0056181D">
      <w:pPr>
        <w:pStyle w:val="Tabladeilustraciones"/>
        <w:tabs>
          <w:tab w:val="right" w:leader="dot" w:pos="8494"/>
        </w:tabs>
        <w:rPr>
          <w:ins w:id="763" w:author="Redondo García Francisco Javier" w:date="2025-09-02T09:44:00Z"/>
          <w:rFonts w:eastAsiaTheme="minorEastAsia"/>
          <w:noProof/>
          <w:lang w:eastAsia="es-ES"/>
        </w:rPr>
      </w:pPr>
      <w:ins w:id="764" w:author="Redondo García Francisco Javier" w:date="2025-09-02T09:44:00Z">
        <w:r>
          <w:fldChar w:fldCharType="begin"/>
        </w:r>
        <w:r>
          <w:instrText xml:space="preserve"> HYPERLINK \l "_Toc207314954" </w:instrText>
        </w:r>
        <w:r>
          <w:fldChar w:fldCharType="separate"/>
        </w:r>
        <w:r w:rsidR="0020779A" w:rsidRPr="0059304F">
          <w:rPr>
            <w:rStyle w:val="Hipervnculo"/>
            <w:noProof/>
          </w:rPr>
          <w:t>Figura 21 - Organización BD usuarios</w:t>
        </w:r>
        <w:r w:rsidR="0020779A">
          <w:rPr>
            <w:noProof/>
            <w:webHidden/>
          </w:rPr>
          <w:tab/>
        </w:r>
        <w:r w:rsidR="0020779A">
          <w:rPr>
            <w:noProof/>
            <w:webHidden/>
          </w:rPr>
          <w:fldChar w:fldCharType="begin"/>
        </w:r>
        <w:r w:rsidR="0020779A">
          <w:rPr>
            <w:noProof/>
            <w:webHidden/>
          </w:rPr>
          <w:instrText xml:space="preserve"> PAGEREF _Toc207314954 \h </w:instrText>
        </w:r>
        <w:r w:rsidR="0020779A">
          <w:rPr>
            <w:noProof/>
            <w:webHidden/>
          </w:rPr>
        </w:r>
        <w:r w:rsidR="0020779A">
          <w:rPr>
            <w:noProof/>
            <w:webHidden/>
          </w:rPr>
          <w:fldChar w:fldCharType="separate"/>
        </w:r>
        <w:r w:rsidR="0020779A">
          <w:rPr>
            <w:noProof/>
            <w:webHidden/>
          </w:rPr>
          <w:t>65</w:t>
        </w:r>
        <w:r w:rsidR="0020779A">
          <w:rPr>
            <w:noProof/>
            <w:webHidden/>
          </w:rPr>
          <w:fldChar w:fldCharType="end"/>
        </w:r>
        <w:r>
          <w:rPr>
            <w:noProof/>
          </w:rPr>
          <w:fldChar w:fldCharType="end"/>
        </w:r>
      </w:ins>
    </w:p>
    <w:p w14:paraId="5B8FED8F" w14:textId="102EBD25" w:rsidR="0020779A" w:rsidRDefault="0056181D">
      <w:pPr>
        <w:pStyle w:val="Tabladeilustraciones"/>
        <w:tabs>
          <w:tab w:val="right" w:leader="dot" w:pos="8494"/>
        </w:tabs>
        <w:rPr>
          <w:ins w:id="765" w:author="Redondo García Francisco Javier" w:date="2025-09-02T09:44:00Z"/>
          <w:rFonts w:eastAsiaTheme="minorEastAsia"/>
          <w:noProof/>
          <w:lang w:eastAsia="es-ES"/>
        </w:rPr>
      </w:pPr>
      <w:ins w:id="766" w:author="Redondo García Francisco Javier" w:date="2025-09-02T09:44:00Z">
        <w:r>
          <w:fldChar w:fldCharType="begin"/>
        </w:r>
        <w:r>
          <w:instrText xml:space="preserve"> HYPERLINK \l "_Toc207314955" </w:instrText>
        </w:r>
        <w:r>
          <w:fldChar w:fldCharType="separate"/>
        </w:r>
        <w:r w:rsidR="0020779A" w:rsidRPr="0059304F">
          <w:rPr>
            <w:rStyle w:val="Hipervnculo"/>
            <w:noProof/>
          </w:rPr>
          <w:t>Figura 22 - Generación APK desde Android Studio</w:t>
        </w:r>
        <w:r w:rsidR="0020779A">
          <w:rPr>
            <w:noProof/>
            <w:webHidden/>
          </w:rPr>
          <w:tab/>
        </w:r>
        <w:r w:rsidR="0020779A">
          <w:rPr>
            <w:noProof/>
            <w:webHidden/>
          </w:rPr>
          <w:fldChar w:fldCharType="begin"/>
        </w:r>
        <w:r w:rsidR="0020779A">
          <w:rPr>
            <w:noProof/>
            <w:webHidden/>
          </w:rPr>
          <w:instrText xml:space="preserve"> PAGEREF _Toc207314955 \h </w:instrText>
        </w:r>
        <w:r w:rsidR="0020779A">
          <w:rPr>
            <w:noProof/>
            <w:webHidden/>
          </w:rPr>
        </w:r>
        <w:r w:rsidR="0020779A">
          <w:rPr>
            <w:noProof/>
            <w:webHidden/>
          </w:rPr>
          <w:fldChar w:fldCharType="separate"/>
        </w:r>
        <w:r w:rsidR="0020779A">
          <w:rPr>
            <w:noProof/>
            <w:webHidden/>
          </w:rPr>
          <w:t>72</w:t>
        </w:r>
        <w:r w:rsidR="0020779A">
          <w:rPr>
            <w:noProof/>
            <w:webHidden/>
          </w:rPr>
          <w:fldChar w:fldCharType="end"/>
        </w:r>
        <w:r>
          <w:rPr>
            <w:noProof/>
          </w:rPr>
          <w:fldChar w:fldCharType="end"/>
        </w:r>
      </w:ins>
    </w:p>
    <w:p w14:paraId="3B996C67" w14:textId="5CD11225" w:rsidR="0020779A" w:rsidRDefault="0056181D">
      <w:pPr>
        <w:pStyle w:val="Tabladeilustraciones"/>
        <w:tabs>
          <w:tab w:val="right" w:leader="dot" w:pos="8494"/>
        </w:tabs>
        <w:rPr>
          <w:ins w:id="767" w:author="Redondo García Francisco Javier" w:date="2025-09-02T09:44:00Z"/>
          <w:rFonts w:eastAsiaTheme="minorEastAsia"/>
          <w:noProof/>
          <w:lang w:eastAsia="es-ES"/>
        </w:rPr>
      </w:pPr>
      <w:ins w:id="768" w:author="Redondo García Francisco Javier" w:date="2025-09-02T09:44:00Z">
        <w:r>
          <w:fldChar w:fldCharType="begin"/>
        </w:r>
        <w:r>
          <w:instrText xml:space="preserve"> HYPERLINK </w:instrText>
        </w:r>
        <w:r>
          <w:instrText xml:space="preserve">\l "_Toc207314956" </w:instrText>
        </w:r>
        <w:r>
          <w:fldChar w:fldCharType="separate"/>
        </w:r>
        <w:r w:rsidR="0020779A" w:rsidRPr="0059304F">
          <w:rPr>
            <w:rStyle w:val="Hipervnculo"/>
            <w:noProof/>
          </w:rPr>
          <w:t>Figura 23 - Pantalla administración facultativos</w:t>
        </w:r>
        <w:r w:rsidR="0020779A">
          <w:rPr>
            <w:noProof/>
            <w:webHidden/>
          </w:rPr>
          <w:tab/>
        </w:r>
        <w:r w:rsidR="0020779A">
          <w:rPr>
            <w:noProof/>
            <w:webHidden/>
          </w:rPr>
          <w:fldChar w:fldCharType="begin"/>
        </w:r>
        <w:r w:rsidR="0020779A">
          <w:rPr>
            <w:noProof/>
            <w:webHidden/>
          </w:rPr>
          <w:instrText xml:space="preserve"> PAGEREF _Toc207314956 \h </w:instrText>
        </w:r>
        <w:r w:rsidR="0020779A">
          <w:rPr>
            <w:noProof/>
            <w:webHidden/>
          </w:rPr>
        </w:r>
        <w:r w:rsidR="0020779A">
          <w:rPr>
            <w:noProof/>
            <w:webHidden/>
          </w:rPr>
          <w:fldChar w:fldCharType="separate"/>
        </w:r>
        <w:r w:rsidR="0020779A">
          <w:rPr>
            <w:noProof/>
            <w:webHidden/>
          </w:rPr>
          <w:t>86</w:t>
        </w:r>
        <w:r w:rsidR="0020779A">
          <w:rPr>
            <w:noProof/>
            <w:webHidden/>
          </w:rPr>
          <w:fldChar w:fldCharType="end"/>
        </w:r>
        <w:r>
          <w:rPr>
            <w:noProof/>
          </w:rPr>
          <w:fldChar w:fldCharType="end"/>
        </w:r>
      </w:ins>
    </w:p>
    <w:p w14:paraId="07E08303" w14:textId="5641B627" w:rsidR="0020779A" w:rsidRDefault="0056181D">
      <w:pPr>
        <w:pStyle w:val="Tabladeilustraciones"/>
        <w:tabs>
          <w:tab w:val="right" w:leader="dot" w:pos="8494"/>
        </w:tabs>
        <w:rPr>
          <w:ins w:id="769" w:author="Redondo García Francisco Javier" w:date="2025-09-02T09:44:00Z"/>
          <w:rFonts w:eastAsiaTheme="minorEastAsia"/>
          <w:noProof/>
          <w:lang w:eastAsia="es-ES"/>
        </w:rPr>
      </w:pPr>
      <w:ins w:id="770" w:author="Redondo García Francisco Javier" w:date="2025-09-02T09:44:00Z">
        <w:r>
          <w:fldChar w:fldCharType="begin"/>
        </w:r>
        <w:r>
          <w:instrText xml:space="preserve"> HYPERLINK \l "_Toc207314957" </w:instrText>
        </w:r>
        <w:r>
          <w:fldChar w:fldCharType="separate"/>
        </w:r>
        <w:r w:rsidR="0020779A" w:rsidRPr="0059304F">
          <w:rPr>
            <w:rStyle w:val="Hipervnculo"/>
            <w:noProof/>
          </w:rPr>
          <w:t>Figura 24 – Búsqueda de pacientes</w:t>
        </w:r>
        <w:r w:rsidR="0020779A">
          <w:rPr>
            <w:noProof/>
            <w:webHidden/>
          </w:rPr>
          <w:tab/>
        </w:r>
        <w:r w:rsidR="0020779A">
          <w:rPr>
            <w:noProof/>
            <w:webHidden/>
          </w:rPr>
          <w:fldChar w:fldCharType="begin"/>
        </w:r>
        <w:r w:rsidR="0020779A">
          <w:rPr>
            <w:noProof/>
            <w:webHidden/>
          </w:rPr>
          <w:instrText xml:space="preserve"> PAGEREF _Toc207314957 \h </w:instrText>
        </w:r>
        <w:r w:rsidR="0020779A">
          <w:rPr>
            <w:noProof/>
            <w:webHidden/>
          </w:rPr>
        </w:r>
        <w:r w:rsidR="0020779A">
          <w:rPr>
            <w:noProof/>
            <w:webHidden/>
          </w:rPr>
          <w:fldChar w:fldCharType="separate"/>
        </w:r>
        <w:r w:rsidR="0020779A">
          <w:rPr>
            <w:noProof/>
            <w:webHidden/>
          </w:rPr>
          <w:t>88</w:t>
        </w:r>
        <w:r w:rsidR="0020779A">
          <w:rPr>
            <w:noProof/>
            <w:webHidden/>
          </w:rPr>
          <w:fldChar w:fldCharType="end"/>
        </w:r>
        <w:r>
          <w:rPr>
            <w:noProof/>
          </w:rPr>
          <w:fldChar w:fldCharType="end"/>
        </w:r>
      </w:ins>
    </w:p>
    <w:p w14:paraId="4B0ECA87" w14:textId="573D4753" w:rsidR="0020779A" w:rsidRDefault="0056181D">
      <w:pPr>
        <w:pStyle w:val="Tabladeilustraciones"/>
        <w:tabs>
          <w:tab w:val="right" w:leader="dot" w:pos="8494"/>
        </w:tabs>
        <w:rPr>
          <w:ins w:id="771" w:author="Redondo García Francisco Javier" w:date="2025-09-02T09:44:00Z"/>
          <w:rFonts w:eastAsiaTheme="minorEastAsia"/>
          <w:noProof/>
          <w:lang w:eastAsia="es-ES"/>
        </w:rPr>
      </w:pPr>
      <w:ins w:id="772" w:author="Redondo García Francisco Javier" w:date="2025-09-02T09:44:00Z">
        <w:r>
          <w:fldChar w:fldCharType="begin"/>
        </w:r>
        <w:r>
          <w:instrText xml:space="preserve"> HYPERLINK \l "_Toc207314958" </w:instrText>
        </w:r>
        <w:r>
          <w:fldChar w:fldCharType="separate"/>
        </w:r>
        <w:r w:rsidR="0020779A" w:rsidRPr="0059304F">
          <w:rPr>
            <w:rStyle w:val="Hipervnculo"/>
            <w:noProof/>
          </w:rPr>
          <w:t>Figura 25 - Pantalla editar paciente</w:t>
        </w:r>
        <w:r w:rsidR="0020779A">
          <w:rPr>
            <w:noProof/>
            <w:webHidden/>
          </w:rPr>
          <w:tab/>
        </w:r>
        <w:r w:rsidR="0020779A">
          <w:rPr>
            <w:noProof/>
            <w:webHidden/>
          </w:rPr>
          <w:fldChar w:fldCharType="begin"/>
        </w:r>
        <w:r w:rsidR="0020779A">
          <w:rPr>
            <w:noProof/>
            <w:webHidden/>
          </w:rPr>
          <w:instrText xml:space="preserve"> PAGEREF _Toc207314958 \h </w:instrText>
        </w:r>
        <w:r w:rsidR="0020779A">
          <w:rPr>
            <w:noProof/>
            <w:webHidden/>
          </w:rPr>
        </w:r>
        <w:r w:rsidR="0020779A">
          <w:rPr>
            <w:noProof/>
            <w:webHidden/>
          </w:rPr>
          <w:fldChar w:fldCharType="separate"/>
        </w:r>
        <w:r w:rsidR="0020779A">
          <w:rPr>
            <w:noProof/>
            <w:webHidden/>
          </w:rPr>
          <w:t>89</w:t>
        </w:r>
        <w:r w:rsidR="0020779A">
          <w:rPr>
            <w:noProof/>
            <w:webHidden/>
          </w:rPr>
          <w:fldChar w:fldCharType="end"/>
        </w:r>
        <w:r>
          <w:rPr>
            <w:noProof/>
          </w:rPr>
          <w:fldChar w:fldCharType="end"/>
        </w:r>
      </w:ins>
    </w:p>
    <w:p w14:paraId="117C7EFA" w14:textId="7CCCD0AF" w:rsidR="0020779A" w:rsidRDefault="0056181D">
      <w:pPr>
        <w:pStyle w:val="Tabladeilustraciones"/>
        <w:tabs>
          <w:tab w:val="right" w:leader="dot" w:pos="8494"/>
        </w:tabs>
        <w:rPr>
          <w:ins w:id="773" w:author="Redondo García Francisco Javier" w:date="2025-09-02T09:44:00Z"/>
          <w:rFonts w:eastAsiaTheme="minorEastAsia"/>
          <w:noProof/>
          <w:lang w:eastAsia="es-ES"/>
        </w:rPr>
      </w:pPr>
      <w:ins w:id="774" w:author="Redondo García Francisco Javier" w:date="2025-09-02T09:44:00Z">
        <w:r>
          <w:fldChar w:fldCharType="begin"/>
        </w:r>
        <w:r>
          <w:instrText xml:space="preserve"> HYPERLINK \l "_Toc207314959" </w:instrText>
        </w:r>
        <w:r>
          <w:fldChar w:fldCharType="separate"/>
        </w:r>
        <w:r w:rsidR="0020779A" w:rsidRPr="0059304F">
          <w:rPr>
            <w:rStyle w:val="Hipervnculo"/>
            <w:noProof/>
          </w:rPr>
          <w:t>Figura 26 - Pantalla Datos paciente</w:t>
        </w:r>
        <w:r w:rsidR="0020779A">
          <w:rPr>
            <w:noProof/>
            <w:webHidden/>
          </w:rPr>
          <w:tab/>
        </w:r>
        <w:r w:rsidR="0020779A">
          <w:rPr>
            <w:noProof/>
            <w:webHidden/>
          </w:rPr>
          <w:fldChar w:fldCharType="begin"/>
        </w:r>
        <w:r w:rsidR="0020779A">
          <w:rPr>
            <w:noProof/>
            <w:webHidden/>
          </w:rPr>
          <w:instrText xml:space="preserve"> PAGEREF _Toc207314959 \h </w:instrText>
        </w:r>
        <w:r w:rsidR="0020779A">
          <w:rPr>
            <w:noProof/>
            <w:webHidden/>
          </w:rPr>
        </w:r>
        <w:r w:rsidR="0020779A">
          <w:rPr>
            <w:noProof/>
            <w:webHidden/>
          </w:rPr>
          <w:fldChar w:fldCharType="separate"/>
        </w:r>
        <w:r w:rsidR="0020779A">
          <w:rPr>
            <w:noProof/>
            <w:webHidden/>
          </w:rPr>
          <w:t>90</w:t>
        </w:r>
        <w:r w:rsidR="0020779A">
          <w:rPr>
            <w:noProof/>
            <w:webHidden/>
          </w:rPr>
          <w:fldChar w:fldCharType="end"/>
        </w:r>
        <w:r>
          <w:rPr>
            <w:noProof/>
          </w:rPr>
          <w:fldChar w:fldCharType="end"/>
        </w:r>
      </w:ins>
    </w:p>
    <w:p w14:paraId="701FFFCE" w14:textId="6CFBE9B7" w:rsidR="0020779A" w:rsidRDefault="0056181D">
      <w:pPr>
        <w:pStyle w:val="Tabladeilustraciones"/>
        <w:tabs>
          <w:tab w:val="right" w:leader="dot" w:pos="8494"/>
        </w:tabs>
        <w:rPr>
          <w:ins w:id="775" w:author="Redondo García Francisco Javier" w:date="2025-09-02T09:44:00Z"/>
          <w:rFonts w:eastAsiaTheme="minorEastAsia"/>
          <w:noProof/>
          <w:lang w:eastAsia="es-ES"/>
        </w:rPr>
      </w:pPr>
      <w:ins w:id="776" w:author="Redondo García Francisco Javier" w:date="2025-09-02T09:44:00Z">
        <w:r>
          <w:fldChar w:fldCharType="begin"/>
        </w:r>
        <w:r>
          <w:instrText xml:space="preserve"> HYPERLINK \l "_Toc207314960" </w:instrText>
        </w:r>
        <w:r>
          <w:fldChar w:fldCharType="separate"/>
        </w:r>
        <w:r w:rsidR="0020779A" w:rsidRPr="0059304F">
          <w:rPr>
            <w:rStyle w:val="Hipervnculo"/>
            <w:noProof/>
          </w:rPr>
          <w:t>Figura 27 - Pantalla pruebas realizadas</w:t>
        </w:r>
        <w:r w:rsidR="0020779A">
          <w:rPr>
            <w:noProof/>
            <w:webHidden/>
          </w:rPr>
          <w:tab/>
        </w:r>
        <w:r w:rsidR="0020779A">
          <w:rPr>
            <w:noProof/>
            <w:webHidden/>
          </w:rPr>
          <w:fldChar w:fldCharType="begin"/>
        </w:r>
        <w:r w:rsidR="0020779A">
          <w:rPr>
            <w:noProof/>
            <w:webHidden/>
          </w:rPr>
          <w:instrText xml:space="preserve"> PAGEREF _Toc207314960 \h </w:instrText>
        </w:r>
        <w:r w:rsidR="0020779A">
          <w:rPr>
            <w:noProof/>
            <w:webHidden/>
          </w:rPr>
        </w:r>
        <w:r w:rsidR="0020779A">
          <w:rPr>
            <w:noProof/>
            <w:webHidden/>
          </w:rPr>
          <w:fldChar w:fldCharType="separate"/>
        </w:r>
        <w:r w:rsidR="0020779A">
          <w:rPr>
            <w:noProof/>
            <w:webHidden/>
          </w:rPr>
          <w:t>91</w:t>
        </w:r>
        <w:r w:rsidR="0020779A">
          <w:rPr>
            <w:noProof/>
            <w:webHidden/>
          </w:rPr>
          <w:fldChar w:fldCharType="end"/>
        </w:r>
        <w:r>
          <w:rPr>
            <w:noProof/>
          </w:rPr>
          <w:fldChar w:fldCharType="end"/>
        </w:r>
      </w:ins>
    </w:p>
    <w:p w14:paraId="16A56A83" w14:textId="2B692D2F" w:rsidR="0020779A" w:rsidRDefault="0056181D">
      <w:pPr>
        <w:pStyle w:val="Tabladeilustraciones"/>
        <w:tabs>
          <w:tab w:val="right" w:leader="dot" w:pos="8494"/>
        </w:tabs>
        <w:rPr>
          <w:ins w:id="777" w:author="Redondo García Francisco Javier" w:date="2025-09-02T09:44:00Z"/>
          <w:rFonts w:eastAsiaTheme="minorEastAsia"/>
          <w:noProof/>
          <w:lang w:eastAsia="es-ES"/>
        </w:rPr>
      </w:pPr>
      <w:ins w:id="778" w:author="Redondo García Francisco Javier" w:date="2025-09-02T09:44:00Z">
        <w:r>
          <w:fldChar w:fldCharType="begin"/>
        </w:r>
        <w:r>
          <w:instrText xml:space="preserve"> HYPERLINK \l "_Toc207314961" </w:instrText>
        </w:r>
        <w:r>
          <w:fldChar w:fldCharType="separate"/>
        </w:r>
        <w:r w:rsidR="0020779A" w:rsidRPr="0059304F">
          <w:rPr>
            <w:rStyle w:val="Hipervnculo"/>
            <w:noProof/>
          </w:rPr>
          <w:t>Figura 28 - Pantalla equilibrio</w:t>
        </w:r>
        <w:r w:rsidR="0020779A">
          <w:rPr>
            <w:noProof/>
            <w:webHidden/>
          </w:rPr>
          <w:tab/>
        </w:r>
        <w:r w:rsidR="0020779A">
          <w:rPr>
            <w:noProof/>
            <w:webHidden/>
          </w:rPr>
          <w:fldChar w:fldCharType="begin"/>
        </w:r>
        <w:r w:rsidR="0020779A">
          <w:rPr>
            <w:noProof/>
            <w:webHidden/>
          </w:rPr>
          <w:instrText xml:space="preserve"> PAGEREF _Toc207314961 \h </w:instrText>
        </w:r>
        <w:r w:rsidR="0020779A">
          <w:rPr>
            <w:noProof/>
            <w:webHidden/>
          </w:rPr>
        </w:r>
        <w:r w:rsidR="0020779A">
          <w:rPr>
            <w:noProof/>
            <w:webHidden/>
          </w:rPr>
          <w:fldChar w:fldCharType="separate"/>
        </w:r>
        <w:r w:rsidR="0020779A">
          <w:rPr>
            <w:noProof/>
            <w:webHidden/>
          </w:rPr>
          <w:t>92</w:t>
        </w:r>
        <w:r w:rsidR="0020779A">
          <w:rPr>
            <w:noProof/>
            <w:webHidden/>
          </w:rPr>
          <w:fldChar w:fldCharType="end"/>
        </w:r>
        <w:r>
          <w:rPr>
            <w:noProof/>
          </w:rPr>
          <w:fldChar w:fldCharType="end"/>
        </w:r>
      </w:ins>
    </w:p>
    <w:p w14:paraId="62F3F3FC" w14:textId="37A40463" w:rsidR="0020779A" w:rsidRDefault="0056181D">
      <w:pPr>
        <w:pStyle w:val="Tabladeilustraciones"/>
        <w:tabs>
          <w:tab w:val="right" w:leader="dot" w:pos="8494"/>
        </w:tabs>
        <w:rPr>
          <w:ins w:id="779" w:author="Redondo García Francisco Javier" w:date="2025-09-02T09:44:00Z"/>
          <w:rFonts w:eastAsiaTheme="minorEastAsia"/>
          <w:noProof/>
          <w:lang w:eastAsia="es-ES"/>
        </w:rPr>
      </w:pPr>
      <w:ins w:id="780" w:author="Redondo García Francisco Javier" w:date="2025-09-02T09:44:00Z">
        <w:r>
          <w:fldChar w:fldCharType="begin"/>
        </w:r>
        <w:r>
          <w:instrText xml:space="preserve"> HYPERLINK \l "</w:instrText>
        </w:r>
        <w:r>
          <w:instrText xml:space="preserve">_Toc207314962" </w:instrText>
        </w:r>
        <w:r>
          <w:fldChar w:fldCharType="separate"/>
        </w:r>
        <w:r w:rsidR="0020779A" w:rsidRPr="0059304F">
          <w:rPr>
            <w:rStyle w:val="Hipervnculo"/>
            <w:noProof/>
          </w:rPr>
          <w:t>Figura 29 - Gráfico sentadillas</w:t>
        </w:r>
        <w:r w:rsidR="0020779A">
          <w:rPr>
            <w:noProof/>
            <w:webHidden/>
          </w:rPr>
          <w:tab/>
        </w:r>
        <w:r w:rsidR="0020779A">
          <w:rPr>
            <w:noProof/>
            <w:webHidden/>
          </w:rPr>
          <w:fldChar w:fldCharType="begin"/>
        </w:r>
        <w:r w:rsidR="0020779A">
          <w:rPr>
            <w:noProof/>
            <w:webHidden/>
          </w:rPr>
          <w:instrText xml:space="preserve"> PAGEREF _Toc207314962 \h </w:instrText>
        </w:r>
        <w:r w:rsidR="0020779A">
          <w:rPr>
            <w:noProof/>
            <w:webHidden/>
          </w:rPr>
        </w:r>
        <w:r w:rsidR="0020779A">
          <w:rPr>
            <w:noProof/>
            <w:webHidden/>
          </w:rPr>
          <w:fldChar w:fldCharType="separate"/>
        </w:r>
        <w:r w:rsidR="0020779A">
          <w:rPr>
            <w:noProof/>
            <w:webHidden/>
          </w:rPr>
          <w:t>92</w:t>
        </w:r>
        <w:r w:rsidR="0020779A">
          <w:rPr>
            <w:noProof/>
            <w:webHidden/>
          </w:rPr>
          <w:fldChar w:fldCharType="end"/>
        </w:r>
        <w:r>
          <w:rPr>
            <w:noProof/>
          </w:rPr>
          <w:fldChar w:fldCharType="end"/>
        </w:r>
      </w:ins>
    </w:p>
    <w:p w14:paraId="43E406EE" w14:textId="5F2694E7" w:rsidR="0020779A" w:rsidRDefault="0056181D">
      <w:pPr>
        <w:pStyle w:val="Tabladeilustraciones"/>
        <w:tabs>
          <w:tab w:val="right" w:leader="dot" w:pos="8494"/>
        </w:tabs>
        <w:rPr>
          <w:ins w:id="781" w:author="Redondo García Francisco Javier" w:date="2025-09-02T09:44:00Z"/>
          <w:rFonts w:eastAsiaTheme="minorEastAsia"/>
          <w:noProof/>
          <w:lang w:eastAsia="es-ES"/>
        </w:rPr>
      </w:pPr>
      <w:ins w:id="782" w:author="Redondo García Francisco Javier" w:date="2025-09-02T09:44:00Z">
        <w:r>
          <w:fldChar w:fldCharType="begin"/>
        </w:r>
        <w:r>
          <w:instrText xml:space="preserve"> HYPERLINK \l "_Toc207314963" </w:instrText>
        </w:r>
        <w:r>
          <w:fldChar w:fldCharType="separate"/>
        </w:r>
        <w:r w:rsidR="0020779A" w:rsidRPr="0059304F">
          <w:rPr>
            <w:rStyle w:val="Hipervnculo"/>
            <w:noProof/>
          </w:rPr>
          <w:t>Figura 30 - Valores máximos y mínimos sentadillas</w:t>
        </w:r>
        <w:r w:rsidR="0020779A">
          <w:rPr>
            <w:noProof/>
            <w:webHidden/>
          </w:rPr>
          <w:tab/>
        </w:r>
        <w:r w:rsidR="0020779A">
          <w:rPr>
            <w:noProof/>
            <w:webHidden/>
          </w:rPr>
          <w:fldChar w:fldCharType="begin"/>
        </w:r>
        <w:r w:rsidR="0020779A">
          <w:rPr>
            <w:noProof/>
            <w:webHidden/>
          </w:rPr>
          <w:instrText xml:space="preserve"> PAGEREF _Toc207314963 \h </w:instrText>
        </w:r>
        <w:r w:rsidR="0020779A">
          <w:rPr>
            <w:noProof/>
            <w:webHidden/>
          </w:rPr>
        </w:r>
        <w:r w:rsidR="0020779A">
          <w:rPr>
            <w:noProof/>
            <w:webHidden/>
          </w:rPr>
          <w:fldChar w:fldCharType="separate"/>
        </w:r>
        <w:r w:rsidR="0020779A">
          <w:rPr>
            <w:noProof/>
            <w:webHidden/>
          </w:rPr>
          <w:t>93</w:t>
        </w:r>
        <w:r w:rsidR="0020779A">
          <w:rPr>
            <w:noProof/>
            <w:webHidden/>
          </w:rPr>
          <w:fldChar w:fldCharType="end"/>
        </w:r>
        <w:r>
          <w:rPr>
            <w:noProof/>
          </w:rPr>
          <w:fldChar w:fldCharType="end"/>
        </w:r>
      </w:ins>
    </w:p>
    <w:p w14:paraId="1DEAA005" w14:textId="43792BA0" w:rsidR="0020779A" w:rsidRDefault="0056181D">
      <w:pPr>
        <w:pStyle w:val="Tabladeilustraciones"/>
        <w:tabs>
          <w:tab w:val="right" w:leader="dot" w:pos="8494"/>
        </w:tabs>
        <w:rPr>
          <w:ins w:id="783" w:author="Redondo García Francisco Javier" w:date="2025-09-02T09:44:00Z"/>
          <w:rFonts w:eastAsiaTheme="minorEastAsia"/>
          <w:noProof/>
          <w:lang w:eastAsia="es-ES"/>
        </w:rPr>
      </w:pPr>
      <w:ins w:id="784" w:author="Redondo García Francisco Javier" w:date="2025-09-02T09:44:00Z">
        <w:r>
          <w:fldChar w:fldCharType="begin"/>
        </w:r>
        <w:r>
          <w:instrText xml:space="preserve"> HYPERLINK \l "_Toc207314964" </w:instrText>
        </w:r>
        <w:r>
          <w:fldChar w:fldCharType="separate"/>
        </w:r>
        <w:r w:rsidR="0020779A" w:rsidRPr="0059304F">
          <w:rPr>
            <w:rStyle w:val="Hipervnculo"/>
            <w:noProof/>
          </w:rPr>
          <w:t>Figura 31 - Crear gráfico echarts</w:t>
        </w:r>
        <w:r w:rsidR="0020779A">
          <w:rPr>
            <w:noProof/>
            <w:webHidden/>
          </w:rPr>
          <w:tab/>
        </w:r>
        <w:r w:rsidR="0020779A">
          <w:rPr>
            <w:noProof/>
            <w:webHidden/>
          </w:rPr>
          <w:fldChar w:fldCharType="begin"/>
        </w:r>
        <w:r w:rsidR="0020779A">
          <w:rPr>
            <w:noProof/>
            <w:webHidden/>
          </w:rPr>
          <w:instrText xml:space="preserve"> PAGEREF _Toc207314964 \h </w:instrText>
        </w:r>
        <w:r w:rsidR="0020779A">
          <w:rPr>
            <w:noProof/>
            <w:webHidden/>
          </w:rPr>
        </w:r>
        <w:r w:rsidR="0020779A">
          <w:rPr>
            <w:noProof/>
            <w:webHidden/>
          </w:rPr>
          <w:fldChar w:fldCharType="separate"/>
        </w:r>
        <w:r w:rsidR="0020779A">
          <w:rPr>
            <w:noProof/>
            <w:webHidden/>
          </w:rPr>
          <w:t>95</w:t>
        </w:r>
        <w:r w:rsidR="0020779A">
          <w:rPr>
            <w:noProof/>
            <w:webHidden/>
          </w:rPr>
          <w:fldChar w:fldCharType="end"/>
        </w:r>
        <w:r>
          <w:rPr>
            <w:noProof/>
          </w:rPr>
          <w:fldChar w:fldCharType="end"/>
        </w:r>
      </w:ins>
    </w:p>
    <w:p w14:paraId="4D09A533" w14:textId="632DB3FB" w:rsidR="0020779A" w:rsidRDefault="0056181D">
      <w:pPr>
        <w:pStyle w:val="Tabladeilustraciones"/>
        <w:tabs>
          <w:tab w:val="right" w:leader="dot" w:pos="8494"/>
        </w:tabs>
        <w:rPr>
          <w:ins w:id="785" w:author="Redondo García Francisco Javier" w:date="2025-09-02T09:44:00Z"/>
          <w:rFonts w:eastAsiaTheme="minorEastAsia"/>
          <w:noProof/>
          <w:lang w:eastAsia="es-ES"/>
        </w:rPr>
      </w:pPr>
      <w:ins w:id="786" w:author="Redondo García Francisco Javier" w:date="2025-09-02T09:44:00Z">
        <w:r>
          <w:fldChar w:fldCharType="begin"/>
        </w:r>
        <w:r>
          <w:instrText xml:space="preserve"> HYPERLINK \l "_Toc207314965" </w:instrText>
        </w:r>
        <w:r>
          <w:fldChar w:fldCharType="separate"/>
        </w:r>
        <w:r w:rsidR="0020779A" w:rsidRPr="0059304F">
          <w:rPr>
            <w:rStyle w:val="Hipervnculo"/>
            <w:noProof/>
          </w:rPr>
          <w:t>Figura 32 - Gráfico velocidad</w:t>
        </w:r>
        <w:r w:rsidR="0020779A">
          <w:rPr>
            <w:noProof/>
            <w:webHidden/>
          </w:rPr>
          <w:tab/>
        </w:r>
        <w:r w:rsidR="0020779A">
          <w:rPr>
            <w:noProof/>
            <w:webHidden/>
          </w:rPr>
          <w:fldChar w:fldCharType="begin"/>
        </w:r>
        <w:r w:rsidR="0020779A">
          <w:rPr>
            <w:noProof/>
            <w:webHidden/>
          </w:rPr>
          <w:instrText xml:space="preserve"> PAGEREF _Toc207314965 \h </w:instrText>
        </w:r>
        <w:r w:rsidR="0020779A">
          <w:rPr>
            <w:noProof/>
            <w:webHidden/>
          </w:rPr>
        </w:r>
        <w:r w:rsidR="0020779A">
          <w:rPr>
            <w:noProof/>
            <w:webHidden/>
          </w:rPr>
          <w:fldChar w:fldCharType="separate"/>
        </w:r>
        <w:r w:rsidR="0020779A">
          <w:rPr>
            <w:noProof/>
            <w:webHidden/>
          </w:rPr>
          <w:t>95</w:t>
        </w:r>
        <w:r w:rsidR="0020779A">
          <w:rPr>
            <w:noProof/>
            <w:webHidden/>
          </w:rPr>
          <w:fldChar w:fldCharType="end"/>
        </w:r>
        <w:r>
          <w:rPr>
            <w:noProof/>
          </w:rPr>
          <w:fldChar w:fldCharType="end"/>
        </w:r>
      </w:ins>
    </w:p>
    <w:p w14:paraId="06137703" w14:textId="757952CE" w:rsidR="0020779A" w:rsidRDefault="0056181D">
      <w:pPr>
        <w:pStyle w:val="Tabladeilustraciones"/>
        <w:tabs>
          <w:tab w:val="right" w:leader="dot" w:pos="8494"/>
        </w:tabs>
        <w:rPr>
          <w:ins w:id="787" w:author="Redondo García Francisco Javier" w:date="2025-09-02T09:44:00Z"/>
          <w:rFonts w:eastAsiaTheme="minorEastAsia"/>
          <w:noProof/>
          <w:lang w:eastAsia="es-ES"/>
        </w:rPr>
      </w:pPr>
      <w:ins w:id="788" w:author="Redondo García Francisco Javier" w:date="2025-09-02T09:44:00Z">
        <w:r>
          <w:fldChar w:fldCharType="begin"/>
        </w:r>
        <w:r>
          <w:instrText xml:space="preserve"> HYPERLINK \l "_Toc207314966"</w:instrText>
        </w:r>
        <w:r>
          <w:instrText xml:space="preserve"> </w:instrText>
        </w:r>
        <w:r>
          <w:fldChar w:fldCharType="separate"/>
        </w:r>
        <w:r w:rsidR="0020779A" w:rsidRPr="0059304F">
          <w:rPr>
            <w:rStyle w:val="Hipervnculo"/>
            <w:noProof/>
          </w:rPr>
          <w:t>Figura 33 - Gráfico histórico</w:t>
        </w:r>
        <w:r w:rsidR="0020779A">
          <w:rPr>
            <w:noProof/>
            <w:webHidden/>
          </w:rPr>
          <w:tab/>
        </w:r>
        <w:r w:rsidR="0020779A">
          <w:rPr>
            <w:noProof/>
            <w:webHidden/>
          </w:rPr>
          <w:fldChar w:fldCharType="begin"/>
        </w:r>
        <w:r w:rsidR="0020779A">
          <w:rPr>
            <w:noProof/>
            <w:webHidden/>
          </w:rPr>
          <w:instrText xml:space="preserve"> PAGEREF _Toc207314966 \h </w:instrText>
        </w:r>
        <w:r w:rsidR="0020779A">
          <w:rPr>
            <w:noProof/>
            <w:webHidden/>
          </w:rPr>
        </w:r>
        <w:r w:rsidR="0020779A">
          <w:rPr>
            <w:noProof/>
            <w:webHidden/>
          </w:rPr>
          <w:fldChar w:fldCharType="separate"/>
        </w:r>
        <w:r w:rsidR="0020779A">
          <w:rPr>
            <w:noProof/>
            <w:webHidden/>
          </w:rPr>
          <w:t>96</w:t>
        </w:r>
        <w:r w:rsidR="0020779A">
          <w:rPr>
            <w:noProof/>
            <w:webHidden/>
          </w:rPr>
          <w:fldChar w:fldCharType="end"/>
        </w:r>
        <w:r>
          <w:rPr>
            <w:noProof/>
          </w:rPr>
          <w:fldChar w:fldCharType="end"/>
        </w:r>
      </w:ins>
    </w:p>
    <w:p w14:paraId="33C96DA1" w14:textId="16231023" w:rsidR="0020779A" w:rsidRDefault="0056181D">
      <w:pPr>
        <w:pStyle w:val="Tabladeilustraciones"/>
        <w:tabs>
          <w:tab w:val="right" w:leader="dot" w:pos="8494"/>
        </w:tabs>
        <w:rPr>
          <w:ins w:id="789" w:author="Redondo García Francisco Javier" w:date="2025-09-02T09:44:00Z"/>
          <w:rFonts w:eastAsiaTheme="minorEastAsia"/>
          <w:noProof/>
          <w:lang w:eastAsia="es-ES"/>
        </w:rPr>
      </w:pPr>
      <w:ins w:id="790" w:author="Redondo García Francisco Javier" w:date="2025-09-02T09:44:00Z">
        <w:r>
          <w:fldChar w:fldCharType="begin"/>
        </w:r>
        <w:r>
          <w:instrText xml:space="preserve"> HYPERLINK \l "_Toc207314967" </w:instrText>
        </w:r>
        <w:r>
          <w:fldChar w:fldCharType="separate"/>
        </w:r>
        <w:r w:rsidR="0020779A" w:rsidRPr="0059304F">
          <w:rPr>
            <w:rStyle w:val="Hipervnculo"/>
            <w:noProof/>
          </w:rPr>
          <w:t>Figura 34 - Datos de pruebas histórico</w:t>
        </w:r>
        <w:r w:rsidR="0020779A">
          <w:rPr>
            <w:noProof/>
            <w:webHidden/>
          </w:rPr>
          <w:tab/>
        </w:r>
        <w:r w:rsidR="0020779A">
          <w:rPr>
            <w:noProof/>
            <w:webHidden/>
          </w:rPr>
          <w:fldChar w:fldCharType="begin"/>
        </w:r>
        <w:r w:rsidR="0020779A">
          <w:rPr>
            <w:noProof/>
            <w:webHidden/>
          </w:rPr>
          <w:instrText xml:space="preserve"> PAGEREF _Toc207314967 \h </w:instrText>
        </w:r>
        <w:r w:rsidR="0020779A">
          <w:rPr>
            <w:noProof/>
            <w:webHidden/>
          </w:rPr>
        </w:r>
        <w:r w:rsidR="0020779A">
          <w:rPr>
            <w:noProof/>
            <w:webHidden/>
          </w:rPr>
          <w:fldChar w:fldCharType="separate"/>
        </w:r>
        <w:r w:rsidR="0020779A">
          <w:rPr>
            <w:noProof/>
            <w:webHidden/>
          </w:rPr>
          <w:t>96</w:t>
        </w:r>
        <w:r w:rsidR="0020779A">
          <w:rPr>
            <w:noProof/>
            <w:webHidden/>
          </w:rPr>
          <w:fldChar w:fldCharType="end"/>
        </w:r>
        <w:r>
          <w:rPr>
            <w:noProof/>
          </w:rPr>
          <w:fldChar w:fldCharType="end"/>
        </w:r>
      </w:ins>
    </w:p>
    <w:p w14:paraId="517F9487" w14:textId="4A6C9032" w:rsidR="0020779A" w:rsidRDefault="0056181D">
      <w:pPr>
        <w:pStyle w:val="Tabladeilustraciones"/>
        <w:tabs>
          <w:tab w:val="right" w:leader="dot" w:pos="8494"/>
        </w:tabs>
        <w:rPr>
          <w:ins w:id="791" w:author="Redondo García Francisco Javier" w:date="2025-09-02T09:44:00Z"/>
          <w:rFonts w:eastAsiaTheme="minorEastAsia"/>
          <w:noProof/>
          <w:lang w:eastAsia="es-ES"/>
        </w:rPr>
      </w:pPr>
      <w:ins w:id="792" w:author="Redondo García Francisco Javier" w:date="2025-09-02T09:44:00Z">
        <w:r>
          <w:fldChar w:fldCharType="begin"/>
        </w:r>
        <w:r>
          <w:instrText xml:space="preserve"> HYPERLINK \l "_Toc207314968" </w:instrText>
        </w:r>
        <w:r>
          <w:fldChar w:fldCharType="separate"/>
        </w:r>
        <w:r w:rsidR="0020779A" w:rsidRPr="0059304F">
          <w:rPr>
            <w:rStyle w:val="Hipervnculo"/>
            <w:noProof/>
          </w:rPr>
          <w:t>Figura 35- Gráfico de sentadillas con pérdida de paquetes</w:t>
        </w:r>
        <w:r w:rsidR="0020779A">
          <w:rPr>
            <w:noProof/>
            <w:webHidden/>
          </w:rPr>
          <w:tab/>
        </w:r>
        <w:r w:rsidR="0020779A">
          <w:rPr>
            <w:noProof/>
            <w:webHidden/>
          </w:rPr>
          <w:fldChar w:fldCharType="begin"/>
        </w:r>
        <w:r w:rsidR="0020779A">
          <w:rPr>
            <w:noProof/>
            <w:webHidden/>
          </w:rPr>
          <w:instrText xml:space="preserve"> PAGEREF _Toc207314968 \h </w:instrText>
        </w:r>
        <w:r w:rsidR="0020779A">
          <w:rPr>
            <w:noProof/>
            <w:webHidden/>
          </w:rPr>
        </w:r>
        <w:r w:rsidR="0020779A">
          <w:rPr>
            <w:noProof/>
            <w:webHidden/>
          </w:rPr>
          <w:fldChar w:fldCharType="separate"/>
        </w:r>
        <w:r w:rsidR="0020779A">
          <w:rPr>
            <w:noProof/>
            <w:webHidden/>
          </w:rPr>
          <w:t>99</w:t>
        </w:r>
        <w:r w:rsidR="0020779A">
          <w:rPr>
            <w:noProof/>
            <w:webHidden/>
          </w:rPr>
          <w:fldChar w:fldCharType="end"/>
        </w:r>
        <w:r>
          <w:rPr>
            <w:noProof/>
          </w:rPr>
          <w:fldChar w:fldCharType="end"/>
        </w:r>
      </w:ins>
    </w:p>
    <w:p w14:paraId="2671CD1F" w14:textId="064FA240" w:rsidR="0020779A" w:rsidRDefault="0056181D">
      <w:pPr>
        <w:pStyle w:val="Tabladeilustraciones"/>
        <w:tabs>
          <w:tab w:val="right" w:leader="dot" w:pos="8494"/>
        </w:tabs>
        <w:rPr>
          <w:ins w:id="793" w:author="Redondo García Francisco Javier" w:date="2025-09-02T09:44:00Z"/>
          <w:rFonts w:eastAsiaTheme="minorEastAsia"/>
          <w:noProof/>
          <w:lang w:eastAsia="es-ES"/>
        </w:rPr>
      </w:pPr>
      <w:ins w:id="794" w:author="Redondo García Francisco Javier" w:date="2025-09-02T09:44:00Z">
        <w:r>
          <w:lastRenderedPageBreak/>
          <w:fldChar w:fldCharType="begin"/>
        </w:r>
        <w:r>
          <w:instrText xml:space="preserve"> HYPERLINK \l "_Toc207314969" </w:instrText>
        </w:r>
        <w:r>
          <w:fldChar w:fldCharType="separate"/>
        </w:r>
        <w:r w:rsidR="0020779A" w:rsidRPr="0059304F">
          <w:rPr>
            <w:rStyle w:val="Hipervnculo"/>
            <w:noProof/>
          </w:rPr>
          <w:t>Figura 36 - Dispositivo equilibrio sin conectar</w:t>
        </w:r>
        <w:r w:rsidR="0020779A">
          <w:rPr>
            <w:noProof/>
            <w:webHidden/>
          </w:rPr>
          <w:tab/>
        </w:r>
        <w:r w:rsidR="0020779A">
          <w:rPr>
            <w:noProof/>
            <w:webHidden/>
          </w:rPr>
          <w:fldChar w:fldCharType="begin"/>
        </w:r>
        <w:r w:rsidR="0020779A">
          <w:rPr>
            <w:noProof/>
            <w:webHidden/>
          </w:rPr>
          <w:instrText xml:space="preserve"> PAGEREF _Toc207314969 \h </w:instrText>
        </w:r>
        <w:r w:rsidR="0020779A">
          <w:rPr>
            <w:noProof/>
            <w:webHidden/>
          </w:rPr>
        </w:r>
        <w:r w:rsidR="0020779A">
          <w:rPr>
            <w:noProof/>
            <w:webHidden/>
          </w:rPr>
          <w:fldChar w:fldCharType="separate"/>
        </w:r>
        <w:r w:rsidR="0020779A">
          <w:rPr>
            <w:noProof/>
            <w:webHidden/>
          </w:rPr>
          <w:t>106</w:t>
        </w:r>
        <w:r w:rsidR="0020779A">
          <w:rPr>
            <w:noProof/>
            <w:webHidden/>
          </w:rPr>
          <w:fldChar w:fldCharType="end"/>
        </w:r>
        <w:r>
          <w:rPr>
            <w:noProof/>
          </w:rPr>
          <w:fldChar w:fldCharType="end"/>
        </w:r>
      </w:ins>
    </w:p>
    <w:p w14:paraId="76D6DC13" w14:textId="5D294897" w:rsidR="0020779A" w:rsidRDefault="0056181D">
      <w:pPr>
        <w:pStyle w:val="Tabladeilustraciones"/>
        <w:tabs>
          <w:tab w:val="right" w:leader="dot" w:pos="8494"/>
        </w:tabs>
        <w:rPr>
          <w:ins w:id="795" w:author="Redondo García Francisco Javier" w:date="2025-09-02T09:44:00Z"/>
          <w:rFonts w:eastAsiaTheme="minorEastAsia"/>
          <w:noProof/>
          <w:lang w:eastAsia="es-ES"/>
        </w:rPr>
      </w:pPr>
      <w:ins w:id="796" w:author="Redondo García Francisco Javier" w:date="2025-09-02T09:44:00Z">
        <w:r>
          <w:fldChar w:fldCharType="begin"/>
        </w:r>
        <w:r>
          <w:instrText xml:space="preserve"> HYPERLINK \l "_Toc207314970" </w:instrText>
        </w:r>
        <w:r>
          <w:fldChar w:fldCharType="separate"/>
        </w:r>
        <w:r w:rsidR="0020779A" w:rsidRPr="0059304F">
          <w:rPr>
            <w:rStyle w:val="Hipervnculo"/>
            <w:noProof/>
          </w:rPr>
          <w:t>Figura 37 - Dispositivo equilibrio conectado</w:t>
        </w:r>
        <w:r w:rsidR="0020779A">
          <w:rPr>
            <w:noProof/>
            <w:webHidden/>
          </w:rPr>
          <w:tab/>
        </w:r>
        <w:r w:rsidR="0020779A">
          <w:rPr>
            <w:noProof/>
            <w:webHidden/>
          </w:rPr>
          <w:fldChar w:fldCharType="begin"/>
        </w:r>
        <w:r w:rsidR="0020779A">
          <w:rPr>
            <w:noProof/>
            <w:webHidden/>
          </w:rPr>
          <w:instrText xml:space="preserve"> PAGEREF _Toc207314970 \h </w:instrText>
        </w:r>
        <w:r w:rsidR="0020779A">
          <w:rPr>
            <w:noProof/>
            <w:webHidden/>
          </w:rPr>
        </w:r>
        <w:r w:rsidR="0020779A">
          <w:rPr>
            <w:noProof/>
            <w:webHidden/>
          </w:rPr>
          <w:fldChar w:fldCharType="separate"/>
        </w:r>
        <w:r w:rsidR="0020779A">
          <w:rPr>
            <w:noProof/>
            <w:webHidden/>
          </w:rPr>
          <w:t>107</w:t>
        </w:r>
        <w:r w:rsidR="0020779A">
          <w:rPr>
            <w:noProof/>
            <w:webHidden/>
          </w:rPr>
          <w:fldChar w:fldCharType="end"/>
        </w:r>
        <w:r>
          <w:rPr>
            <w:noProof/>
          </w:rPr>
          <w:fldChar w:fldCharType="end"/>
        </w:r>
      </w:ins>
    </w:p>
    <w:p w14:paraId="2BC5BF7D" w14:textId="20F776FC" w:rsidR="0020779A" w:rsidRDefault="0056181D">
      <w:pPr>
        <w:pStyle w:val="Tabladeilustraciones"/>
        <w:tabs>
          <w:tab w:val="right" w:leader="dot" w:pos="8494"/>
        </w:tabs>
        <w:rPr>
          <w:ins w:id="797" w:author="Redondo García Francisco Javier" w:date="2025-09-02T09:44:00Z"/>
          <w:rFonts w:eastAsiaTheme="minorEastAsia"/>
          <w:noProof/>
          <w:lang w:eastAsia="es-ES"/>
        </w:rPr>
      </w:pPr>
      <w:ins w:id="798" w:author="Redondo García Francisco Javier" w:date="2025-09-02T09:44:00Z">
        <w:r>
          <w:fldChar w:fldCharType="begin"/>
        </w:r>
        <w:r>
          <w:instrText xml:space="preserve"> HYPERLINK \l "_Toc207314971" </w:instrText>
        </w:r>
        <w:r>
          <w:fldChar w:fldCharType="separate"/>
        </w:r>
        <w:r w:rsidR="0020779A" w:rsidRPr="0059304F">
          <w:rPr>
            <w:rStyle w:val="Hipervnculo"/>
            <w:noProof/>
          </w:rPr>
          <w:t>Figura 38 - Interruptor dispositivo equilibrio</w:t>
        </w:r>
        <w:r w:rsidR="0020779A">
          <w:rPr>
            <w:noProof/>
            <w:webHidden/>
          </w:rPr>
          <w:tab/>
        </w:r>
        <w:r w:rsidR="0020779A">
          <w:rPr>
            <w:noProof/>
            <w:webHidden/>
          </w:rPr>
          <w:fldChar w:fldCharType="begin"/>
        </w:r>
        <w:r w:rsidR="0020779A">
          <w:rPr>
            <w:noProof/>
            <w:webHidden/>
          </w:rPr>
          <w:instrText xml:space="preserve"> PAGEREF _Toc207314971 \h </w:instrText>
        </w:r>
        <w:r w:rsidR="0020779A">
          <w:rPr>
            <w:noProof/>
            <w:webHidden/>
          </w:rPr>
        </w:r>
        <w:r w:rsidR="0020779A">
          <w:rPr>
            <w:noProof/>
            <w:webHidden/>
          </w:rPr>
          <w:fldChar w:fldCharType="separate"/>
        </w:r>
        <w:r w:rsidR="0020779A">
          <w:rPr>
            <w:noProof/>
            <w:webHidden/>
          </w:rPr>
          <w:t>107</w:t>
        </w:r>
        <w:r w:rsidR="0020779A">
          <w:rPr>
            <w:noProof/>
            <w:webHidden/>
          </w:rPr>
          <w:fldChar w:fldCharType="end"/>
        </w:r>
        <w:r>
          <w:rPr>
            <w:noProof/>
          </w:rPr>
          <w:fldChar w:fldCharType="end"/>
        </w:r>
      </w:ins>
    </w:p>
    <w:p w14:paraId="5C4FD82E" w14:textId="59E6066D" w:rsidR="0020779A" w:rsidRDefault="0056181D">
      <w:pPr>
        <w:pStyle w:val="Tabladeilustraciones"/>
        <w:tabs>
          <w:tab w:val="right" w:leader="dot" w:pos="8494"/>
        </w:tabs>
        <w:rPr>
          <w:ins w:id="799" w:author="Redondo García Francisco Javier" w:date="2025-09-02T09:44:00Z"/>
          <w:rFonts w:eastAsiaTheme="minorEastAsia"/>
          <w:noProof/>
          <w:lang w:eastAsia="es-ES"/>
        </w:rPr>
      </w:pPr>
      <w:ins w:id="800" w:author="Redondo García Francisco Javier" w:date="2025-09-02T09:44:00Z">
        <w:r>
          <w:fldChar w:fldCharType="begin"/>
        </w:r>
        <w:r>
          <w:instrText xml:space="preserve"> HYPERLINK \l "_Toc207314972" </w:instrText>
        </w:r>
        <w:r>
          <w:fldChar w:fldCharType="separate"/>
        </w:r>
        <w:r w:rsidR="0020779A" w:rsidRPr="0059304F">
          <w:rPr>
            <w:rStyle w:val="Hipervnculo"/>
            <w:noProof/>
          </w:rPr>
          <w:t>Figura 39 - Colocación dispositivo sentadillas</w:t>
        </w:r>
        <w:r w:rsidR="0020779A">
          <w:rPr>
            <w:noProof/>
            <w:webHidden/>
          </w:rPr>
          <w:tab/>
        </w:r>
        <w:r w:rsidR="0020779A">
          <w:rPr>
            <w:noProof/>
            <w:webHidden/>
          </w:rPr>
          <w:fldChar w:fldCharType="begin"/>
        </w:r>
        <w:r w:rsidR="0020779A">
          <w:rPr>
            <w:noProof/>
            <w:webHidden/>
          </w:rPr>
          <w:instrText xml:space="preserve"> PAGEREF _Toc207314972 \h </w:instrText>
        </w:r>
        <w:r w:rsidR="0020779A">
          <w:rPr>
            <w:noProof/>
            <w:webHidden/>
          </w:rPr>
        </w:r>
        <w:r w:rsidR="0020779A">
          <w:rPr>
            <w:noProof/>
            <w:webHidden/>
          </w:rPr>
          <w:fldChar w:fldCharType="separate"/>
        </w:r>
        <w:r w:rsidR="0020779A">
          <w:rPr>
            <w:noProof/>
            <w:webHidden/>
          </w:rPr>
          <w:t>108</w:t>
        </w:r>
        <w:r w:rsidR="0020779A">
          <w:rPr>
            <w:noProof/>
            <w:webHidden/>
          </w:rPr>
          <w:fldChar w:fldCharType="end"/>
        </w:r>
        <w:r>
          <w:rPr>
            <w:noProof/>
          </w:rPr>
          <w:fldChar w:fldCharType="end"/>
        </w:r>
      </w:ins>
    </w:p>
    <w:p w14:paraId="7E253845" w14:textId="6CCB51E2" w:rsidR="0020779A" w:rsidRDefault="0056181D">
      <w:pPr>
        <w:pStyle w:val="Tabladeilustraciones"/>
        <w:tabs>
          <w:tab w:val="right" w:leader="dot" w:pos="8494"/>
        </w:tabs>
        <w:rPr>
          <w:ins w:id="801" w:author="Redondo García Francisco Javier" w:date="2025-09-02T09:44:00Z"/>
          <w:rFonts w:eastAsiaTheme="minorEastAsia"/>
          <w:noProof/>
          <w:lang w:eastAsia="es-ES"/>
        </w:rPr>
      </w:pPr>
      <w:ins w:id="802" w:author="Redondo García Francisco Javier" w:date="2025-09-02T09:44:00Z">
        <w:r>
          <w:fldChar w:fldCharType="begin"/>
        </w:r>
        <w:r>
          <w:instrText xml:space="preserve"> HYPERLINK \l "_Toc207314973" </w:instrText>
        </w:r>
        <w:r>
          <w:fldChar w:fldCharType="separate"/>
        </w:r>
        <w:r w:rsidR="0020779A" w:rsidRPr="0059304F">
          <w:rPr>
            <w:rStyle w:val="Hipervnculo"/>
            <w:noProof/>
          </w:rPr>
          <w:t>Figura 40 - Indicador posición dispositivo sentadillas</w:t>
        </w:r>
        <w:r w:rsidR="0020779A">
          <w:rPr>
            <w:noProof/>
            <w:webHidden/>
          </w:rPr>
          <w:tab/>
        </w:r>
        <w:r w:rsidR="0020779A">
          <w:rPr>
            <w:noProof/>
            <w:webHidden/>
          </w:rPr>
          <w:fldChar w:fldCharType="begin"/>
        </w:r>
        <w:r w:rsidR="0020779A">
          <w:rPr>
            <w:noProof/>
            <w:webHidden/>
          </w:rPr>
          <w:instrText xml:space="preserve"> PAGEREF _Toc207314973 \h </w:instrText>
        </w:r>
        <w:r w:rsidR="0020779A">
          <w:rPr>
            <w:noProof/>
            <w:webHidden/>
          </w:rPr>
        </w:r>
        <w:r w:rsidR="0020779A">
          <w:rPr>
            <w:noProof/>
            <w:webHidden/>
          </w:rPr>
          <w:fldChar w:fldCharType="separate"/>
        </w:r>
        <w:r w:rsidR="0020779A">
          <w:rPr>
            <w:noProof/>
            <w:webHidden/>
          </w:rPr>
          <w:t>108</w:t>
        </w:r>
        <w:r w:rsidR="0020779A">
          <w:rPr>
            <w:noProof/>
            <w:webHidden/>
          </w:rPr>
          <w:fldChar w:fldCharType="end"/>
        </w:r>
        <w:r>
          <w:rPr>
            <w:noProof/>
          </w:rPr>
          <w:fldChar w:fldCharType="end"/>
        </w:r>
      </w:ins>
    </w:p>
    <w:p w14:paraId="74ECADEB" w14:textId="08B78A8E" w:rsidR="0020779A" w:rsidRDefault="0056181D">
      <w:pPr>
        <w:pStyle w:val="Tabladeilustraciones"/>
        <w:tabs>
          <w:tab w:val="right" w:leader="dot" w:pos="8494"/>
        </w:tabs>
        <w:rPr>
          <w:ins w:id="803" w:author="Redondo García Francisco Javier" w:date="2025-09-02T09:44:00Z"/>
          <w:rFonts w:eastAsiaTheme="minorEastAsia"/>
          <w:noProof/>
          <w:lang w:eastAsia="es-ES"/>
        </w:rPr>
      </w:pPr>
      <w:ins w:id="804" w:author="Redondo García Francisco Javier" w:date="2025-09-02T09:44:00Z">
        <w:r>
          <w:fldChar w:fldCharType="begin"/>
        </w:r>
        <w:r>
          <w:instrText xml:space="preserve"> HYPERLINK \l "_Toc207314974" </w:instrText>
        </w:r>
        <w:r>
          <w:fldChar w:fldCharType="separate"/>
        </w:r>
        <w:r w:rsidR="0020779A" w:rsidRPr="0059304F">
          <w:rPr>
            <w:rStyle w:val="Hipervnculo"/>
            <w:noProof/>
          </w:rPr>
          <w:t>Figura 41 - Dispositivo equilibrio y trípode</w:t>
        </w:r>
        <w:r w:rsidR="0020779A">
          <w:rPr>
            <w:noProof/>
            <w:webHidden/>
          </w:rPr>
          <w:tab/>
        </w:r>
        <w:r w:rsidR="0020779A">
          <w:rPr>
            <w:noProof/>
            <w:webHidden/>
          </w:rPr>
          <w:fldChar w:fldCharType="begin"/>
        </w:r>
        <w:r w:rsidR="0020779A">
          <w:rPr>
            <w:noProof/>
            <w:webHidden/>
          </w:rPr>
          <w:instrText xml:space="preserve"> PAGEREF _Toc207314974 \h </w:instrText>
        </w:r>
        <w:r w:rsidR="0020779A">
          <w:rPr>
            <w:noProof/>
            <w:webHidden/>
          </w:rPr>
        </w:r>
        <w:r w:rsidR="0020779A">
          <w:rPr>
            <w:noProof/>
            <w:webHidden/>
          </w:rPr>
          <w:fldChar w:fldCharType="separate"/>
        </w:r>
        <w:r w:rsidR="0020779A">
          <w:rPr>
            <w:noProof/>
            <w:webHidden/>
          </w:rPr>
          <w:t>109</w:t>
        </w:r>
        <w:r w:rsidR="0020779A">
          <w:rPr>
            <w:noProof/>
            <w:webHidden/>
          </w:rPr>
          <w:fldChar w:fldCharType="end"/>
        </w:r>
        <w:r>
          <w:rPr>
            <w:noProof/>
          </w:rPr>
          <w:fldChar w:fldCharType="end"/>
        </w:r>
      </w:ins>
    </w:p>
    <w:p w14:paraId="36D8FE24" w14:textId="49DF53A0" w:rsidR="0020779A" w:rsidRDefault="0056181D">
      <w:pPr>
        <w:pStyle w:val="Tabladeilustraciones"/>
        <w:tabs>
          <w:tab w:val="right" w:leader="dot" w:pos="8494"/>
        </w:tabs>
        <w:rPr>
          <w:ins w:id="805" w:author="Redondo García Francisco Javier" w:date="2025-09-02T09:44:00Z"/>
          <w:rFonts w:eastAsiaTheme="minorEastAsia"/>
          <w:noProof/>
          <w:lang w:eastAsia="es-ES"/>
        </w:rPr>
      </w:pPr>
      <w:ins w:id="806" w:author="Redondo García Francisco Javier" w:date="2025-09-02T09:44:00Z">
        <w:r>
          <w:fldChar w:fldCharType="begin"/>
        </w:r>
        <w:r>
          <w:instrText xml:space="preserve"> HYPERLINK \l "_Toc207314975" </w:instrText>
        </w:r>
        <w:r>
          <w:fldChar w:fldCharType="separate"/>
        </w:r>
        <w:r w:rsidR="0020779A" w:rsidRPr="0059304F">
          <w:rPr>
            <w:rStyle w:val="Hipervnculo"/>
            <w:noProof/>
          </w:rPr>
          <w:t>Figura 42 - Interruptor dispositivo equilibrio</w:t>
        </w:r>
        <w:r w:rsidR="0020779A">
          <w:rPr>
            <w:noProof/>
            <w:webHidden/>
          </w:rPr>
          <w:tab/>
        </w:r>
        <w:r w:rsidR="0020779A">
          <w:rPr>
            <w:noProof/>
            <w:webHidden/>
          </w:rPr>
          <w:fldChar w:fldCharType="begin"/>
        </w:r>
        <w:r w:rsidR="0020779A">
          <w:rPr>
            <w:noProof/>
            <w:webHidden/>
          </w:rPr>
          <w:instrText xml:space="preserve"> PAGEREF _Toc207314975 \h </w:instrText>
        </w:r>
        <w:r w:rsidR="0020779A">
          <w:rPr>
            <w:noProof/>
            <w:webHidden/>
          </w:rPr>
        </w:r>
        <w:r w:rsidR="0020779A">
          <w:rPr>
            <w:noProof/>
            <w:webHidden/>
          </w:rPr>
          <w:fldChar w:fldCharType="separate"/>
        </w:r>
        <w:r w:rsidR="0020779A">
          <w:rPr>
            <w:noProof/>
            <w:webHidden/>
          </w:rPr>
          <w:t>109</w:t>
        </w:r>
        <w:r w:rsidR="0020779A">
          <w:rPr>
            <w:noProof/>
            <w:webHidden/>
          </w:rPr>
          <w:fldChar w:fldCharType="end"/>
        </w:r>
        <w:r>
          <w:rPr>
            <w:noProof/>
          </w:rPr>
          <w:fldChar w:fldCharType="end"/>
        </w:r>
      </w:ins>
    </w:p>
    <w:p w14:paraId="3D9A88F7" w14:textId="56BAD866" w:rsidR="0020779A" w:rsidRDefault="0056181D">
      <w:pPr>
        <w:pStyle w:val="Tabladeilustraciones"/>
        <w:tabs>
          <w:tab w:val="right" w:leader="dot" w:pos="8494"/>
        </w:tabs>
        <w:rPr>
          <w:ins w:id="807" w:author="Redondo García Francisco Javier" w:date="2025-09-02T09:44:00Z"/>
          <w:rFonts w:eastAsiaTheme="minorEastAsia"/>
          <w:noProof/>
          <w:lang w:eastAsia="es-ES"/>
        </w:rPr>
      </w:pPr>
      <w:ins w:id="808" w:author="Redondo García Francisco Javier" w:date="2025-09-02T09:44:00Z">
        <w:r>
          <w:fldChar w:fldCharType="begin"/>
        </w:r>
        <w:r>
          <w:instrText xml:space="preserve"> HYPERLINK \l "_Toc207314976" </w:instrText>
        </w:r>
        <w:r>
          <w:fldChar w:fldCharType="separate"/>
        </w:r>
        <w:r w:rsidR="0020779A" w:rsidRPr="0059304F">
          <w:rPr>
            <w:rStyle w:val="Hipervnculo"/>
            <w:noProof/>
          </w:rPr>
          <w:t>Figura 43 - Pantallas iniciales y salir móvil</w:t>
        </w:r>
        <w:r w:rsidR="0020779A">
          <w:rPr>
            <w:noProof/>
            <w:webHidden/>
          </w:rPr>
          <w:tab/>
        </w:r>
        <w:r w:rsidR="0020779A">
          <w:rPr>
            <w:noProof/>
            <w:webHidden/>
          </w:rPr>
          <w:fldChar w:fldCharType="begin"/>
        </w:r>
        <w:r w:rsidR="0020779A">
          <w:rPr>
            <w:noProof/>
            <w:webHidden/>
          </w:rPr>
          <w:instrText xml:space="preserve"> PAGEREF _Toc207314976 \h </w:instrText>
        </w:r>
        <w:r w:rsidR="0020779A">
          <w:rPr>
            <w:noProof/>
            <w:webHidden/>
          </w:rPr>
        </w:r>
        <w:r w:rsidR="0020779A">
          <w:rPr>
            <w:noProof/>
            <w:webHidden/>
          </w:rPr>
          <w:fldChar w:fldCharType="separate"/>
        </w:r>
        <w:r w:rsidR="0020779A">
          <w:rPr>
            <w:noProof/>
            <w:webHidden/>
          </w:rPr>
          <w:t>110</w:t>
        </w:r>
        <w:r w:rsidR="0020779A">
          <w:rPr>
            <w:noProof/>
            <w:webHidden/>
          </w:rPr>
          <w:fldChar w:fldCharType="end"/>
        </w:r>
        <w:r>
          <w:rPr>
            <w:noProof/>
          </w:rPr>
          <w:fldChar w:fldCharType="end"/>
        </w:r>
      </w:ins>
    </w:p>
    <w:p w14:paraId="6C85360F" w14:textId="5255237A" w:rsidR="0020779A" w:rsidRDefault="0056181D">
      <w:pPr>
        <w:pStyle w:val="Tabladeilustraciones"/>
        <w:tabs>
          <w:tab w:val="right" w:leader="dot" w:pos="8494"/>
        </w:tabs>
        <w:rPr>
          <w:ins w:id="809" w:author="Redondo García Francisco Javier" w:date="2025-09-02T09:44:00Z"/>
          <w:rFonts w:eastAsiaTheme="minorEastAsia"/>
          <w:noProof/>
          <w:lang w:eastAsia="es-ES"/>
        </w:rPr>
      </w:pPr>
      <w:ins w:id="810" w:author="Redondo García Francisco Javier" w:date="2025-09-02T09:44:00Z">
        <w:r>
          <w:fldChar w:fldCharType="begin"/>
        </w:r>
        <w:r>
          <w:instrText xml:space="preserve"> HYPERLINK \l</w:instrText>
        </w:r>
        <w:r>
          <w:instrText xml:space="preserve"> "_Toc207314977" </w:instrText>
        </w:r>
        <w:r>
          <w:fldChar w:fldCharType="separate"/>
        </w:r>
        <w:r w:rsidR="0020779A" w:rsidRPr="0059304F">
          <w:rPr>
            <w:rStyle w:val="Hipervnculo"/>
            <w:noProof/>
          </w:rPr>
          <w:t>Figura 44 - Pantalla registro paciente móvil</w:t>
        </w:r>
        <w:r w:rsidR="0020779A">
          <w:rPr>
            <w:noProof/>
            <w:webHidden/>
          </w:rPr>
          <w:tab/>
        </w:r>
        <w:r w:rsidR="0020779A">
          <w:rPr>
            <w:noProof/>
            <w:webHidden/>
          </w:rPr>
          <w:fldChar w:fldCharType="begin"/>
        </w:r>
        <w:r w:rsidR="0020779A">
          <w:rPr>
            <w:noProof/>
            <w:webHidden/>
          </w:rPr>
          <w:instrText xml:space="preserve"> PAGEREF _Toc207314977 \h </w:instrText>
        </w:r>
        <w:r w:rsidR="0020779A">
          <w:rPr>
            <w:noProof/>
            <w:webHidden/>
          </w:rPr>
        </w:r>
        <w:r w:rsidR="0020779A">
          <w:rPr>
            <w:noProof/>
            <w:webHidden/>
          </w:rPr>
          <w:fldChar w:fldCharType="separate"/>
        </w:r>
        <w:r w:rsidR="0020779A">
          <w:rPr>
            <w:noProof/>
            <w:webHidden/>
          </w:rPr>
          <w:t>111</w:t>
        </w:r>
        <w:r w:rsidR="0020779A">
          <w:rPr>
            <w:noProof/>
            <w:webHidden/>
          </w:rPr>
          <w:fldChar w:fldCharType="end"/>
        </w:r>
        <w:r>
          <w:rPr>
            <w:noProof/>
          </w:rPr>
          <w:fldChar w:fldCharType="end"/>
        </w:r>
      </w:ins>
    </w:p>
    <w:p w14:paraId="4D77BE7B" w14:textId="567F92F4" w:rsidR="0020779A" w:rsidRDefault="0056181D">
      <w:pPr>
        <w:pStyle w:val="Tabladeilustraciones"/>
        <w:tabs>
          <w:tab w:val="right" w:leader="dot" w:pos="8494"/>
        </w:tabs>
        <w:rPr>
          <w:ins w:id="811" w:author="Redondo García Francisco Javier" w:date="2025-09-02T09:44:00Z"/>
          <w:rFonts w:eastAsiaTheme="minorEastAsia"/>
          <w:noProof/>
          <w:lang w:eastAsia="es-ES"/>
        </w:rPr>
      </w:pPr>
      <w:ins w:id="812" w:author="Redondo García Francisco Javier" w:date="2025-09-02T09:44:00Z">
        <w:r>
          <w:fldChar w:fldCharType="begin"/>
        </w:r>
        <w:r>
          <w:instrText xml:space="preserve"> HYPERLINK \l "_Toc207314978" </w:instrText>
        </w:r>
        <w:r>
          <w:fldChar w:fldCharType="separate"/>
        </w:r>
        <w:r w:rsidR="0020779A" w:rsidRPr="0059304F">
          <w:rPr>
            <w:rStyle w:val="Hipervnculo"/>
            <w:noProof/>
          </w:rPr>
          <w:t>Figura 45 - Pantallas post registro paciente móvil</w:t>
        </w:r>
        <w:r w:rsidR="0020779A">
          <w:rPr>
            <w:noProof/>
            <w:webHidden/>
          </w:rPr>
          <w:tab/>
        </w:r>
        <w:r w:rsidR="0020779A">
          <w:rPr>
            <w:noProof/>
            <w:webHidden/>
          </w:rPr>
          <w:fldChar w:fldCharType="begin"/>
        </w:r>
        <w:r w:rsidR="0020779A">
          <w:rPr>
            <w:noProof/>
            <w:webHidden/>
          </w:rPr>
          <w:instrText xml:space="preserve"> PAGEREF _Toc207314978 \h </w:instrText>
        </w:r>
        <w:r w:rsidR="0020779A">
          <w:rPr>
            <w:noProof/>
            <w:webHidden/>
          </w:rPr>
        </w:r>
        <w:r w:rsidR="0020779A">
          <w:rPr>
            <w:noProof/>
            <w:webHidden/>
          </w:rPr>
          <w:fldChar w:fldCharType="separate"/>
        </w:r>
        <w:r w:rsidR="0020779A">
          <w:rPr>
            <w:noProof/>
            <w:webHidden/>
          </w:rPr>
          <w:t>111</w:t>
        </w:r>
        <w:r w:rsidR="0020779A">
          <w:rPr>
            <w:noProof/>
            <w:webHidden/>
          </w:rPr>
          <w:fldChar w:fldCharType="end"/>
        </w:r>
        <w:r>
          <w:rPr>
            <w:noProof/>
          </w:rPr>
          <w:fldChar w:fldCharType="end"/>
        </w:r>
      </w:ins>
    </w:p>
    <w:p w14:paraId="05D35738" w14:textId="1044FA30" w:rsidR="0020779A" w:rsidRDefault="0056181D">
      <w:pPr>
        <w:pStyle w:val="Tabladeilustraciones"/>
        <w:tabs>
          <w:tab w:val="right" w:leader="dot" w:pos="8494"/>
        </w:tabs>
        <w:rPr>
          <w:ins w:id="813" w:author="Redondo García Francisco Javier" w:date="2025-09-02T09:44:00Z"/>
          <w:rFonts w:eastAsiaTheme="minorEastAsia"/>
          <w:noProof/>
          <w:lang w:eastAsia="es-ES"/>
        </w:rPr>
      </w:pPr>
      <w:ins w:id="814" w:author="Redondo García Francisco Javier" w:date="2025-09-02T09:44:00Z">
        <w:r>
          <w:fldChar w:fldCharType="begin"/>
        </w:r>
        <w:r>
          <w:instrText xml:space="preserve"> HYPERLINK \l "_Toc207314979" </w:instrText>
        </w:r>
        <w:r>
          <w:fldChar w:fldCharType="separate"/>
        </w:r>
        <w:r w:rsidR="0020779A" w:rsidRPr="0059304F">
          <w:rPr>
            <w:rStyle w:val="Hipervnculo"/>
            <w:noProof/>
          </w:rPr>
          <w:t>Figura 46 - Pantalla buscar paciente móvil</w:t>
        </w:r>
        <w:r w:rsidR="0020779A">
          <w:rPr>
            <w:noProof/>
            <w:webHidden/>
          </w:rPr>
          <w:tab/>
        </w:r>
        <w:r w:rsidR="0020779A">
          <w:rPr>
            <w:noProof/>
            <w:webHidden/>
          </w:rPr>
          <w:fldChar w:fldCharType="begin"/>
        </w:r>
        <w:r w:rsidR="0020779A">
          <w:rPr>
            <w:noProof/>
            <w:webHidden/>
          </w:rPr>
          <w:instrText xml:space="preserve"> PAGEREF _Toc207314979 \h </w:instrText>
        </w:r>
        <w:r w:rsidR="0020779A">
          <w:rPr>
            <w:noProof/>
            <w:webHidden/>
          </w:rPr>
        </w:r>
        <w:r w:rsidR="0020779A">
          <w:rPr>
            <w:noProof/>
            <w:webHidden/>
          </w:rPr>
          <w:fldChar w:fldCharType="separate"/>
        </w:r>
        <w:r w:rsidR="0020779A">
          <w:rPr>
            <w:noProof/>
            <w:webHidden/>
          </w:rPr>
          <w:t>112</w:t>
        </w:r>
        <w:r w:rsidR="0020779A">
          <w:rPr>
            <w:noProof/>
            <w:webHidden/>
          </w:rPr>
          <w:fldChar w:fldCharType="end"/>
        </w:r>
        <w:r>
          <w:rPr>
            <w:noProof/>
          </w:rPr>
          <w:fldChar w:fldCharType="end"/>
        </w:r>
      </w:ins>
    </w:p>
    <w:p w14:paraId="17C5AD5A" w14:textId="3D1B8CEA" w:rsidR="0020779A" w:rsidRDefault="0056181D">
      <w:pPr>
        <w:pStyle w:val="Tabladeilustraciones"/>
        <w:tabs>
          <w:tab w:val="right" w:leader="dot" w:pos="8494"/>
        </w:tabs>
        <w:rPr>
          <w:ins w:id="815" w:author="Redondo García Francisco Javier" w:date="2025-09-02T09:44:00Z"/>
          <w:rFonts w:eastAsiaTheme="minorEastAsia"/>
          <w:noProof/>
          <w:lang w:eastAsia="es-ES"/>
        </w:rPr>
      </w:pPr>
      <w:ins w:id="816" w:author="Redondo García Francisco Javier" w:date="2025-09-02T09:44:00Z">
        <w:r>
          <w:fldChar w:fldCharType="begin"/>
        </w:r>
        <w:r>
          <w:instrText xml:space="preserve"> HYPERLINK \l "_Toc207314980" </w:instrText>
        </w:r>
        <w:r>
          <w:fldChar w:fldCharType="separate"/>
        </w:r>
        <w:r w:rsidR="0020779A" w:rsidRPr="0059304F">
          <w:rPr>
            <w:rStyle w:val="Hipervnculo"/>
            <w:noProof/>
          </w:rPr>
          <w:t>Figura 47 - Pantallas prueba equilibrio</w:t>
        </w:r>
        <w:r w:rsidR="0020779A">
          <w:rPr>
            <w:noProof/>
            <w:webHidden/>
          </w:rPr>
          <w:tab/>
        </w:r>
        <w:r w:rsidR="0020779A">
          <w:rPr>
            <w:noProof/>
            <w:webHidden/>
          </w:rPr>
          <w:fldChar w:fldCharType="begin"/>
        </w:r>
        <w:r w:rsidR="0020779A">
          <w:rPr>
            <w:noProof/>
            <w:webHidden/>
          </w:rPr>
          <w:instrText xml:space="preserve"> PAGEREF _Toc207314980 \h </w:instrText>
        </w:r>
        <w:r w:rsidR="0020779A">
          <w:rPr>
            <w:noProof/>
            <w:webHidden/>
          </w:rPr>
        </w:r>
        <w:r w:rsidR="0020779A">
          <w:rPr>
            <w:noProof/>
            <w:webHidden/>
          </w:rPr>
          <w:fldChar w:fldCharType="separate"/>
        </w:r>
        <w:r w:rsidR="0020779A">
          <w:rPr>
            <w:noProof/>
            <w:webHidden/>
          </w:rPr>
          <w:t>113</w:t>
        </w:r>
        <w:r w:rsidR="0020779A">
          <w:rPr>
            <w:noProof/>
            <w:webHidden/>
          </w:rPr>
          <w:fldChar w:fldCharType="end"/>
        </w:r>
        <w:r>
          <w:rPr>
            <w:noProof/>
          </w:rPr>
          <w:fldChar w:fldCharType="end"/>
        </w:r>
      </w:ins>
    </w:p>
    <w:p w14:paraId="15981D68" w14:textId="0B3BF0A0" w:rsidR="0020779A" w:rsidRDefault="0056181D">
      <w:pPr>
        <w:pStyle w:val="Tabladeilustraciones"/>
        <w:tabs>
          <w:tab w:val="right" w:leader="dot" w:pos="8494"/>
        </w:tabs>
        <w:rPr>
          <w:ins w:id="817" w:author="Redondo García Francisco Javier" w:date="2025-09-02T09:44:00Z"/>
          <w:rFonts w:eastAsiaTheme="minorEastAsia"/>
          <w:noProof/>
          <w:lang w:eastAsia="es-ES"/>
        </w:rPr>
      </w:pPr>
      <w:ins w:id="818" w:author="Redondo García Francisco Javier" w:date="2025-09-02T09:44:00Z">
        <w:r>
          <w:fldChar w:fldCharType="begin"/>
        </w:r>
        <w:r>
          <w:instrText xml:space="preserve"> HYPERLINK \l "_Toc</w:instrText>
        </w:r>
        <w:r>
          <w:instrText xml:space="preserve">207314981" </w:instrText>
        </w:r>
        <w:r>
          <w:fldChar w:fldCharType="separate"/>
        </w:r>
        <w:r w:rsidR="0020779A" w:rsidRPr="0059304F">
          <w:rPr>
            <w:rStyle w:val="Hipervnculo"/>
            <w:noProof/>
          </w:rPr>
          <w:t>Figura 48 - Pantallas prueba sentadillas móvil</w:t>
        </w:r>
        <w:r w:rsidR="0020779A">
          <w:rPr>
            <w:noProof/>
            <w:webHidden/>
          </w:rPr>
          <w:tab/>
        </w:r>
        <w:r w:rsidR="0020779A">
          <w:rPr>
            <w:noProof/>
            <w:webHidden/>
          </w:rPr>
          <w:fldChar w:fldCharType="begin"/>
        </w:r>
        <w:r w:rsidR="0020779A">
          <w:rPr>
            <w:noProof/>
            <w:webHidden/>
          </w:rPr>
          <w:instrText xml:space="preserve"> PAGEREF _Toc207314981 \h </w:instrText>
        </w:r>
        <w:r w:rsidR="0020779A">
          <w:rPr>
            <w:noProof/>
            <w:webHidden/>
          </w:rPr>
        </w:r>
        <w:r w:rsidR="0020779A">
          <w:rPr>
            <w:noProof/>
            <w:webHidden/>
          </w:rPr>
          <w:fldChar w:fldCharType="separate"/>
        </w:r>
        <w:r w:rsidR="0020779A">
          <w:rPr>
            <w:noProof/>
            <w:webHidden/>
          </w:rPr>
          <w:t>113</w:t>
        </w:r>
        <w:r w:rsidR="0020779A">
          <w:rPr>
            <w:noProof/>
            <w:webHidden/>
          </w:rPr>
          <w:fldChar w:fldCharType="end"/>
        </w:r>
        <w:r>
          <w:rPr>
            <w:noProof/>
          </w:rPr>
          <w:fldChar w:fldCharType="end"/>
        </w:r>
      </w:ins>
    </w:p>
    <w:p w14:paraId="07ACCBBE" w14:textId="2611F716" w:rsidR="0020779A" w:rsidRDefault="0056181D">
      <w:pPr>
        <w:pStyle w:val="Tabladeilustraciones"/>
        <w:tabs>
          <w:tab w:val="right" w:leader="dot" w:pos="8494"/>
        </w:tabs>
        <w:rPr>
          <w:ins w:id="819" w:author="Redondo García Francisco Javier" w:date="2025-09-02T09:44:00Z"/>
          <w:rFonts w:eastAsiaTheme="minorEastAsia"/>
          <w:noProof/>
          <w:lang w:eastAsia="es-ES"/>
        </w:rPr>
      </w:pPr>
      <w:ins w:id="820" w:author="Redondo García Francisco Javier" w:date="2025-09-02T09:44:00Z">
        <w:r>
          <w:fldChar w:fldCharType="begin"/>
        </w:r>
        <w:r>
          <w:instrText xml:space="preserve"> HYPERLINK \l "_Toc207314982" </w:instrText>
        </w:r>
        <w:r>
          <w:fldChar w:fldCharType="separate"/>
        </w:r>
        <w:r w:rsidR="0020779A" w:rsidRPr="0059304F">
          <w:rPr>
            <w:rStyle w:val="Hipervnculo"/>
            <w:noProof/>
          </w:rPr>
          <w:t>Figura 49 - Pantallas prueba velocidad móvil</w:t>
        </w:r>
        <w:r w:rsidR="0020779A">
          <w:rPr>
            <w:noProof/>
            <w:webHidden/>
          </w:rPr>
          <w:tab/>
        </w:r>
        <w:r w:rsidR="0020779A">
          <w:rPr>
            <w:noProof/>
            <w:webHidden/>
          </w:rPr>
          <w:fldChar w:fldCharType="begin"/>
        </w:r>
        <w:r w:rsidR="0020779A">
          <w:rPr>
            <w:noProof/>
            <w:webHidden/>
          </w:rPr>
          <w:instrText xml:space="preserve"> PAGEREF _Toc207314982 \h </w:instrText>
        </w:r>
        <w:r w:rsidR="0020779A">
          <w:rPr>
            <w:noProof/>
            <w:webHidden/>
          </w:rPr>
        </w:r>
        <w:r w:rsidR="0020779A">
          <w:rPr>
            <w:noProof/>
            <w:webHidden/>
          </w:rPr>
          <w:fldChar w:fldCharType="separate"/>
        </w:r>
        <w:r w:rsidR="0020779A">
          <w:rPr>
            <w:noProof/>
            <w:webHidden/>
          </w:rPr>
          <w:t>114</w:t>
        </w:r>
        <w:r w:rsidR="0020779A">
          <w:rPr>
            <w:noProof/>
            <w:webHidden/>
          </w:rPr>
          <w:fldChar w:fldCharType="end"/>
        </w:r>
        <w:r>
          <w:rPr>
            <w:noProof/>
          </w:rPr>
          <w:fldChar w:fldCharType="end"/>
        </w:r>
      </w:ins>
    </w:p>
    <w:p w14:paraId="0B10EAE7" w14:textId="45D1CB81" w:rsidR="0020779A" w:rsidRDefault="0056181D">
      <w:pPr>
        <w:pStyle w:val="Tabladeilustraciones"/>
        <w:tabs>
          <w:tab w:val="right" w:leader="dot" w:pos="8494"/>
        </w:tabs>
        <w:rPr>
          <w:ins w:id="821" w:author="Redondo García Francisco Javier" w:date="2025-09-02T09:44:00Z"/>
          <w:rFonts w:eastAsiaTheme="minorEastAsia"/>
          <w:noProof/>
          <w:lang w:eastAsia="es-ES"/>
        </w:rPr>
      </w:pPr>
      <w:ins w:id="822" w:author="Redondo García Francisco Javier" w:date="2025-09-02T09:44:00Z">
        <w:r>
          <w:fldChar w:fldCharType="begin"/>
        </w:r>
        <w:r>
          <w:instrText xml:space="preserve"> HYPERLINK \l "_Toc207314983" </w:instrText>
        </w:r>
        <w:r>
          <w:fldChar w:fldCharType="separate"/>
        </w:r>
        <w:r w:rsidR="0020779A" w:rsidRPr="0059304F">
          <w:rPr>
            <w:rStyle w:val="Hipervnculo"/>
            <w:noProof/>
          </w:rPr>
          <w:t>Figura 50 - Overlays prueba velocidad móvil</w:t>
        </w:r>
        <w:r w:rsidR="0020779A">
          <w:rPr>
            <w:noProof/>
            <w:webHidden/>
          </w:rPr>
          <w:tab/>
        </w:r>
        <w:r w:rsidR="0020779A">
          <w:rPr>
            <w:noProof/>
            <w:webHidden/>
          </w:rPr>
          <w:fldChar w:fldCharType="begin"/>
        </w:r>
        <w:r w:rsidR="0020779A">
          <w:rPr>
            <w:noProof/>
            <w:webHidden/>
          </w:rPr>
          <w:instrText xml:space="preserve"> PAGEREF _Toc207314983 \h </w:instrText>
        </w:r>
        <w:r w:rsidR="0020779A">
          <w:rPr>
            <w:noProof/>
            <w:webHidden/>
          </w:rPr>
        </w:r>
        <w:r w:rsidR="0020779A">
          <w:rPr>
            <w:noProof/>
            <w:webHidden/>
          </w:rPr>
          <w:fldChar w:fldCharType="separate"/>
        </w:r>
        <w:r w:rsidR="0020779A">
          <w:rPr>
            <w:noProof/>
            <w:webHidden/>
          </w:rPr>
          <w:t>115</w:t>
        </w:r>
        <w:r w:rsidR="0020779A">
          <w:rPr>
            <w:noProof/>
            <w:webHidden/>
          </w:rPr>
          <w:fldChar w:fldCharType="end"/>
        </w:r>
        <w:r>
          <w:rPr>
            <w:noProof/>
          </w:rPr>
          <w:fldChar w:fldCharType="end"/>
        </w:r>
      </w:ins>
    </w:p>
    <w:p w14:paraId="23106035" w14:textId="17E53419" w:rsidR="0020779A" w:rsidRDefault="0056181D">
      <w:pPr>
        <w:pStyle w:val="Tabladeilustraciones"/>
        <w:tabs>
          <w:tab w:val="right" w:leader="dot" w:pos="8494"/>
        </w:tabs>
        <w:rPr>
          <w:ins w:id="823" w:author="Redondo García Francisco Javier" w:date="2025-09-02T09:44:00Z"/>
          <w:rFonts w:eastAsiaTheme="minorEastAsia"/>
          <w:noProof/>
          <w:lang w:eastAsia="es-ES"/>
        </w:rPr>
      </w:pPr>
      <w:ins w:id="824" w:author="Redondo García Francisco Javier" w:date="2025-09-02T09:44:00Z">
        <w:r>
          <w:fldChar w:fldCharType="begin"/>
        </w:r>
        <w:r>
          <w:instrText xml:space="preserve"> HYPERLINK \l "_Toc207314984" </w:instrText>
        </w:r>
        <w:r>
          <w:fldChar w:fldCharType="separate"/>
        </w:r>
        <w:r w:rsidR="0020779A" w:rsidRPr="0059304F">
          <w:rPr>
            <w:rStyle w:val="Hipervnculo"/>
            <w:noProof/>
          </w:rPr>
          <w:t>Figura 51 - Pantalla inicial web</w:t>
        </w:r>
        <w:r w:rsidR="0020779A">
          <w:rPr>
            <w:noProof/>
            <w:webHidden/>
          </w:rPr>
          <w:tab/>
        </w:r>
        <w:r w:rsidR="0020779A">
          <w:rPr>
            <w:noProof/>
            <w:webHidden/>
          </w:rPr>
          <w:fldChar w:fldCharType="begin"/>
        </w:r>
        <w:r w:rsidR="0020779A">
          <w:rPr>
            <w:noProof/>
            <w:webHidden/>
          </w:rPr>
          <w:instrText xml:space="preserve"> PAGEREF _Toc207314984 \h </w:instrText>
        </w:r>
        <w:r w:rsidR="0020779A">
          <w:rPr>
            <w:noProof/>
            <w:webHidden/>
          </w:rPr>
        </w:r>
        <w:r w:rsidR="0020779A">
          <w:rPr>
            <w:noProof/>
            <w:webHidden/>
          </w:rPr>
          <w:fldChar w:fldCharType="separate"/>
        </w:r>
        <w:r w:rsidR="0020779A">
          <w:rPr>
            <w:noProof/>
            <w:webHidden/>
          </w:rPr>
          <w:t>116</w:t>
        </w:r>
        <w:r w:rsidR="0020779A">
          <w:rPr>
            <w:noProof/>
            <w:webHidden/>
          </w:rPr>
          <w:fldChar w:fldCharType="end"/>
        </w:r>
        <w:r>
          <w:rPr>
            <w:noProof/>
          </w:rPr>
          <w:fldChar w:fldCharType="end"/>
        </w:r>
      </w:ins>
    </w:p>
    <w:p w14:paraId="4647A540" w14:textId="49D5DE91" w:rsidR="0020779A" w:rsidRDefault="0056181D">
      <w:pPr>
        <w:pStyle w:val="Tabladeilustraciones"/>
        <w:tabs>
          <w:tab w:val="right" w:leader="dot" w:pos="8494"/>
        </w:tabs>
        <w:rPr>
          <w:ins w:id="825" w:author="Redondo García Francisco Javier" w:date="2025-09-02T09:44:00Z"/>
          <w:rFonts w:eastAsiaTheme="minorEastAsia"/>
          <w:noProof/>
          <w:lang w:eastAsia="es-ES"/>
        </w:rPr>
      </w:pPr>
      <w:ins w:id="826" w:author="Redondo García Francisco Javier" w:date="2025-09-02T09:44:00Z">
        <w:r>
          <w:fldChar w:fldCharType="begin"/>
        </w:r>
        <w:r>
          <w:instrText xml:space="preserve"> HYPERLINK \l "_Toc207314985" </w:instrText>
        </w:r>
        <w:r>
          <w:fldChar w:fldCharType="separate"/>
        </w:r>
        <w:r w:rsidR="0020779A" w:rsidRPr="0059304F">
          <w:rPr>
            <w:rStyle w:val="Hipervnculo"/>
            <w:noProof/>
          </w:rPr>
          <w:t>Figura 52 - Pantalla registro sanitario web</w:t>
        </w:r>
        <w:r w:rsidR="0020779A">
          <w:rPr>
            <w:noProof/>
            <w:webHidden/>
          </w:rPr>
          <w:tab/>
        </w:r>
        <w:r w:rsidR="0020779A">
          <w:rPr>
            <w:noProof/>
            <w:webHidden/>
          </w:rPr>
          <w:fldChar w:fldCharType="begin"/>
        </w:r>
        <w:r w:rsidR="0020779A">
          <w:rPr>
            <w:noProof/>
            <w:webHidden/>
          </w:rPr>
          <w:instrText xml:space="preserve"> PAGEREF _Toc207314985 \h </w:instrText>
        </w:r>
        <w:r w:rsidR="0020779A">
          <w:rPr>
            <w:noProof/>
            <w:webHidden/>
          </w:rPr>
        </w:r>
        <w:r w:rsidR="0020779A">
          <w:rPr>
            <w:noProof/>
            <w:webHidden/>
          </w:rPr>
          <w:fldChar w:fldCharType="separate"/>
        </w:r>
        <w:r w:rsidR="0020779A">
          <w:rPr>
            <w:noProof/>
            <w:webHidden/>
          </w:rPr>
          <w:t>116</w:t>
        </w:r>
        <w:r w:rsidR="0020779A">
          <w:rPr>
            <w:noProof/>
            <w:webHidden/>
          </w:rPr>
          <w:fldChar w:fldCharType="end"/>
        </w:r>
        <w:r>
          <w:rPr>
            <w:noProof/>
          </w:rPr>
          <w:fldChar w:fldCharType="end"/>
        </w:r>
      </w:ins>
    </w:p>
    <w:p w14:paraId="459B537A" w14:textId="0D50956D" w:rsidR="0020779A" w:rsidRDefault="0056181D">
      <w:pPr>
        <w:pStyle w:val="Tabladeilustraciones"/>
        <w:tabs>
          <w:tab w:val="right" w:leader="dot" w:pos="8494"/>
        </w:tabs>
        <w:rPr>
          <w:ins w:id="827" w:author="Redondo García Francisco Javier" w:date="2025-09-02T09:44:00Z"/>
          <w:rFonts w:eastAsiaTheme="minorEastAsia"/>
          <w:noProof/>
          <w:lang w:eastAsia="es-ES"/>
        </w:rPr>
      </w:pPr>
      <w:ins w:id="828" w:author="Redondo García Francisco Javier" w:date="2025-09-02T09:44:00Z">
        <w:r>
          <w:fldChar w:fldCharType="begin"/>
        </w:r>
        <w:r>
          <w:instrText xml:space="preserve"> HYPERLINK \l "_Toc207314986" </w:instrText>
        </w:r>
        <w:r>
          <w:fldChar w:fldCharType="separate"/>
        </w:r>
        <w:r w:rsidR="0020779A" w:rsidRPr="0059304F">
          <w:rPr>
            <w:rStyle w:val="Hipervnculo"/>
            <w:noProof/>
          </w:rPr>
          <w:t>Figura 53 - Pantalla login admin web</w:t>
        </w:r>
        <w:r w:rsidR="0020779A">
          <w:rPr>
            <w:noProof/>
            <w:webHidden/>
          </w:rPr>
          <w:tab/>
        </w:r>
        <w:r w:rsidR="0020779A">
          <w:rPr>
            <w:noProof/>
            <w:webHidden/>
          </w:rPr>
          <w:fldChar w:fldCharType="begin"/>
        </w:r>
        <w:r w:rsidR="0020779A">
          <w:rPr>
            <w:noProof/>
            <w:webHidden/>
          </w:rPr>
          <w:instrText xml:space="preserve"> PAGEREF _Toc207314986 \h </w:instrText>
        </w:r>
        <w:r w:rsidR="0020779A">
          <w:rPr>
            <w:noProof/>
            <w:webHidden/>
          </w:rPr>
        </w:r>
        <w:r w:rsidR="0020779A">
          <w:rPr>
            <w:noProof/>
            <w:webHidden/>
          </w:rPr>
          <w:fldChar w:fldCharType="separate"/>
        </w:r>
        <w:r w:rsidR="0020779A">
          <w:rPr>
            <w:noProof/>
            <w:webHidden/>
          </w:rPr>
          <w:t>117</w:t>
        </w:r>
        <w:r w:rsidR="0020779A">
          <w:rPr>
            <w:noProof/>
            <w:webHidden/>
          </w:rPr>
          <w:fldChar w:fldCharType="end"/>
        </w:r>
        <w:r>
          <w:rPr>
            <w:noProof/>
          </w:rPr>
          <w:fldChar w:fldCharType="end"/>
        </w:r>
      </w:ins>
    </w:p>
    <w:p w14:paraId="72DE573E" w14:textId="568E526E" w:rsidR="0020779A" w:rsidRDefault="0056181D">
      <w:pPr>
        <w:pStyle w:val="Tabladeilustraciones"/>
        <w:tabs>
          <w:tab w:val="right" w:leader="dot" w:pos="8494"/>
        </w:tabs>
        <w:rPr>
          <w:ins w:id="829" w:author="Redondo García Francisco Javier" w:date="2025-09-02T09:44:00Z"/>
          <w:rFonts w:eastAsiaTheme="minorEastAsia"/>
          <w:noProof/>
          <w:lang w:eastAsia="es-ES"/>
        </w:rPr>
      </w:pPr>
      <w:ins w:id="830" w:author="Redondo García Francisco Javier" w:date="2025-09-02T09:44:00Z">
        <w:r>
          <w:fldChar w:fldCharType="begin"/>
        </w:r>
        <w:r>
          <w:instrText xml:space="preserve"> HYPERL</w:instrText>
        </w:r>
        <w:r>
          <w:instrText xml:space="preserve">INK \l "_Toc207314987" </w:instrText>
        </w:r>
        <w:r>
          <w:fldChar w:fldCharType="separate"/>
        </w:r>
        <w:r w:rsidR="0020779A" w:rsidRPr="0059304F">
          <w:rPr>
            <w:rStyle w:val="Hipervnculo"/>
            <w:noProof/>
          </w:rPr>
          <w:t>Figura 54 - Pantalla login paciente web</w:t>
        </w:r>
        <w:r w:rsidR="0020779A">
          <w:rPr>
            <w:noProof/>
            <w:webHidden/>
          </w:rPr>
          <w:tab/>
        </w:r>
        <w:r w:rsidR="0020779A">
          <w:rPr>
            <w:noProof/>
            <w:webHidden/>
          </w:rPr>
          <w:fldChar w:fldCharType="begin"/>
        </w:r>
        <w:r w:rsidR="0020779A">
          <w:rPr>
            <w:noProof/>
            <w:webHidden/>
          </w:rPr>
          <w:instrText xml:space="preserve"> PAGEREF _Toc207314987 \h </w:instrText>
        </w:r>
        <w:r w:rsidR="0020779A">
          <w:rPr>
            <w:noProof/>
            <w:webHidden/>
          </w:rPr>
        </w:r>
        <w:r w:rsidR="0020779A">
          <w:rPr>
            <w:noProof/>
            <w:webHidden/>
          </w:rPr>
          <w:fldChar w:fldCharType="separate"/>
        </w:r>
        <w:r w:rsidR="0020779A">
          <w:rPr>
            <w:noProof/>
            <w:webHidden/>
          </w:rPr>
          <w:t>117</w:t>
        </w:r>
        <w:r w:rsidR="0020779A">
          <w:rPr>
            <w:noProof/>
            <w:webHidden/>
          </w:rPr>
          <w:fldChar w:fldCharType="end"/>
        </w:r>
        <w:r>
          <w:rPr>
            <w:noProof/>
          </w:rPr>
          <w:fldChar w:fldCharType="end"/>
        </w:r>
      </w:ins>
    </w:p>
    <w:p w14:paraId="56C5E341" w14:textId="776094AC" w:rsidR="0020779A" w:rsidRDefault="0056181D">
      <w:pPr>
        <w:pStyle w:val="Tabladeilustraciones"/>
        <w:tabs>
          <w:tab w:val="right" w:leader="dot" w:pos="8494"/>
        </w:tabs>
        <w:rPr>
          <w:ins w:id="831" w:author="Redondo García Francisco Javier" w:date="2025-09-02T09:44:00Z"/>
          <w:rFonts w:eastAsiaTheme="minorEastAsia"/>
          <w:noProof/>
          <w:lang w:eastAsia="es-ES"/>
        </w:rPr>
      </w:pPr>
      <w:ins w:id="832" w:author="Redondo García Francisco Javier" w:date="2025-09-02T09:44:00Z">
        <w:r>
          <w:fldChar w:fldCharType="begin"/>
        </w:r>
        <w:r>
          <w:instrText xml:space="preserve"> HYPERLINK \l "_Toc207314988" </w:instrText>
        </w:r>
        <w:r>
          <w:fldChar w:fldCharType="separate"/>
        </w:r>
        <w:r w:rsidR="0020779A" w:rsidRPr="0059304F">
          <w:rPr>
            <w:rStyle w:val="Hipervnculo"/>
            <w:noProof/>
          </w:rPr>
          <w:t>Figura 55 - Pantalla perfil de usuario web</w:t>
        </w:r>
        <w:r w:rsidR="0020779A">
          <w:rPr>
            <w:noProof/>
            <w:webHidden/>
          </w:rPr>
          <w:tab/>
        </w:r>
        <w:r w:rsidR="0020779A">
          <w:rPr>
            <w:noProof/>
            <w:webHidden/>
          </w:rPr>
          <w:fldChar w:fldCharType="begin"/>
        </w:r>
        <w:r w:rsidR="0020779A">
          <w:rPr>
            <w:noProof/>
            <w:webHidden/>
          </w:rPr>
          <w:instrText xml:space="preserve"> PAGEREF _Toc207314988 \h </w:instrText>
        </w:r>
        <w:r w:rsidR="0020779A">
          <w:rPr>
            <w:noProof/>
            <w:webHidden/>
          </w:rPr>
        </w:r>
        <w:r w:rsidR="0020779A">
          <w:rPr>
            <w:noProof/>
            <w:webHidden/>
          </w:rPr>
          <w:fldChar w:fldCharType="separate"/>
        </w:r>
        <w:r w:rsidR="0020779A">
          <w:rPr>
            <w:noProof/>
            <w:webHidden/>
          </w:rPr>
          <w:t>117</w:t>
        </w:r>
        <w:r w:rsidR="0020779A">
          <w:rPr>
            <w:noProof/>
            <w:webHidden/>
          </w:rPr>
          <w:fldChar w:fldCharType="end"/>
        </w:r>
        <w:r>
          <w:rPr>
            <w:noProof/>
          </w:rPr>
          <w:fldChar w:fldCharType="end"/>
        </w:r>
      </w:ins>
    </w:p>
    <w:p w14:paraId="00AC06AA" w14:textId="3D14773D" w:rsidR="0020779A" w:rsidRDefault="0056181D">
      <w:pPr>
        <w:pStyle w:val="Tabladeilustraciones"/>
        <w:tabs>
          <w:tab w:val="right" w:leader="dot" w:pos="8494"/>
        </w:tabs>
        <w:rPr>
          <w:ins w:id="833" w:author="Redondo García Francisco Javier" w:date="2025-09-02T09:44:00Z"/>
          <w:rFonts w:eastAsiaTheme="minorEastAsia"/>
          <w:noProof/>
          <w:lang w:eastAsia="es-ES"/>
        </w:rPr>
      </w:pPr>
      <w:ins w:id="834" w:author="Redondo García Francisco Javier" w:date="2025-09-02T09:44:00Z">
        <w:r>
          <w:fldChar w:fldCharType="begin"/>
        </w:r>
        <w:r>
          <w:instrText xml:space="preserve"> HYPERLINK \l "_Toc207314989" </w:instrText>
        </w:r>
        <w:r>
          <w:fldChar w:fldCharType="separate"/>
        </w:r>
        <w:r w:rsidR="0020779A" w:rsidRPr="0059304F">
          <w:rPr>
            <w:rStyle w:val="Hipervnculo"/>
            <w:noProof/>
          </w:rPr>
          <w:t>Figura 56 - Pantalla administración de usuarios web</w:t>
        </w:r>
        <w:r w:rsidR="0020779A">
          <w:rPr>
            <w:noProof/>
            <w:webHidden/>
          </w:rPr>
          <w:tab/>
        </w:r>
        <w:r w:rsidR="0020779A">
          <w:rPr>
            <w:noProof/>
            <w:webHidden/>
          </w:rPr>
          <w:fldChar w:fldCharType="begin"/>
        </w:r>
        <w:r w:rsidR="0020779A">
          <w:rPr>
            <w:noProof/>
            <w:webHidden/>
          </w:rPr>
          <w:instrText xml:space="preserve"> PAGEREF _Toc207314989 \h </w:instrText>
        </w:r>
        <w:r w:rsidR="0020779A">
          <w:rPr>
            <w:noProof/>
            <w:webHidden/>
          </w:rPr>
        </w:r>
        <w:r w:rsidR="0020779A">
          <w:rPr>
            <w:noProof/>
            <w:webHidden/>
          </w:rPr>
          <w:fldChar w:fldCharType="separate"/>
        </w:r>
        <w:r w:rsidR="0020779A">
          <w:rPr>
            <w:noProof/>
            <w:webHidden/>
          </w:rPr>
          <w:t>118</w:t>
        </w:r>
        <w:r w:rsidR="0020779A">
          <w:rPr>
            <w:noProof/>
            <w:webHidden/>
          </w:rPr>
          <w:fldChar w:fldCharType="end"/>
        </w:r>
        <w:r>
          <w:rPr>
            <w:noProof/>
          </w:rPr>
          <w:fldChar w:fldCharType="end"/>
        </w:r>
      </w:ins>
    </w:p>
    <w:p w14:paraId="62885743" w14:textId="598351D6" w:rsidR="0020779A" w:rsidRDefault="0056181D">
      <w:pPr>
        <w:pStyle w:val="Tabladeilustraciones"/>
        <w:tabs>
          <w:tab w:val="right" w:leader="dot" w:pos="8494"/>
        </w:tabs>
        <w:rPr>
          <w:ins w:id="835" w:author="Redondo García Francisco Javier" w:date="2025-09-02T09:44:00Z"/>
          <w:rFonts w:eastAsiaTheme="minorEastAsia"/>
          <w:noProof/>
          <w:lang w:eastAsia="es-ES"/>
        </w:rPr>
      </w:pPr>
      <w:ins w:id="836" w:author="Redondo García Francisco Javier" w:date="2025-09-02T09:44:00Z">
        <w:r>
          <w:fldChar w:fldCharType="begin"/>
        </w:r>
        <w:r>
          <w:instrText xml:space="preserve"> HYPERLINK \l "_Toc207314990" </w:instrText>
        </w:r>
        <w:r>
          <w:fldChar w:fldCharType="separate"/>
        </w:r>
        <w:r w:rsidR="0020779A" w:rsidRPr="0059304F">
          <w:rPr>
            <w:rStyle w:val="Hipervnculo"/>
            <w:noProof/>
          </w:rPr>
          <w:t>Figura 57 - Listado de pacientes web</w:t>
        </w:r>
        <w:r w:rsidR="0020779A">
          <w:rPr>
            <w:noProof/>
            <w:webHidden/>
          </w:rPr>
          <w:tab/>
        </w:r>
        <w:r w:rsidR="0020779A">
          <w:rPr>
            <w:noProof/>
            <w:webHidden/>
          </w:rPr>
          <w:fldChar w:fldCharType="begin"/>
        </w:r>
        <w:r w:rsidR="0020779A">
          <w:rPr>
            <w:noProof/>
            <w:webHidden/>
          </w:rPr>
          <w:instrText xml:space="preserve"> PAGEREF _Toc207314990 \h </w:instrText>
        </w:r>
        <w:r w:rsidR="0020779A">
          <w:rPr>
            <w:noProof/>
            <w:webHidden/>
          </w:rPr>
        </w:r>
        <w:r w:rsidR="0020779A">
          <w:rPr>
            <w:noProof/>
            <w:webHidden/>
          </w:rPr>
          <w:fldChar w:fldCharType="separate"/>
        </w:r>
        <w:r w:rsidR="0020779A">
          <w:rPr>
            <w:noProof/>
            <w:webHidden/>
          </w:rPr>
          <w:t>118</w:t>
        </w:r>
        <w:r w:rsidR="0020779A">
          <w:rPr>
            <w:noProof/>
            <w:webHidden/>
          </w:rPr>
          <w:fldChar w:fldCharType="end"/>
        </w:r>
        <w:r>
          <w:rPr>
            <w:noProof/>
          </w:rPr>
          <w:fldChar w:fldCharType="end"/>
        </w:r>
      </w:ins>
    </w:p>
    <w:p w14:paraId="23888554" w14:textId="6A891633" w:rsidR="0020779A" w:rsidRDefault="0056181D">
      <w:pPr>
        <w:pStyle w:val="Tabladeilustraciones"/>
        <w:tabs>
          <w:tab w:val="right" w:leader="dot" w:pos="8494"/>
        </w:tabs>
        <w:rPr>
          <w:ins w:id="837" w:author="Redondo García Francisco Javier" w:date="2025-09-02T09:44:00Z"/>
          <w:rFonts w:eastAsiaTheme="minorEastAsia"/>
          <w:noProof/>
          <w:lang w:eastAsia="es-ES"/>
        </w:rPr>
      </w:pPr>
      <w:ins w:id="838" w:author="Redondo García Francisco Javier" w:date="2025-09-02T09:44:00Z">
        <w:r>
          <w:fldChar w:fldCharType="begin"/>
        </w:r>
        <w:r>
          <w:instrText xml:space="preserve"> HYPERLINK \l "_Toc20</w:instrText>
        </w:r>
        <w:r>
          <w:instrText xml:space="preserve">7314991" </w:instrText>
        </w:r>
        <w:r>
          <w:fldChar w:fldCharType="separate"/>
        </w:r>
        <w:r w:rsidR="0020779A" w:rsidRPr="0059304F">
          <w:rPr>
            <w:rStyle w:val="Hipervnculo"/>
            <w:noProof/>
          </w:rPr>
          <w:t>Figura 58 - Pantalla editar paciente web</w:t>
        </w:r>
        <w:r w:rsidR="0020779A">
          <w:rPr>
            <w:noProof/>
            <w:webHidden/>
          </w:rPr>
          <w:tab/>
        </w:r>
        <w:r w:rsidR="0020779A">
          <w:rPr>
            <w:noProof/>
            <w:webHidden/>
          </w:rPr>
          <w:fldChar w:fldCharType="begin"/>
        </w:r>
        <w:r w:rsidR="0020779A">
          <w:rPr>
            <w:noProof/>
            <w:webHidden/>
          </w:rPr>
          <w:instrText xml:space="preserve"> PAGEREF _Toc207314991 \h </w:instrText>
        </w:r>
        <w:r w:rsidR="0020779A">
          <w:rPr>
            <w:noProof/>
            <w:webHidden/>
          </w:rPr>
        </w:r>
        <w:r w:rsidR="0020779A">
          <w:rPr>
            <w:noProof/>
            <w:webHidden/>
          </w:rPr>
          <w:fldChar w:fldCharType="separate"/>
        </w:r>
        <w:r w:rsidR="0020779A">
          <w:rPr>
            <w:noProof/>
            <w:webHidden/>
          </w:rPr>
          <w:t>119</w:t>
        </w:r>
        <w:r w:rsidR="0020779A">
          <w:rPr>
            <w:noProof/>
            <w:webHidden/>
          </w:rPr>
          <w:fldChar w:fldCharType="end"/>
        </w:r>
        <w:r>
          <w:rPr>
            <w:noProof/>
          </w:rPr>
          <w:fldChar w:fldCharType="end"/>
        </w:r>
      </w:ins>
    </w:p>
    <w:p w14:paraId="476F9A3E" w14:textId="141E4D33" w:rsidR="0020779A" w:rsidRDefault="0056181D">
      <w:pPr>
        <w:pStyle w:val="Tabladeilustraciones"/>
        <w:tabs>
          <w:tab w:val="right" w:leader="dot" w:pos="8494"/>
        </w:tabs>
        <w:rPr>
          <w:ins w:id="839" w:author="Redondo García Francisco Javier" w:date="2025-09-02T09:44:00Z"/>
          <w:rFonts w:eastAsiaTheme="minorEastAsia"/>
          <w:noProof/>
          <w:lang w:eastAsia="es-ES"/>
        </w:rPr>
      </w:pPr>
      <w:ins w:id="840" w:author="Redondo García Francisco Javier" w:date="2025-09-02T09:44:00Z">
        <w:r>
          <w:fldChar w:fldCharType="begin"/>
        </w:r>
        <w:r>
          <w:instrText xml:space="preserve"> HYPERLINK \l "_Toc207314992" </w:instrText>
        </w:r>
        <w:r>
          <w:fldChar w:fldCharType="separate"/>
        </w:r>
        <w:r w:rsidR="0020779A" w:rsidRPr="0059304F">
          <w:rPr>
            <w:rStyle w:val="Hipervnculo"/>
            <w:noProof/>
          </w:rPr>
          <w:t>Figura 59 - Pantalla ver paciente web</w:t>
        </w:r>
        <w:r w:rsidR="0020779A">
          <w:rPr>
            <w:noProof/>
            <w:webHidden/>
          </w:rPr>
          <w:tab/>
        </w:r>
        <w:r w:rsidR="0020779A">
          <w:rPr>
            <w:noProof/>
            <w:webHidden/>
          </w:rPr>
          <w:fldChar w:fldCharType="begin"/>
        </w:r>
        <w:r w:rsidR="0020779A">
          <w:rPr>
            <w:noProof/>
            <w:webHidden/>
          </w:rPr>
          <w:instrText xml:space="preserve"> PAGEREF _Toc207314992 \h </w:instrText>
        </w:r>
        <w:r w:rsidR="0020779A">
          <w:rPr>
            <w:noProof/>
            <w:webHidden/>
          </w:rPr>
        </w:r>
        <w:r w:rsidR="0020779A">
          <w:rPr>
            <w:noProof/>
            <w:webHidden/>
          </w:rPr>
          <w:fldChar w:fldCharType="separate"/>
        </w:r>
        <w:r w:rsidR="0020779A">
          <w:rPr>
            <w:noProof/>
            <w:webHidden/>
          </w:rPr>
          <w:t>119</w:t>
        </w:r>
        <w:r w:rsidR="0020779A">
          <w:rPr>
            <w:noProof/>
            <w:webHidden/>
          </w:rPr>
          <w:fldChar w:fldCharType="end"/>
        </w:r>
        <w:r>
          <w:rPr>
            <w:noProof/>
          </w:rPr>
          <w:fldChar w:fldCharType="end"/>
        </w:r>
      </w:ins>
    </w:p>
    <w:p w14:paraId="1F7D153E" w14:textId="26D3466E" w:rsidR="0020779A" w:rsidRDefault="0056181D">
      <w:pPr>
        <w:pStyle w:val="Tabladeilustraciones"/>
        <w:tabs>
          <w:tab w:val="right" w:leader="dot" w:pos="8494"/>
        </w:tabs>
        <w:rPr>
          <w:ins w:id="841" w:author="Redondo García Francisco Javier" w:date="2025-09-02T09:44:00Z"/>
          <w:rFonts w:eastAsiaTheme="minorEastAsia"/>
          <w:noProof/>
          <w:lang w:eastAsia="es-ES"/>
        </w:rPr>
      </w:pPr>
      <w:ins w:id="842" w:author="Redondo García Francisco Javier" w:date="2025-09-02T09:44:00Z">
        <w:r>
          <w:fldChar w:fldCharType="begin"/>
        </w:r>
        <w:r>
          <w:instrText xml:space="preserve"> HYPERLINK \l "_Toc207314993" </w:instrText>
        </w:r>
        <w:r>
          <w:fldChar w:fldCharType="separate"/>
        </w:r>
        <w:r w:rsidR="0020779A" w:rsidRPr="0059304F">
          <w:rPr>
            <w:rStyle w:val="Hipervnculo"/>
            <w:noProof/>
          </w:rPr>
          <w:t>Figura 60 Pantallas pruebas web</w:t>
        </w:r>
        <w:r w:rsidR="0020779A">
          <w:rPr>
            <w:noProof/>
            <w:webHidden/>
          </w:rPr>
          <w:tab/>
        </w:r>
        <w:r w:rsidR="0020779A">
          <w:rPr>
            <w:noProof/>
            <w:webHidden/>
          </w:rPr>
          <w:fldChar w:fldCharType="begin"/>
        </w:r>
        <w:r w:rsidR="0020779A">
          <w:rPr>
            <w:noProof/>
            <w:webHidden/>
          </w:rPr>
          <w:instrText xml:space="preserve"> PAGEREF _Toc207314993 \h </w:instrText>
        </w:r>
        <w:r w:rsidR="0020779A">
          <w:rPr>
            <w:noProof/>
            <w:webHidden/>
          </w:rPr>
        </w:r>
        <w:r w:rsidR="0020779A">
          <w:rPr>
            <w:noProof/>
            <w:webHidden/>
          </w:rPr>
          <w:fldChar w:fldCharType="separate"/>
        </w:r>
        <w:r w:rsidR="0020779A">
          <w:rPr>
            <w:noProof/>
            <w:webHidden/>
          </w:rPr>
          <w:t>120</w:t>
        </w:r>
        <w:r w:rsidR="0020779A">
          <w:rPr>
            <w:noProof/>
            <w:webHidden/>
          </w:rPr>
          <w:fldChar w:fldCharType="end"/>
        </w:r>
        <w:r>
          <w:rPr>
            <w:noProof/>
          </w:rPr>
          <w:fldChar w:fldCharType="end"/>
        </w:r>
      </w:ins>
    </w:p>
    <w:p w14:paraId="1CA4A166" w14:textId="155DA362" w:rsidR="0020779A" w:rsidRDefault="0056181D">
      <w:pPr>
        <w:pStyle w:val="Tabladeilustraciones"/>
        <w:tabs>
          <w:tab w:val="right" w:leader="dot" w:pos="8494"/>
        </w:tabs>
        <w:rPr>
          <w:ins w:id="843" w:author="Redondo García Francisco Javier" w:date="2025-09-02T09:44:00Z"/>
          <w:rFonts w:eastAsiaTheme="minorEastAsia"/>
          <w:noProof/>
          <w:lang w:eastAsia="es-ES"/>
        </w:rPr>
      </w:pPr>
      <w:ins w:id="844" w:author="Redondo García Francisco Javier" w:date="2025-09-02T09:44:00Z">
        <w:r>
          <w:fldChar w:fldCharType="begin"/>
        </w:r>
        <w:r>
          <w:instrText xml:space="preserve"> HYPERLINK \l "_Toc207314994" </w:instrText>
        </w:r>
        <w:r>
          <w:fldChar w:fldCharType="separate"/>
        </w:r>
        <w:r w:rsidR="0020779A" w:rsidRPr="0059304F">
          <w:rPr>
            <w:rStyle w:val="Hipervnculo"/>
            <w:noProof/>
          </w:rPr>
          <w:t>Figura 61 - Pantalla histórico web</w:t>
        </w:r>
        <w:r w:rsidR="0020779A">
          <w:rPr>
            <w:noProof/>
            <w:webHidden/>
          </w:rPr>
          <w:tab/>
        </w:r>
        <w:r w:rsidR="0020779A">
          <w:rPr>
            <w:noProof/>
            <w:webHidden/>
          </w:rPr>
          <w:fldChar w:fldCharType="begin"/>
        </w:r>
        <w:r w:rsidR="0020779A">
          <w:rPr>
            <w:noProof/>
            <w:webHidden/>
          </w:rPr>
          <w:instrText xml:space="preserve"> PAGEREF _Toc207314994 \h </w:instrText>
        </w:r>
        <w:r w:rsidR="0020779A">
          <w:rPr>
            <w:noProof/>
            <w:webHidden/>
          </w:rPr>
        </w:r>
        <w:r w:rsidR="0020779A">
          <w:rPr>
            <w:noProof/>
            <w:webHidden/>
          </w:rPr>
          <w:fldChar w:fldCharType="separate"/>
        </w:r>
        <w:r w:rsidR="0020779A">
          <w:rPr>
            <w:noProof/>
            <w:webHidden/>
          </w:rPr>
          <w:t>121</w:t>
        </w:r>
        <w:r w:rsidR="0020779A">
          <w:rPr>
            <w:noProof/>
            <w:webHidden/>
          </w:rPr>
          <w:fldChar w:fldCharType="end"/>
        </w:r>
        <w:r>
          <w:rPr>
            <w:noProof/>
          </w:rPr>
          <w:fldChar w:fldCharType="end"/>
        </w:r>
      </w:ins>
    </w:p>
    <w:p w14:paraId="22D61BAF" w14:textId="72D09088" w:rsidR="006D55AC" w:rsidRDefault="006D55AC">
      <w:r>
        <w:fldChar w:fldCharType="end"/>
      </w:r>
    </w:p>
    <w:p w14:paraId="50A76DAE" w14:textId="77777777" w:rsidR="006D55AC" w:rsidRDefault="006D55AC">
      <w:r>
        <w:br w:type="page"/>
      </w:r>
    </w:p>
    <w:p w14:paraId="073DEE5C" w14:textId="00407EC8" w:rsidR="006D55AC" w:rsidRDefault="006D55AC" w:rsidP="006D55AC">
      <w:pPr>
        <w:pStyle w:val="Ttulo1"/>
      </w:pPr>
      <w:bookmarkStart w:id="845" w:name="_Toc207317048"/>
      <w:bookmarkStart w:id="846" w:name="_Toc202786251"/>
      <w:r>
        <w:lastRenderedPageBreak/>
        <w:t>Índice de tablas</w:t>
      </w:r>
      <w:bookmarkEnd w:id="845"/>
      <w:bookmarkEnd w:id="846"/>
    </w:p>
    <w:p w14:paraId="102AC5AC" w14:textId="77777777" w:rsidR="00697E1F" w:rsidRDefault="006D55AC">
      <w:pPr>
        <w:pStyle w:val="Tabladeilustraciones"/>
        <w:tabs>
          <w:tab w:val="right" w:leader="dot" w:pos="8494"/>
        </w:tabs>
        <w:rPr>
          <w:del w:id="847" w:author="Redondo García Francisco Javier" w:date="2025-09-02T09:44:00Z"/>
          <w:rFonts w:eastAsiaTheme="minorEastAsia"/>
          <w:noProof/>
          <w:lang w:eastAsia="es-ES"/>
        </w:rPr>
      </w:pPr>
      <w:r>
        <w:fldChar w:fldCharType="begin"/>
      </w:r>
      <w:r>
        <w:instrText xml:space="preserve"> TOC \h \z \c "Tabla" </w:instrText>
      </w:r>
      <w:r>
        <w:fldChar w:fldCharType="separate"/>
      </w:r>
      <w:del w:id="848" w:author="Redondo García Francisco Javier" w:date="2025-09-02T09:44:00Z">
        <w:r w:rsidR="0056181D">
          <w:fldChar w:fldCharType="begin"/>
        </w:r>
        <w:r w:rsidR="0056181D">
          <w:delInstrText xml:space="preserve"> HYPERLINK \l "_Toc202786422" </w:delInstrText>
        </w:r>
        <w:r w:rsidR="0056181D">
          <w:fldChar w:fldCharType="separate"/>
        </w:r>
        <w:r w:rsidR="00697E1F" w:rsidRPr="007E44DB">
          <w:rPr>
            <w:rStyle w:val="Hipervnculo"/>
            <w:noProof/>
          </w:rPr>
          <w:delText>Tabla 1: Versiones Android y fecha de lanzamiento</w:delText>
        </w:r>
        <w:r w:rsidR="00697E1F">
          <w:rPr>
            <w:noProof/>
            <w:webHidden/>
          </w:rPr>
          <w:tab/>
        </w:r>
        <w:r w:rsidR="00697E1F">
          <w:rPr>
            <w:noProof/>
            <w:webHidden/>
          </w:rPr>
          <w:fldChar w:fldCharType="begin"/>
        </w:r>
        <w:r w:rsidR="00697E1F">
          <w:rPr>
            <w:noProof/>
            <w:webHidden/>
          </w:rPr>
          <w:delInstrText xml:space="preserve"> PAGEREF _Toc202786422 \h </w:delInstrText>
        </w:r>
        <w:r w:rsidR="00697E1F">
          <w:rPr>
            <w:noProof/>
            <w:webHidden/>
          </w:rPr>
        </w:r>
        <w:r w:rsidR="00697E1F">
          <w:rPr>
            <w:noProof/>
            <w:webHidden/>
          </w:rPr>
          <w:fldChar w:fldCharType="separate"/>
        </w:r>
        <w:r w:rsidR="00697E1F">
          <w:rPr>
            <w:noProof/>
            <w:webHidden/>
          </w:rPr>
          <w:delText>24</w:delText>
        </w:r>
        <w:r w:rsidR="00697E1F">
          <w:rPr>
            <w:noProof/>
            <w:webHidden/>
          </w:rPr>
          <w:fldChar w:fldCharType="end"/>
        </w:r>
        <w:r w:rsidR="0056181D">
          <w:rPr>
            <w:noProof/>
          </w:rPr>
          <w:fldChar w:fldCharType="end"/>
        </w:r>
      </w:del>
    </w:p>
    <w:p w14:paraId="53EDFF6C" w14:textId="77777777" w:rsidR="00697E1F" w:rsidRDefault="0056181D">
      <w:pPr>
        <w:pStyle w:val="Tabladeilustraciones"/>
        <w:tabs>
          <w:tab w:val="right" w:leader="dot" w:pos="8494"/>
        </w:tabs>
        <w:rPr>
          <w:del w:id="849" w:author="Redondo García Francisco Javier" w:date="2025-09-02T09:44:00Z"/>
          <w:rFonts w:eastAsiaTheme="minorEastAsia"/>
          <w:noProof/>
          <w:lang w:eastAsia="es-ES"/>
        </w:rPr>
      </w:pPr>
      <w:del w:id="850" w:author="Redondo García Francisco Javier" w:date="2025-09-02T09:44:00Z">
        <w:r>
          <w:fldChar w:fldCharType="begin"/>
        </w:r>
        <w:r>
          <w:delInstrText xml:space="preserve"> HYPERLINK \l "_Toc202786423" </w:delInstrText>
        </w:r>
        <w:r>
          <w:fldChar w:fldCharType="separate"/>
        </w:r>
        <w:r w:rsidR="00697E1F" w:rsidRPr="007E44DB">
          <w:rPr>
            <w:rStyle w:val="Hipervnculo"/>
            <w:noProof/>
          </w:rPr>
          <w:delText>Tabla 2: Cuota de mercado de las versiones Android</w:delText>
        </w:r>
        <w:r w:rsidR="00697E1F">
          <w:rPr>
            <w:noProof/>
            <w:webHidden/>
          </w:rPr>
          <w:tab/>
        </w:r>
        <w:r w:rsidR="00697E1F">
          <w:rPr>
            <w:noProof/>
            <w:webHidden/>
          </w:rPr>
          <w:fldChar w:fldCharType="begin"/>
        </w:r>
        <w:r w:rsidR="00697E1F">
          <w:rPr>
            <w:noProof/>
            <w:webHidden/>
          </w:rPr>
          <w:delInstrText xml:space="preserve"> PAGEREF _Toc202786423 \h </w:delInstrText>
        </w:r>
        <w:r w:rsidR="00697E1F">
          <w:rPr>
            <w:noProof/>
            <w:webHidden/>
          </w:rPr>
        </w:r>
        <w:r w:rsidR="00697E1F">
          <w:rPr>
            <w:noProof/>
            <w:webHidden/>
          </w:rPr>
          <w:fldChar w:fldCharType="separate"/>
        </w:r>
        <w:r w:rsidR="00697E1F">
          <w:rPr>
            <w:noProof/>
            <w:webHidden/>
          </w:rPr>
          <w:delText>24</w:delText>
        </w:r>
        <w:r w:rsidR="00697E1F">
          <w:rPr>
            <w:noProof/>
            <w:webHidden/>
          </w:rPr>
          <w:fldChar w:fldCharType="end"/>
        </w:r>
        <w:r>
          <w:rPr>
            <w:noProof/>
          </w:rPr>
          <w:fldChar w:fldCharType="end"/>
        </w:r>
      </w:del>
    </w:p>
    <w:p w14:paraId="6C6CA4F4" w14:textId="77777777" w:rsidR="00697E1F" w:rsidRDefault="0056181D">
      <w:pPr>
        <w:pStyle w:val="Tabladeilustraciones"/>
        <w:tabs>
          <w:tab w:val="right" w:leader="dot" w:pos="8494"/>
        </w:tabs>
        <w:rPr>
          <w:del w:id="851" w:author="Redondo García Francisco Javier" w:date="2025-09-02T09:44:00Z"/>
          <w:rFonts w:eastAsiaTheme="minorEastAsia"/>
          <w:noProof/>
          <w:lang w:eastAsia="es-ES"/>
        </w:rPr>
      </w:pPr>
      <w:del w:id="852" w:author="Redondo García Francisco Javier" w:date="2025-09-02T09:44:00Z">
        <w:r>
          <w:fldChar w:fldCharType="begin"/>
        </w:r>
        <w:r>
          <w:delInstrText xml:space="preserve"> HYPERLINK \l "_Toc202786424" </w:delInstrText>
        </w:r>
        <w:r>
          <w:fldChar w:fldCharType="separate"/>
        </w:r>
        <w:r w:rsidR="00697E1F" w:rsidRPr="007E44DB">
          <w:rPr>
            <w:rStyle w:val="Hipervnculo"/>
            <w:noProof/>
          </w:rPr>
          <w:delText>Tabla 3 - Comparativa entre Angular y React</w:delText>
        </w:r>
        <w:r w:rsidR="00697E1F">
          <w:rPr>
            <w:noProof/>
            <w:webHidden/>
          </w:rPr>
          <w:tab/>
        </w:r>
        <w:r w:rsidR="00697E1F">
          <w:rPr>
            <w:noProof/>
            <w:webHidden/>
          </w:rPr>
          <w:fldChar w:fldCharType="begin"/>
        </w:r>
        <w:r w:rsidR="00697E1F">
          <w:rPr>
            <w:noProof/>
            <w:webHidden/>
          </w:rPr>
          <w:delInstrText xml:space="preserve"> PAGEREF _Toc202786424 \h </w:delInstrText>
        </w:r>
        <w:r w:rsidR="00697E1F">
          <w:rPr>
            <w:noProof/>
            <w:webHidden/>
          </w:rPr>
        </w:r>
        <w:r w:rsidR="00697E1F">
          <w:rPr>
            <w:noProof/>
            <w:webHidden/>
          </w:rPr>
          <w:fldChar w:fldCharType="separate"/>
        </w:r>
        <w:r w:rsidR="00697E1F">
          <w:rPr>
            <w:noProof/>
            <w:webHidden/>
          </w:rPr>
          <w:delText>32</w:delText>
        </w:r>
        <w:r w:rsidR="00697E1F">
          <w:rPr>
            <w:noProof/>
            <w:webHidden/>
          </w:rPr>
          <w:fldChar w:fldCharType="end"/>
        </w:r>
        <w:r>
          <w:rPr>
            <w:noProof/>
          </w:rPr>
          <w:fldChar w:fldCharType="end"/>
        </w:r>
      </w:del>
    </w:p>
    <w:p w14:paraId="1F0112DD" w14:textId="77777777" w:rsidR="00697E1F" w:rsidRDefault="0056181D">
      <w:pPr>
        <w:pStyle w:val="Tabladeilustraciones"/>
        <w:tabs>
          <w:tab w:val="right" w:leader="dot" w:pos="8494"/>
        </w:tabs>
        <w:rPr>
          <w:del w:id="853" w:author="Redondo García Francisco Javier" w:date="2025-09-02T09:44:00Z"/>
          <w:rFonts w:eastAsiaTheme="minorEastAsia"/>
          <w:noProof/>
          <w:lang w:eastAsia="es-ES"/>
        </w:rPr>
      </w:pPr>
      <w:del w:id="854" w:author="Redondo García Francisco Javier" w:date="2025-09-02T09:44:00Z">
        <w:r>
          <w:fldChar w:fldCharType="begin"/>
        </w:r>
        <w:r>
          <w:delInstrText xml:space="preserve"> HYPERLINK \l "</w:delInstrText>
        </w:r>
        <w:r>
          <w:delInstrText xml:space="preserve">_Toc202786425" </w:delInstrText>
        </w:r>
        <w:r>
          <w:fldChar w:fldCharType="separate"/>
        </w:r>
        <w:r w:rsidR="00697E1F" w:rsidRPr="007E44DB">
          <w:rPr>
            <w:rStyle w:val="Hipervnculo"/>
            <w:noProof/>
          </w:rPr>
          <w:delText>Tabla 4 - Requisitos funcionales aplicación móvil</w:delText>
        </w:r>
        <w:r w:rsidR="00697E1F">
          <w:rPr>
            <w:noProof/>
            <w:webHidden/>
          </w:rPr>
          <w:tab/>
        </w:r>
        <w:r w:rsidR="00697E1F">
          <w:rPr>
            <w:noProof/>
            <w:webHidden/>
          </w:rPr>
          <w:fldChar w:fldCharType="begin"/>
        </w:r>
        <w:r w:rsidR="00697E1F">
          <w:rPr>
            <w:noProof/>
            <w:webHidden/>
          </w:rPr>
          <w:delInstrText xml:space="preserve"> PAGEREF _Toc202786425 \h </w:delInstrText>
        </w:r>
        <w:r w:rsidR="00697E1F">
          <w:rPr>
            <w:noProof/>
            <w:webHidden/>
          </w:rPr>
        </w:r>
        <w:r w:rsidR="00697E1F">
          <w:rPr>
            <w:noProof/>
            <w:webHidden/>
          </w:rPr>
          <w:fldChar w:fldCharType="separate"/>
        </w:r>
        <w:r w:rsidR="00697E1F">
          <w:rPr>
            <w:noProof/>
            <w:webHidden/>
          </w:rPr>
          <w:delText>33</w:delText>
        </w:r>
        <w:r w:rsidR="00697E1F">
          <w:rPr>
            <w:noProof/>
            <w:webHidden/>
          </w:rPr>
          <w:fldChar w:fldCharType="end"/>
        </w:r>
        <w:r>
          <w:rPr>
            <w:noProof/>
          </w:rPr>
          <w:fldChar w:fldCharType="end"/>
        </w:r>
      </w:del>
    </w:p>
    <w:p w14:paraId="073D6342" w14:textId="77777777" w:rsidR="00697E1F" w:rsidRDefault="0056181D">
      <w:pPr>
        <w:pStyle w:val="Tabladeilustraciones"/>
        <w:tabs>
          <w:tab w:val="right" w:leader="dot" w:pos="8494"/>
        </w:tabs>
        <w:rPr>
          <w:del w:id="855" w:author="Redondo García Francisco Javier" w:date="2025-09-02T09:44:00Z"/>
          <w:rFonts w:eastAsiaTheme="minorEastAsia"/>
          <w:noProof/>
          <w:lang w:eastAsia="es-ES"/>
        </w:rPr>
      </w:pPr>
      <w:del w:id="856" w:author="Redondo García Francisco Javier" w:date="2025-09-02T09:44:00Z">
        <w:r>
          <w:fldChar w:fldCharType="begin"/>
        </w:r>
        <w:r>
          <w:delInstrText xml:space="preserve"> HYPERLINK \l "_Toc202786426" </w:delInstrText>
        </w:r>
        <w:r>
          <w:fldChar w:fldCharType="separate"/>
        </w:r>
        <w:r w:rsidR="00697E1F" w:rsidRPr="007E44DB">
          <w:rPr>
            <w:rStyle w:val="Hipervnculo"/>
            <w:noProof/>
          </w:rPr>
          <w:delText>Tabla 5 - Requisitos funcionales web</w:delText>
        </w:r>
        <w:r w:rsidR="00697E1F">
          <w:rPr>
            <w:noProof/>
            <w:webHidden/>
          </w:rPr>
          <w:tab/>
        </w:r>
        <w:r w:rsidR="00697E1F">
          <w:rPr>
            <w:noProof/>
            <w:webHidden/>
          </w:rPr>
          <w:fldChar w:fldCharType="begin"/>
        </w:r>
        <w:r w:rsidR="00697E1F">
          <w:rPr>
            <w:noProof/>
            <w:webHidden/>
          </w:rPr>
          <w:delInstrText xml:space="preserve"> PAGEREF _Toc202786426 \h </w:delInstrText>
        </w:r>
        <w:r w:rsidR="00697E1F">
          <w:rPr>
            <w:noProof/>
            <w:webHidden/>
          </w:rPr>
        </w:r>
        <w:r w:rsidR="00697E1F">
          <w:rPr>
            <w:noProof/>
            <w:webHidden/>
          </w:rPr>
          <w:fldChar w:fldCharType="separate"/>
        </w:r>
        <w:r w:rsidR="00697E1F">
          <w:rPr>
            <w:noProof/>
            <w:webHidden/>
          </w:rPr>
          <w:delText>34</w:delText>
        </w:r>
        <w:r w:rsidR="00697E1F">
          <w:rPr>
            <w:noProof/>
            <w:webHidden/>
          </w:rPr>
          <w:fldChar w:fldCharType="end"/>
        </w:r>
        <w:r>
          <w:rPr>
            <w:noProof/>
          </w:rPr>
          <w:fldChar w:fldCharType="end"/>
        </w:r>
      </w:del>
    </w:p>
    <w:p w14:paraId="59158C94" w14:textId="77777777" w:rsidR="00697E1F" w:rsidRDefault="0056181D">
      <w:pPr>
        <w:pStyle w:val="Tabladeilustraciones"/>
        <w:tabs>
          <w:tab w:val="right" w:leader="dot" w:pos="8494"/>
        </w:tabs>
        <w:rPr>
          <w:del w:id="857" w:author="Redondo García Francisco Javier" w:date="2025-09-02T09:44:00Z"/>
          <w:rFonts w:eastAsiaTheme="minorEastAsia"/>
          <w:noProof/>
          <w:lang w:eastAsia="es-ES"/>
        </w:rPr>
      </w:pPr>
      <w:del w:id="858" w:author="Redondo García Francisco Javier" w:date="2025-09-02T09:44:00Z">
        <w:r>
          <w:fldChar w:fldCharType="begin"/>
        </w:r>
        <w:r>
          <w:delInstrText xml:space="preserve"> HYPERLINK \l "_Toc202786427" </w:delInstrText>
        </w:r>
        <w:r>
          <w:fldChar w:fldCharType="separate"/>
        </w:r>
        <w:r w:rsidR="00697E1F" w:rsidRPr="007E44DB">
          <w:rPr>
            <w:rStyle w:val="Hipervnculo"/>
            <w:noProof/>
          </w:rPr>
          <w:delText>Tabla 6 - Requisitos no funcionales aplicación móvil</w:delText>
        </w:r>
        <w:r w:rsidR="00697E1F">
          <w:rPr>
            <w:noProof/>
            <w:webHidden/>
          </w:rPr>
          <w:tab/>
        </w:r>
        <w:r w:rsidR="00697E1F">
          <w:rPr>
            <w:noProof/>
            <w:webHidden/>
          </w:rPr>
          <w:fldChar w:fldCharType="begin"/>
        </w:r>
        <w:r w:rsidR="00697E1F">
          <w:rPr>
            <w:noProof/>
            <w:webHidden/>
          </w:rPr>
          <w:delInstrText xml:space="preserve"> PAGEREF _Toc202786427 \h </w:delInstrText>
        </w:r>
        <w:r w:rsidR="00697E1F">
          <w:rPr>
            <w:noProof/>
            <w:webHidden/>
          </w:rPr>
        </w:r>
        <w:r w:rsidR="00697E1F">
          <w:rPr>
            <w:noProof/>
            <w:webHidden/>
          </w:rPr>
          <w:fldChar w:fldCharType="separate"/>
        </w:r>
        <w:r w:rsidR="00697E1F">
          <w:rPr>
            <w:noProof/>
            <w:webHidden/>
          </w:rPr>
          <w:delText>34</w:delText>
        </w:r>
        <w:r w:rsidR="00697E1F">
          <w:rPr>
            <w:noProof/>
            <w:webHidden/>
          </w:rPr>
          <w:fldChar w:fldCharType="end"/>
        </w:r>
        <w:r>
          <w:rPr>
            <w:noProof/>
          </w:rPr>
          <w:fldChar w:fldCharType="end"/>
        </w:r>
      </w:del>
    </w:p>
    <w:p w14:paraId="2ABEED0C" w14:textId="77777777" w:rsidR="00697E1F" w:rsidRDefault="0056181D">
      <w:pPr>
        <w:pStyle w:val="Tabladeilustraciones"/>
        <w:tabs>
          <w:tab w:val="right" w:leader="dot" w:pos="8494"/>
        </w:tabs>
        <w:rPr>
          <w:del w:id="859" w:author="Redondo García Francisco Javier" w:date="2025-09-02T09:44:00Z"/>
          <w:rFonts w:eastAsiaTheme="minorEastAsia"/>
          <w:noProof/>
          <w:lang w:eastAsia="es-ES"/>
        </w:rPr>
      </w:pPr>
      <w:del w:id="860" w:author="Redondo García Francisco Javier" w:date="2025-09-02T09:44:00Z">
        <w:r>
          <w:fldChar w:fldCharType="begin"/>
        </w:r>
        <w:r>
          <w:delInstrText xml:space="preserve"> HYPERLINK \l "_Toc202786428" </w:delInstrText>
        </w:r>
        <w:r>
          <w:fldChar w:fldCharType="separate"/>
        </w:r>
        <w:r w:rsidR="00697E1F" w:rsidRPr="007E44DB">
          <w:rPr>
            <w:rStyle w:val="Hipervnculo"/>
            <w:noProof/>
          </w:rPr>
          <w:delText>Tabla 7 - Requisitos no funcionales web</w:delText>
        </w:r>
        <w:r w:rsidR="00697E1F">
          <w:rPr>
            <w:noProof/>
            <w:webHidden/>
          </w:rPr>
          <w:tab/>
        </w:r>
        <w:r w:rsidR="00697E1F">
          <w:rPr>
            <w:noProof/>
            <w:webHidden/>
          </w:rPr>
          <w:fldChar w:fldCharType="begin"/>
        </w:r>
        <w:r w:rsidR="00697E1F">
          <w:rPr>
            <w:noProof/>
            <w:webHidden/>
          </w:rPr>
          <w:delInstrText xml:space="preserve"> PAGEREF _Toc202786428 \h </w:delInstrText>
        </w:r>
        <w:r w:rsidR="00697E1F">
          <w:rPr>
            <w:noProof/>
            <w:webHidden/>
          </w:rPr>
        </w:r>
        <w:r w:rsidR="00697E1F">
          <w:rPr>
            <w:noProof/>
            <w:webHidden/>
          </w:rPr>
          <w:fldChar w:fldCharType="separate"/>
        </w:r>
        <w:r w:rsidR="00697E1F">
          <w:rPr>
            <w:noProof/>
            <w:webHidden/>
          </w:rPr>
          <w:delText>34</w:delText>
        </w:r>
        <w:r w:rsidR="00697E1F">
          <w:rPr>
            <w:noProof/>
            <w:webHidden/>
          </w:rPr>
          <w:fldChar w:fldCharType="end"/>
        </w:r>
        <w:r>
          <w:rPr>
            <w:noProof/>
          </w:rPr>
          <w:fldChar w:fldCharType="end"/>
        </w:r>
      </w:del>
    </w:p>
    <w:p w14:paraId="7998B2AF" w14:textId="77777777" w:rsidR="00697E1F" w:rsidRDefault="0056181D">
      <w:pPr>
        <w:pStyle w:val="Tabladeilustraciones"/>
        <w:tabs>
          <w:tab w:val="right" w:leader="dot" w:pos="8494"/>
        </w:tabs>
        <w:rPr>
          <w:del w:id="861" w:author="Redondo García Francisco Javier" w:date="2025-09-02T09:44:00Z"/>
          <w:rFonts w:eastAsiaTheme="minorEastAsia"/>
          <w:noProof/>
          <w:lang w:eastAsia="es-ES"/>
        </w:rPr>
      </w:pPr>
      <w:del w:id="862" w:author="Redondo García Francisco Javier" w:date="2025-09-02T09:44:00Z">
        <w:r>
          <w:fldChar w:fldCharType="begin"/>
        </w:r>
        <w:r>
          <w:delInstrText xml:space="preserve"> HYPERLINK \l "_Toc202786429" </w:delInstrText>
        </w:r>
        <w:r>
          <w:fldChar w:fldCharType="separate"/>
        </w:r>
        <w:r w:rsidR="00697E1F" w:rsidRPr="007E44DB">
          <w:rPr>
            <w:rStyle w:val="Hipervnculo"/>
            <w:noProof/>
          </w:rPr>
          <w:delText>Tabla 8 – RF001</w:delText>
        </w:r>
        <w:r w:rsidR="00697E1F">
          <w:rPr>
            <w:noProof/>
            <w:webHidden/>
          </w:rPr>
          <w:tab/>
        </w:r>
        <w:r w:rsidR="00697E1F">
          <w:rPr>
            <w:noProof/>
            <w:webHidden/>
          </w:rPr>
          <w:fldChar w:fldCharType="begin"/>
        </w:r>
        <w:r w:rsidR="00697E1F">
          <w:rPr>
            <w:noProof/>
            <w:webHidden/>
          </w:rPr>
          <w:delInstrText xml:space="preserve"> PAGEREF _Toc202786429 \h </w:delInstrText>
        </w:r>
        <w:r w:rsidR="00697E1F">
          <w:rPr>
            <w:noProof/>
            <w:webHidden/>
          </w:rPr>
        </w:r>
        <w:r w:rsidR="00697E1F">
          <w:rPr>
            <w:noProof/>
            <w:webHidden/>
          </w:rPr>
          <w:fldChar w:fldCharType="separate"/>
        </w:r>
        <w:r w:rsidR="00697E1F">
          <w:rPr>
            <w:noProof/>
            <w:webHidden/>
          </w:rPr>
          <w:delText>35</w:delText>
        </w:r>
        <w:r w:rsidR="00697E1F">
          <w:rPr>
            <w:noProof/>
            <w:webHidden/>
          </w:rPr>
          <w:fldChar w:fldCharType="end"/>
        </w:r>
        <w:r>
          <w:rPr>
            <w:noProof/>
          </w:rPr>
          <w:fldChar w:fldCharType="end"/>
        </w:r>
      </w:del>
    </w:p>
    <w:p w14:paraId="720BCECB" w14:textId="77777777" w:rsidR="00697E1F" w:rsidRDefault="0056181D">
      <w:pPr>
        <w:pStyle w:val="Tabladeilustraciones"/>
        <w:tabs>
          <w:tab w:val="right" w:leader="dot" w:pos="8494"/>
        </w:tabs>
        <w:rPr>
          <w:del w:id="863" w:author="Redondo García Francisco Javier" w:date="2025-09-02T09:44:00Z"/>
          <w:rFonts w:eastAsiaTheme="minorEastAsia"/>
          <w:noProof/>
          <w:lang w:eastAsia="es-ES"/>
        </w:rPr>
      </w:pPr>
      <w:del w:id="864" w:author="Redondo García Francisco Javier" w:date="2025-09-02T09:44:00Z">
        <w:r>
          <w:fldChar w:fldCharType="begin"/>
        </w:r>
        <w:r>
          <w:delInstrText xml:space="preserve"> HYPERLINK \l "_Toc202786430" </w:delInstrText>
        </w:r>
        <w:r>
          <w:fldChar w:fldCharType="separate"/>
        </w:r>
        <w:r w:rsidR="00697E1F" w:rsidRPr="007E44DB">
          <w:rPr>
            <w:rStyle w:val="Hipervnculo"/>
            <w:noProof/>
          </w:rPr>
          <w:delText>Tabla 9 – RF002</w:delText>
        </w:r>
        <w:r w:rsidR="00697E1F">
          <w:rPr>
            <w:noProof/>
            <w:webHidden/>
          </w:rPr>
          <w:tab/>
        </w:r>
        <w:r w:rsidR="00697E1F">
          <w:rPr>
            <w:noProof/>
            <w:webHidden/>
          </w:rPr>
          <w:fldChar w:fldCharType="begin"/>
        </w:r>
        <w:r w:rsidR="00697E1F">
          <w:rPr>
            <w:noProof/>
            <w:webHidden/>
          </w:rPr>
          <w:delInstrText xml:space="preserve"> PAGEREF _Toc202786430 \h </w:delInstrText>
        </w:r>
        <w:r w:rsidR="00697E1F">
          <w:rPr>
            <w:noProof/>
            <w:webHidden/>
          </w:rPr>
        </w:r>
        <w:r w:rsidR="00697E1F">
          <w:rPr>
            <w:noProof/>
            <w:webHidden/>
          </w:rPr>
          <w:fldChar w:fldCharType="separate"/>
        </w:r>
        <w:r w:rsidR="00697E1F">
          <w:rPr>
            <w:noProof/>
            <w:webHidden/>
          </w:rPr>
          <w:delText>35</w:delText>
        </w:r>
        <w:r w:rsidR="00697E1F">
          <w:rPr>
            <w:noProof/>
            <w:webHidden/>
          </w:rPr>
          <w:fldChar w:fldCharType="end"/>
        </w:r>
        <w:r>
          <w:rPr>
            <w:noProof/>
          </w:rPr>
          <w:fldChar w:fldCharType="end"/>
        </w:r>
      </w:del>
    </w:p>
    <w:p w14:paraId="4A093F40" w14:textId="77777777" w:rsidR="00697E1F" w:rsidRDefault="0056181D">
      <w:pPr>
        <w:pStyle w:val="Tabladeilustraciones"/>
        <w:tabs>
          <w:tab w:val="right" w:leader="dot" w:pos="8494"/>
        </w:tabs>
        <w:rPr>
          <w:del w:id="865" w:author="Redondo García Francisco Javier" w:date="2025-09-02T09:44:00Z"/>
          <w:rFonts w:eastAsiaTheme="minorEastAsia"/>
          <w:noProof/>
          <w:lang w:eastAsia="es-ES"/>
        </w:rPr>
      </w:pPr>
      <w:del w:id="866" w:author="Redondo García Francisco Javier" w:date="2025-09-02T09:44:00Z">
        <w:r>
          <w:fldChar w:fldCharType="begin"/>
        </w:r>
        <w:r>
          <w:delInstrText xml:space="preserve"> HYPERLINK \l "_Toc202786431" </w:delInstrText>
        </w:r>
        <w:r>
          <w:fldChar w:fldCharType="separate"/>
        </w:r>
        <w:r w:rsidR="00697E1F" w:rsidRPr="007E44DB">
          <w:rPr>
            <w:rStyle w:val="Hipervnculo"/>
            <w:noProof/>
          </w:rPr>
          <w:delText>Tabla 10 - RF003</w:delText>
        </w:r>
        <w:r w:rsidR="00697E1F">
          <w:rPr>
            <w:noProof/>
            <w:webHidden/>
          </w:rPr>
          <w:tab/>
        </w:r>
        <w:r w:rsidR="00697E1F">
          <w:rPr>
            <w:noProof/>
            <w:webHidden/>
          </w:rPr>
          <w:fldChar w:fldCharType="begin"/>
        </w:r>
        <w:r w:rsidR="00697E1F">
          <w:rPr>
            <w:noProof/>
            <w:webHidden/>
          </w:rPr>
          <w:delInstrText xml:space="preserve"> PAGEREF _Toc202786431 \h </w:delInstrText>
        </w:r>
        <w:r w:rsidR="00697E1F">
          <w:rPr>
            <w:noProof/>
            <w:webHidden/>
          </w:rPr>
        </w:r>
        <w:r w:rsidR="00697E1F">
          <w:rPr>
            <w:noProof/>
            <w:webHidden/>
          </w:rPr>
          <w:fldChar w:fldCharType="separate"/>
        </w:r>
        <w:r w:rsidR="00697E1F">
          <w:rPr>
            <w:noProof/>
            <w:webHidden/>
          </w:rPr>
          <w:delText>35</w:delText>
        </w:r>
        <w:r w:rsidR="00697E1F">
          <w:rPr>
            <w:noProof/>
            <w:webHidden/>
          </w:rPr>
          <w:fldChar w:fldCharType="end"/>
        </w:r>
        <w:r>
          <w:rPr>
            <w:noProof/>
          </w:rPr>
          <w:fldChar w:fldCharType="end"/>
        </w:r>
      </w:del>
    </w:p>
    <w:p w14:paraId="5FCC5DAE" w14:textId="77777777" w:rsidR="00697E1F" w:rsidRDefault="0056181D">
      <w:pPr>
        <w:pStyle w:val="Tabladeilustraciones"/>
        <w:tabs>
          <w:tab w:val="right" w:leader="dot" w:pos="8494"/>
        </w:tabs>
        <w:rPr>
          <w:del w:id="867" w:author="Redondo García Francisco Javier" w:date="2025-09-02T09:44:00Z"/>
          <w:rFonts w:eastAsiaTheme="minorEastAsia"/>
          <w:noProof/>
          <w:lang w:eastAsia="es-ES"/>
        </w:rPr>
      </w:pPr>
      <w:del w:id="868" w:author="Redondo García Francisco Javier" w:date="2025-09-02T09:44:00Z">
        <w:r>
          <w:fldChar w:fldCharType="begin"/>
        </w:r>
        <w:r>
          <w:delInstrText xml:space="preserve"> HYPERLINK \l "_Toc202786432" </w:delInstrText>
        </w:r>
        <w:r>
          <w:fldChar w:fldCharType="separate"/>
        </w:r>
        <w:r w:rsidR="00697E1F" w:rsidRPr="007E44DB">
          <w:rPr>
            <w:rStyle w:val="Hipervnculo"/>
            <w:noProof/>
          </w:rPr>
          <w:delText>Tabla 11 - RF004</w:delText>
        </w:r>
        <w:r w:rsidR="00697E1F">
          <w:rPr>
            <w:noProof/>
            <w:webHidden/>
          </w:rPr>
          <w:tab/>
        </w:r>
        <w:r w:rsidR="00697E1F">
          <w:rPr>
            <w:noProof/>
            <w:webHidden/>
          </w:rPr>
          <w:fldChar w:fldCharType="begin"/>
        </w:r>
        <w:r w:rsidR="00697E1F">
          <w:rPr>
            <w:noProof/>
            <w:webHidden/>
          </w:rPr>
          <w:delInstrText xml:space="preserve"> PAGEREF _Toc202786432 \h </w:delInstrText>
        </w:r>
        <w:r w:rsidR="00697E1F">
          <w:rPr>
            <w:noProof/>
            <w:webHidden/>
          </w:rPr>
        </w:r>
        <w:r w:rsidR="00697E1F">
          <w:rPr>
            <w:noProof/>
            <w:webHidden/>
          </w:rPr>
          <w:fldChar w:fldCharType="separate"/>
        </w:r>
        <w:r w:rsidR="00697E1F">
          <w:rPr>
            <w:noProof/>
            <w:webHidden/>
          </w:rPr>
          <w:delText>35</w:delText>
        </w:r>
        <w:r w:rsidR="00697E1F">
          <w:rPr>
            <w:noProof/>
            <w:webHidden/>
          </w:rPr>
          <w:fldChar w:fldCharType="end"/>
        </w:r>
        <w:r>
          <w:rPr>
            <w:noProof/>
          </w:rPr>
          <w:fldChar w:fldCharType="end"/>
        </w:r>
      </w:del>
    </w:p>
    <w:p w14:paraId="3E32B779" w14:textId="77777777" w:rsidR="00697E1F" w:rsidRDefault="0056181D">
      <w:pPr>
        <w:pStyle w:val="Tabladeilustraciones"/>
        <w:tabs>
          <w:tab w:val="right" w:leader="dot" w:pos="8494"/>
        </w:tabs>
        <w:rPr>
          <w:del w:id="869" w:author="Redondo García Francisco Javier" w:date="2025-09-02T09:44:00Z"/>
          <w:rFonts w:eastAsiaTheme="minorEastAsia"/>
          <w:noProof/>
          <w:lang w:eastAsia="es-ES"/>
        </w:rPr>
      </w:pPr>
      <w:del w:id="870" w:author="Redondo García Francisco Javier" w:date="2025-09-02T09:44:00Z">
        <w:r>
          <w:fldChar w:fldCharType="begin"/>
        </w:r>
        <w:r>
          <w:delInstrText xml:space="preserve"> HYPERLINK \l "_Toc202786433" </w:delInstrText>
        </w:r>
        <w:r>
          <w:fldChar w:fldCharType="separate"/>
        </w:r>
        <w:r w:rsidR="00697E1F" w:rsidRPr="007E44DB">
          <w:rPr>
            <w:rStyle w:val="Hipervnculo"/>
            <w:noProof/>
          </w:rPr>
          <w:delText>Tabla 12 - RF005</w:delText>
        </w:r>
        <w:r w:rsidR="00697E1F">
          <w:rPr>
            <w:noProof/>
            <w:webHidden/>
          </w:rPr>
          <w:tab/>
        </w:r>
        <w:r w:rsidR="00697E1F">
          <w:rPr>
            <w:noProof/>
            <w:webHidden/>
          </w:rPr>
          <w:fldChar w:fldCharType="begin"/>
        </w:r>
        <w:r w:rsidR="00697E1F">
          <w:rPr>
            <w:noProof/>
            <w:webHidden/>
          </w:rPr>
          <w:delInstrText xml:space="preserve"> PAGEREF _Toc202786433 \h </w:delInstrText>
        </w:r>
        <w:r w:rsidR="00697E1F">
          <w:rPr>
            <w:noProof/>
            <w:webHidden/>
          </w:rPr>
        </w:r>
        <w:r w:rsidR="00697E1F">
          <w:rPr>
            <w:noProof/>
            <w:webHidden/>
          </w:rPr>
          <w:fldChar w:fldCharType="separate"/>
        </w:r>
        <w:r w:rsidR="00697E1F">
          <w:rPr>
            <w:noProof/>
            <w:webHidden/>
          </w:rPr>
          <w:delText>35</w:delText>
        </w:r>
        <w:r w:rsidR="00697E1F">
          <w:rPr>
            <w:noProof/>
            <w:webHidden/>
          </w:rPr>
          <w:fldChar w:fldCharType="end"/>
        </w:r>
        <w:r>
          <w:rPr>
            <w:noProof/>
          </w:rPr>
          <w:fldChar w:fldCharType="end"/>
        </w:r>
      </w:del>
    </w:p>
    <w:p w14:paraId="3AB57FF0" w14:textId="77777777" w:rsidR="00697E1F" w:rsidRDefault="0056181D">
      <w:pPr>
        <w:pStyle w:val="Tabladeilustraciones"/>
        <w:tabs>
          <w:tab w:val="right" w:leader="dot" w:pos="8494"/>
        </w:tabs>
        <w:rPr>
          <w:del w:id="871" w:author="Redondo García Francisco Javier" w:date="2025-09-02T09:44:00Z"/>
          <w:rFonts w:eastAsiaTheme="minorEastAsia"/>
          <w:noProof/>
          <w:lang w:eastAsia="es-ES"/>
        </w:rPr>
      </w:pPr>
      <w:del w:id="872" w:author="Redondo García Francisco Javier" w:date="2025-09-02T09:44:00Z">
        <w:r>
          <w:fldChar w:fldCharType="begin"/>
        </w:r>
        <w:r>
          <w:delInstrText xml:space="preserve"> HYPERLINK \l "_Toc202786434" </w:delInstrText>
        </w:r>
        <w:r>
          <w:fldChar w:fldCharType="separate"/>
        </w:r>
        <w:r w:rsidR="00697E1F" w:rsidRPr="007E44DB">
          <w:rPr>
            <w:rStyle w:val="Hipervnculo"/>
            <w:noProof/>
          </w:rPr>
          <w:delText>Tabla 13 - RF006</w:delText>
        </w:r>
        <w:r w:rsidR="00697E1F">
          <w:rPr>
            <w:noProof/>
            <w:webHidden/>
          </w:rPr>
          <w:tab/>
        </w:r>
        <w:r w:rsidR="00697E1F">
          <w:rPr>
            <w:noProof/>
            <w:webHidden/>
          </w:rPr>
          <w:fldChar w:fldCharType="begin"/>
        </w:r>
        <w:r w:rsidR="00697E1F">
          <w:rPr>
            <w:noProof/>
            <w:webHidden/>
          </w:rPr>
          <w:delInstrText xml:space="preserve"> PAGEREF _Toc202786434 \h </w:delInstrText>
        </w:r>
        <w:r w:rsidR="00697E1F">
          <w:rPr>
            <w:noProof/>
            <w:webHidden/>
          </w:rPr>
        </w:r>
        <w:r w:rsidR="00697E1F">
          <w:rPr>
            <w:noProof/>
            <w:webHidden/>
          </w:rPr>
          <w:fldChar w:fldCharType="separate"/>
        </w:r>
        <w:r w:rsidR="00697E1F">
          <w:rPr>
            <w:noProof/>
            <w:webHidden/>
          </w:rPr>
          <w:delText>36</w:delText>
        </w:r>
        <w:r w:rsidR="00697E1F">
          <w:rPr>
            <w:noProof/>
            <w:webHidden/>
          </w:rPr>
          <w:fldChar w:fldCharType="end"/>
        </w:r>
        <w:r>
          <w:rPr>
            <w:noProof/>
          </w:rPr>
          <w:fldChar w:fldCharType="end"/>
        </w:r>
      </w:del>
    </w:p>
    <w:p w14:paraId="5FF9F200" w14:textId="77777777" w:rsidR="00697E1F" w:rsidRDefault="0056181D">
      <w:pPr>
        <w:pStyle w:val="Tabladeilustraciones"/>
        <w:tabs>
          <w:tab w:val="right" w:leader="dot" w:pos="8494"/>
        </w:tabs>
        <w:rPr>
          <w:del w:id="873" w:author="Redondo García Francisco Javier" w:date="2025-09-02T09:44:00Z"/>
          <w:rFonts w:eastAsiaTheme="minorEastAsia"/>
          <w:noProof/>
          <w:lang w:eastAsia="es-ES"/>
        </w:rPr>
      </w:pPr>
      <w:del w:id="874" w:author="Redondo García Francisco Javier" w:date="2025-09-02T09:44:00Z">
        <w:r>
          <w:fldChar w:fldCharType="begin"/>
        </w:r>
        <w:r>
          <w:delInstrText xml:space="preserve"> HYPERLINK \l "_Toc202786435" </w:delInstrText>
        </w:r>
        <w:r>
          <w:fldChar w:fldCharType="separate"/>
        </w:r>
        <w:r w:rsidR="00697E1F" w:rsidRPr="007E44DB">
          <w:rPr>
            <w:rStyle w:val="Hipervnculo"/>
            <w:noProof/>
          </w:rPr>
          <w:delText>Tabla 14 - RF007</w:delText>
        </w:r>
        <w:r w:rsidR="00697E1F">
          <w:rPr>
            <w:noProof/>
            <w:webHidden/>
          </w:rPr>
          <w:tab/>
        </w:r>
        <w:r w:rsidR="00697E1F">
          <w:rPr>
            <w:noProof/>
            <w:webHidden/>
          </w:rPr>
          <w:fldChar w:fldCharType="begin"/>
        </w:r>
        <w:r w:rsidR="00697E1F">
          <w:rPr>
            <w:noProof/>
            <w:webHidden/>
          </w:rPr>
          <w:delInstrText xml:space="preserve"> PAGEREF _Toc202786435 \h </w:delInstrText>
        </w:r>
        <w:r w:rsidR="00697E1F">
          <w:rPr>
            <w:noProof/>
            <w:webHidden/>
          </w:rPr>
        </w:r>
        <w:r w:rsidR="00697E1F">
          <w:rPr>
            <w:noProof/>
            <w:webHidden/>
          </w:rPr>
          <w:fldChar w:fldCharType="separate"/>
        </w:r>
        <w:r w:rsidR="00697E1F">
          <w:rPr>
            <w:noProof/>
            <w:webHidden/>
          </w:rPr>
          <w:delText>36</w:delText>
        </w:r>
        <w:r w:rsidR="00697E1F">
          <w:rPr>
            <w:noProof/>
            <w:webHidden/>
          </w:rPr>
          <w:fldChar w:fldCharType="end"/>
        </w:r>
        <w:r>
          <w:rPr>
            <w:noProof/>
          </w:rPr>
          <w:fldChar w:fldCharType="end"/>
        </w:r>
      </w:del>
    </w:p>
    <w:p w14:paraId="12C5E5B6" w14:textId="77777777" w:rsidR="00697E1F" w:rsidRDefault="0056181D">
      <w:pPr>
        <w:pStyle w:val="Tabladeilustraciones"/>
        <w:tabs>
          <w:tab w:val="right" w:leader="dot" w:pos="8494"/>
        </w:tabs>
        <w:rPr>
          <w:del w:id="875" w:author="Redondo García Francisco Javier" w:date="2025-09-02T09:44:00Z"/>
          <w:rFonts w:eastAsiaTheme="minorEastAsia"/>
          <w:noProof/>
          <w:lang w:eastAsia="es-ES"/>
        </w:rPr>
      </w:pPr>
      <w:del w:id="876" w:author="Redondo García Francisco Javier" w:date="2025-09-02T09:44:00Z">
        <w:r>
          <w:fldChar w:fldCharType="begin"/>
        </w:r>
        <w:r>
          <w:delInstrText xml:space="preserve"> HYPERLINK \l "_Toc202786436" </w:delInstrText>
        </w:r>
        <w:r>
          <w:fldChar w:fldCharType="separate"/>
        </w:r>
        <w:r w:rsidR="00697E1F" w:rsidRPr="007E44DB">
          <w:rPr>
            <w:rStyle w:val="Hipervnculo"/>
            <w:noProof/>
          </w:rPr>
          <w:delText>Tabla 15 - RF008</w:delText>
        </w:r>
        <w:r w:rsidR="00697E1F">
          <w:rPr>
            <w:noProof/>
            <w:webHidden/>
          </w:rPr>
          <w:tab/>
        </w:r>
        <w:r w:rsidR="00697E1F">
          <w:rPr>
            <w:noProof/>
            <w:webHidden/>
          </w:rPr>
          <w:fldChar w:fldCharType="begin"/>
        </w:r>
        <w:r w:rsidR="00697E1F">
          <w:rPr>
            <w:noProof/>
            <w:webHidden/>
          </w:rPr>
          <w:delInstrText xml:space="preserve"> PAGEREF _Toc202786436 \h </w:delInstrText>
        </w:r>
        <w:r w:rsidR="00697E1F">
          <w:rPr>
            <w:noProof/>
            <w:webHidden/>
          </w:rPr>
        </w:r>
        <w:r w:rsidR="00697E1F">
          <w:rPr>
            <w:noProof/>
            <w:webHidden/>
          </w:rPr>
          <w:fldChar w:fldCharType="separate"/>
        </w:r>
        <w:r w:rsidR="00697E1F">
          <w:rPr>
            <w:noProof/>
            <w:webHidden/>
          </w:rPr>
          <w:delText>36</w:delText>
        </w:r>
        <w:r w:rsidR="00697E1F">
          <w:rPr>
            <w:noProof/>
            <w:webHidden/>
          </w:rPr>
          <w:fldChar w:fldCharType="end"/>
        </w:r>
        <w:r>
          <w:rPr>
            <w:noProof/>
          </w:rPr>
          <w:fldChar w:fldCharType="end"/>
        </w:r>
      </w:del>
    </w:p>
    <w:p w14:paraId="4D0A2652" w14:textId="77777777" w:rsidR="00697E1F" w:rsidRDefault="0056181D">
      <w:pPr>
        <w:pStyle w:val="Tabladeilustraciones"/>
        <w:tabs>
          <w:tab w:val="right" w:leader="dot" w:pos="8494"/>
        </w:tabs>
        <w:rPr>
          <w:del w:id="877" w:author="Redondo García Francisco Javier" w:date="2025-09-02T09:44:00Z"/>
          <w:rFonts w:eastAsiaTheme="minorEastAsia"/>
          <w:noProof/>
          <w:lang w:eastAsia="es-ES"/>
        </w:rPr>
      </w:pPr>
      <w:del w:id="878" w:author="Redondo García Francisco Javier" w:date="2025-09-02T09:44:00Z">
        <w:r>
          <w:fldChar w:fldCharType="begin"/>
        </w:r>
        <w:r>
          <w:delInstrText xml:space="preserve"> HYPERLINK \l "_Toc202786437" </w:delInstrText>
        </w:r>
        <w:r>
          <w:fldChar w:fldCharType="separate"/>
        </w:r>
        <w:r w:rsidR="00697E1F" w:rsidRPr="007E44DB">
          <w:rPr>
            <w:rStyle w:val="Hipervnculo"/>
            <w:noProof/>
          </w:rPr>
          <w:delText>Tabla 16 - RF009</w:delText>
        </w:r>
        <w:r w:rsidR="00697E1F">
          <w:rPr>
            <w:noProof/>
            <w:webHidden/>
          </w:rPr>
          <w:tab/>
        </w:r>
        <w:r w:rsidR="00697E1F">
          <w:rPr>
            <w:noProof/>
            <w:webHidden/>
          </w:rPr>
          <w:fldChar w:fldCharType="begin"/>
        </w:r>
        <w:r w:rsidR="00697E1F">
          <w:rPr>
            <w:noProof/>
            <w:webHidden/>
          </w:rPr>
          <w:delInstrText xml:space="preserve"> PAGEREF _Toc202786437 \h </w:delInstrText>
        </w:r>
        <w:r w:rsidR="00697E1F">
          <w:rPr>
            <w:noProof/>
            <w:webHidden/>
          </w:rPr>
        </w:r>
        <w:r w:rsidR="00697E1F">
          <w:rPr>
            <w:noProof/>
            <w:webHidden/>
          </w:rPr>
          <w:fldChar w:fldCharType="separate"/>
        </w:r>
        <w:r w:rsidR="00697E1F">
          <w:rPr>
            <w:noProof/>
            <w:webHidden/>
          </w:rPr>
          <w:delText>36</w:delText>
        </w:r>
        <w:r w:rsidR="00697E1F">
          <w:rPr>
            <w:noProof/>
            <w:webHidden/>
          </w:rPr>
          <w:fldChar w:fldCharType="end"/>
        </w:r>
        <w:r>
          <w:rPr>
            <w:noProof/>
          </w:rPr>
          <w:fldChar w:fldCharType="end"/>
        </w:r>
      </w:del>
    </w:p>
    <w:p w14:paraId="196D0244" w14:textId="77777777" w:rsidR="00697E1F" w:rsidRDefault="0056181D">
      <w:pPr>
        <w:pStyle w:val="Tabladeilustraciones"/>
        <w:tabs>
          <w:tab w:val="right" w:leader="dot" w:pos="8494"/>
        </w:tabs>
        <w:rPr>
          <w:del w:id="879" w:author="Redondo García Francisco Javier" w:date="2025-09-02T09:44:00Z"/>
          <w:rFonts w:eastAsiaTheme="minorEastAsia"/>
          <w:noProof/>
          <w:lang w:eastAsia="es-ES"/>
        </w:rPr>
      </w:pPr>
      <w:del w:id="880" w:author="Redondo García Francisco Javier" w:date="2025-09-02T09:44:00Z">
        <w:r>
          <w:fldChar w:fldCharType="begin"/>
        </w:r>
        <w:r>
          <w:delInstrText xml:space="preserve"> HYPERLINK \l "_Toc202786438" </w:delInstrText>
        </w:r>
        <w:r>
          <w:fldChar w:fldCharType="separate"/>
        </w:r>
        <w:r w:rsidR="00697E1F" w:rsidRPr="007E44DB">
          <w:rPr>
            <w:rStyle w:val="Hipervnculo"/>
            <w:noProof/>
          </w:rPr>
          <w:delText>Tabla 17 - RF010</w:delText>
        </w:r>
        <w:r w:rsidR="00697E1F">
          <w:rPr>
            <w:noProof/>
            <w:webHidden/>
          </w:rPr>
          <w:tab/>
        </w:r>
        <w:r w:rsidR="00697E1F">
          <w:rPr>
            <w:noProof/>
            <w:webHidden/>
          </w:rPr>
          <w:fldChar w:fldCharType="begin"/>
        </w:r>
        <w:r w:rsidR="00697E1F">
          <w:rPr>
            <w:noProof/>
            <w:webHidden/>
          </w:rPr>
          <w:delInstrText xml:space="preserve"> PAGEREF _Toc202786438 \h </w:delInstrText>
        </w:r>
        <w:r w:rsidR="00697E1F">
          <w:rPr>
            <w:noProof/>
            <w:webHidden/>
          </w:rPr>
        </w:r>
        <w:r w:rsidR="00697E1F">
          <w:rPr>
            <w:noProof/>
            <w:webHidden/>
          </w:rPr>
          <w:fldChar w:fldCharType="separate"/>
        </w:r>
        <w:r w:rsidR="00697E1F">
          <w:rPr>
            <w:noProof/>
            <w:webHidden/>
          </w:rPr>
          <w:delText>36</w:delText>
        </w:r>
        <w:r w:rsidR="00697E1F">
          <w:rPr>
            <w:noProof/>
            <w:webHidden/>
          </w:rPr>
          <w:fldChar w:fldCharType="end"/>
        </w:r>
        <w:r>
          <w:rPr>
            <w:noProof/>
          </w:rPr>
          <w:fldChar w:fldCharType="end"/>
        </w:r>
      </w:del>
    </w:p>
    <w:p w14:paraId="05FCA274" w14:textId="77777777" w:rsidR="00697E1F" w:rsidRDefault="0056181D">
      <w:pPr>
        <w:pStyle w:val="Tabladeilustraciones"/>
        <w:tabs>
          <w:tab w:val="right" w:leader="dot" w:pos="8494"/>
        </w:tabs>
        <w:rPr>
          <w:del w:id="881" w:author="Redondo García Francisco Javier" w:date="2025-09-02T09:44:00Z"/>
          <w:rFonts w:eastAsiaTheme="minorEastAsia"/>
          <w:noProof/>
          <w:lang w:eastAsia="es-ES"/>
        </w:rPr>
      </w:pPr>
      <w:del w:id="882" w:author="Redondo García Francisco Javier" w:date="2025-09-02T09:44:00Z">
        <w:r>
          <w:fldChar w:fldCharType="begin"/>
        </w:r>
        <w:r>
          <w:delInstrText xml:space="preserve"> HYPERLINK \l "_Toc202786439" </w:delInstrText>
        </w:r>
        <w:r>
          <w:fldChar w:fldCharType="separate"/>
        </w:r>
        <w:r w:rsidR="00697E1F" w:rsidRPr="007E44DB">
          <w:rPr>
            <w:rStyle w:val="Hipervnculo"/>
            <w:noProof/>
          </w:rPr>
          <w:delText>Tabla 18 - RF011</w:delText>
        </w:r>
        <w:r w:rsidR="00697E1F">
          <w:rPr>
            <w:noProof/>
            <w:webHidden/>
          </w:rPr>
          <w:tab/>
        </w:r>
        <w:r w:rsidR="00697E1F">
          <w:rPr>
            <w:noProof/>
            <w:webHidden/>
          </w:rPr>
          <w:fldChar w:fldCharType="begin"/>
        </w:r>
        <w:r w:rsidR="00697E1F">
          <w:rPr>
            <w:noProof/>
            <w:webHidden/>
          </w:rPr>
          <w:delInstrText xml:space="preserve"> PAGEREF _Toc202786439 \h </w:delInstrText>
        </w:r>
        <w:r w:rsidR="00697E1F">
          <w:rPr>
            <w:noProof/>
            <w:webHidden/>
          </w:rPr>
        </w:r>
        <w:r w:rsidR="00697E1F">
          <w:rPr>
            <w:noProof/>
            <w:webHidden/>
          </w:rPr>
          <w:fldChar w:fldCharType="separate"/>
        </w:r>
        <w:r w:rsidR="00697E1F">
          <w:rPr>
            <w:noProof/>
            <w:webHidden/>
          </w:rPr>
          <w:delText>36</w:delText>
        </w:r>
        <w:r w:rsidR="00697E1F">
          <w:rPr>
            <w:noProof/>
            <w:webHidden/>
          </w:rPr>
          <w:fldChar w:fldCharType="end"/>
        </w:r>
        <w:r>
          <w:rPr>
            <w:noProof/>
          </w:rPr>
          <w:fldChar w:fldCharType="end"/>
        </w:r>
      </w:del>
    </w:p>
    <w:p w14:paraId="47F0F503" w14:textId="77777777" w:rsidR="00697E1F" w:rsidRDefault="0056181D">
      <w:pPr>
        <w:pStyle w:val="Tabladeilustraciones"/>
        <w:tabs>
          <w:tab w:val="right" w:leader="dot" w:pos="8494"/>
        </w:tabs>
        <w:rPr>
          <w:del w:id="883" w:author="Redondo García Francisco Javier" w:date="2025-09-02T09:44:00Z"/>
          <w:rFonts w:eastAsiaTheme="minorEastAsia"/>
          <w:noProof/>
          <w:lang w:eastAsia="es-ES"/>
        </w:rPr>
      </w:pPr>
      <w:del w:id="884" w:author="Redondo García Francisco Javier" w:date="2025-09-02T09:44:00Z">
        <w:r>
          <w:fldChar w:fldCharType="begin"/>
        </w:r>
        <w:r>
          <w:delInstrText xml:space="preserve"> HYPERLINK \l "_Toc202786440" </w:delInstrText>
        </w:r>
        <w:r>
          <w:fldChar w:fldCharType="separate"/>
        </w:r>
        <w:r w:rsidR="00697E1F" w:rsidRPr="007E44DB">
          <w:rPr>
            <w:rStyle w:val="Hipervnculo"/>
            <w:noProof/>
          </w:rPr>
          <w:delText>Tabla 19 - RF012</w:delText>
        </w:r>
        <w:r w:rsidR="00697E1F">
          <w:rPr>
            <w:noProof/>
            <w:webHidden/>
          </w:rPr>
          <w:tab/>
        </w:r>
        <w:r w:rsidR="00697E1F">
          <w:rPr>
            <w:noProof/>
            <w:webHidden/>
          </w:rPr>
          <w:fldChar w:fldCharType="begin"/>
        </w:r>
        <w:r w:rsidR="00697E1F">
          <w:rPr>
            <w:noProof/>
            <w:webHidden/>
          </w:rPr>
          <w:delInstrText xml:space="preserve"> PAGEREF _Toc202786440 \h </w:delInstrText>
        </w:r>
        <w:r w:rsidR="00697E1F">
          <w:rPr>
            <w:noProof/>
            <w:webHidden/>
          </w:rPr>
        </w:r>
        <w:r w:rsidR="00697E1F">
          <w:rPr>
            <w:noProof/>
            <w:webHidden/>
          </w:rPr>
          <w:fldChar w:fldCharType="separate"/>
        </w:r>
        <w:r w:rsidR="00697E1F">
          <w:rPr>
            <w:noProof/>
            <w:webHidden/>
          </w:rPr>
          <w:delText>37</w:delText>
        </w:r>
        <w:r w:rsidR="00697E1F">
          <w:rPr>
            <w:noProof/>
            <w:webHidden/>
          </w:rPr>
          <w:fldChar w:fldCharType="end"/>
        </w:r>
        <w:r>
          <w:rPr>
            <w:noProof/>
          </w:rPr>
          <w:fldChar w:fldCharType="end"/>
        </w:r>
      </w:del>
    </w:p>
    <w:p w14:paraId="01F448C3" w14:textId="77777777" w:rsidR="00697E1F" w:rsidRDefault="0056181D">
      <w:pPr>
        <w:pStyle w:val="Tabladeilustraciones"/>
        <w:tabs>
          <w:tab w:val="right" w:leader="dot" w:pos="8494"/>
        </w:tabs>
        <w:rPr>
          <w:del w:id="885" w:author="Redondo García Francisco Javier" w:date="2025-09-02T09:44:00Z"/>
          <w:rFonts w:eastAsiaTheme="minorEastAsia"/>
          <w:noProof/>
          <w:lang w:eastAsia="es-ES"/>
        </w:rPr>
      </w:pPr>
      <w:del w:id="886" w:author="Redondo García Francisco Javier" w:date="2025-09-02T09:44:00Z">
        <w:r>
          <w:fldChar w:fldCharType="begin"/>
        </w:r>
        <w:r>
          <w:delInstrText xml:space="preserve"> HYPERLINK \l "_Toc202786441" </w:delInstrText>
        </w:r>
        <w:r>
          <w:fldChar w:fldCharType="separate"/>
        </w:r>
        <w:r w:rsidR="00697E1F" w:rsidRPr="007E44DB">
          <w:rPr>
            <w:rStyle w:val="Hipervnculo"/>
            <w:noProof/>
          </w:rPr>
          <w:delText>Tabla 20 - RF013</w:delText>
        </w:r>
        <w:r w:rsidR="00697E1F">
          <w:rPr>
            <w:noProof/>
            <w:webHidden/>
          </w:rPr>
          <w:tab/>
        </w:r>
        <w:r w:rsidR="00697E1F">
          <w:rPr>
            <w:noProof/>
            <w:webHidden/>
          </w:rPr>
          <w:fldChar w:fldCharType="begin"/>
        </w:r>
        <w:r w:rsidR="00697E1F">
          <w:rPr>
            <w:noProof/>
            <w:webHidden/>
          </w:rPr>
          <w:delInstrText xml:space="preserve"> PAGEREF _Toc202786441 \h </w:delInstrText>
        </w:r>
        <w:r w:rsidR="00697E1F">
          <w:rPr>
            <w:noProof/>
            <w:webHidden/>
          </w:rPr>
        </w:r>
        <w:r w:rsidR="00697E1F">
          <w:rPr>
            <w:noProof/>
            <w:webHidden/>
          </w:rPr>
          <w:fldChar w:fldCharType="separate"/>
        </w:r>
        <w:r w:rsidR="00697E1F">
          <w:rPr>
            <w:noProof/>
            <w:webHidden/>
          </w:rPr>
          <w:delText>37</w:delText>
        </w:r>
        <w:r w:rsidR="00697E1F">
          <w:rPr>
            <w:noProof/>
            <w:webHidden/>
          </w:rPr>
          <w:fldChar w:fldCharType="end"/>
        </w:r>
        <w:r>
          <w:rPr>
            <w:noProof/>
          </w:rPr>
          <w:fldChar w:fldCharType="end"/>
        </w:r>
      </w:del>
    </w:p>
    <w:p w14:paraId="13981E0F" w14:textId="77777777" w:rsidR="00697E1F" w:rsidRDefault="0056181D">
      <w:pPr>
        <w:pStyle w:val="Tabladeilustraciones"/>
        <w:tabs>
          <w:tab w:val="right" w:leader="dot" w:pos="8494"/>
        </w:tabs>
        <w:rPr>
          <w:del w:id="887" w:author="Redondo García Francisco Javier" w:date="2025-09-02T09:44:00Z"/>
          <w:rFonts w:eastAsiaTheme="minorEastAsia"/>
          <w:noProof/>
          <w:lang w:eastAsia="es-ES"/>
        </w:rPr>
      </w:pPr>
      <w:del w:id="888" w:author="Redondo García Francisco Javier" w:date="2025-09-02T09:44:00Z">
        <w:r>
          <w:fldChar w:fldCharType="begin"/>
        </w:r>
        <w:r>
          <w:delInstrText xml:space="preserve"> HYPERLINK \l "_Toc202786442" </w:delInstrText>
        </w:r>
        <w:r>
          <w:fldChar w:fldCharType="separate"/>
        </w:r>
        <w:r w:rsidR="00697E1F" w:rsidRPr="007E44DB">
          <w:rPr>
            <w:rStyle w:val="Hipervnculo"/>
            <w:noProof/>
          </w:rPr>
          <w:delText>Tabla 21 - RF014</w:delText>
        </w:r>
        <w:r w:rsidR="00697E1F">
          <w:rPr>
            <w:noProof/>
            <w:webHidden/>
          </w:rPr>
          <w:tab/>
        </w:r>
        <w:r w:rsidR="00697E1F">
          <w:rPr>
            <w:noProof/>
            <w:webHidden/>
          </w:rPr>
          <w:fldChar w:fldCharType="begin"/>
        </w:r>
        <w:r w:rsidR="00697E1F">
          <w:rPr>
            <w:noProof/>
            <w:webHidden/>
          </w:rPr>
          <w:delInstrText xml:space="preserve"> PAGEREF _Toc202786442 \h </w:delInstrText>
        </w:r>
        <w:r w:rsidR="00697E1F">
          <w:rPr>
            <w:noProof/>
            <w:webHidden/>
          </w:rPr>
        </w:r>
        <w:r w:rsidR="00697E1F">
          <w:rPr>
            <w:noProof/>
            <w:webHidden/>
          </w:rPr>
          <w:fldChar w:fldCharType="separate"/>
        </w:r>
        <w:r w:rsidR="00697E1F">
          <w:rPr>
            <w:noProof/>
            <w:webHidden/>
          </w:rPr>
          <w:delText>37</w:delText>
        </w:r>
        <w:r w:rsidR="00697E1F">
          <w:rPr>
            <w:noProof/>
            <w:webHidden/>
          </w:rPr>
          <w:fldChar w:fldCharType="end"/>
        </w:r>
        <w:r>
          <w:rPr>
            <w:noProof/>
          </w:rPr>
          <w:fldChar w:fldCharType="end"/>
        </w:r>
      </w:del>
    </w:p>
    <w:p w14:paraId="4DC5E849" w14:textId="77777777" w:rsidR="00697E1F" w:rsidRDefault="0056181D">
      <w:pPr>
        <w:pStyle w:val="Tabladeilustraciones"/>
        <w:tabs>
          <w:tab w:val="right" w:leader="dot" w:pos="8494"/>
        </w:tabs>
        <w:rPr>
          <w:del w:id="889" w:author="Redondo García Francisco Javier" w:date="2025-09-02T09:44:00Z"/>
          <w:rFonts w:eastAsiaTheme="minorEastAsia"/>
          <w:noProof/>
          <w:lang w:eastAsia="es-ES"/>
        </w:rPr>
      </w:pPr>
      <w:del w:id="890" w:author="Redondo García Francisco Javier" w:date="2025-09-02T09:44:00Z">
        <w:r>
          <w:fldChar w:fldCharType="begin"/>
        </w:r>
        <w:r>
          <w:delInstrText xml:space="preserve"> HYPERLINK \l "_Toc202786443" </w:delInstrText>
        </w:r>
        <w:r>
          <w:fldChar w:fldCharType="separate"/>
        </w:r>
        <w:r w:rsidR="00697E1F" w:rsidRPr="007E44DB">
          <w:rPr>
            <w:rStyle w:val="Hipervnculo"/>
            <w:noProof/>
          </w:rPr>
          <w:delText>Tabla 22 - RF015</w:delText>
        </w:r>
        <w:r w:rsidR="00697E1F">
          <w:rPr>
            <w:noProof/>
            <w:webHidden/>
          </w:rPr>
          <w:tab/>
        </w:r>
        <w:r w:rsidR="00697E1F">
          <w:rPr>
            <w:noProof/>
            <w:webHidden/>
          </w:rPr>
          <w:fldChar w:fldCharType="begin"/>
        </w:r>
        <w:r w:rsidR="00697E1F">
          <w:rPr>
            <w:noProof/>
            <w:webHidden/>
          </w:rPr>
          <w:delInstrText xml:space="preserve"> PAGEREF _Toc202786443 \h </w:delInstrText>
        </w:r>
        <w:r w:rsidR="00697E1F">
          <w:rPr>
            <w:noProof/>
            <w:webHidden/>
          </w:rPr>
        </w:r>
        <w:r w:rsidR="00697E1F">
          <w:rPr>
            <w:noProof/>
            <w:webHidden/>
          </w:rPr>
          <w:fldChar w:fldCharType="separate"/>
        </w:r>
        <w:r w:rsidR="00697E1F">
          <w:rPr>
            <w:noProof/>
            <w:webHidden/>
          </w:rPr>
          <w:delText>37</w:delText>
        </w:r>
        <w:r w:rsidR="00697E1F">
          <w:rPr>
            <w:noProof/>
            <w:webHidden/>
          </w:rPr>
          <w:fldChar w:fldCharType="end"/>
        </w:r>
        <w:r>
          <w:rPr>
            <w:noProof/>
          </w:rPr>
          <w:fldChar w:fldCharType="end"/>
        </w:r>
      </w:del>
    </w:p>
    <w:p w14:paraId="3C6D2A43" w14:textId="77777777" w:rsidR="00697E1F" w:rsidRDefault="0056181D">
      <w:pPr>
        <w:pStyle w:val="Tabladeilustraciones"/>
        <w:tabs>
          <w:tab w:val="right" w:leader="dot" w:pos="8494"/>
        </w:tabs>
        <w:rPr>
          <w:del w:id="891" w:author="Redondo García Francisco Javier" w:date="2025-09-02T09:44:00Z"/>
          <w:rFonts w:eastAsiaTheme="minorEastAsia"/>
          <w:noProof/>
          <w:lang w:eastAsia="es-ES"/>
        </w:rPr>
      </w:pPr>
      <w:del w:id="892" w:author="Redondo García Francisco Javier" w:date="2025-09-02T09:44:00Z">
        <w:r>
          <w:fldChar w:fldCharType="begin"/>
        </w:r>
        <w:r>
          <w:delInstrText xml:space="preserve"> HYPERLINK \l "_Toc202786444" </w:delInstrText>
        </w:r>
        <w:r>
          <w:fldChar w:fldCharType="separate"/>
        </w:r>
        <w:r w:rsidR="00697E1F" w:rsidRPr="007E44DB">
          <w:rPr>
            <w:rStyle w:val="Hipervnculo"/>
            <w:noProof/>
          </w:rPr>
          <w:delText>Tabla 23 - RF016</w:delText>
        </w:r>
        <w:r w:rsidR="00697E1F">
          <w:rPr>
            <w:noProof/>
            <w:webHidden/>
          </w:rPr>
          <w:tab/>
        </w:r>
        <w:r w:rsidR="00697E1F">
          <w:rPr>
            <w:noProof/>
            <w:webHidden/>
          </w:rPr>
          <w:fldChar w:fldCharType="begin"/>
        </w:r>
        <w:r w:rsidR="00697E1F">
          <w:rPr>
            <w:noProof/>
            <w:webHidden/>
          </w:rPr>
          <w:delInstrText xml:space="preserve"> PAGEREF _Toc202786444 \h </w:delInstrText>
        </w:r>
        <w:r w:rsidR="00697E1F">
          <w:rPr>
            <w:noProof/>
            <w:webHidden/>
          </w:rPr>
        </w:r>
        <w:r w:rsidR="00697E1F">
          <w:rPr>
            <w:noProof/>
            <w:webHidden/>
          </w:rPr>
          <w:fldChar w:fldCharType="separate"/>
        </w:r>
        <w:r w:rsidR="00697E1F">
          <w:rPr>
            <w:noProof/>
            <w:webHidden/>
          </w:rPr>
          <w:delText>37</w:delText>
        </w:r>
        <w:r w:rsidR="00697E1F">
          <w:rPr>
            <w:noProof/>
            <w:webHidden/>
          </w:rPr>
          <w:fldChar w:fldCharType="end"/>
        </w:r>
        <w:r>
          <w:rPr>
            <w:noProof/>
          </w:rPr>
          <w:fldChar w:fldCharType="end"/>
        </w:r>
      </w:del>
    </w:p>
    <w:p w14:paraId="42FB1BD7" w14:textId="77777777" w:rsidR="00697E1F" w:rsidRDefault="0056181D">
      <w:pPr>
        <w:pStyle w:val="Tabladeilustraciones"/>
        <w:tabs>
          <w:tab w:val="right" w:leader="dot" w:pos="8494"/>
        </w:tabs>
        <w:rPr>
          <w:del w:id="893" w:author="Redondo García Francisco Javier" w:date="2025-09-02T09:44:00Z"/>
          <w:rFonts w:eastAsiaTheme="minorEastAsia"/>
          <w:noProof/>
          <w:lang w:eastAsia="es-ES"/>
        </w:rPr>
      </w:pPr>
      <w:del w:id="894" w:author="Redondo García Francisco Javier" w:date="2025-09-02T09:44:00Z">
        <w:r>
          <w:fldChar w:fldCharType="begin"/>
        </w:r>
        <w:r>
          <w:delInstrText xml:space="preserve"> HYPERLINK \l "_Toc202786445" </w:delInstrText>
        </w:r>
        <w:r>
          <w:fldChar w:fldCharType="separate"/>
        </w:r>
        <w:r w:rsidR="00697E1F" w:rsidRPr="007E44DB">
          <w:rPr>
            <w:rStyle w:val="Hipervnculo"/>
            <w:noProof/>
          </w:rPr>
          <w:delText>Tabla 24 - RF017</w:delText>
        </w:r>
        <w:r w:rsidR="00697E1F">
          <w:rPr>
            <w:noProof/>
            <w:webHidden/>
          </w:rPr>
          <w:tab/>
        </w:r>
        <w:r w:rsidR="00697E1F">
          <w:rPr>
            <w:noProof/>
            <w:webHidden/>
          </w:rPr>
          <w:fldChar w:fldCharType="begin"/>
        </w:r>
        <w:r w:rsidR="00697E1F">
          <w:rPr>
            <w:noProof/>
            <w:webHidden/>
          </w:rPr>
          <w:delInstrText xml:space="preserve"> PAGEREF _Toc202786445 \h </w:delInstrText>
        </w:r>
        <w:r w:rsidR="00697E1F">
          <w:rPr>
            <w:noProof/>
            <w:webHidden/>
          </w:rPr>
        </w:r>
        <w:r w:rsidR="00697E1F">
          <w:rPr>
            <w:noProof/>
            <w:webHidden/>
          </w:rPr>
          <w:fldChar w:fldCharType="separate"/>
        </w:r>
        <w:r w:rsidR="00697E1F">
          <w:rPr>
            <w:noProof/>
            <w:webHidden/>
          </w:rPr>
          <w:delText>37</w:delText>
        </w:r>
        <w:r w:rsidR="00697E1F">
          <w:rPr>
            <w:noProof/>
            <w:webHidden/>
          </w:rPr>
          <w:fldChar w:fldCharType="end"/>
        </w:r>
        <w:r>
          <w:rPr>
            <w:noProof/>
          </w:rPr>
          <w:fldChar w:fldCharType="end"/>
        </w:r>
      </w:del>
    </w:p>
    <w:p w14:paraId="3667D63B" w14:textId="77777777" w:rsidR="00697E1F" w:rsidRDefault="0056181D">
      <w:pPr>
        <w:pStyle w:val="Tabladeilustraciones"/>
        <w:tabs>
          <w:tab w:val="right" w:leader="dot" w:pos="8494"/>
        </w:tabs>
        <w:rPr>
          <w:del w:id="895" w:author="Redondo García Francisco Javier" w:date="2025-09-02T09:44:00Z"/>
          <w:rFonts w:eastAsiaTheme="minorEastAsia"/>
          <w:noProof/>
          <w:lang w:eastAsia="es-ES"/>
        </w:rPr>
      </w:pPr>
      <w:del w:id="896" w:author="Redondo García Francisco Javier" w:date="2025-09-02T09:44:00Z">
        <w:r>
          <w:fldChar w:fldCharType="begin"/>
        </w:r>
        <w:r>
          <w:delInstrText xml:space="preserve"> HYPERLINK \l "_Toc202786446" </w:delInstrText>
        </w:r>
        <w:r>
          <w:fldChar w:fldCharType="separate"/>
        </w:r>
        <w:r w:rsidR="00697E1F" w:rsidRPr="007E44DB">
          <w:rPr>
            <w:rStyle w:val="Hipervnculo"/>
            <w:noProof/>
          </w:rPr>
          <w:delText>Tabla 25 - RF018</w:delText>
        </w:r>
        <w:r w:rsidR="00697E1F">
          <w:rPr>
            <w:noProof/>
            <w:webHidden/>
          </w:rPr>
          <w:tab/>
        </w:r>
        <w:r w:rsidR="00697E1F">
          <w:rPr>
            <w:noProof/>
            <w:webHidden/>
          </w:rPr>
          <w:fldChar w:fldCharType="begin"/>
        </w:r>
        <w:r w:rsidR="00697E1F">
          <w:rPr>
            <w:noProof/>
            <w:webHidden/>
          </w:rPr>
          <w:delInstrText xml:space="preserve"> PAGEREF _Toc202786446 \h </w:delInstrText>
        </w:r>
        <w:r w:rsidR="00697E1F">
          <w:rPr>
            <w:noProof/>
            <w:webHidden/>
          </w:rPr>
        </w:r>
        <w:r w:rsidR="00697E1F">
          <w:rPr>
            <w:noProof/>
            <w:webHidden/>
          </w:rPr>
          <w:fldChar w:fldCharType="separate"/>
        </w:r>
        <w:r w:rsidR="00697E1F">
          <w:rPr>
            <w:noProof/>
            <w:webHidden/>
          </w:rPr>
          <w:delText>38</w:delText>
        </w:r>
        <w:r w:rsidR="00697E1F">
          <w:rPr>
            <w:noProof/>
            <w:webHidden/>
          </w:rPr>
          <w:fldChar w:fldCharType="end"/>
        </w:r>
        <w:r>
          <w:rPr>
            <w:noProof/>
          </w:rPr>
          <w:fldChar w:fldCharType="end"/>
        </w:r>
      </w:del>
    </w:p>
    <w:p w14:paraId="48926814" w14:textId="77777777" w:rsidR="00697E1F" w:rsidRDefault="0056181D">
      <w:pPr>
        <w:pStyle w:val="Tabladeilustraciones"/>
        <w:tabs>
          <w:tab w:val="right" w:leader="dot" w:pos="8494"/>
        </w:tabs>
        <w:rPr>
          <w:del w:id="897" w:author="Redondo García Francisco Javier" w:date="2025-09-02T09:44:00Z"/>
          <w:rFonts w:eastAsiaTheme="minorEastAsia"/>
          <w:noProof/>
          <w:lang w:eastAsia="es-ES"/>
        </w:rPr>
      </w:pPr>
      <w:del w:id="898" w:author="Redondo García Francisco Javier" w:date="2025-09-02T09:44:00Z">
        <w:r>
          <w:fldChar w:fldCharType="begin"/>
        </w:r>
        <w:r>
          <w:delInstrText xml:space="preserve"> HYPERL</w:delInstrText>
        </w:r>
        <w:r>
          <w:delInstrText xml:space="preserve">INK \l "_Toc202786447" </w:delInstrText>
        </w:r>
        <w:r>
          <w:fldChar w:fldCharType="separate"/>
        </w:r>
        <w:r w:rsidR="00697E1F" w:rsidRPr="007E44DB">
          <w:rPr>
            <w:rStyle w:val="Hipervnculo"/>
            <w:noProof/>
          </w:rPr>
          <w:delText>Tabla 26 - RF019</w:delText>
        </w:r>
        <w:r w:rsidR="00697E1F">
          <w:rPr>
            <w:noProof/>
            <w:webHidden/>
          </w:rPr>
          <w:tab/>
        </w:r>
        <w:r w:rsidR="00697E1F">
          <w:rPr>
            <w:noProof/>
            <w:webHidden/>
          </w:rPr>
          <w:fldChar w:fldCharType="begin"/>
        </w:r>
        <w:r w:rsidR="00697E1F">
          <w:rPr>
            <w:noProof/>
            <w:webHidden/>
          </w:rPr>
          <w:delInstrText xml:space="preserve"> PAGEREF _Toc202786447 \h </w:delInstrText>
        </w:r>
        <w:r w:rsidR="00697E1F">
          <w:rPr>
            <w:noProof/>
            <w:webHidden/>
          </w:rPr>
        </w:r>
        <w:r w:rsidR="00697E1F">
          <w:rPr>
            <w:noProof/>
            <w:webHidden/>
          </w:rPr>
          <w:fldChar w:fldCharType="separate"/>
        </w:r>
        <w:r w:rsidR="00697E1F">
          <w:rPr>
            <w:noProof/>
            <w:webHidden/>
          </w:rPr>
          <w:delText>38</w:delText>
        </w:r>
        <w:r w:rsidR="00697E1F">
          <w:rPr>
            <w:noProof/>
            <w:webHidden/>
          </w:rPr>
          <w:fldChar w:fldCharType="end"/>
        </w:r>
        <w:r>
          <w:rPr>
            <w:noProof/>
          </w:rPr>
          <w:fldChar w:fldCharType="end"/>
        </w:r>
      </w:del>
    </w:p>
    <w:p w14:paraId="33AFAE85" w14:textId="77777777" w:rsidR="00697E1F" w:rsidRDefault="0056181D">
      <w:pPr>
        <w:pStyle w:val="Tabladeilustraciones"/>
        <w:tabs>
          <w:tab w:val="right" w:leader="dot" w:pos="8494"/>
        </w:tabs>
        <w:rPr>
          <w:del w:id="899" w:author="Redondo García Francisco Javier" w:date="2025-09-02T09:44:00Z"/>
          <w:rFonts w:eastAsiaTheme="minorEastAsia"/>
          <w:noProof/>
          <w:lang w:eastAsia="es-ES"/>
        </w:rPr>
      </w:pPr>
      <w:del w:id="900" w:author="Redondo García Francisco Javier" w:date="2025-09-02T09:44:00Z">
        <w:r>
          <w:fldChar w:fldCharType="begin"/>
        </w:r>
        <w:r>
          <w:delInstrText xml:space="preserve"> HYPERLINK \l "_Toc202786448" </w:delInstrText>
        </w:r>
        <w:r>
          <w:fldChar w:fldCharType="separate"/>
        </w:r>
        <w:r w:rsidR="00697E1F" w:rsidRPr="007E44DB">
          <w:rPr>
            <w:rStyle w:val="Hipervnculo"/>
            <w:noProof/>
          </w:rPr>
          <w:delText>Tabla 27 - RF020</w:delText>
        </w:r>
        <w:r w:rsidR="00697E1F">
          <w:rPr>
            <w:noProof/>
            <w:webHidden/>
          </w:rPr>
          <w:tab/>
        </w:r>
        <w:r w:rsidR="00697E1F">
          <w:rPr>
            <w:noProof/>
            <w:webHidden/>
          </w:rPr>
          <w:fldChar w:fldCharType="begin"/>
        </w:r>
        <w:r w:rsidR="00697E1F">
          <w:rPr>
            <w:noProof/>
            <w:webHidden/>
          </w:rPr>
          <w:delInstrText xml:space="preserve"> PAGEREF _Toc202786448 \h </w:delInstrText>
        </w:r>
        <w:r w:rsidR="00697E1F">
          <w:rPr>
            <w:noProof/>
            <w:webHidden/>
          </w:rPr>
        </w:r>
        <w:r w:rsidR="00697E1F">
          <w:rPr>
            <w:noProof/>
            <w:webHidden/>
          </w:rPr>
          <w:fldChar w:fldCharType="separate"/>
        </w:r>
        <w:r w:rsidR="00697E1F">
          <w:rPr>
            <w:noProof/>
            <w:webHidden/>
          </w:rPr>
          <w:delText>38</w:delText>
        </w:r>
        <w:r w:rsidR="00697E1F">
          <w:rPr>
            <w:noProof/>
            <w:webHidden/>
          </w:rPr>
          <w:fldChar w:fldCharType="end"/>
        </w:r>
        <w:r>
          <w:rPr>
            <w:noProof/>
          </w:rPr>
          <w:fldChar w:fldCharType="end"/>
        </w:r>
      </w:del>
    </w:p>
    <w:p w14:paraId="75C6E354" w14:textId="77777777" w:rsidR="00697E1F" w:rsidRDefault="0056181D">
      <w:pPr>
        <w:pStyle w:val="Tabladeilustraciones"/>
        <w:tabs>
          <w:tab w:val="right" w:leader="dot" w:pos="8494"/>
        </w:tabs>
        <w:rPr>
          <w:del w:id="901" w:author="Redondo García Francisco Javier" w:date="2025-09-02T09:44:00Z"/>
          <w:rFonts w:eastAsiaTheme="minorEastAsia"/>
          <w:noProof/>
          <w:lang w:eastAsia="es-ES"/>
        </w:rPr>
      </w:pPr>
      <w:del w:id="902" w:author="Redondo García Francisco Javier" w:date="2025-09-02T09:44:00Z">
        <w:r>
          <w:fldChar w:fldCharType="begin"/>
        </w:r>
        <w:r>
          <w:delInstrText xml:space="preserve"> HYPERLINK \l "_Toc202786449" </w:delInstrText>
        </w:r>
        <w:r>
          <w:fldChar w:fldCharType="separate"/>
        </w:r>
        <w:r w:rsidR="00697E1F" w:rsidRPr="007E44DB">
          <w:rPr>
            <w:rStyle w:val="Hipervnculo"/>
            <w:noProof/>
          </w:rPr>
          <w:delText>Tabla 28 - RF021</w:delText>
        </w:r>
        <w:r w:rsidR="00697E1F">
          <w:rPr>
            <w:noProof/>
            <w:webHidden/>
          </w:rPr>
          <w:tab/>
        </w:r>
        <w:r w:rsidR="00697E1F">
          <w:rPr>
            <w:noProof/>
            <w:webHidden/>
          </w:rPr>
          <w:fldChar w:fldCharType="begin"/>
        </w:r>
        <w:r w:rsidR="00697E1F">
          <w:rPr>
            <w:noProof/>
            <w:webHidden/>
          </w:rPr>
          <w:delInstrText xml:space="preserve"> PAGEREF _Toc202786449 \h </w:delInstrText>
        </w:r>
        <w:r w:rsidR="00697E1F">
          <w:rPr>
            <w:noProof/>
            <w:webHidden/>
          </w:rPr>
        </w:r>
        <w:r w:rsidR="00697E1F">
          <w:rPr>
            <w:noProof/>
            <w:webHidden/>
          </w:rPr>
          <w:fldChar w:fldCharType="separate"/>
        </w:r>
        <w:r w:rsidR="00697E1F">
          <w:rPr>
            <w:noProof/>
            <w:webHidden/>
          </w:rPr>
          <w:delText>38</w:delText>
        </w:r>
        <w:r w:rsidR="00697E1F">
          <w:rPr>
            <w:noProof/>
            <w:webHidden/>
          </w:rPr>
          <w:fldChar w:fldCharType="end"/>
        </w:r>
        <w:r>
          <w:rPr>
            <w:noProof/>
          </w:rPr>
          <w:fldChar w:fldCharType="end"/>
        </w:r>
      </w:del>
    </w:p>
    <w:p w14:paraId="6A0C0480" w14:textId="77777777" w:rsidR="00697E1F" w:rsidRDefault="0056181D">
      <w:pPr>
        <w:pStyle w:val="Tabladeilustraciones"/>
        <w:tabs>
          <w:tab w:val="right" w:leader="dot" w:pos="8494"/>
        </w:tabs>
        <w:rPr>
          <w:del w:id="903" w:author="Redondo García Francisco Javier" w:date="2025-09-02T09:44:00Z"/>
          <w:rFonts w:eastAsiaTheme="minorEastAsia"/>
          <w:noProof/>
          <w:lang w:eastAsia="es-ES"/>
        </w:rPr>
      </w:pPr>
      <w:del w:id="904" w:author="Redondo García Francisco Javier" w:date="2025-09-02T09:44:00Z">
        <w:r>
          <w:fldChar w:fldCharType="begin"/>
        </w:r>
        <w:r>
          <w:delInstrText xml:space="preserve"> HYPERLINK \l "_Toc202786450" </w:delInstrText>
        </w:r>
        <w:r>
          <w:fldChar w:fldCharType="separate"/>
        </w:r>
        <w:r w:rsidR="00697E1F" w:rsidRPr="007E44DB">
          <w:rPr>
            <w:rStyle w:val="Hipervnculo"/>
            <w:noProof/>
          </w:rPr>
          <w:delText>Tabla 29 - RF022</w:delText>
        </w:r>
        <w:r w:rsidR="00697E1F">
          <w:rPr>
            <w:noProof/>
            <w:webHidden/>
          </w:rPr>
          <w:tab/>
        </w:r>
        <w:r w:rsidR="00697E1F">
          <w:rPr>
            <w:noProof/>
            <w:webHidden/>
          </w:rPr>
          <w:fldChar w:fldCharType="begin"/>
        </w:r>
        <w:r w:rsidR="00697E1F">
          <w:rPr>
            <w:noProof/>
            <w:webHidden/>
          </w:rPr>
          <w:delInstrText xml:space="preserve"> PAGEREF _Toc202786450 \h </w:delInstrText>
        </w:r>
        <w:r w:rsidR="00697E1F">
          <w:rPr>
            <w:noProof/>
            <w:webHidden/>
          </w:rPr>
        </w:r>
        <w:r w:rsidR="00697E1F">
          <w:rPr>
            <w:noProof/>
            <w:webHidden/>
          </w:rPr>
          <w:fldChar w:fldCharType="separate"/>
        </w:r>
        <w:r w:rsidR="00697E1F">
          <w:rPr>
            <w:noProof/>
            <w:webHidden/>
          </w:rPr>
          <w:delText>38</w:delText>
        </w:r>
        <w:r w:rsidR="00697E1F">
          <w:rPr>
            <w:noProof/>
            <w:webHidden/>
          </w:rPr>
          <w:fldChar w:fldCharType="end"/>
        </w:r>
        <w:r>
          <w:rPr>
            <w:noProof/>
          </w:rPr>
          <w:fldChar w:fldCharType="end"/>
        </w:r>
      </w:del>
    </w:p>
    <w:p w14:paraId="6A158D6C" w14:textId="77777777" w:rsidR="00697E1F" w:rsidRDefault="0056181D">
      <w:pPr>
        <w:pStyle w:val="Tabladeilustraciones"/>
        <w:tabs>
          <w:tab w:val="right" w:leader="dot" w:pos="8494"/>
        </w:tabs>
        <w:rPr>
          <w:del w:id="905" w:author="Redondo García Francisco Javier" w:date="2025-09-02T09:44:00Z"/>
          <w:rFonts w:eastAsiaTheme="minorEastAsia"/>
          <w:noProof/>
          <w:lang w:eastAsia="es-ES"/>
        </w:rPr>
      </w:pPr>
      <w:del w:id="906" w:author="Redondo García Francisco Javier" w:date="2025-09-02T09:44:00Z">
        <w:r>
          <w:fldChar w:fldCharType="begin"/>
        </w:r>
        <w:r>
          <w:delInstrText xml:space="preserve"> HYPERLINK \l "_Toc202786451" </w:delInstrText>
        </w:r>
        <w:r>
          <w:fldChar w:fldCharType="separate"/>
        </w:r>
        <w:r w:rsidR="00697E1F" w:rsidRPr="007E44DB">
          <w:rPr>
            <w:rStyle w:val="Hipervnculo"/>
            <w:noProof/>
          </w:rPr>
          <w:delText>Tabla 30 - RF023</w:delText>
        </w:r>
        <w:r w:rsidR="00697E1F">
          <w:rPr>
            <w:noProof/>
            <w:webHidden/>
          </w:rPr>
          <w:tab/>
        </w:r>
        <w:r w:rsidR="00697E1F">
          <w:rPr>
            <w:noProof/>
            <w:webHidden/>
          </w:rPr>
          <w:fldChar w:fldCharType="begin"/>
        </w:r>
        <w:r w:rsidR="00697E1F">
          <w:rPr>
            <w:noProof/>
            <w:webHidden/>
          </w:rPr>
          <w:delInstrText xml:space="preserve"> PAGEREF _Toc202786451 \h </w:delInstrText>
        </w:r>
        <w:r w:rsidR="00697E1F">
          <w:rPr>
            <w:noProof/>
            <w:webHidden/>
          </w:rPr>
        </w:r>
        <w:r w:rsidR="00697E1F">
          <w:rPr>
            <w:noProof/>
            <w:webHidden/>
          </w:rPr>
          <w:fldChar w:fldCharType="separate"/>
        </w:r>
        <w:r w:rsidR="00697E1F">
          <w:rPr>
            <w:noProof/>
            <w:webHidden/>
          </w:rPr>
          <w:delText>38</w:delText>
        </w:r>
        <w:r w:rsidR="00697E1F">
          <w:rPr>
            <w:noProof/>
            <w:webHidden/>
          </w:rPr>
          <w:fldChar w:fldCharType="end"/>
        </w:r>
        <w:r>
          <w:rPr>
            <w:noProof/>
          </w:rPr>
          <w:fldChar w:fldCharType="end"/>
        </w:r>
      </w:del>
    </w:p>
    <w:p w14:paraId="57DF49CA" w14:textId="77777777" w:rsidR="00697E1F" w:rsidRDefault="0056181D">
      <w:pPr>
        <w:pStyle w:val="Tabladeilustraciones"/>
        <w:tabs>
          <w:tab w:val="right" w:leader="dot" w:pos="8494"/>
        </w:tabs>
        <w:rPr>
          <w:del w:id="907" w:author="Redondo García Francisco Javier" w:date="2025-09-02T09:44:00Z"/>
          <w:rFonts w:eastAsiaTheme="minorEastAsia"/>
          <w:noProof/>
          <w:lang w:eastAsia="es-ES"/>
        </w:rPr>
      </w:pPr>
      <w:del w:id="908" w:author="Redondo García Francisco Javier" w:date="2025-09-02T09:44:00Z">
        <w:r>
          <w:fldChar w:fldCharType="begin"/>
        </w:r>
        <w:r>
          <w:delInstrText xml:space="preserve"> HYPERL</w:delInstrText>
        </w:r>
        <w:r>
          <w:delInstrText xml:space="preserve">INK \l "_Toc202786452" </w:delInstrText>
        </w:r>
        <w:r>
          <w:fldChar w:fldCharType="separate"/>
        </w:r>
        <w:r w:rsidR="00697E1F" w:rsidRPr="007E44DB">
          <w:rPr>
            <w:rStyle w:val="Hipervnculo"/>
            <w:noProof/>
          </w:rPr>
          <w:delText>Tabla 31 - RF024</w:delText>
        </w:r>
        <w:r w:rsidR="00697E1F">
          <w:rPr>
            <w:noProof/>
            <w:webHidden/>
          </w:rPr>
          <w:tab/>
        </w:r>
        <w:r w:rsidR="00697E1F">
          <w:rPr>
            <w:noProof/>
            <w:webHidden/>
          </w:rPr>
          <w:fldChar w:fldCharType="begin"/>
        </w:r>
        <w:r w:rsidR="00697E1F">
          <w:rPr>
            <w:noProof/>
            <w:webHidden/>
          </w:rPr>
          <w:delInstrText xml:space="preserve"> PAGEREF _Toc202786452 \h </w:delInstrText>
        </w:r>
        <w:r w:rsidR="00697E1F">
          <w:rPr>
            <w:noProof/>
            <w:webHidden/>
          </w:rPr>
        </w:r>
        <w:r w:rsidR="00697E1F">
          <w:rPr>
            <w:noProof/>
            <w:webHidden/>
          </w:rPr>
          <w:fldChar w:fldCharType="separate"/>
        </w:r>
        <w:r w:rsidR="00697E1F">
          <w:rPr>
            <w:noProof/>
            <w:webHidden/>
          </w:rPr>
          <w:delText>39</w:delText>
        </w:r>
        <w:r w:rsidR="00697E1F">
          <w:rPr>
            <w:noProof/>
            <w:webHidden/>
          </w:rPr>
          <w:fldChar w:fldCharType="end"/>
        </w:r>
        <w:r>
          <w:rPr>
            <w:noProof/>
          </w:rPr>
          <w:fldChar w:fldCharType="end"/>
        </w:r>
      </w:del>
    </w:p>
    <w:p w14:paraId="2C1EB741" w14:textId="77777777" w:rsidR="00697E1F" w:rsidRDefault="0056181D">
      <w:pPr>
        <w:pStyle w:val="Tabladeilustraciones"/>
        <w:tabs>
          <w:tab w:val="right" w:leader="dot" w:pos="8494"/>
        </w:tabs>
        <w:rPr>
          <w:del w:id="909" w:author="Redondo García Francisco Javier" w:date="2025-09-02T09:44:00Z"/>
          <w:rFonts w:eastAsiaTheme="minorEastAsia"/>
          <w:noProof/>
          <w:lang w:eastAsia="es-ES"/>
        </w:rPr>
      </w:pPr>
      <w:del w:id="910" w:author="Redondo García Francisco Javier" w:date="2025-09-02T09:44:00Z">
        <w:r>
          <w:fldChar w:fldCharType="begin"/>
        </w:r>
        <w:r>
          <w:delInstrText xml:space="preserve"> HYPERLINK \l "_Toc202786453" </w:delInstrText>
        </w:r>
        <w:r>
          <w:fldChar w:fldCharType="separate"/>
        </w:r>
        <w:r w:rsidR="00697E1F" w:rsidRPr="007E44DB">
          <w:rPr>
            <w:rStyle w:val="Hipervnculo"/>
            <w:noProof/>
          </w:rPr>
          <w:delText>Tabla 32 - RNF001</w:delText>
        </w:r>
        <w:r w:rsidR="00697E1F">
          <w:rPr>
            <w:noProof/>
            <w:webHidden/>
          </w:rPr>
          <w:tab/>
        </w:r>
        <w:r w:rsidR="00697E1F">
          <w:rPr>
            <w:noProof/>
            <w:webHidden/>
          </w:rPr>
          <w:fldChar w:fldCharType="begin"/>
        </w:r>
        <w:r w:rsidR="00697E1F">
          <w:rPr>
            <w:noProof/>
            <w:webHidden/>
          </w:rPr>
          <w:delInstrText xml:space="preserve"> PAGEREF _Toc202786453 \h </w:delInstrText>
        </w:r>
        <w:r w:rsidR="00697E1F">
          <w:rPr>
            <w:noProof/>
            <w:webHidden/>
          </w:rPr>
        </w:r>
        <w:r w:rsidR="00697E1F">
          <w:rPr>
            <w:noProof/>
            <w:webHidden/>
          </w:rPr>
          <w:fldChar w:fldCharType="separate"/>
        </w:r>
        <w:r w:rsidR="00697E1F">
          <w:rPr>
            <w:noProof/>
            <w:webHidden/>
          </w:rPr>
          <w:delText>39</w:delText>
        </w:r>
        <w:r w:rsidR="00697E1F">
          <w:rPr>
            <w:noProof/>
            <w:webHidden/>
          </w:rPr>
          <w:fldChar w:fldCharType="end"/>
        </w:r>
        <w:r>
          <w:rPr>
            <w:noProof/>
          </w:rPr>
          <w:fldChar w:fldCharType="end"/>
        </w:r>
      </w:del>
    </w:p>
    <w:p w14:paraId="31690F88" w14:textId="77777777" w:rsidR="00697E1F" w:rsidRDefault="0056181D">
      <w:pPr>
        <w:pStyle w:val="Tabladeilustraciones"/>
        <w:tabs>
          <w:tab w:val="right" w:leader="dot" w:pos="8494"/>
        </w:tabs>
        <w:rPr>
          <w:del w:id="911" w:author="Redondo García Francisco Javier" w:date="2025-09-02T09:44:00Z"/>
          <w:rFonts w:eastAsiaTheme="minorEastAsia"/>
          <w:noProof/>
          <w:lang w:eastAsia="es-ES"/>
        </w:rPr>
      </w:pPr>
      <w:del w:id="912" w:author="Redondo García Francisco Javier" w:date="2025-09-02T09:44:00Z">
        <w:r>
          <w:fldChar w:fldCharType="begin"/>
        </w:r>
        <w:r>
          <w:delInstrText xml:space="preserve"> HYPERLINK \l "_Toc202786454" </w:delInstrText>
        </w:r>
        <w:r>
          <w:fldChar w:fldCharType="separate"/>
        </w:r>
        <w:r w:rsidR="00697E1F" w:rsidRPr="007E44DB">
          <w:rPr>
            <w:rStyle w:val="Hipervnculo"/>
            <w:noProof/>
          </w:rPr>
          <w:delText>Tabla 33 - RNF002</w:delText>
        </w:r>
        <w:r w:rsidR="00697E1F">
          <w:rPr>
            <w:noProof/>
            <w:webHidden/>
          </w:rPr>
          <w:tab/>
        </w:r>
        <w:r w:rsidR="00697E1F">
          <w:rPr>
            <w:noProof/>
            <w:webHidden/>
          </w:rPr>
          <w:fldChar w:fldCharType="begin"/>
        </w:r>
        <w:r w:rsidR="00697E1F">
          <w:rPr>
            <w:noProof/>
            <w:webHidden/>
          </w:rPr>
          <w:delInstrText xml:space="preserve"> PAGEREF _Toc202786454 \h </w:delInstrText>
        </w:r>
        <w:r w:rsidR="00697E1F">
          <w:rPr>
            <w:noProof/>
            <w:webHidden/>
          </w:rPr>
        </w:r>
        <w:r w:rsidR="00697E1F">
          <w:rPr>
            <w:noProof/>
            <w:webHidden/>
          </w:rPr>
          <w:fldChar w:fldCharType="separate"/>
        </w:r>
        <w:r w:rsidR="00697E1F">
          <w:rPr>
            <w:noProof/>
            <w:webHidden/>
          </w:rPr>
          <w:delText>39</w:delText>
        </w:r>
        <w:r w:rsidR="00697E1F">
          <w:rPr>
            <w:noProof/>
            <w:webHidden/>
          </w:rPr>
          <w:fldChar w:fldCharType="end"/>
        </w:r>
        <w:r>
          <w:rPr>
            <w:noProof/>
          </w:rPr>
          <w:fldChar w:fldCharType="end"/>
        </w:r>
      </w:del>
    </w:p>
    <w:p w14:paraId="2685A2DC" w14:textId="77777777" w:rsidR="00697E1F" w:rsidRDefault="0056181D">
      <w:pPr>
        <w:pStyle w:val="Tabladeilustraciones"/>
        <w:tabs>
          <w:tab w:val="right" w:leader="dot" w:pos="8494"/>
        </w:tabs>
        <w:rPr>
          <w:del w:id="913" w:author="Redondo García Francisco Javier" w:date="2025-09-02T09:44:00Z"/>
          <w:rFonts w:eastAsiaTheme="minorEastAsia"/>
          <w:noProof/>
          <w:lang w:eastAsia="es-ES"/>
        </w:rPr>
      </w:pPr>
      <w:del w:id="914" w:author="Redondo García Francisco Javier" w:date="2025-09-02T09:44:00Z">
        <w:r>
          <w:fldChar w:fldCharType="begin"/>
        </w:r>
        <w:r>
          <w:delInstrText xml:space="preserve"> HYPERLINK \l "_Toc202786455" </w:delInstrText>
        </w:r>
        <w:r>
          <w:fldChar w:fldCharType="separate"/>
        </w:r>
        <w:r w:rsidR="00697E1F" w:rsidRPr="007E44DB">
          <w:rPr>
            <w:rStyle w:val="Hipervnculo"/>
            <w:noProof/>
          </w:rPr>
          <w:delText>Tabla 34 - RNF003</w:delText>
        </w:r>
        <w:r w:rsidR="00697E1F">
          <w:rPr>
            <w:noProof/>
            <w:webHidden/>
          </w:rPr>
          <w:tab/>
        </w:r>
        <w:r w:rsidR="00697E1F">
          <w:rPr>
            <w:noProof/>
            <w:webHidden/>
          </w:rPr>
          <w:fldChar w:fldCharType="begin"/>
        </w:r>
        <w:r w:rsidR="00697E1F">
          <w:rPr>
            <w:noProof/>
            <w:webHidden/>
          </w:rPr>
          <w:delInstrText xml:space="preserve"> PAGEREF _Toc202786455 \h </w:delInstrText>
        </w:r>
        <w:r w:rsidR="00697E1F">
          <w:rPr>
            <w:noProof/>
            <w:webHidden/>
          </w:rPr>
        </w:r>
        <w:r w:rsidR="00697E1F">
          <w:rPr>
            <w:noProof/>
            <w:webHidden/>
          </w:rPr>
          <w:fldChar w:fldCharType="separate"/>
        </w:r>
        <w:r w:rsidR="00697E1F">
          <w:rPr>
            <w:noProof/>
            <w:webHidden/>
          </w:rPr>
          <w:delText>39</w:delText>
        </w:r>
        <w:r w:rsidR="00697E1F">
          <w:rPr>
            <w:noProof/>
            <w:webHidden/>
          </w:rPr>
          <w:fldChar w:fldCharType="end"/>
        </w:r>
        <w:r>
          <w:rPr>
            <w:noProof/>
          </w:rPr>
          <w:fldChar w:fldCharType="end"/>
        </w:r>
      </w:del>
    </w:p>
    <w:p w14:paraId="6FC58C37" w14:textId="77777777" w:rsidR="00697E1F" w:rsidRDefault="0056181D">
      <w:pPr>
        <w:pStyle w:val="Tabladeilustraciones"/>
        <w:tabs>
          <w:tab w:val="right" w:leader="dot" w:pos="8494"/>
        </w:tabs>
        <w:rPr>
          <w:del w:id="915" w:author="Redondo García Francisco Javier" w:date="2025-09-02T09:44:00Z"/>
          <w:rFonts w:eastAsiaTheme="minorEastAsia"/>
          <w:noProof/>
          <w:lang w:eastAsia="es-ES"/>
        </w:rPr>
      </w:pPr>
      <w:del w:id="916" w:author="Redondo García Francisco Javier" w:date="2025-09-02T09:44:00Z">
        <w:r>
          <w:fldChar w:fldCharType="begin"/>
        </w:r>
        <w:r>
          <w:delInstrText xml:space="preserve"> HYPERLINK \l "_Toc202786456" </w:delInstrText>
        </w:r>
        <w:r>
          <w:fldChar w:fldCharType="separate"/>
        </w:r>
        <w:r w:rsidR="00697E1F" w:rsidRPr="007E44DB">
          <w:rPr>
            <w:rStyle w:val="Hipervnculo"/>
            <w:noProof/>
          </w:rPr>
          <w:delText>Tabla 35 - RNF004</w:delText>
        </w:r>
        <w:r w:rsidR="00697E1F">
          <w:rPr>
            <w:noProof/>
            <w:webHidden/>
          </w:rPr>
          <w:tab/>
        </w:r>
        <w:r w:rsidR="00697E1F">
          <w:rPr>
            <w:noProof/>
            <w:webHidden/>
          </w:rPr>
          <w:fldChar w:fldCharType="begin"/>
        </w:r>
        <w:r w:rsidR="00697E1F">
          <w:rPr>
            <w:noProof/>
            <w:webHidden/>
          </w:rPr>
          <w:delInstrText xml:space="preserve"> PAGEREF _Toc202786456 \h </w:delInstrText>
        </w:r>
        <w:r w:rsidR="00697E1F">
          <w:rPr>
            <w:noProof/>
            <w:webHidden/>
          </w:rPr>
        </w:r>
        <w:r w:rsidR="00697E1F">
          <w:rPr>
            <w:noProof/>
            <w:webHidden/>
          </w:rPr>
          <w:fldChar w:fldCharType="separate"/>
        </w:r>
        <w:r w:rsidR="00697E1F">
          <w:rPr>
            <w:noProof/>
            <w:webHidden/>
          </w:rPr>
          <w:delText>39</w:delText>
        </w:r>
        <w:r w:rsidR="00697E1F">
          <w:rPr>
            <w:noProof/>
            <w:webHidden/>
          </w:rPr>
          <w:fldChar w:fldCharType="end"/>
        </w:r>
        <w:r>
          <w:rPr>
            <w:noProof/>
          </w:rPr>
          <w:fldChar w:fldCharType="end"/>
        </w:r>
      </w:del>
    </w:p>
    <w:p w14:paraId="08A0FFF6" w14:textId="77777777" w:rsidR="00697E1F" w:rsidRDefault="0056181D">
      <w:pPr>
        <w:pStyle w:val="Tabladeilustraciones"/>
        <w:tabs>
          <w:tab w:val="right" w:leader="dot" w:pos="8494"/>
        </w:tabs>
        <w:rPr>
          <w:del w:id="917" w:author="Redondo García Francisco Javier" w:date="2025-09-02T09:44:00Z"/>
          <w:rFonts w:eastAsiaTheme="minorEastAsia"/>
          <w:noProof/>
          <w:lang w:eastAsia="es-ES"/>
        </w:rPr>
      </w:pPr>
      <w:del w:id="918" w:author="Redondo García Francisco Javier" w:date="2025-09-02T09:44:00Z">
        <w:r>
          <w:fldChar w:fldCharType="begin"/>
        </w:r>
        <w:r>
          <w:delInstrText xml:space="preserve"> </w:delInstrText>
        </w:r>
        <w:r>
          <w:delInstrText xml:space="preserve">HYPERLINK \l "_Toc202786457" </w:delInstrText>
        </w:r>
        <w:r>
          <w:fldChar w:fldCharType="separate"/>
        </w:r>
        <w:r w:rsidR="00697E1F" w:rsidRPr="007E44DB">
          <w:rPr>
            <w:rStyle w:val="Hipervnculo"/>
            <w:noProof/>
          </w:rPr>
          <w:delText>Tabla 36 - RNF005</w:delText>
        </w:r>
        <w:r w:rsidR="00697E1F">
          <w:rPr>
            <w:noProof/>
            <w:webHidden/>
          </w:rPr>
          <w:tab/>
        </w:r>
        <w:r w:rsidR="00697E1F">
          <w:rPr>
            <w:noProof/>
            <w:webHidden/>
          </w:rPr>
          <w:fldChar w:fldCharType="begin"/>
        </w:r>
        <w:r w:rsidR="00697E1F">
          <w:rPr>
            <w:noProof/>
            <w:webHidden/>
          </w:rPr>
          <w:delInstrText xml:space="preserve"> PAGEREF _Toc202786457 \h </w:delInstrText>
        </w:r>
        <w:r w:rsidR="00697E1F">
          <w:rPr>
            <w:noProof/>
            <w:webHidden/>
          </w:rPr>
        </w:r>
        <w:r w:rsidR="00697E1F">
          <w:rPr>
            <w:noProof/>
            <w:webHidden/>
          </w:rPr>
          <w:fldChar w:fldCharType="separate"/>
        </w:r>
        <w:r w:rsidR="00697E1F">
          <w:rPr>
            <w:noProof/>
            <w:webHidden/>
          </w:rPr>
          <w:delText>40</w:delText>
        </w:r>
        <w:r w:rsidR="00697E1F">
          <w:rPr>
            <w:noProof/>
            <w:webHidden/>
          </w:rPr>
          <w:fldChar w:fldCharType="end"/>
        </w:r>
        <w:r>
          <w:rPr>
            <w:noProof/>
          </w:rPr>
          <w:fldChar w:fldCharType="end"/>
        </w:r>
      </w:del>
    </w:p>
    <w:p w14:paraId="23883C16" w14:textId="77777777" w:rsidR="00697E1F" w:rsidRDefault="0056181D">
      <w:pPr>
        <w:pStyle w:val="Tabladeilustraciones"/>
        <w:tabs>
          <w:tab w:val="right" w:leader="dot" w:pos="8494"/>
        </w:tabs>
        <w:rPr>
          <w:del w:id="919" w:author="Redondo García Francisco Javier" w:date="2025-09-02T09:44:00Z"/>
          <w:rFonts w:eastAsiaTheme="minorEastAsia"/>
          <w:noProof/>
          <w:lang w:eastAsia="es-ES"/>
        </w:rPr>
      </w:pPr>
      <w:del w:id="920" w:author="Redondo García Francisco Javier" w:date="2025-09-02T09:44:00Z">
        <w:r>
          <w:fldChar w:fldCharType="begin"/>
        </w:r>
        <w:r>
          <w:delInstrText xml:space="preserve"> HYPERLINK \l "_Toc202786458" </w:delInstrText>
        </w:r>
        <w:r>
          <w:fldChar w:fldCharType="separate"/>
        </w:r>
        <w:r w:rsidR="00697E1F" w:rsidRPr="007E44DB">
          <w:rPr>
            <w:rStyle w:val="Hipervnculo"/>
            <w:noProof/>
          </w:rPr>
          <w:delText>Tabla 37 - RNF006</w:delText>
        </w:r>
        <w:r w:rsidR="00697E1F">
          <w:rPr>
            <w:noProof/>
            <w:webHidden/>
          </w:rPr>
          <w:tab/>
        </w:r>
        <w:r w:rsidR="00697E1F">
          <w:rPr>
            <w:noProof/>
            <w:webHidden/>
          </w:rPr>
          <w:fldChar w:fldCharType="begin"/>
        </w:r>
        <w:r w:rsidR="00697E1F">
          <w:rPr>
            <w:noProof/>
            <w:webHidden/>
          </w:rPr>
          <w:delInstrText xml:space="preserve"> PAGEREF _Toc202786458 \h </w:delInstrText>
        </w:r>
        <w:r w:rsidR="00697E1F">
          <w:rPr>
            <w:noProof/>
            <w:webHidden/>
          </w:rPr>
        </w:r>
        <w:r w:rsidR="00697E1F">
          <w:rPr>
            <w:noProof/>
            <w:webHidden/>
          </w:rPr>
          <w:fldChar w:fldCharType="separate"/>
        </w:r>
        <w:r w:rsidR="00697E1F">
          <w:rPr>
            <w:noProof/>
            <w:webHidden/>
          </w:rPr>
          <w:delText>40</w:delText>
        </w:r>
        <w:r w:rsidR="00697E1F">
          <w:rPr>
            <w:noProof/>
            <w:webHidden/>
          </w:rPr>
          <w:fldChar w:fldCharType="end"/>
        </w:r>
        <w:r>
          <w:rPr>
            <w:noProof/>
          </w:rPr>
          <w:fldChar w:fldCharType="end"/>
        </w:r>
      </w:del>
    </w:p>
    <w:p w14:paraId="3C75E8EA" w14:textId="77777777" w:rsidR="00697E1F" w:rsidRDefault="0056181D">
      <w:pPr>
        <w:pStyle w:val="Tabladeilustraciones"/>
        <w:tabs>
          <w:tab w:val="right" w:leader="dot" w:pos="8494"/>
        </w:tabs>
        <w:rPr>
          <w:del w:id="921" w:author="Redondo García Francisco Javier" w:date="2025-09-02T09:44:00Z"/>
          <w:rFonts w:eastAsiaTheme="minorEastAsia"/>
          <w:noProof/>
          <w:lang w:eastAsia="es-ES"/>
        </w:rPr>
      </w:pPr>
      <w:del w:id="922" w:author="Redondo García Francisco Javier" w:date="2025-09-02T09:44:00Z">
        <w:r>
          <w:fldChar w:fldCharType="begin"/>
        </w:r>
        <w:r>
          <w:delInstrText xml:space="preserve"> HYPERLINK \l "_Toc202786459" </w:delInstrText>
        </w:r>
        <w:r>
          <w:fldChar w:fldCharType="separate"/>
        </w:r>
        <w:r w:rsidR="00697E1F" w:rsidRPr="007E44DB">
          <w:rPr>
            <w:rStyle w:val="Hipervnculo"/>
            <w:noProof/>
          </w:rPr>
          <w:delText>Tabla 38 - RNF007</w:delText>
        </w:r>
        <w:r w:rsidR="00697E1F">
          <w:rPr>
            <w:noProof/>
            <w:webHidden/>
          </w:rPr>
          <w:tab/>
        </w:r>
        <w:r w:rsidR="00697E1F">
          <w:rPr>
            <w:noProof/>
            <w:webHidden/>
          </w:rPr>
          <w:fldChar w:fldCharType="begin"/>
        </w:r>
        <w:r w:rsidR="00697E1F">
          <w:rPr>
            <w:noProof/>
            <w:webHidden/>
          </w:rPr>
          <w:delInstrText xml:space="preserve"> PAGEREF _Toc202786459 \h </w:delInstrText>
        </w:r>
        <w:r w:rsidR="00697E1F">
          <w:rPr>
            <w:noProof/>
            <w:webHidden/>
          </w:rPr>
        </w:r>
        <w:r w:rsidR="00697E1F">
          <w:rPr>
            <w:noProof/>
            <w:webHidden/>
          </w:rPr>
          <w:fldChar w:fldCharType="separate"/>
        </w:r>
        <w:r w:rsidR="00697E1F">
          <w:rPr>
            <w:noProof/>
            <w:webHidden/>
          </w:rPr>
          <w:delText>40</w:delText>
        </w:r>
        <w:r w:rsidR="00697E1F">
          <w:rPr>
            <w:noProof/>
            <w:webHidden/>
          </w:rPr>
          <w:fldChar w:fldCharType="end"/>
        </w:r>
        <w:r>
          <w:rPr>
            <w:noProof/>
          </w:rPr>
          <w:fldChar w:fldCharType="end"/>
        </w:r>
      </w:del>
    </w:p>
    <w:p w14:paraId="12753972" w14:textId="77777777" w:rsidR="00697E1F" w:rsidRDefault="0056181D">
      <w:pPr>
        <w:pStyle w:val="Tabladeilustraciones"/>
        <w:tabs>
          <w:tab w:val="right" w:leader="dot" w:pos="8494"/>
        </w:tabs>
        <w:rPr>
          <w:del w:id="923" w:author="Redondo García Francisco Javier" w:date="2025-09-02T09:44:00Z"/>
          <w:rFonts w:eastAsiaTheme="minorEastAsia"/>
          <w:noProof/>
          <w:lang w:eastAsia="es-ES"/>
        </w:rPr>
      </w:pPr>
      <w:del w:id="924" w:author="Redondo García Francisco Javier" w:date="2025-09-02T09:44:00Z">
        <w:r>
          <w:fldChar w:fldCharType="begin"/>
        </w:r>
        <w:r>
          <w:delInstrText xml:space="preserve"> HYPERLINK \l "_Toc202786460" </w:delInstrText>
        </w:r>
        <w:r>
          <w:fldChar w:fldCharType="separate"/>
        </w:r>
        <w:r w:rsidR="00697E1F" w:rsidRPr="007E44DB">
          <w:rPr>
            <w:rStyle w:val="Hipervnculo"/>
            <w:noProof/>
          </w:rPr>
          <w:delText>Tabla 39 - RNF008</w:delText>
        </w:r>
        <w:r w:rsidR="00697E1F">
          <w:rPr>
            <w:noProof/>
            <w:webHidden/>
          </w:rPr>
          <w:tab/>
        </w:r>
        <w:r w:rsidR="00697E1F">
          <w:rPr>
            <w:noProof/>
            <w:webHidden/>
          </w:rPr>
          <w:fldChar w:fldCharType="begin"/>
        </w:r>
        <w:r w:rsidR="00697E1F">
          <w:rPr>
            <w:noProof/>
            <w:webHidden/>
          </w:rPr>
          <w:delInstrText xml:space="preserve"> PAGEREF _Toc202786460 \h </w:delInstrText>
        </w:r>
        <w:r w:rsidR="00697E1F">
          <w:rPr>
            <w:noProof/>
            <w:webHidden/>
          </w:rPr>
        </w:r>
        <w:r w:rsidR="00697E1F">
          <w:rPr>
            <w:noProof/>
            <w:webHidden/>
          </w:rPr>
          <w:fldChar w:fldCharType="separate"/>
        </w:r>
        <w:r w:rsidR="00697E1F">
          <w:rPr>
            <w:noProof/>
            <w:webHidden/>
          </w:rPr>
          <w:delText>40</w:delText>
        </w:r>
        <w:r w:rsidR="00697E1F">
          <w:rPr>
            <w:noProof/>
            <w:webHidden/>
          </w:rPr>
          <w:fldChar w:fldCharType="end"/>
        </w:r>
        <w:r>
          <w:rPr>
            <w:noProof/>
          </w:rPr>
          <w:fldChar w:fldCharType="end"/>
        </w:r>
      </w:del>
    </w:p>
    <w:p w14:paraId="36297520" w14:textId="77777777" w:rsidR="00697E1F" w:rsidRDefault="0056181D">
      <w:pPr>
        <w:pStyle w:val="Tabladeilustraciones"/>
        <w:tabs>
          <w:tab w:val="right" w:leader="dot" w:pos="8494"/>
        </w:tabs>
        <w:rPr>
          <w:del w:id="925" w:author="Redondo García Francisco Javier" w:date="2025-09-02T09:44:00Z"/>
          <w:rFonts w:eastAsiaTheme="minorEastAsia"/>
          <w:noProof/>
          <w:lang w:eastAsia="es-ES"/>
        </w:rPr>
      </w:pPr>
      <w:del w:id="926" w:author="Redondo García Francisco Javier" w:date="2025-09-02T09:44:00Z">
        <w:r>
          <w:fldChar w:fldCharType="begin"/>
        </w:r>
        <w:r>
          <w:delInstrText xml:space="preserve"> HYPERLINK \l "_Toc202786461" </w:delInstrText>
        </w:r>
        <w:r>
          <w:fldChar w:fldCharType="separate"/>
        </w:r>
        <w:r w:rsidR="00697E1F" w:rsidRPr="007E44DB">
          <w:rPr>
            <w:rStyle w:val="Hipervnculo"/>
            <w:noProof/>
          </w:rPr>
          <w:delText>Tabla 40 - RNF009</w:delText>
        </w:r>
        <w:r w:rsidR="00697E1F">
          <w:rPr>
            <w:noProof/>
            <w:webHidden/>
          </w:rPr>
          <w:tab/>
        </w:r>
        <w:r w:rsidR="00697E1F">
          <w:rPr>
            <w:noProof/>
            <w:webHidden/>
          </w:rPr>
          <w:fldChar w:fldCharType="begin"/>
        </w:r>
        <w:r w:rsidR="00697E1F">
          <w:rPr>
            <w:noProof/>
            <w:webHidden/>
          </w:rPr>
          <w:delInstrText xml:space="preserve"> PAGEREF _Toc202786461 \h </w:delInstrText>
        </w:r>
        <w:r w:rsidR="00697E1F">
          <w:rPr>
            <w:noProof/>
            <w:webHidden/>
          </w:rPr>
        </w:r>
        <w:r w:rsidR="00697E1F">
          <w:rPr>
            <w:noProof/>
            <w:webHidden/>
          </w:rPr>
          <w:fldChar w:fldCharType="separate"/>
        </w:r>
        <w:r w:rsidR="00697E1F">
          <w:rPr>
            <w:noProof/>
            <w:webHidden/>
          </w:rPr>
          <w:delText>40</w:delText>
        </w:r>
        <w:r w:rsidR="00697E1F">
          <w:rPr>
            <w:noProof/>
            <w:webHidden/>
          </w:rPr>
          <w:fldChar w:fldCharType="end"/>
        </w:r>
        <w:r>
          <w:rPr>
            <w:noProof/>
          </w:rPr>
          <w:fldChar w:fldCharType="end"/>
        </w:r>
      </w:del>
    </w:p>
    <w:p w14:paraId="6F7F14A1" w14:textId="77777777" w:rsidR="00697E1F" w:rsidRDefault="0056181D">
      <w:pPr>
        <w:pStyle w:val="Tabladeilustraciones"/>
        <w:tabs>
          <w:tab w:val="right" w:leader="dot" w:pos="8494"/>
        </w:tabs>
        <w:rPr>
          <w:del w:id="927" w:author="Redondo García Francisco Javier" w:date="2025-09-02T09:44:00Z"/>
          <w:rFonts w:eastAsiaTheme="minorEastAsia"/>
          <w:noProof/>
          <w:lang w:eastAsia="es-ES"/>
        </w:rPr>
      </w:pPr>
      <w:del w:id="928" w:author="Redondo García Francisco Javier" w:date="2025-09-02T09:44:00Z">
        <w:r>
          <w:fldChar w:fldCharType="begin"/>
        </w:r>
        <w:r>
          <w:delInstrText xml:space="preserve"> </w:delInstrText>
        </w:r>
        <w:r>
          <w:delInstrText xml:space="preserve">HYPERLINK \l "_Toc202786462" </w:delInstrText>
        </w:r>
        <w:r>
          <w:fldChar w:fldCharType="separate"/>
        </w:r>
        <w:r w:rsidR="00697E1F" w:rsidRPr="007E44DB">
          <w:rPr>
            <w:rStyle w:val="Hipervnculo"/>
            <w:noProof/>
          </w:rPr>
          <w:delText>Tabla 41 - RNF010</w:delText>
        </w:r>
        <w:r w:rsidR="00697E1F">
          <w:rPr>
            <w:noProof/>
            <w:webHidden/>
          </w:rPr>
          <w:tab/>
        </w:r>
        <w:r w:rsidR="00697E1F">
          <w:rPr>
            <w:noProof/>
            <w:webHidden/>
          </w:rPr>
          <w:fldChar w:fldCharType="begin"/>
        </w:r>
        <w:r w:rsidR="00697E1F">
          <w:rPr>
            <w:noProof/>
            <w:webHidden/>
          </w:rPr>
          <w:delInstrText xml:space="preserve"> PAGEREF _Toc202786462 \h </w:delInstrText>
        </w:r>
        <w:r w:rsidR="00697E1F">
          <w:rPr>
            <w:noProof/>
            <w:webHidden/>
          </w:rPr>
        </w:r>
        <w:r w:rsidR="00697E1F">
          <w:rPr>
            <w:noProof/>
            <w:webHidden/>
          </w:rPr>
          <w:fldChar w:fldCharType="separate"/>
        </w:r>
        <w:r w:rsidR="00697E1F">
          <w:rPr>
            <w:noProof/>
            <w:webHidden/>
          </w:rPr>
          <w:delText>40</w:delText>
        </w:r>
        <w:r w:rsidR="00697E1F">
          <w:rPr>
            <w:noProof/>
            <w:webHidden/>
          </w:rPr>
          <w:fldChar w:fldCharType="end"/>
        </w:r>
        <w:r>
          <w:rPr>
            <w:noProof/>
          </w:rPr>
          <w:fldChar w:fldCharType="end"/>
        </w:r>
      </w:del>
    </w:p>
    <w:p w14:paraId="794753AE" w14:textId="77777777" w:rsidR="00697E1F" w:rsidRDefault="0056181D">
      <w:pPr>
        <w:pStyle w:val="Tabladeilustraciones"/>
        <w:tabs>
          <w:tab w:val="right" w:leader="dot" w:pos="8494"/>
        </w:tabs>
        <w:rPr>
          <w:del w:id="929" w:author="Redondo García Francisco Javier" w:date="2025-09-02T09:44:00Z"/>
          <w:rFonts w:eastAsiaTheme="minorEastAsia"/>
          <w:noProof/>
          <w:lang w:eastAsia="es-ES"/>
        </w:rPr>
      </w:pPr>
      <w:del w:id="930" w:author="Redondo García Francisco Javier" w:date="2025-09-02T09:44:00Z">
        <w:r>
          <w:fldChar w:fldCharType="begin"/>
        </w:r>
        <w:r>
          <w:delInstrText xml:space="preserve"> HYPERLINK \l "_Toc202786463" </w:delInstrText>
        </w:r>
        <w:r>
          <w:fldChar w:fldCharType="separate"/>
        </w:r>
        <w:r w:rsidR="00697E1F" w:rsidRPr="007E44DB">
          <w:rPr>
            <w:rStyle w:val="Hipervnculo"/>
            <w:noProof/>
          </w:rPr>
          <w:delText>Tabla 42 - Requisitos mínimos del smartphone</w:delText>
        </w:r>
        <w:r w:rsidR="00697E1F">
          <w:rPr>
            <w:noProof/>
            <w:webHidden/>
          </w:rPr>
          <w:tab/>
        </w:r>
        <w:r w:rsidR="00697E1F">
          <w:rPr>
            <w:noProof/>
            <w:webHidden/>
          </w:rPr>
          <w:fldChar w:fldCharType="begin"/>
        </w:r>
        <w:r w:rsidR="00697E1F">
          <w:rPr>
            <w:noProof/>
            <w:webHidden/>
          </w:rPr>
          <w:delInstrText xml:space="preserve"> PAGEREF _Toc202786463 \h </w:delInstrText>
        </w:r>
        <w:r w:rsidR="00697E1F">
          <w:rPr>
            <w:noProof/>
            <w:webHidden/>
          </w:rPr>
        </w:r>
        <w:r w:rsidR="00697E1F">
          <w:rPr>
            <w:noProof/>
            <w:webHidden/>
          </w:rPr>
          <w:fldChar w:fldCharType="separate"/>
        </w:r>
        <w:r w:rsidR="00697E1F">
          <w:rPr>
            <w:noProof/>
            <w:webHidden/>
          </w:rPr>
          <w:delText>44</w:delText>
        </w:r>
        <w:r w:rsidR="00697E1F">
          <w:rPr>
            <w:noProof/>
            <w:webHidden/>
          </w:rPr>
          <w:fldChar w:fldCharType="end"/>
        </w:r>
        <w:r>
          <w:rPr>
            <w:noProof/>
          </w:rPr>
          <w:fldChar w:fldCharType="end"/>
        </w:r>
      </w:del>
    </w:p>
    <w:p w14:paraId="40622954" w14:textId="77777777" w:rsidR="00697E1F" w:rsidRDefault="0056181D">
      <w:pPr>
        <w:pStyle w:val="Tabladeilustraciones"/>
        <w:tabs>
          <w:tab w:val="right" w:leader="dot" w:pos="8494"/>
        </w:tabs>
        <w:rPr>
          <w:del w:id="931" w:author="Redondo García Francisco Javier" w:date="2025-09-02T09:44:00Z"/>
          <w:rFonts w:eastAsiaTheme="minorEastAsia"/>
          <w:noProof/>
          <w:lang w:eastAsia="es-ES"/>
        </w:rPr>
      </w:pPr>
      <w:del w:id="932" w:author="Redondo García Francisco Javier" w:date="2025-09-02T09:44:00Z">
        <w:r>
          <w:fldChar w:fldCharType="begin"/>
        </w:r>
        <w:r>
          <w:delInstrText xml:space="preserve"> HYPERLINK \l "_Toc202786464" </w:delInstrText>
        </w:r>
        <w:r>
          <w:fldChar w:fldCharType="separate"/>
        </w:r>
        <w:r w:rsidR="00697E1F" w:rsidRPr="007E44DB">
          <w:rPr>
            <w:rStyle w:val="Hipervnculo"/>
            <w:noProof/>
          </w:rPr>
          <w:delText>Tabla 43 - Smartphone utilizado</w:delText>
        </w:r>
        <w:r w:rsidR="00697E1F">
          <w:rPr>
            <w:noProof/>
            <w:webHidden/>
          </w:rPr>
          <w:tab/>
        </w:r>
        <w:r w:rsidR="00697E1F">
          <w:rPr>
            <w:noProof/>
            <w:webHidden/>
          </w:rPr>
          <w:fldChar w:fldCharType="begin"/>
        </w:r>
        <w:r w:rsidR="00697E1F">
          <w:rPr>
            <w:noProof/>
            <w:webHidden/>
          </w:rPr>
          <w:delInstrText xml:space="preserve"> PAGEREF _Toc202786464 \h </w:delInstrText>
        </w:r>
        <w:r w:rsidR="00697E1F">
          <w:rPr>
            <w:noProof/>
            <w:webHidden/>
          </w:rPr>
        </w:r>
        <w:r w:rsidR="00697E1F">
          <w:rPr>
            <w:noProof/>
            <w:webHidden/>
          </w:rPr>
          <w:fldChar w:fldCharType="separate"/>
        </w:r>
        <w:r w:rsidR="00697E1F">
          <w:rPr>
            <w:noProof/>
            <w:webHidden/>
          </w:rPr>
          <w:delText>44</w:delText>
        </w:r>
        <w:r w:rsidR="00697E1F">
          <w:rPr>
            <w:noProof/>
            <w:webHidden/>
          </w:rPr>
          <w:fldChar w:fldCharType="end"/>
        </w:r>
        <w:r>
          <w:rPr>
            <w:noProof/>
          </w:rPr>
          <w:fldChar w:fldCharType="end"/>
        </w:r>
      </w:del>
    </w:p>
    <w:p w14:paraId="10D863BE" w14:textId="77777777" w:rsidR="00697E1F" w:rsidRDefault="0056181D">
      <w:pPr>
        <w:pStyle w:val="Tabladeilustraciones"/>
        <w:tabs>
          <w:tab w:val="right" w:leader="dot" w:pos="8494"/>
        </w:tabs>
        <w:rPr>
          <w:del w:id="933" w:author="Redondo García Francisco Javier" w:date="2025-09-02T09:44:00Z"/>
          <w:rFonts w:eastAsiaTheme="minorEastAsia"/>
          <w:noProof/>
          <w:lang w:eastAsia="es-ES"/>
        </w:rPr>
      </w:pPr>
      <w:del w:id="934" w:author="Redondo García Francisco Javier" w:date="2025-09-02T09:44:00Z">
        <w:r>
          <w:fldChar w:fldCharType="begin"/>
        </w:r>
        <w:r>
          <w:delInstrText xml:space="preserve"> HYPERLINK \l "_Toc202786465" </w:delInstrText>
        </w:r>
        <w:r>
          <w:fldChar w:fldCharType="separate"/>
        </w:r>
        <w:r w:rsidR="00697E1F" w:rsidRPr="007E44DB">
          <w:rPr>
            <w:rStyle w:val="Hipervnculo"/>
            <w:noProof/>
          </w:rPr>
          <w:delText>Tabla 44 - PC utilizado</w:delText>
        </w:r>
        <w:r w:rsidR="00697E1F">
          <w:rPr>
            <w:noProof/>
            <w:webHidden/>
          </w:rPr>
          <w:tab/>
        </w:r>
        <w:r w:rsidR="00697E1F">
          <w:rPr>
            <w:noProof/>
            <w:webHidden/>
          </w:rPr>
          <w:fldChar w:fldCharType="begin"/>
        </w:r>
        <w:r w:rsidR="00697E1F">
          <w:rPr>
            <w:noProof/>
            <w:webHidden/>
          </w:rPr>
          <w:delInstrText xml:space="preserve"> PAGEREF _Toc202786465 \h </w:delInstrText>
        </w:r>
        <w:r w:rsidR="00697E1F">
          <w:rPr>
            <w:noProof/>
            <w:webHidden/>
          </w:rPr>
        </w:r>
        <w:r w:rsidR="00697E1F">
          <w:rPr>
            <w:noProof/>
            <w:webHidden/>
          </w:rPr>
          <w:fldChar w:fldCharType="separate"/>
        </w:r>
        <w:r w:rsidR="00697E1F">
          <w:rPr>
            <w:noProof/>
            <w:webHidden/>
          </w:rPr>
          <w:delText>44</w:delText>
        </w:r>
        <w:r w:rsidR="00697E1F">
          <w:rPr>
            <w:noProof/>
            <w:webHidden/>
          </w:rPr>
          <w:fldChar w:fldCharType="end"/>
        </w:r>
        <w:r>
          <w:rPr>
            <w:noProof/>
          </w:rPr>
          <w:fldChar w:fldCharType="end"/>
        </w:r>
      </w:del>
    </w:p>
    <w:p w14:paraId="58773CE6" w14:textId="77777777" w:rsidR="00697E1F" w:rsidRDefault="0056181D">
      <w:pPr>
        <w:pStyle w:val="Tabladeilustraciones"/>
        <w:tabs>
          <w:tab w:val="right" w:leader="dot" w:pos="8494"/>
        </w:tabs>
        <w:rPr>
          <w:del w:id="935" w:author="Redondo García Francisco Javier" w:date="2025-09-02T09:44:00Z"/>
          <w:rFonts w:eastAsiaTheme="minorEastAsia"/>
          <w:noProof/>
          <w:lang w:eastAsia="es-ES"/>
        </w:rPr>
      </w:pPr>
      <w:del w:id="936" w:author="Redondo García Francisco Javier" w:date="2025-09-02T09:44:00Z">
        <w:r>
          <w:fldChar w:fldCharType="begin"/>
        </w:r>
        <w:r>
          <w:delInstrText xml:space="preserve"> HYPERLINK \l "_Toc202786466" </w:delInstrText>
        </w:r>
        <w:r>
          <w:fldChar w:fldCharType="separate"/>
        </w:r>
        <w:r w:rsidR="00697E1F" w:rsidRPr="007E44DB">
          <w:rPr>
            <w:rStyle w:val="Hipervnculo"/>
            <w:noProof/>
          </w:rPr>
          <w:delText>Tabla 45 - Presupuesto recursos HW</w:delText>
        </w:r>
        <w:r w:rsidR="00697E1F">
          <w:rPr>
            <w:noProof/>
            <w:webHidden/>
          </w:rPr>
          <w:tab/>
        </w:r>
        <w:r w:rsidR="00697E1F">
          <w:rPr>
            <w:noProof/>
            <w:webHidden/>
          </w:rPr>
          <w:fldChar w:fldCharType="begin"/>
        </w:r>
        <w:r w:rsidR="00697E1F">
          <w:rPr>
            <w:noProof/>
            <w:webHidden/>
          </w:rPr>
          <w:delInstrText xml:space="preserve"> PAGEREF _Toc202786466 \h </w:delInstrText>
        </w:r>
        <w:r w:rsidR="00697E1F">
          <w:rPr>
            <w:noProof/>
            <w:webHidden/>
          </w:rPr>
        </w:r>
        <w:r w:rsidR="00697E1F">
          <w:rPr>
            <w:noProof/>
            <w:webHidden/>
          </w:rPr>
          <w:fldChar w:fldCharType="separate"/>
        </w:r>
        <w:r w:rsidR="00697E1F">
          <w:rPr>
            <w:noProof/>
            <w:webHidden/>
          </w:rPr>
          <w:delText>97</w:delText>
        </w:r>
        <w:r w:rsidR="00697E1F">
          <w:rPr>
            <w:noProof/>
            <w:webHidden/>
          </w:rPr>
          <w:fldChar w:fldCharType="end"/>
        </w:r>
        <w:r>
          <w:rPr>
            <w:noProof/>
          </w:rPr>
          <w:fldChar w:fldCharType="end"/>
        </w:r>
      </w:del>
    </w:p>
    <w:p w14:paraId="71682B54" w14:textId="77777777" w:rsidR="00697E1F" w:rsidRDefault="0056181D">
      <w:pPr>
        <w:pStyle w:val="Tabladeilustraciones"/>
        <w:tabs>
          <w:tab w:val="right" w:leader="dot" w:pos="8494"/>
        </w:tabs>
        <w:rPr>
          <w:del w:id="937" w:author="Redondo García Francisco Javier" w:date="2025-09-02T09:44:00Z"/>
          <w:rFonts w:eastAsiaTheme="minorEastAsia"/>
          <w:noProof/>
          <w:lang w:eastAsia="es-ES"/>
        </w:rPr>
      </w:pPr>
      <w:del w:id="938" w:author="Redondo García Francisco Javier" w:date="2025-09-02T09:44:00Z">
        <w:r>
          <w:fldChar w:fldCharType="begin"/>
        </w:r>
        <w:r>
          <w:delInstrText xml:space="preserve"> HYPERLINK \l "_Toc202786467" </w:delInstrText>
        </w:r>
        <w:r>
          <w:fldChar w:fldCharType="separate"/>
        </w:r>
        <w:r w:rsidR="00697E1F" w:rsidRPr="007E44DB">
          <w:rPr>
            <w:rStyle w:val="Hipervnculo"/>
            <w:noProof/>
          </w:rPr>
          <w:delText>Tabla 46 - Presupuesto recursos SW</w:delText>
        </w:r>
        <w:r w:rsidR="00697E1F">
          <w:rPr>
            <w:noProof/>
            <w:webHidden/>
          </w:rPr>
          <w:tab/>
        </w:r>
        <w:r w:rsidR="00697E1F">
          <w:rPr>
            <w:noProof/>
            <w:webHidden/>
          </w:rPr>
          <w:fldChar w:fldCharType="begin"/>
        </w:r>
        <w:r w:rsidR="00697E1F">
          <w:rPr>
            <w:noProof/>
            <w:webHidden/>
          </w:rPr>
          <w:delInstrText xml:space="preserve"> PAGEREF _Toc202786467 \h </w:delInstrText>
        </w:r>
        <w:r w:rsidR="00697E1F">
          <w:rPr>
            <w:noProof/>
            <w:webHidden/>
          </w:rPr>
        </w:r>
        <w:r w:rsidR="00697E1F">
          <w:rPr>
            <w:noProof/>
            <w:webHidden/>
          </w:rPr>
          <w:fldChar w:fldCharType="separate"/>
        </w:r>
        <w:r w:rsidR="00697E1F">
          <w:rPr>
            <w:noProof/>
            <w:webHidden/>
          </w:rPr>
          <w:delText>97</w:delText>
        </w:r>
        <w:r w:rsidR="00697E1F">
          <w:rPr>
            <w:noProof/>
            <w:webHidden/>
          </w:rPr>
          <w:fldChar w:fldCharType="end"/>
        </w:r>
        <w:r>
          <w:rPr>
            <w:noProof/>
          </w:rPr>
          <w:fldChar w:fldCharType="end"/>
        </w:r>
      </w:del>
    </w:p>
    <w:p w14:paraId="4453254F" w14:textId="77777777" w:rsidR="00697E1F" w:rsidRDefault="0056181D">
      <w:pPr>
        <w:pStyle w:val="Tabladeilustraciones"/>
        <w:tabs>
          <w:tab w:val="right" w:leader="dot" w:pos="8494"/>
        </w:tabs>
        <w:rPr>
          <w:del w:id="939" w:author="Redondo García Francisco Javier" w:date="2025-09-02T09:44:00Z"/>
          <w:rFonts w:eastAsiaTheme="minorEastAsia"/>
          <w:noProof/>
          <w:lang w:eastAsia="es-ES"/>
        </w:rPr>
      </w:pPr>
      <w:del w:id="940" w:author="Redondo García Francisco Javier" w:date="2025-09-02T09:44:00Z">
        <w:r>
          <w:lastRenderedPageBreak/>
          <w:fldChar w:fldCharType="begin"/>
        </w:r>
        <w:r>
          <w:delInstrText xml:space="preserve"> HYPERLINK \l "_Toc202786468" </w:delInstrText>
        </w:r>
        <w:r>
          <w:fldChar w:fldCharType="separate"/>
        </w:r>
        <w:r w:rsidR="00697E1F" w:rsidRPr="007E44DB">
          <w:rPr>
            <w:rStyle w:val="Hipervnculo"/>
            <w:noProof/>
          </w:rPr>
          <w:delText>Tabla 47 - Presupuesto recursos humanos</w:delText>
        </w:r>
        <w:r w:rsidR="00697E1F">
          <w:rPr>
            <w:noProof/>
            <w:webHidden/>
          </w:rPr>
          <w:tab/>
        </w:r>
        <w:r w:rsidR="00697E1F">
          <w:rPr>
            <w:noProof/>
            <w:webHidden/>
          </w:rPr>
          <w:fldChar w:fldCharType="begin"/>
        </w:r>
        <w:r w:rsidR="00697E1F">
          <w:rPr>
            <w:noProof/>
            <w:webHidden/>
          </w:rPr>
          <w:delInstrText xml:space="preserve"> PAGEREF _Toc202786468 \h </w:delInstrText>
        </w:r>
        <w:r w:rsidR="00697E1F">
          <w:rPr>
            <w:noProof/>
            <w:webHidden/>
          </w:rPr>
        </w:r>
        <w:r w:rsidR="00697E1F">
          <w:rPr>
            <w:noProof/>
            <w:webHidden/>
          </w:rPr>
          <w:fldChar w:fldCharType="separate"/>
        </w:r>
        <w:r w:rsidR="00697E1F">
          <w:rPr>
            <w:noProof/>
            <w:webHidden/>
          </w:rPr>
          <w:delText>97</w:delText>
        </w:r>
        <w:r w:rsidR="00697E1F">
          <w:rPr>
            <w:noProof/>
            <w:webHidden/>
          </w:rPr>
          <w:fldChar w:fldCharType="end"/>
        </w:r>
        <w:r>
          <w:rPr>
            <w:noProof/>
          </w:rPr>
          <w:fldChar w:fldCharType="end"/>
        </w:r>
      </w:del>
    </w:p>
    <w:p w14:paraId="44CB21D7" w14:textId="77777777" w:rsidR="00697E1F" w:rsidRDefault="0056181D">
      <w:pPr>
        <w:pStyle w:val="Tabladeilustraciones"/>
        <w:tabs>
          <w:tab w:val="right" w:leader="dot" w:pos="8494"/>
        </w:tabs>
        <w:rPr>
          <w:del w:id="941" w:author="Redondo García Francisco Javier" w:date="2025-09-02T09:44:00Z"/>
          <w:rFonts w:eastAsiaTheme="minorEastAsia"/>
          <w:noProof/>
          <w:lang w:eastAsia="es-ES"/>
        </w:rPr>
      </w:pPr>
      <w:del w:id="942" w:author="Redondo García Francisco Javier" w:date="2025-09-02T09:44:00Z">
        <w:r>
          <w:fldChar w:fldCharType="begin"/>
        </w:r>
        <w:r>
          <w:delInstrText xml:space="preserve"> HYPERLINK \l "_Toc202786469" </w:delInstrText>
        </w:r>
        <w:r>
          <w:fldChar w:fldCharType="separate"/>
        </w:r>
        <w:r w:rsidR="00697E1F" w:rsidRPr="007E44DB">
          <w:rPr>
            <w:rStyle w:val="Hipervnculo"/>
            <w:noProof/>
          </w:rPr>
          <w:delText>Tabla 48 - Presupuesto ejecución material</w:delText>
        </w:r>
        <w:r w:rsidR="00697E1F">
          <w:rPr>
            <w:noProof/>
            <w:webHidden/>
          </w:rPr>
          <w:tab/>
        </w:r>
        <w:r w:rsidR="00697E1F">
          <w:rPr>
            <w:noProof/>
            <w:webHidden/>
          </w:rPr>
          <w:fldChar w:fldCharType="begin"/>
        </w:r>
        <w:r w:rsidR="00697E1F">
          <w:rPr>
            <w:noProof/>
            <w:webHidden/>
          </w:rPr>
          <w:delInstrText xml:space="preserve"> PAGEREF _Toc202786469 \h </w:delInstrText>
        </w:r>
        <w:r w:rsidR="00697E1F">
          <w:rPr>
            <w:noProof/>
            <w:webHidden/>
          </w:rPr>
        </w:r>
        <w:r w:rsidR="00697E1F">
          <w:rPr>
            <w:noProof/>
            <w:webHidden/>
          </w:rPr>
          <w:fldChar w:fldCharType="separate"/>
        </w:r>
        <w:r w:rsidR="00697E1F">
          <w:rPr>
            <w:noProof/>
            <w:webHidden/>
          </w:rPr>
          <w:delText>97</w:delText>
        </w:r>
        <w:r w:rsidR="00697E1F">
          <w:rPr>
            <w:noProof/>
            <w:webHidden/>
          </w:rPr>
          <w:fldChar w:fldCharType="end"/>
        </w:r>
        <w:r>
          <w:rPr>
            <w:noProof/>
          </w:rPr>
          <w:fldChar w:fldCharType="end"/>
        </w:r>
      </w:del>
    </w:p>
    <w:p w14:paraId="29DC0180" w14:textId="3FDDFC4A" w:rsidR="0020779A" w:rsidRDefault="0056181D">
      <w:pPr>
        <w:pStyle w:val="Tabladeilustraciones"/>
        <w:tabs>
          <w:tab w:val="right" w:leader="dot" w:pos="8494"/>
        </w:tabs>
        <w:rPr>
          <w:ins w:id="943" w:author="Redondo García Francisco Javier" w:date="2025-09-02T09:44:00Z"/>
          <w:rFonts w:eastAsiaTheme="minorEastAsia"/>
          <w:noProof/>
          <w:lang w:eastAsia="es-ES"/>
        </w:rPr>
      </w:pPr>
      <w:ins w:id="944" w:author="Redondo García Francisco Javier" w:date="2025-09-02T09:44:00Z">
        <w:r>
          <w:fldChar w:fldCharType="begin"/>
        </w:r>
        <w:r>
          <w:instrText xml:space="preserve"> HYPERLINK \l "_Toc207314995" </w:instrText>
        </w:r>
        <w:r>
          <w:fldChar w:fldCharType="separate"/>
        </w:r>
        <w:r w:rsidR="0020779A" w:rsidRPr="00096F7F">
          <w:rPr>
            <w:rStyle w:val="Hipervnculo"/>
            <w:noProof/>
          </w:rPr>
          <w:t>Tabla 1: Versiones Android y fecha de lanzamiento</w:t>
        </w:r>
        <w:r w:rsidR="0020779A">
          <w:rPr>
            <w:noProof/>
            <w:webHidden/>
          </w:rPr>
          <w:tab/>
        </w:r>
        <w:r w:rsidR="0020779A">
          <w:rPr>
            <w:noProof/>
            <w:webHidden/>
          </w:rPr>
          <w:fldChar w:fldCharType="begin"/>
        </w:r>
        <w:r w:rsidR="0020779A">
          <w:rPr>
            <w:noProof/>
            <w:webHidden/>
          </w:rPr>
          <w:instrText xml:space="preserve"> PAGEREF _Toc207314995 \h </w:instrText>
        </w:r>
        <w:r w:rsidR="0020779A">
          <w:rPr>
            <w:noProof/>
            <w:webHidden/>
          </w:rPr>
        </w:r>
        <w:r w:rsidR="0020779A">
          <w:rPr>
            <w:noProof/>
            <w:webHidden/>
          </w:rPr>
          <w:fldChar w:fldCharType="separate"/>
        </w:r>
        <w:r w:rsidR="0020779A">
          <w:rPr>
            <w:noProof/>
            <w:webHidden/>
          </w:rPr>
          <w:t>28</w:t>
        </w:r>
        <w:r w:rsidR="0020779A">
          <w:rPr>
            <w:noProof/>
            <w:webHidden/>
          </w:rPr>
          <w:fldChar w:fldCharType="end"/>
        </w:r>
        <w:r>
          <w:rPr>
            <w:noProof/>
          </w:rPr>
          <w:fldChar w:fldCharType="end"/>
        </w:r>
      </w:ins>
    </w:p>
    <w:p w14:paraId="783263C3" w14:textId="7175E976" w:rsidR="0020779A" w:rsidRDefault="0056181D">
      <w:pPr>
        <w:pStyle w:val="Tabladeilustraciones"/>
        <w:tabs>
          <w:tab w:val="right" w:leader="dot" w:pos="8494"/>
        </w:tabs>
        <w:rPr>
          <w:ins w:id="945" w:author="Redondo García Francisco Javier" w:date="2025-09-02T09:44:00Z"/>
          <w:rFonts w:eastAsiaTheme="minorEastAsia"/>
          <w:noProof/>
          <w:lang w:eastAsia="es-ES"/>
        </w:rPr>
      </w:pPr>
      <w:ins w:id="946" w:author="Redondo García Francisco Javier" w:date="2025-09-02T09:44:00Z">
        <w:r>
          <w:fldChar w:fldCharType="begin"/>
        </w:r>
        <w:r>
          <w:instrText xml:space="preserve"> HYPERLINK \l "_Toc207314996" </w:instrText>
        </w:r>
        <w:r>
          <w:fldChar w:fldCharType="separate"/>
        </w:r>
        <w:r w:rsidR="0020779A" w:rsidRPr="00096F7F">
          <w:rPr>
            <w:rStyle w:val="Hipervnculo"/>
            <w:noProof/>
          </w:rPr>
          <w:t>Tabla 2: Cuota de mercado de las versiones Android</w:t>
        </w:r>
        <w:r w:rsidR="0020779A">
          <w:rPr>
            <w:noProof/>
            <w:webHidden/>
          </w:rPr>
          <w:tab/>
        </w:r>
        <w:r w:rsidR="0020779A">
          <w:rPr>
            <w:noProof/>
            <w:webHidden/>
          </w:rPr>
          <w:fldChar w:fldCharType="begin"/>
        </w:r>
        <w:r w:rsidR="0020779A">
          <w:rPr>
            <w:noProof/>
            <w:webHidden/>
          </w:rPr>
          <w:instrText xml:space="preserve"> PAGEREF _Toc207314996 \h </w:instrText>
        </w:r>
        <w:r w:rsidR="0020779A">
          <w:rPr>
            <w:noProof/>
            <w:webHidden/>
          </w:rPr>
        </w:r>
        <w:r w:rsidR="0020779A">
          <w:rPr>
            <w:noProof/>
            <w:webHidden/>
          </w:rPr>
          <w:fldChar w:fldCharType="separate"/>
        </w:r>
        <w:r w:rsidR="0020779A">
          <w:rPr>
            <w:noProof/>
            <w:webHidden/>
          </w:rPr>
          <w:t>28</w:t>
        </w:r>
        <w:r w:rsidR="0020779A">
          <w:rPr>
            <w:noProof/>
            <w:webHidden/>
          </w:rPr>
          <w:fldChar w:fldCharType="end"/>
        </w:r>
        <w:r>
          <w:rPr>
            <w:noProof/>
          </w:rPr>
          <w:fldChar w:fldCharType="end"/>
        </w:r>
      </w:ins>
    </w:p>
    <w:p w14:paraId="402A2EFE" w14:textId="07170837" w:rsidR="0020779A" w:rsidRDefault="0056181D">
      <w:pPr>
        <w:pStyle w:val="Tabladeilustraciones"/>
        <w:tabs>
          <w:tab w:val="right" w:leader="dot" w:pos="8494"/>
        </w:tabs>
        <w:rPr>
          <w:ins w:id="947" w:author="Redondo García Francisco Javier" w:date="2025-09-02T09:44:00Z"/>
          <w:rFonts w:eastAsiaTheme="minorEastAsia"/>
          <w:noProof/>
          <w:lang w:eastAsia="es-ES"/>
        </w:rPr>
      </w:pPr>
      <w:ins w:id="948" w:author="Redondo García Francisco Javier" w:date="2025-09-02T09:44:00Z">
        <w:r>
          <w:fldChar w:fldCharType="begin"/>
        </w:r>
        <w:r>
          <w:instrText xml:space="preserve"> HYPERLINK \l "_Toc207314997" </w:instrText>
        </w:r>
        <w:r>
          <w:fldChar w:fldCharType="separate"/>
        </w:r>
        <w:r w:rsidR="0020779A" w:rsidRPr="00096F7F">
          <w:rPr>
            <w:rStyle w:val="Hipervnculo"/>
            <w:noProof/>
          </w:rPr>
          <w:t>Tabla 3 - Comparativa entre Angular y React</w:t>
        </w:r>
        <w:r w:rsidR="0020779A">
          <w:rPr>
            <w:noProof/>
            <w:webHidden/>
          </w:rPr>
          <w:tab/>
        </w:r>
        <w:r w:rsidR="0020779A">
          <w:rPr>
            <w:noProof/>
            <w:webHidden/>
          </w:rPr>
          <w:fldChar w:fldCharType="begin"/>
        </w:r>
        <w:r w:rsidR="0020779A">
          <w:rPr>
            <w:noProof/>
            <w:webHidden/>
          </w:rPr>
          <w:instrText xml:space="preserve"> PAGEREF _Toc207314997 \h </w:instrText>
        </w:r>
        <w:r w:rsidR="0020779A">
          <w:rPr>
            <w:noProof/>
            <w:webHidden/>
          </w:rPr>
        </w:r>
        <w:r w:rsidR="0020779A">
          <w:rPr>
            <w:noProof/>
            <w:webHidden/>
          </w:rPr>
          <w:fldChar w:fldCharType="separate"/>
        </w:r>
        <w:r w:rsidR="0020779A">
          <w:rPr>
            <w:noProof/>
            <w:webHidden/>
          </w:rPr>
          <w:t>37</w:t>
        </w:r>
        <w:r w:rsidR="0020779A">
          <w:rPr>
            <w:noProof/>
            <w:webHidden/>
          </w:rPr>
          <w:fldChar w:fldCharType="end"/>
        </w:r>
        <w:r>
          <w:rPr>
            <w:noProof/>
          </w:rPr>
          <w:fldChar w:fldCharType="end"/>
        </w:r>
      </w:ins>
    </w:p>
    <w:p w14:paraId="2D59A98E" w14:textId="2EEE43F4" w:rsidR="0020779A" w:rsidRDefault="0056181D">
      <w:pPr>
        <w:pStyle w:val="Tabladeilustraciones"/>
        <w:tabs>
          <w:tab w:val="right" w:leader="dot" w:pos="8494"/>
        </w:tabs>
        <w:rPr>
          <w:ins w:id="949" w:author="Redondo García Francisco Javier" w:date="2025-09-02T09:44:00Z"/>
          <w:rFonts w:eastAsiaTheme="minorEastAsia"/>
          <w:noProof/>
          <w:lang w:eastAsia="es-ES"/>
        </w:rPr>
      </w:pPr>
      <w:ins w:id="950" w:author="Redondo García Francisco Javier" w:date="2025-09-02T09:44:00Z">
        <w:r>
          <w:fldChar w:fldCharType="begin"/>
        </w:r>
        <w:r>
          <w:instrText xml:space="preserve"> HYPERLINK \l "_Toc207314998" </w:instrText>
        </w:r>
        <w:r>
          <w:fldChar w:fldCharType="separate"/>
        </w:r>
        <w:r w:rsidR="0020779A" w:rsidRPr="00096F7F">
          <w:rPr>
            <w:rStyle w:val="Hipervnculo"/>
            <w:noProof/>
          </w:rPr>
          <w:t>Tabla 4 - Requisitos funcionales aplicación móvil</w:t>
        </w:r>
        <w:r w:rsidR="0020779A">
          <w:rPr>
            <w:noProof/>
            <w:webHidden/>
          </w:rPr>
          <w:tab/>
        </w:r>
        <w:r w:rsidR="0020779A">
          <w:rPr>
            <w:noProof/>
            <w:webHidden/>
          </w:rPr>
          <w:fldChar w:fldCharType="begin"/>
        </w:r>
        <w:r w:rsidR="0020779A">
          <w:rPr>
            <w:noProof/>
            <w:webHidden/>
          </w:rPr>
          <w:instrText xml:space="preserve"> PAGEREF _Toc207314998 \h </w:instrText>
        </w:r>
        <w:r w:rsidR="0020779A">
          <w:rPr>
            <w:noProof/>
            <w:webHidden/>
          </w:rPr>
        </w:r>
        <w:r w:rsidR="0020779A">
          <w:rPr>
            <w:noProof/>
            <w:webHidden/>
          </w:rPr>
          <w:fldChar w:fldCharType="separate"/>
        </w:r>
        <w:r w:rsidR="0020779A">
          <w:rPr>
            <w:noProof/>
            <w:webHidden/>
          </w:rPr>
          <w:t>37</w:t>
        </w:r>
        <w:r w:rsidR="0020779A">
          <w:rPr>
            <w:noProof/>
            <w:webHidden/>
          </w:rPr>
          <w:fldChar w:fldCharType="end"/>
        </w:r>
        <w:r>
          <w:rPr>
            <w:noProof/>
          </w:rPr>
          <w:fldChar w:fldCharType="end"/>
        </w:r>
      </w:ins>
    </w:p>
    <w:p w14:paraId="63CA79E9" w14:textId="6C5DABB0" w:rsidR="0020779A" w:rsidRDefault="0056181D">
      <w:pPr>
        <w:pStyle w:val="Tabladeilustraciones"/>
        <w:tabs>
          <w:tab w:val="right" w:leader="dot" w:pos="8494"/>
        </w:tabs>
        <w:rPr>
          <w:ins w:id="951" w:author="Redondo García Francisco Javier" w:date="2025-09-02T09:44:00Z"/>
          <w:rFonts w:eastAsiaTheme="minorEastAsia"/>
          <w:noProof/>
          <w:lang w:eastAsia="es-ES"/>
        </w:rPr>
      </w:pPr>
      <w:ins w:id="952" w:author="Redondo García Francisco Javier" w:date="2025-09-02T09:44:00Z">
        <w:r>
          <w:fldChar w:fldCharType="begin"/>
        </w:r>
        <w:r>
          <w:instrText xml:space="preserve"> HYPERLINK \l "_Toc207314999" </w:instrText>
        </w:r>
        <w:r>
          <w:fldChar w:fldCharType="separate"/>
        </w:r>
        <w:r w:rsidR="0020779A" w:rsidRPr="00096F7F">
          <w:rPr>
            <w:rStyle w:val="Hipervnculo"/>
            <w:noProof/>
          </w:rPr>
          <w:t>Tabla 5 - Requisitos funcionales web</w:t>
        </w:r>
        <w:r w:rsidR="0020779A">
          <w:rPr>
            <w:noProof/>
            <w:webHidden/>
          </w:rPr>
          <w:tab/>
        </w:r>
        <w:r w:rsidR="0020779A">
          <w:rPr>
            <w:noProof/>
            <w:webHidden/>
          </w:rPr>
          <w:fldChar w:fldCharType="begin"/>
        </w:r>
        <w:r w:rsidR="0020779A">
          <w:rPr>
            <w:noProof/>
            <w:webHidden/>
          </w:rPr>
          <w:instrText xml:space="preserve"> PAGEREF _Toc207314999 \h </w:instrText>
        </w:r>
        <w:r w:rsidR="0020779A">
          <w:rPr>
            <w:noProof/>
            <w:webHidden/>
          </w:rPr>
        </w:r>
        <w:r w:rsidR="0020779A">
          <w:rPr>
            <w:noProof/>
            <w:webHidden/>
          </w:rPr>
          <w:fldChar w:fldCharType="separate"/>
        </w:r>
        <w:r w:rsidR="0020779A">
          <w:rPr>
            <w:noProof/>
            <w:webHidden/>
          </w:rPr>
          <w:t>38</w:t>
        </w:r>
        <w:r w:rsidR="0020779A">
          <w:rPr>
            <w:noProof/>
            <w:webHidden/>
          </w:rPr>
          <w:fldChar w:fldCharType="end"/>
        </w:r>
        <w:r>
          <w:rPr>
            <w:noProof/>
          </w:rPr>
          <w:fldChar w:fldCharType="end"/>
        </w:r>
      </w:ins>
    </w:p>
    <w:p w14:paraId="69B3CADD" w14:textId="2FA51B66" w:rsidR="0020779A" w:rsidRDefault="0056181D">
      <w:pPr>
        <w:pStyle w:val="Tabladeilustraciones"/>
        <w:tabs>
          <w:tab w:val="right" w:leader="dot" w:pos="8494"/>
        </w:tabs>
        <w:rPr>
          <w:ins w:id="953" w:author="Redondo García Francisco Javier" w:date="2025-09-02T09:44:00Z"/>
          <w:rFonts w:eastAsiaTheme="minorEastAsia"/>
          <w:noProof/>
          <w:lang w:eastAsia="es-ES"/>
        </w:rPr>
      </w:pPr>
      <w:ins w:id="954" w:author="Redondo García Francisco Javier" w:date="2025-09-02T09:44:00Z">
        <w:r>
          <w:fldChar w:fldCharType="begin"/>
        </w:r>
        <w:r>
          <w:instrText xml:space="preserve"> HYPERLINK \l "_Toc207315000" </w:instrText>
        </w:r>
        <w:r>
          <w:fldChar w:fldCharType="separate"/>
        </w:r>
        <w:r w:rsidR="0020779A" w:rsidRPr="00096F7F">
          <w:rPr>
            <w:rStyle w:val="Hipervnculo"/>
            <w:noProof/>
          </w:rPr>
          <w:t>Tabla 6 - Requisitos no funcionales aplicación móvil</w:t>
        </w:r>
        <w:r w:rsidR="0020779A">
          <w:rPr>
            <w:noProof/>
            <w:webHidden/>
          </w:rPr>
          <w:tab/>
        </w:r>
        <w:r w:rsidR="0020779A">
          <w:rPr>
            <w:noProof/>
            <w:webHidden/>
          </w:rPr>
          <w:fldChar w:fldCharType="begin"/>
        </w:r>
        <w:r w:rsidR="0020779A">
          <w:rPr>
            <w:noProof/>
            <w:webHidden/>
          </w:rPr>
          <w:instrText xml:space="preserve"> PAGEREF _Toc207315000 \h </w:instrText>
        </w:r>
        <w:r w:rsidR="0020779A">
          <w:rPr>
            <w:noProof/>
            <w:webHidden/>
          </w:rPr>
        </w:r>
        <w:r w:rsidR="0020779A">
          <w:rPr>
            <w:noProof/>
            <w:webHidden/>
          </w:rPr>
          <w:fldChar w:fldCharType="separate"/>
        </w:r>
        <w:r w:rsidR="0020779A">
          <w:rPr>
            <w:noProof/>
            <w:webHidden/>
          </w:rPr>
          <w:t>38</w:t>
        </w:r>
        <w:r w:rsidR="0020779A">
          <w:rPr>
            <w:noProof/>
            <w:webHidden/>
          </w:rPr>
          <w:fldChar w:fldCharType="end"/>
        </w:r>
        <w:r>
          <w:rPr>
            <w:noProof/>
          </w:rPr>
          <w:fldChar w:fldCharType="end"/>
        </w:r>
      </w:ins>
    </w:p>
    <w:p w14:paraId="317A7DB7" w14:textId="24A48B5C" w:rsidR="0020779A" w:rsidRDefault="0056181D">
      <w:pPr>
        <w:pStyle w:val="Tabladeilustraciones"/>
        <w:tabs>
          <w:tab w:val="right" w:leader="dot" w:pos="8494"/>
        </w:tabs>
        <w:rPr>
          <w:ins w:id="955" w:author="Redondo García Francisco Javier" w:date="2025-09-02T09:44:00Z"/>
          <w:rFonts w:eastAsiaTheme="minorEastAsia"/>
          <w:noProof/>
          <w:lang w:eastAsia="es-ES"/>
        </w:rPr>
      </w:pPr>
      <w:ins w:id="956" w:author="Redondo García Francisco Javier" w:date="2025-09-02T09:44:00Z">
        <w:r>
          <w:fldChar w:fldCharType="begin"/>
        </w:r>
        <w:r>
          <w:instrText xml:space="preserve"> HYPERLINK \l "_Toc207315001" </w:instrText>
        </w:r>
        <w:r>
          <w:fldChar w:fldCharType="separate"/>
        </w:r>
        <w:r w:rsidR="0020779A" w:rsidRPr="00096F7F">
          <w:rPr>
            <w:rStyle w:val="Hipervnculo"/>
            <w:noProof/>
          </w:rPr>
          <w:t>Tabla 7 - Requisitos no funcionales web</w:t>
        </w:r>
        <w:r w:rsidR="0020779A">
          <w:rPr>
            <w:noProof/>
            <w:webHidden/>
          </w:rPr>
          <w:tab/>
        </w:r>
        <w:r w:rsidR="0020779A">
          <w:rPr>
            <w:noProof/>
            <w:webHidden/>
          </w:rPr>
          <w:fldChar w:fldCharType="begin"/>
        </w:r>
        <w:r w:rsidR="0020779A">
          <w:rPr>
            <w:noProof/>
            <w:webHidden/>
          </w:rPr>
          <w:instrText xml:space="preserve"> PAGEREF _Toc207315001 \h </w:instrText>
        </w:r>
        <w:r w:rsidR="0020779A">
          <w:rPr>
            <w:noProof/>
            <w:webHidden/>
          </w:rPr>
        </w:r>
        <w:r w:rsidR="0020779A">
          <w:rPr>
            <w:noProof/>
            <w:webHidden/>
          </w:rPr>
          <w:fldChar w:fldCharType="separate"/>
        </w:r>
        <w:r w:rsidR="0020779A">
          <w:rPr>
            <w:noProof/>
            <w:webHidden/>
          </w:rPr>
          <w:t>38</w:t>
        </w:r>
        <w:r w:rsidR="0020779A">
          <w:rPr>
            <w:noProof/>
            <w:webHidden/>
          </w:rPr>
          <w:fldChar w:fldCharType="end"/>
        </w:r>
        <w:r>
          <w:rPr>
            <w:noProof/>
          </w:rPr>
          <w:fldChar w:fldCharType="end"/>
        </w:r>
      </w:ins>
    </w:p>
    <w:p w14:paraId="4335B1DE" w14:textId="5D840293" w:rsidR="0020779A" w:rsidRDefault="0056181D">
      <w:pPr>
        <w:pStyle w:val="Tabladeilustraciones"/>
        <w:tabs>
          <w:tab w:val="right" w:leader="dot" w:pos="8494"/>
        </w:tabs>
        <w:rPr>
          <w:ins w:id="957" w:author="Redondo García Francisco Javier" w:date="2025-09-02T09:44:00Z"/>
          <w:rFonts w:eastAsiaTheme="minorEastAsia"/>
          <w:noProof/>
          <w:lang w:eastAsia="es-ES"/>
        </w:rPr>
      </w:pPr>
      <w:ins w:id="958" w:author="Redondo García Francisco Javier" w:date="2025-09-02T09:44:00Z">
        <w:r>
          <w:fldChar w:fldCharType="begin"/>
        </w:r>
        <w:r>
          <w:instrText xml:space="preserve"> HYPERLINK \l "_Toc</w:instrText>
        </w:r>
        <w:r>
          <w:instrText xml:space="preserve">207315002" </w:instrText>
        </w:r>
        <w:r>
          <w:fldChar w:fldCharType="separate"/>
        </w:r>
        <w:r w:rsidR="0020779A" w:rsidRPr="00096F7F">
          <w:rPr>
            <w:rStyle w:val="Hipervnculo"/>
            <w:noProof/>
          </w:rPr>
          <w:t>Tabla 8 – RF001</w:t>
        </w:r>
        <w:r w:rsidR="0020779A">
          <w:rPr>
            <w:noProof/>
            <w:webHidden/>
          </w:rPr>
          <w:tab/>
        </w:r>
        <w:r w:rsidR="0020779A">
          <w:rPr>
            <w:noProof/>
            <w:webHidden/>
          </w:rPr>
          <w:fldChar w:fldCharType="begin"/>
        </w:r>
        <w:r w:rsidR="0020779A">
          <w:rPr>
            <w:noProof/>
            <w:webHidden/>
          </w:rPr>
          <w:instrText xml:space="preserve"> PAGEREF _Toc207315002 \h </w:instrText>
        </w:r>
        <w:r w:rsidR="0020779A">
          <w:rPr>
            <w:noProof/>
            <w:webHidden/>
          </w:rPr>
        </w:r>
        <w:r w:rsidR="0020779A">
          <w:rPr>
            <w:noProof/>
            <w:webHidden/>
          </w:rPr>
          <w:fldChar w:fldCharType="separate"/>
        </w:r>
        <w:r w:rsidR="0020779A">
          <w:rPr>
            <w:noProof/>
            <w:webHidden/>
          </w:rPr>
          <w:t>39</w:t>
        </w:r>
        <w:r w:rsidR="0020779A">
          <w:rPr>
            <w:noProof/>
            <w:webHidden/>
          </w:rPr>
          <w:fldChar w:fldCharType="end"/>
        </w:r>
        <w:r>
          <w:rPr>
            <w:noProof/>
          </w:rPr>
          <w:fldChar w:fldCharType="end"/>
        </w:r>
      </w:ins>
    </w:p>
    <w:p w14:paraId="7DF56A0F" w14:textId="0546BE3F" w:rsidR="0020779A" w:rsidRDefault="0056181D">
      <w:pPr>
        <w:pStyle w:val="Tabladeilustraciones"/>
        <w:tabs>
          <w:tab w:val="right" w:leader="dot" w:pos="8494"/>
        </w:tabs>
        <w:rPr>
          <w:ins w:id="959" w:author="Redondo García Francisco Javier" w:date="2025-09-02T09:44:00Z"/>
          <w:rFonts w:eastAsiaTheme="minorEastAsia"/>
          <w:noProof/>
          <w:lang w:eastAsia="es-ES"/>
        </w:rPr>
      </w:pPr>
      <w:ins w:id="960" w:author="Redondo García Francisco Javier" w:date="2025-09-02T09:44:00Z">
        <w:r>
          <w:fldChar w:fldCharType="begin"/>
        </w:r>
        <w:r>
          <w:instrText xml:space="preserve"> HYPERLINK \l "_Toc207315003" </w:instrText>
        </w:r>
        <w:r>
          <w:fldChar w:fldCharType="separate"/>
        </w:r>
        <w:r w:rsidR="0020779A" w:rsidRPr="00096F7F">
          <w:rPr>
            <w:rStyle w:val="Hipervnculo"/>
            <w:noProof/>
          </w:rPr>
          <w:t>Tabla 9 – RF002</w:t>
        </w:r>
        <w:r w:rsidR="0020779A">
          <w:rPr>
            <w:noProof/>
            <w:webHidden/>
          </w:rPr>
          <w:tab/>
        </w:r>
        <w:r w:rsidR="0020779A">
          <w:rPr>
            <w:noProof/>
            <w:webHidden/>
          </w:rPr>
          <w:fldChar w:fldCharType="begin"/>
        </w:r>
        <w:r w:rsidR="0020779A">
          <w:rPr>
            <w:noProof/>
            <w:webHidden/>
          </w:rPr>
          <w:instrText xml:space="preserve"> PAGEREF _Toc207315003 \h </w:instrText>
        </w:r>
        <w:r w:rsidR="0020779A">
          <w:rPr>
            <w:noProof/>
            <w:webHidden/>
          </w:rPr>
        </w:r>
        <w:r w:rsidR="0020779A">
          <w:rPr>
            <w:noProof/>
            <w:webHidden/>
          </w:rPr>
          <w:fldChar w:fldCharType="separate"/>
        </w:r>
        <w:r w:rsidR="0020779A">
          <w:rPr>
            <w:noProof/>
            <w:webHidden/>
          </w:rPr>
          <w:t>39</w:t>
        </w:r>
        <w:r w:rsidR="0020779A">
          <w:rPr>
            <w:noProof/>
            <w:webHidden/>
          </w:rPr>
          <w:fldChar w:fldCharType="end"/>
        </w:r>
        <w:r>
          <w:rPr>
            <w:noProof/>
          </w:rPr>
          <w:fldChar w:fldCharType="end"/>
        </w:r>
      </w:ins>
    </w:p>
    <w:p w14:paraId="4AF2CE8A" w14:textId="29037086" w:rsidR="0020779A" w:rsidRDefault="0056181D">
      <w:pPr>
        <w:pStyle w:val="Tabladeilustraciones"/>
        <w:tabs>
          <w:tab w:val="right" w:leader="dot" w:pos="8494"/>
        </w:tabs>
        <w:rPr>
          <w:ins w:id="961" w:author="Redondo García Francisco Javier" w:date="2025-09-02T09:44:00Z"/>
          <w:rFonts w:eastAsiaTheme="minorEastAsia"/>
          <w:noProof/>
          <w:lang w:eastAsia="es-ES"/>
        </w:rPr>
      </w:pPr>
      <w:ins w:id="962" w:author="Redondo García Francisco Javier" w:date="2025-09-02T09:44:00Z">
        <w:r>
          <w:fldChar w:fldCharType="begin"/>
        </w:r>
        <w:r>
          <w:instrText xml:space="preserve"> HYPERLINK \l "_Toc207315004" </w:instrText>
        </w:r>
        <w:r>
          <w:fldChar w:fldCharType="separate"/>
        </w:r>
        <w:r w:rsidR="0020779A" w:rsidRPr="00096F7F">
          <w:rPr>
            <w:rStyle w:val="Hipervnculo"/>
            <w:noProof/>
          </w:rPr>
          <w:t>Tabla 10 - RF003</w:t>
        </w:r>
        <w:r w:rsidR="0020779A">
          <w:rPr>
            <w:noProof/>
            <w:webHidden/>
          </w:rPr>
          <w:tab/>
        </w:r>
        <w:r w:rsidR="0020779A">
          <w:rPr>
            <w:noProof/>
            <w:webHidden/>
          </w:rPr>
          <w:fldChar w:fldCharType="begin"/>
        </w:r>
        <w:r w:rsidR="0020779A">
          <w:rPr>
            <w:noProof/>
            <w:webHidden/>
          </w:rPr>
          <w:instrText xml:space="preserve"> PAGEREF _Toc207315004 \h </w:instrText>
        </w:r>
        <w:r w:rsidR="0020779A">
          <w:rPr>
            <w:noProof/>
            <w:webHidden/>
          </w:rPr>
        </w:r>
        <w:r w:rsidR="0020779A">
          <w:rPr>
            <w:noProof/>
            <w:webHidden/>
          </w:rPr>
          <w:fldChar w:fldCharType="separate"/>
        </w:r>
        <w:r w:rsidR="0020779A">
          <w:rPr>
            <w:noProof/>
            <w:webHidden/>
          </w:rPr>
          <w:t>39</w:t>
        </w:r>
        <w:r w:rsidR="0020779A">
          <w:rPr>
            <w:noProof/>
            <w:webHidden/>
          </w:rPr>
          <w:fldChar w:fldCharType="end"/>
        </w:r>
        <w:r>
          <w:rPr>
            <w:noProof/>
          </w:rPr>
          <w:fldChar w:fldCharType="end"/>
        </w:r>
      </w:ins>
    </w:p>
    <w:p w14:paraId="5FEA5F2B" w14:textId="3A7E1BA1" w:rsidR="0020779A" w:rsidRDefault="0056181D">
      <w:pPr>
        <w:pStyle w:val="Tabladeilustraciones"/>
        <w:tabs>
          <w:tab w:val="right" w:leader="dot" w:pos="8494"/>
        </w:tabs>
        <w:rPr>
          <w:ins w:id="963" w:author="Redondo García Francisco Javier" w:date="2025-09-02T09:44:00Z"/>
          <w:rFonts w:eastAsiaTheme="minorEastAsia"/>
          <w:noProof/>
          <w:lang w:eastAsia="es-ES"/>
        </w:rPr>
      </w:pPr>
      <w:ins w:id="964" w:author="Redondo García Francisco Javier" w:date="2025-09-02T09:44:00Z">
        <w:r>
          <w:fldChar w:fldCharType="begin"/>
        </w:r>
        <w:r>
          <w:instrText xml:space="preserve"> HYPERLINK \l "_Toc207315005" </w:instrText>
        </w:r>
        <w:r>
          <w:fldChar w:fldCharType="separate"/>
        </w:r>
        <w:r w:rsidR="0020779A" w:rsidRPr="00096F7F">
          <w:rPr>
            <w:rStyle w:val="Hipervnculo"/>
            <w:noProof/>
          </w:rPr>
          <w:t>Tabla 11 - RF004</w:t>
        </w:r>
        <w:r w:rsidR="0020779A">
          <w:rPr>
            <w:noProof/>
            <w:webHidden/>
          </w:rPr>
          <w:tab/>
        </w:r>
        <w:r w:rsidR="0020779A">
          <w:rPr>
            <w:noProof/>
            <w:webHidden/>
          </w:rPr>
          <w:fldChar w:fldCharType="begin"/>
        </w:r>
        <w:r w:rsidR="0020779A">
          <w:rPr>
            <w:noProof/>
            <w:webHidden/>
          </w:rPr>
          <w:instrText xml:space="preserve"> PAGEREF _Toc207315005 \h </w:instrText>
        </w:r>
        <w:r w:rsidR="0020779A">
          <w:rPr>
            <w:noProof/>
            <w:webHidden/>
          </w:rPr>
        </w:r>
        <w:r w:rsidR="0020779A">
          <w:rPr>
            <w:noProof/>
            <w:webHidden/>
          </w:rPr>
          <w:fldChar w:fldCharType="separate"/>
        </w:r>
        <w:r w:rsidR="0020779A">
          <w:rPr>
            <w:noProof/>
            <w:webHidden/>
          </w:rPr>
          <w:t>39</w:t>
        </w:r>
        <w:r w:rsidR="0020779A">
          <w:rPr>
            <w:noProof/>
            <w:webHidden/>
          </w:rPr>
          <w:fldChar w:fldCharType="end"/>
        </w:r>
        <w:r>
          <w:rPr>
            <w:noProof/>
          </w:rPr>
          <w:fldChar w:fldCharType="end"/>
        </w:r>
      </w:ins>
    </w:p>
    <w:p w14:paraId="3D51E90F" w14:textId="223D2607" w:rsidR="0020779A" w:rsidRDefault="0056181D">
      <w:pPr>
        <w:pStyle w:val="Tabladeilustraciones"/>
        <w:tabs>
          <w:tab w:val="right" w:leader="dot" w:pos="8494"/>
        </w:tabs>
        <w:rPr>
          <w:ins w:id="965" w:author="Redondo García Francisco Javier" w:date="2025-09-02T09:44:00Z"/>
          <w:rFonts w:eastAsiaTheme="minorEastAsia"/>
          <w:noProof/>
          <w:lang w:eastAsia="es-ES"/>
        </w:rPr>
      </w:pPr>
      <w:ins w:id="966" w:author="Redondo García Francisco Javier" w:date="2025-09-02T09:44:00Z">
        <w:r>
          <w:fldChar w:fldCharType="begin"/>
        </w:r>
        <w:r>
          <w:instrText xml:space="preserve"> HYPERLINK \l "_Toc207315006" </w:instrText>
        </w:r>
        <w:r>
          <w:fldChar w:fldCharType="separate"/>
        </w:r>
        <w:r w:rsidR="0020779A" w:rsidRPr="00096F7F">
          <w:rPr>
            <w:rStyle w:val="Hipervnculo"/>
            <w:noProof/>
          </w:rPr>
          <w:t>Tabla 12 - RF005</w:t>
        </w:r>
        <w:r w:rsidR="0020779A">
          <w:rPr>
            <w:noProof/>
            <w:webHidden/>
          </w:rPr>
          <w:tab/>
        </w:r>
        <w:r w:rsidR="0020779A">
          <w:rPr>
            <w:noProof/>
            <w:webHidden/>
          </w:rPr>
          <w:fldChar w:fldCharType="begin"/>
        </w:r>
        <w:r w:rsidR="0020779A">
          <w:rPr>
            <w:noProof/>
            <w:webHidden/>
          </w:rPr>
          <w:instrText xml:space="preserve"> PAGEREF _Toc207315006 \h </w:instrText>
        </w:r>
        <w:r w:rsidR="0020779A">
          <w:rPr>
            <w:noProof/>
            <w:webHidden/>
          </w:rPr>
        </w:r>
        <w:r w:rsidR="0020779A">
          <w:rPr>
            <w:noProof/>
            <w:webHidden/>
          </w:rPr>
          <w:fldChar w:fldCharType="separate"/>
        </w:r>
        <w:r w:rsidR="0020779A">
          <w:rPr>
            <w:noProof/>
            <w:webHidden/>
          </w:rPr>
          <w:t>39</w:t>
        </w:r>
        <w:r w:rsidR="0020779A">
          <w:rPr>
            <w:noProof/>
            <w:webHidden/>
          </w:rPr>
          <w:fldChar w:fldCharType="end"/>
        </w:r>
        <w:r>
          <w:rPr>
            <w:noProof/>
          </w:rPr>
          <w:fldChar w:fldCharType="end"/>
        </w:r>
      </w:ins>
    </w:p>
    <w:p w14:paraId="0A66C8A2" w14:textId="4D1ED3D7" w:rsidR="0020779A" w:rsidRDefault="0056181D">
      <w:pPr>
        <w:pStyle w:val="Tabladeilustraciones"/>
        <w:tabs>
          <w:tab w:val="right" w:leader="dot" w:pos="8494"/>
        </w:tabs>
        <w:rPr>
          <w:ins w:id="967" w:author="Redondo García Francisco Javier" w:date="2025-09-02T09:44:00Z"/>
          <w:rFonts w:eastAsiaTheme="minorEastAsia"/>
          <w:noProof/>
          <w:lang w:eastAsia="es-ES"/>
        </w:rPr>
      </w:pPr>
      <w:ins w:id="968" w:author="Redondo García Francisco Javier" w:date="2025-09-02T09:44:00Z">
        <w:r>
          <w:fldChar w:fldCharType="begin"/>
        </w:r>
        <w:r>
          <w:instrText xml:space="preserve"> HYPERL</w:instrText>
        </w:r>
        <w:r>
          <w:instrText xml:space="preserve">INK \l "_Toc207315007" </w:instrText>
        </w:r>
        <w:r>
          <w:fldChar w:fldCharType="separate"/>
        </w:r>
        <w:r w:rsidR="0020779A" w:rsidRPr="00096F7F">
          <w:rPr>
            <w:rStyle w:val="Hipervnculo"/>
            <w:noProof/>
          </w:rPr>
          <w:t>Tabla 13 - RF006</w:t>
        </w:r>
        <w:r w:rsidR="0020779A">
          <w:rPr>
            <w:noProof/>
            <w:webHidden/>
          </w:rPr>
          <w:tab/>
        </w:r>
        <w:r w:rsidR="0020779A">
          <w:rPr>
            <w:noProof/>
            <w:webHidden/>
          </w:rPr>
          <w:fldChar w:fldCharType="begin"/>
        </w:r>
        <w:r w:rsidR="0020779A">
          <w:rPr>
            <w:noProof/>
            <w:webHidden/>
          </w:rPr>
          <w:instrText xml:space="preserve"> PAGEREF _Toc207315007 \h </w:instrText>
        </w:r>
        <w:r w:rsidR="0020779A">
          <w:rPr>
            <w:noProof/>
            <w:webHidden/>
          </w:rPr>
        </w:r>
        <w:r w:rsidR="0020779A">
          <w:rPr>
            <w:noProof/>
            <w:webHidden/>
          </w:rPr>
          <w:fldChar w:fldCharType="separate"/>
        </w:r>
        <w:r w:rsidR="0020779A">
          <w:rPr>
            <w:noProof/>
            <w:webHidden/>
          </w:rPr>
          <w:t>40</w:t>
        </w:r>
        <w:r w:rsidR="0020779A">
          <w:rPr>
            <w:noProof/>
            <w:webHidden/>
          </w:rPr>
          <w:fldChar w:fldCharType="end"/>
        </w:r>
        <w:r>
          <w:rPr>
            <w:noProof/>
          </w:rPr>
          <w:fldChar w:fldCharType="end"/>
        </w:r>
      </w:ins>
    </w:p>
    <w:p w14:paraId="242B9CB6" w14:textId="46A34016" w:rsidR="0020779A" w:rsidRDefault="0056181D">
      <w:pPr>
        <w:pStyle w:val="Tabladeilustraciones"/>
        <w:tabs>
          <w:tab w:val="right" w:leader="dot" w:pos="8494"/>
        </w:tabs>
        <w:rPr>
          <w:ins w:id="969" w:author="Redondo García Francisco Javier" w:date="2025-09-02T09:44:00Z"/>
          <w:rFonts w:eastAsiaTheme="minorEastAsia"/>
          <w:noProof/>
          <w:lang w:eastAsia="es-ES"/>
        </w:rPr>
      </w:pPr>
      <w:ins w:id="970" w:author="Redondo García Francisco Javier" w:date="2025-09-02T09:44:00Z">
        <w:r>
          <w:fldChar w:fldCharType="begin"/>
        </w:r>
        <w:r>
          <w:instrText xml:space="preserve"> HYPERLINK \l "_Toc207315008" </w:instrText>
        </w:r>
        <w:r>
          <w:fldChar w:fldCharType="separate"/>
        </w:r>
        <w:r w:rsidR="0020779A" w:rsidRPr="00096F7F">
          <w:rPr>
            <w:rStyle w:val="Hipervnculo"/>
            <w:noProof/>
          </w:rPr>
          <w:t>Tabla 14 - RF007</w:t>
        </w:r>
        <w:r w:rsidR="0020779A">
          <w:rPr>
            <w:noProof/>
            <w:webHidden/>
          </w:rPr>
          <w:tab/>
        </w:r>
        <w:r w:rsidR="0020779A">
          <w:rPr>
            <w:noProof/>
            <w:webHidden/>
          </w:rPr>
          <w:fldChar w:fldCharType="begin"/>
        </w:r>
        <w:r w:rsidR="0020779A">
          <w:rPr>
            <w:noProof/>
            <w:webHidden/>
          </w:rPr>
          <w:instrText xml:space="preserve"> PAGEREF _Toc207315008 \h </w:instrText>
        </w:r>
        <w:r w:rsidR="0020779A">
          <w:rPr>
            <w:noProof/>
            <w:webHidden/>
          </w:rPr>
        </w:r>
        <w:r w:rsidR="0020779A">
          <w:rPr>
            <w:noProof/>
            <w:webHidden/>
          </w:rPr>
          <w:fldChar w:fldCharType="separate"/>
        </w:r>
        <w:r w:rsidR="0020779A">
          <w:rPr>
            <w:noProof/>
            <w:webHidden/>
          </w:rPr>
          <w:t>40</w:t>
        </w:r>
        <w:r w:rsidR="0020779A">
          <w:rPr>
            <w:noProof/>
            <w:webHidden/>
          </w:rPr>
          <w:fldChar w:fldCharType="end"/>
        </w:r>
        <w:r>
          <w:rPr>
            <w:noProof/>
          </w:rPr>
          <w:fldChar w:fldCharType="end"/>
        </w:r>
      </w:ins>
    </w:p>
    <w:p w14:paraId="3827ABE3" w14:textId="601D1C13" w:rsidR="0020779A" w:rsidRDefault="0056181D">
      <w:pPr>
        <w:pStyle w:val="Tabladeilustraciones"/>
        <w:tabs>
          <w:tab w:val="right" w:leader="dot" w:pos="8494"/>
        </w:tabs>
        <w:rPr>
          <w:ins w:id="971" w:author="Redondo García Francisco Javier" w:date="2025-09-02T09:44:00Z"/>
          <w:rFonts w:eastAsiaTheme="minorEastAsia"/>
          <w:noProof/>
          <w:lang w:eastAsia="es-ES"/>
        </w:rPr>
      </w:pPr>
      <w:ins w:id="972" w:author="Redondo García Francisco Javier" w:date="2025-09-02T09:44:00Z">
        <w:r>
          <w:fldChar w:fldCharType="begin"/>
        </w:r>
        <w:r>
          <w:instrText xml:space="preserve"> HYPERLINK \l "_Toc207315009" </w:instrText>
        </w:r>
        <w:r>
          <w:fldChar w:fldCharType="separate"/>
        </w:r>
        <w:r w:rsidR="0020779A" w:rsidRPr="00096F7F">
          <w:rPr>
            <w:rStyle w:val="Hipervnculo"/>
            <w:noProof/>
          </w:rPr>
          <w:t>Tabla 15 - RF008</w:t>
        </w:r>
        <w:r w:rsidR="0020779A">
          <w:rPr>
            <w:noProof/>
            <w:webHidden/>
          </w:rPr>
          <w:tab/>
        </w:r>
        <w:r w:rsidR="0020779A">
          <w:rPr>
            <w:noProof/>
            <w:webHidden/>
          </w:rPr>
          <w:fldChar w:fldCharType="begin"/>
        </w:r>
        <w:r w:rsidR="0020779A">
          <w:rPr>
            <w:noProof/>
            <w:webHidden/>
          </w:rPr>
          <w:instrText xml:space="preserve"> PAGEREF _Toc207315009 \h </w:instrText>
        </w:r>
        <w:r w:rsidR="0020779A">
          <w:rPr>
            <w:noProof/>
            <w:webHidden/>
          </w:rPr>
        </w:r>
        <w:r w:rsidR="0020779A">
          <w:rPr>
            <w:noProof/>
            <w:webHidden/>
          </w:rPr>
          <w:fldChar w:fldCharType="separate"/>
        </w:r>
        <w:r w:rsidR="0020779A">
          <w:rPr>
            <w:noProof/>
            <w:webHidden/>
          </w:rPr>
          <w:t>40</w:t>
        </w:r>
        <w:r w:rsidR="0020779A">
          <w:rPr>
            <w:noProof/>
            <w:webHidden/>
          </w:rPr>
          <w:fldChar w:fldCharType="end"/>
        </w:r>
        <w:r>
          <w:rPr>
            <w:noProof/>
          </w:rPr>
          <w:fldChar w:fldCharType="end"/>
        </w:r>
      </w:ins>
    </w:p>
    <w:p w14:paraId="64F9FF06" w14:textId="1B887170" w:rsidR="0020779A" w:rsidRDefault="0056181D">
      <w:pPr>
        <w:pStyle w:val="Tabladeilustraciones"/>
        <w:tabs>
          <w:tab w:val="right" w:leader="dot" w:pos="8494"/>
        </w:tabs>
        <w:rPr>
          <w:ins w:id="973" w:author="Redondo García Francisco Javier" w:date="2025-09-02T09:44:00Z"/>
          <w:rFonts w:eastAsiaTheme="minorEastAsia"/>
          <w:noProof/>
          <w:lang w:eastAsia="es-ES"/>
        </w:rPr>
      </w:pPr>
      <w:ins w:id="974" w:author="Redondo García Francisco Javier" w:date="2025-09-02T09:44:00Z">
        <w:r>
          <w:fldChar w:fldCharType="begin"/>
        </w:r>
        <w:r>
          <w:instrText xml:space="preserve"> HYPERLINK \l "_Toc207315010" </w:instrText>
        </w:r>
        <w:r>
          <w:fldChar w:fldCharType="separate"/>
        </w:r>
        <w:r w:rsidR="0020779A" w:rsidRPr="00096F7F">
          <w:rPr>
            <w:rStyle w:val="Hipervnculo"/>
            <w:noProof/>
          </w:rPr>
          <w:t>Tabla 16 - RF009</w:t>
        </w:r>
        <w:r w:rsidR="0020779A">
          <w:rPr>
            <w:noProof/>
            <w:webHidden/>
          </w:rPr>
          <w:tab/>
        </w:r>
        <w:r w:rsidR="0020779A">
          <w:rPr>
            <w:noProof/>
            <w:webHidden/>
          </w:rPr>
          <w:fldChar w:fldCharType="begin"/>
        </w:r>
        <w:r w:rsidR="0020779A">
          <w:rPr>
            <w:noProof/>
            <w:webHidden/>
          </w:rPr>
          <w:instrText xml:space="preserve"> PAGEREF _Toc207315010 \h </w:instrText>
        </w:r>
        <w:r w:rsidR="0020779A">
          <w:rPr>
            <w:noProof/>
            <w:webHidden/>
          </w:rPr>
        </w:r>
        <w:r w:rsidR="0020779A">
          <w:rPr>
            <w:noProof/>
            <w:webHidden/>
          </w:rPr>
          <w:fldChar w:fldCharType="separate"/>
        </w:r>
        <w:r w:rsidR="0020779A">
          <w:rPr>
            <w:noProof/>
            <w:webHidden/>
          </w:rPr>
          <w:t>40</w:t>
        </w:r>
        <w:r w:rsidR="0020779A">
          <w:rPr>
            <w:noProof/>
            <w:webHidden/>
          </w:rPr>
          <w:fldChar w:fldCharType="end"/>
        </w:r>
        <w:r>
          <w:rPr>
            <w:noProof/>
          </w:rPr>
          <w:fldChar w:fldCharType="end"/>
        </w:r>
      </w:ins>
    </w:p>
    <w:p w14:paraId="65B98808" w14:textId="58F02C1A" w:rsidR="0020779A" w:rsidRDefault="0056181D">
      <w:pPr>
        <w:pStyle w:val="Tabladeilustraciones"/>
        <w:tabs>
          <w:tab w:val="right" w:leader="dot" w:pos="8494"/>
        </w:tabs>
        <w:rPr>
          <w:ins w:id="975" w:author="Redondo García Francisco Javier" w:date="2025-09-02T09:44:00Z"/>
          <w:rFonts w:eastAsiaTheme="minorEastAsia"/>
          <w:noProof/>
          <w:lang w:eastAsia="es-ES"/>
        </w:rPr>
      </w:pPr>
      <w:ins w:id="976" w:author="Redondo García Francisco Javier" w:date="2025-09-02T09:44:00Z">
        <w:r>
          <w:fldChar w:fldCharType="begin"/>
        </w:r>
        <w:r>
          <w:instrText xml:space="preserve"> HYPERLINK \l "_Toc207315011" </w:instrText>
        </w:r>
        <w:r>
          <w:fldChar w:fldCharType="separate"/>
        </w:r>
        <w:r w:rsidR="0020779A" w:rsidRPr="00096F7F">
          <w:rPr>
            <w:rStyle w:val="Hipervnculo"/>
            <w:noProof/>
          </w:rPr>
          <w:t>Tabla 17 - RF010</w:t>
        </w:r>
        <w:r w:rsidR="0020779A">
          <w:rPr>
            <w:noProof/>
            <w:webHidden/>
          </w:rPr>
          <w:tab/>
        </w:r>
        <w:r w:rsidR="0020779A">
          <w:rPr>
            <w:noProof/>
            <w:webHidden/>
          </w:rPr>
          <w:fldChar w:fldCharType="begin"/>
        </w:r>
        <w:r w:rsidR="0020779A">
          <w:rPr>
            <w:noProof/>
            <w:webHidden/>
          </w:rPr>
          <w:instrText xml:space="preserve"> PAGEREF _Toc207315011 \h </w:instrText>
        </w:r>
        <w:r w:rsidR="0020779A">
          <w:rPr>
            <w:noProof/>
            <w:webHidden/>
          </w:rPr>
        </w:r>
        <w:r w:rsidR="0020779A">
          <w:rPr>
            <w:noProof/>
            <w:webHidden/>
          </w:rPr>
          <w:fldChar w:fldCharType="separate"/>
        </w:r>
        <w:r w:rsidR="0020779A">
          <w:rPr>
            <w:noProof/>
            <w:webHidden/>
          </w:rPr>
          <w:t>40</w:t>
        </w:r>
        <w:r w:rsidR="0020779A">
          <w:rPr>
            <w:noProof/>
            <w:webHidden/>
          </w:rPr>
          <w:fldChar w:fldCharType="end"/>
        </w:r>
        <w:r>
          <w:rPr>
            <w:noProof/>
          </w:rPr>
          <w:fldChar w:fldCharType="end"/>
        </w:r>
      </w:ins>
    </w:p>
    <w:p w14:paraId="19A4889B" w14:textId="182557F8" w:rsidR="0020779A" w:rsidRDefault="0056181D">
      <w:pPr>
        <w:pStyle w:val="Tabladeilustraciones"/>
        <w:tabs>
          <w:tab w:val="right" w:leader="dot" w:pos="8494"/>
        </w:tabs>
        <w:rPr>
          <w:ins w:id="977" w:author="Redondo García Francisco Javier" w:date="2025-09-02T09:44:00Z"/>
          <w:rFonts w:eastAsiaTheme="minorEastAsia"/>
          <w:noProof/>
          <w:lang w:eastAsia="es-ES"/>
        </w:rPr>
      </w:pPr>
      <w:ins w:id="978" w:author="Redondo García Francisco Javier" w:date="2025-09-02T09:44:00Z">
        <w:r>
          <w:fldChar w:fldCharType="begin"/>
        </w:r>
        <w:r>
          <w:instrText xml:space="preserve"> HYPERL</w:instrText>
        </w:r>
        <w:r>
          <w:instrText xml:space="preserve">INK \l "_Toc207315012" </w:instrText>
        </w:r>
        <w:r>
          <w:fldChar w:fldCharType="separate"/>
        </w:r>
        <w:r w:rsidR="0020779A" w:rsidRPr="00096F7F">
          <w:rPr>
            <w:rStyle w:val="Hipervnculo"/>
            <w:noProof/>
          </w:rPr>
          <w:t>Tabla 18 - RF011</w:t>
        </w:r>
        <w:r w:rsidR="0020779A">
          <w:rPr>
            <w:noProof/>
            <w:webHidden/>
          </w:rPr>
          <w:tab/>
        </w:r>
        <w:r w:rsidR="0020779A">
          <w:rPr>
            <w:noProof/>
            <w:webHidden/>
          </w:rPr>
          <w:fldChar w:fldCharType="begin"/>
        </w:r>
        <w:r w:rsidR="0020779A">
          <w:rPr>
            <w:noProof/>
            <w:webHidden/>
          </w:rPr>
          <w:instrText xml:space="preserve"> PAGEREF _Toc207315012 \h </w:instrText>
        </w:r>
        <w:r w:rsidR="0020779A">
          <w:rPr>
            <w:noProof/>
            <w:webHidden/>
          </w:rPr>
        </w:r>
        <w:r w:rsidR="0020779A">
          <w:rPr>
            <w:noProof/>
            <w:webHidden/>
          </w:rPr>
          <w:fldChar w:fldCharType="separate"/>
        </w:r>
        <w:r w:rsidR="0020779A">
          <w:rPr>
            <w:noProof/>
            <w:webHidden/>
          </w:rPr>
          <w:t>40</w:t>
        </w:r>
        <w:r w:rsidR="0020779A">
          <w:rPr>
            <w:noProof/>
            <w:webHidden/>
          </w:rPr>
          <w:fldChar w:fldCharType="end"/>
        </w:r>
        <w:r>
          <w:rPr>
            <w:noProof/>
          </w:rPr>
          <w:fldChar w:fldCharType="end"/>
        </w:r>
      </w:ins>
    </w:p>
    <w:p w14:paraId="581952C9" w14:textId="208C1EEA" w:rsidR="0020779A" w:rsidRDefault="0056181D">
      <w:pPr>
        <w:pStyle w:val="Tabladeilustraciones"/>
        <w:tabs>
          <w:tab w:val="right" w:leader="dot" w:pos="8494"/>
        </w:tabs>
        <w:rPr>
          <w:ins w:id="979" w:author="Redondo García Francisco Javier" w:date="2025-09-02T09:44:00Z"/>
          <w:rFonts w:eastAsiaTheme="minorEastAsia"/>
          <w:noProof/>
          <w:lang w:eastAsia="es-ES"/>
        </w:rPr>
      </w:pPr>
      <w:ins w:id="980" w:author="Redondo García Francisco Javier" w:date="2025-09-02T09:44:00Z">
        <w:r>
          <w:fldChar w:fldCharType="begin"/>
        </w:r>
        <w:r>
          <w:instrText xml:space="preserve"> HYPERLINK \l "_Toc207315013" </w:instrText>
        </w:r>
        <w:r>
          <w:fldChar w:fldCharType="separate"/>
        </w:r>
        <w:r w:rsidR="0020779A" w:rsidRPr="00096F7F">
          <w:rPr>
            <w:rStyle w:val="Hipervnculo"/>
            <w:noProof/>
          </w:rPr>
          <w:t>Tabla 19 - RF012</w:t>
        </w:r>
        <w:r w:rsidR="0020779A">
          <w:rPr>
            <w:noProof/>
            <w:webHidden/>
          </w:rPr>
          <w:tab/>
        </w:r>
        <w:r w:rsidR="0020779A">
          <w:rPr>
            <w:noProof/>
            <w:webHidden/>
          </w:rPr>
          <w:fldChar w:fldCharType="begin"/>
        </w:r>
        <w:r w:rsidR="0020779A">
          <w:rPr>
            <w:noProof/>
            <w:webHidden/>
          </w:rPr>
          <w:instrText xml:space="preserve"> PAGEREF _Toc207315013 \h </w:instrText>
        </w:r>
        <w:r w:rsidR="0020779A">
          <w:rPr>
            <w:noProof/>
            <w:webHidden/>
          </w:rPr>
        </w:r>
        <w:r w:rsidR="0020779A">
          <w:rPr>
            <w:noProof/>
            <w:webHidden/>
          </w:rPr>
          <w:fldChar w:fldCharType="separate"/>
        </w:r>
        <w:r w:rsidR="0020779A">
          <w:rPr>
            <w:noProof/>
            <w:webHidden/>
          </w:rPr>
          <w:t>41</w:t>
        </w:r>
        <w:r w:rsidR="0020779A">
          <w:rPr>
            <w:noProof/>
            <w:webHidden/>
          </w:rPr>
          <w:fldChar w:fldCharType="end"/>
        </w:r>
        <w:r>
          <w:rPr>
            <w:noProof/>
          </w:rPr>
          <w:fldChar w:fldCharType="end"/>
        </w:r>
      </w:ins>
    </w:p>
    <w:p w14:paraId="5E89D6DD" w14:textId="64150D34" w:rsidR="0020779A" w:rsidRDefault="0056181D">
      <w:pPr>
        <w:pStyle w:val="Tabladeilustraciones"/>
        <w:tabs>
          <w:tab w:val="right" w:leader="dot" w:pos="8494"/>
        </w:tabs>
        <w:rPr>
          <w:ins w:id="981" w:author="Redondo García Francisco Javier" w:date="2025-09-02T09:44:00Z"/>
          <w:rFonts w:eastAsiaTheme="minorEastAsia"/>
          <w:noProof/>
          <w:lang w:eastAsia="es-ES"/>
        </w:rPr>
      </w:pPr>
      <w:ins w:id="982" w:author="Redondo García Francisco Javier" w:date="2025-09-02T09:44:00Z">
        <w:r>
          <w:fldChar w:fldCharType="begin"/>
        </w:r>
        <w:r>
          <w:instrText xml:space="preserve"> HYPERLINK \l "_Toc207315014" </w:instrText>
        </w:r>
        <w:r>
          <w:fldChar w:fldCharType="separate"/>
        </w:r>
        <w:r w:rsidR="0020779A" w:rsidRPr="00096F7F">
          <w:rPr>
            <w:rStyle w:val="Hipervnculo"/>
            <w:noProof/>
          </w:rPr>
          <w:t>Tabla 20 - RF013</w:t>
        </w:r>
        <w:r w:rsidR="0020779A">
          <w:rPr>
            <w:noProof/>
            <w:webHidden/>
          </w:rPr>
          <w:tab/>
        </w:r>
        <w:r w:rsidR="0020779A">
          <w:rPr>
            <w:noProof/>
            <w:webHidden/>
          </w:rPr>
          <w:fldChar w:fldCharType="begin"/>
        </w:r>
        <w:r w:rsidR="0020779A">
          <w:rPr>
            <w:noProof/>
            <w:webHidden/>
          </w:rPr>
          <w:instrText xml:space="preserve"> PAGEREF _Toc207315014 \h </w:instrText>
        </w:r>
        <w:r w:rsidR="0020779A">
          <w:rPr>
            <w:noProof/>
            <w:webHidden/>
          </w:rPr>
        </w:r>
        <w:r w:rsidR="0020779A">
          <w:rPr>
            <w:noProof/>
            <w:webHidden/>
          </w:rPr>
          <w:fldChar w:fldCharType="separate"/>
        </w:r>
        <w:r w:rsidR="0020779A">
          <w:rPr>
            <w:noProof/>
            <w:webHidden/>
          </w:rPr>
          <w:t>41</w:t>
        </w:r>
        <w:r w:rsidR="0020779A">
          <w:rPr>
            <w:noProof/>
            <w:webHidden/>
          </w:rPr>
          <w:fldChar w:fldCharType="end"/>
        </w:r>
        <w:r>
          <w:rPr>
            <w:noProof/>
          </w:rPr>
          <w:fldChar w:fldCharType="end"/>
        </w:r>
      </w:ins>
    </w:p>
    <w:p w14:paraId="6904C110" w14:textId="004246F5" w:rsidR="0020779A" w:rsidRDefault="0056181D">
      <w:pPr>
        <w:pStyle w:val="Tabladeilustraciones"/>
        <w:tabs>
          <w:tab w:val="right" w:leader="dot" w:pos="8494"/>
        </w:tabs>
        <w:rPr>
          <w:ins w:id="983" w:author="Redondo García Francisco Javier" w:date="2025-09-02T09:44:00Z"/>
          <w:rFonts w:eastAsiaTheme="minorEastAsia"/>
          <w:noProof/>
          <w:lang w:eastAsia="es-ES"/>
        </w:rPr>
      </w:pPr>
      <w:ins w:id="984" w:author="Redondo García Francisco Javier" w:date="2025-09-02T09:44:00Z">
        <w:r>
          <w:fldChar w:fldCharType="begin"/>
        </w:r>
        <w:r>
          <w:instrText xml:space="preserve"> HYPERLINK \l "_Toc207315015" </w:instrText>
        </w:r>
        <w:r>
          <w:fldChar w:fldCharType="separate"/>
        </w:r>
        <w:r w:rsidR="0020779A" w:rsidRPr="00096F7F">
          <w:rPr>
            <w:rStyle w:val="Hipervnculo"/>
            <w:noProof/>
          </w:rPr>
          <w:t>Tabla 21 - RF014</w:t>
        </w:r>
        <w:r w:rsidR="0020779A">
          <w:rPr>
            <w:noProof/>
            <w:webHidden/>
          </w:rPr>
          <w:tab/>
        </w:r>
        <w:r w:rsidR="0020779A">
          <w:rPr>
            <w:noProof/>
            <w:webHidden/>
          </w:rPr>
          <w:fldChar w:fldCharType="begin"/>
        </w:r>
        <w:r w:rsidR="0020779A">
          <w:rPr>
            <w:noProof/>
            <w:webHidden/>
          </w:rPr>
          <w:instrText xml:space="preserve"> PAGEREF _Toc207315015 \h </w:instrText>
        </w:r>
        <w:r w:rsidR="0020779A">
          <w:rPr>
            <w:noProof/>
            <w:webHidden/>
          </w:rPr>
        </w:r>
        <w:r w:rsidR="0020779A">
          <w:rPr>
            <w:noProof/>
            <w:webHidden/>
          </w:rPr>
          <w:fldChar w:fldCharType="separate"/>
        </w:r>
        <w:r w:rsidR="0020779A">
          <w:rPr>
            <w:noProof/>
            <w:webHidden/>
          </w:rPr>
          <w:t>41</w:t>
        </w:r>
        <w:r w:rsidR="0020779A">
          <w:rPr>
            <w:noProof/>
            <w:webHidden/>
          </w:rPr>
          <w:fldChar w:fldCharType="end"/>
        </w:r>
        <w:r>
          <w:rPr>
            <w:noProof/>
          </w:rPr>
          <w:fldChar w:fldCharType="end"/>
        </w:r>
      </w:ins>
    </w:p>
    <w:p w14:paraId="766F686A" w14:textId="7FDC0EEE" w:rsidR="0020779A" w:rsidRDefault="0056181D">
      <w:pPr>
        <w:pStyle w:val="Tabladeilustraciones"/>
        <w:tabs>
          <w:tab w:val="right" w:leader="dot" w:pos="8494"/>
        </w:tabs>
        <w:rPr>
          <w:ins w:id="985" w:author="Redondo García Francisco Javier" w:date="2025-09-02T09:44:00Z"/>
          <w:rFonts w:eastAsiaTheme="minorEastAsia"/>
          <w:noProof/>
          <w:lang w:eastAsia="es-ES"/>
        </w:rPr>
      </w:pPr>
      <w:ins w:id="986" w:author="Redondo García Francisco Javier" w:date="2025-09-02T09:44:00Z">
        <w:r>
          <w:fldChar w:fldCharType="begin"/>
        </w:r>
        <w:r>
          <w:instrText xml:space="preserve"> HYPERLINK \l "_Toc207315016" </w:instrText>
        </w:r>
        <w:r>
          <w:fldChar w:fldCharType="separate"/>
        </w:r>
        <w:r w:rsidR="0020779A" w:rsidRPr="00096F7F">
          <w:rPr>
            <w:rStyle w:val="Hipervnculo"/>
            <w:noProof/>
          </w:rPr>
          <w:t>Tabla 22 - RF015</w:t>
        </w:r>
        <w:r w:rsidR="0020779A">
          <w:rPr>
            <w:noProof/>
            <w:webHidden/>
          </w:rPr>
          <w:tab/>
        </w:r>
        <w:r w:rsidR="0020779A">
          <w:rPr>
            <w:noProof/>
            <w:webHidden/>
          </w:rPr>
          <w:fldChar w:fldCharType="begin"/>
        </w:r>
        <w:r w:rsidR="0020779A">
          <w:rPr>
            <w:noProof/>
            <w:webHidden/>
          </w:rPr>
          <w:instrText xml:space="preserve"> PAGEREF _Toc207315016 \h </w:instrText>
        </w:r>
        <w:r w:rsidR="0020779A">
          <w:rPr>
            <w:noProof/>
            <w:webHidden/>
          </w:rPr>
        </w:r>
        <w:r w:rsidR="0020779A">
          <w:rPr>
            <w:noProof/>
            <w:webHidden/>
          </w:rPr>
          <w:fldChar w:fldCharType="separate"/>
        </w:r>
        <w:r w:rsidR="0020779A">
          <w:rPr>
            <w:noProof/>
            <w:webHidden/>
          </w:rPr>
          <w:t>41</w:t>
        </w:r>
        <w:r w:rsidR="0020779A">
          <w:rPr>
            <w:noProof/>
            <w:webHidden/>
          </w:rPr>
          <w:fldChar w:fldCharType="end"/>
        </w:r>
        <w:r>
          <w:rPr>
            <w:noProof/>
          </w:rPr>
          <w:fldChar w:fldCharType="end"/>
        </w:r>
      </w:ins>
    </w:p>
    <w:p w14:paraId="2B05900A" w14:textId="0D5AC52A" w:rsidR="0020779A" w:rsidRDefault="0056181D">
      <w:pPr>
        <w:pStyle w:val="Tabladeilustraciones"/>
        <w:tabs>
          <w:tab w:val="right" w:leader="dot" w:pos="8494"/>
        </w:tabs>
        <w:rPr>
          <w:ins w:id="987" w:author="Redondo García Francisco Javier" w:date="2025-09-02T09:44:00Z"/>
          <w:rFonts w:eastAsiaTheme="minorEastAsia"/>
          <w:noProof/>
          <w:lang w:eastAsia="es-ES"/>
        </w:rPr>
      </w:pPr>
      <w:ins w:id="988" w:author="Redondo García Francisco Javier" w:date="2025-09-02T09:44:00Z">
        <w:r>
          <w:fldChar w:fldCharType="begin"/>
        </w:r>
        <w:r>
          <w:instrText xml:space="preserve"> HYPERL</w:instrText>
        </w:r>
        <w:r>
          <w:instrText xml:space="preserve">INK \l "_Toc207315017" </w:instrText>
        </w:r>
        <w:r>
          <w:fldChar w:fldCharType="separate"/>
        </w:r>
        <w:r w:rsidR="0020779A" w:rsidRPr="00096F7F">
          <w:rPr>
            <w:rStyle w:val="Hipervnculo"/>
            <w:noProof/>
          </w:rPr>
          <w:t>Tabla 23 - RF016</w:t>
        </w:r>
        <w:r w:rsidR="0020779A">
          <w:rPr>
            <w:noProof/>
            <w:webHidden/>
          </w:rPr>
          <w:tab/>
        </w:r>
        <w:r w:rsidR="0020779A">
          <w:rPr>
            <w:noProof/>
            <w:webHidden/>
          </w:rPr>
          <w:fldChar w:fldCharType="begin"/>
        </w:r>
        <w:r w:rsidR="0020779A">
          <w:rPr>
            <w:noProof/>
            <w:webHidden/>
          </w:rPr>
          <w:instrText xml:space="preserve"> PAGEREF _Toc207315017 \h </w:instrText>
        </w:r>
        <w:r w:rsidR="0020779A">
          <w:rPr>
            <w:noProof/>
            <w:webHidden/>
          </w:rPr>
        </w:r>
        <w:r w:rsidR="0020779A">
          <w:rPr>
            <w:noProof/>
            <w:webHidden/>
          </w:rPr>
          <w:fldChar w:fldCharType="separate"/>
        </w:r>
        <w:r w:rsidR="0020779A">
          <w:rPr>
            <w:noProof/>
            <w:webHidden/>
          </w:rPr>
          <w:t>41</w:t>
        </w:r>
        <w:r w:rsidR="0020779A">
          <w:rPr>
            <w:noProof/>
            <w:webHidden/>
          </w:rPr>
          <w:fldChar w:fldCharType="end"/>
        </w:r>
        <w:r>
          <w:rPr>
            <w:noProof/>
          </w:rPr>
          <w:fldChar w:fldCharType="end"/>
        </w:r>
      </w:ins>
    </w:p>
    <w:p w14:paraId="0F7387E8" w14:textId="62D0B4DF" w:rsidR="0020779A" w:rsidRDefault="0056181D">
      <w:pPr>
        <w:pStyle w:val="Tabladeilustraciones"/>
        <w:tabs>
          <w:tab w:val="right" w:leader="dot" w:pos="8494"/>
        </w:tabs>
        <w:rPr>
          <w:ins w:id="989" w:author="Redondo García Francisco Javier" w:date="2025-09-02T09:44:00Z"/>
          <w:rFonts w:eastAsiaTheme="minorEastAsia"/>
          <w:noProof/>
          <w:lang w:eastAsia="es-ES"/>
        </w:rPr>
      </w:pPr>
      <w:ins w:id="990" w:author="Redondo García Francisco Javier" w:date="2025-09-02T09:44:00Z">
        <w:r>
          <w:fldChar w:fldCharType="begin"/>
        </w:r>
        <w:r>
          <w:instrText xml:space="preserve"> HYPERLINK \l "_Toc207315018" </w:instrText>
        </w:r>
        <w:r>
          <w:fldChar w:fldCharType="separate"/>
        </w:r>
        <w:r w:rsidR="0020779A" w:rsidRPr="00096F7F">
          <w:rPr>
            <w:rStyle w:val="Hipervnculo"/>
            <w:noProof/>
          </w:rPr>
          <w:t>Tabla 24 - RF017</w:t>
        </w:r>
        <w:r w:rsidR="0020779A">
          <w:rPr>
            <w:noProof/>
            <w:webHidden/>
          </w:rPr>
          <w:tab/>
        </w:r>
        <w:r w:rsidR="0020779A">
          <w:rPr>
            <w:noProof/>
            <w:webHidden/>
          </w:rPr>
          <w:fldChar w:fldCharType="begin"/>
        </w:r>
        <w:r w:rsidR="0020779A">
          <w:rPr>
            <w:noProof/>
            <w:webHidden/>
          </w:rPr>
          <w:instrText xml:space="preserve"> PAGEREF _Toc207315018 \h </w:instrText>
        </w:r>
        <w:r w:rsidR="0020779A">
          <w:rPr>
            <w:noProof/>
            <w:webHidden/>
          </w:rPr>
        </w:r>
        <w:r w:rsidR="0020779A">
          <w:rPr>
            <w:noProof/>
            <w:webHidden/>
          </w:rPr>
          <w:fldChar w:fldCharType="separate"/>
        </w:r>
        <w:r w:rsidR="0020779A">
          <w:rPr>
            <w:noProof/>
            <w:webHidden/>
          </w:rPr>
          <w:t>42</w:t>
        </w:r>
        <w:r w:rsidR="0020779A">
          <w:rPr>
            <w:noProof/>
            <w:webHidden/>
          </w:rPr>
          <w:fldChar w:fldCharType="end"/>
        </w:r>
        <w:r>
          <w:rPr>
            <w:noProof/>
          </w:rPr>
          <w:fldChar w:fldCharType="end"/>
        </w:r>
      </w:ins>
    </w:p>
    <w:p w14:paraId="5E319291" w14:textId="78CE8A1D" w:rsidR="0020779A" w:rsidRDefault="0056181D">
      <w:pPr>
        <w:pStyle w:val="Tabladeilustraciones"/>
        <w:tabs>
          <w:tab w:val="right" w:leader="dot" w:pos="8494"/>
        </w:tabs>
        <w:rPr>
          <w:ins w:id="991" w:author="Redondo García Francisco Javier" w:date="2025-09-02T09:44:00Z"/>
          <w:rFonts w:eastAsiaTheme="minorEastAsia"/>
          <w:noProof/>
          <w:lang w:eastAsia="es-ES"/>
        </w:rPr>
      </w:pPr>
      <w:ins w:id="992" w:author="Redondo García Francisco Javier" w:date="2025-09-02T09:44:00Z">
        <w:r>
          <w:fldChar w:fldCharType="begin"/>
        </w:r>
        <w:r>
          <w:instrText xml:space="preserve"> HYPERLINK \l "_Toc207315019" </w:instrText>
        </w:r>
        <w:r>
          <w:fldChar w:fldCharType="separate"/>
        </w:r>
        <w:r w:rsidR="0020779A" w:rsidRPr="00096F7F">
          <w:rPr>
            <w:rStyle w:val="Hipervnculo"/>
            <w:noProof/>
          </w:rPr>
          <w:t>Tabla 25 - RF018</w:t>
        </w:r>
        <w:r w:rsidR="0020779A">
          <w:rPr>
            <w:noProof/>
            <w:webHidden/>
          </w:rPr>
          <w:tab/>
        </w:r>
        <w:r w:rsidR="0020779A">
          <w:rPr>
            <w:noProof/>
            <w:webHidden/>
          </w:rPr>
          <w:fldChar w:fldCharType="begin"/>
        </w:r>
        <w:r w:rsidR="0020779A">
          <w:rPr>
            <w:noProof/>
            <w:webHidden/>
          </w:rPr>
          <w:instrText xml:space="preserve"> PAGEREF _Toc207315019 \h </w:instrText>
        </w:r>
        <w:r w:rsidR="0020779A">
          <w:rPr>
            <w:noProof/>
            <w:webHidden/>
          </w:rPr>
        </w:r>
        <w:r w:rsidR="0020779A">
          <w:rPr>
            <w:noProof/>
            <w:webHidden/>
          </w:rPr>
          <w:fldChar w:fldCharType="separate"/>
        </w:r>
        <w:r w:rsidR="0020779A">
          <w:rPr>
            <w:noProof/>
            <w:webHidden/>
          </w:rPr>
          <w:t>42</w:t>
        </w:r>
        <w:r w:rsidR="0020779A">
          <w:rPr>
            <w:noProof/>
            <w:webHidden/>
          </w:rPr>
          <w:fldChar w:fldCharType="end"/>
        </w:r>
        <w:r>
          <w:rPr>
            <w:noProof/>
          </w:rPr>
          <w:fldChar w:fldCharType="end"/>
        </w:r>
      </w:ins>
    </w:p>
    <w:p w14:paraId="2ED0A2DD" w14:textId="0D9B5141" w:rsidR="0020779A" w:rsidRDefault="0056181D">
      <w:pPr>
        <w:pStyle w:val="Tabladeilustraciones"/>
        <w:tabs>
          <w:tab w:val="right" w:leader="dot" w:pos="8494"/>
        </w:tabs>
        <w:rPr>
          <w:ins w:id="993" w:author="Redondo García Francisco Javier" w:date="2025-09-02T09:44:00Z"/>
          <w:rFonts w:eastAsiaTheme="minorEastAsia"/>
          <w:noProof/>
          <w:lang w:eastAsia="es-ES"/>
        </w:rPr>
      </w:pPr>
      <w:ins w:id="994" w:author="Redondo García Francisco Javier" w:date="2025-09-02T09:44:00Z">
        <w:r>
          <w:fldChar w:fldCharType="begin"/>
        </w:r>
        <w:r>
          <w:instrText xml:space="preserve"> HYPERLINK \l "_Toc207315020" </w:instrText>
        </w:r>
        <w:r>
          <w:fldChar w:fldCharType="separate"/>
        </w:r>
        <w:r w:rsidR="0020779A" w:rsidRPr="00096F7F">
          <w:rPr>
            <w:rStyle w:val="Hipervnculo"/>
            <w:noProof/>
          </w:rPr>
          <w:t>Tabla 26 - RF019</w:t>
        </w:r>
        <w:r w:rsidR="0020779A">
          <w:rPr>
            <w:noProof/>
            <w:webHidden/>
          </w:rPr>
          <w:tab/>
        </w:r>
        <w:r w:rsidR="0020779A">
          <w:rPr>
            <w:noProof/>
            <w:webHidden/>
          </w:rPr>
          <w:fldChar w:fldCharType="begin"/>
        </w:r>
        <w:r w:rsidR="0020779A">
          <w:rPr>
            <w:noProof/>
            <w:webHidden/>
          </w:rPr>
          <w:instrText xml:space="preserve"> PAGEREF _Toc207315020 \h </w:instrText>
        </w:r>
        <w:r w:rsidR="0020779A">
          <w:rPr>
            <w:noProof/>
            <w:webHidden/>
          </w:rPr>
        </w:r>
        <w:r w:rsidR="0020779A">
          <w:rPr>
            <w:noProof/>
            <w:webHidden/>
          </w:rPr>
          <w:fldChar w:fldCharType="separate"/>
        </w:r>
        <w:r w:rsidR="0020779A">
          <w:rPr>
            <w:noProof/>
            <w:webHidden/>
          </w:rPr>
          <w:t>42</w:t>
        </w:r>
        <w:r w:rsidR="0020779A">
          <w:rPr>
            <w:noProof/>
            <w:webHidden/>
          </w:rPr>
          <w:fldChar w:fldCharType="end"/>
        </w:r>
        <w:r>
          <w:rPr>
            <w:noProof/>
          </w:rPr>
          <w:fldChar w:fldCharType="end"/>
        </w:r>
      </w:ins>
    </w:p>
    <w:p w14:paraId="1504B821" w14:textId="169619A2" w:rsidR="0020779A" w:rsidRDefault="0056181D">
      <w:pPr>
        <w:pStyle w:val="Tabladeilustraciones"/>
        <w:tabs>
          <w:tab w:val="right" w:leader="dot" w:pos="8494"/>
        </w:tabs>
        <w:rPr>
          <w:ins w:id="995" w:author="Redondo García Francisco Javier" w:date="2025-09-02T09:44:00Z"/>
          <w:rFonts w:eastAsiaTheme="minorEastAsia"/>
          <w:noProof/>
          <w:lang w:eastAsia="es-ES"/>
        </w:rPr>
      </w:pPr>
      <w:ins w:id="996" w:author="Redondo García Francisco Javier" w:date="2025-09-02T09:44:00Z">
        <w:r>
          <w:fldChar w:fldCharType="begin"/>
        </w:r>
        <w:r>
          <w:instrText xml:space="preserve"> HYPERLINK \l "_Toc207315021" </w:instrText>
        </w:r>
        <w:r>
          <w:fldChar w:fldCharType="separate"/>
        </w:r>
        <w:r w:rsidR="0020779A" w:rsidRPr="00096F7F">
          <w:rPr>
            <w:rStyle w:val="Hipervnculo"/>
            <w:noProof/>
          </w:rPr>
          <w:t>Tabla 27 - RF020</w:t>
        </w:r>
        <w:r w:rsidR="0020779A">
          <w:rPr>
            <w:noProof/>
            <w:webHidden/>
          </w:rPr>
          <w:tab/>
        </w:r>
        <w:r w:rsidR="0020779A">
          <w:rPr>
            <w:noProof/>
            <w:webHidden/>
          </w:rPr>
          <w:fldChar w:fldCharType="begin"/>
        </w:r>
        <w:r w:rsidR="0020779A">
          <w:rPr>
            <w:noProof/>
            <w:webHidden/>
          </w:rPr>
          <w:instrText xml:space="preserve"> PAGEREF _Toc207315021 \h </w:instrText>
        </w:r>
        <w:r w:rsidR="0020779A">
          <w:rPr>
            <w:noProof/>
            <w:webHidden/>
          </w:rPr>
        </w:r>
        <w:r w:rsidR="0020779A">
          <w:rPr>
            <w:noProof/>
            <w:webHidden/>
          </w:rPr>
          <w:fldChar w:fldCharType="separate"/>
        </w:r>
        <w:r w:rsidR="0020779A">
          <w:rPr>
            <w:noProof/>
            <w:webHidden/>
          </w:rPr>
          <w:t>42</w:t>
        </w:r>
        <w:r w:rsidR="0020779A">
          <w:rPr>
            <w:noProof/>
            <w:webHidden/>
          </w:rPr>
          <w:fldChar w:fldCharType="end"/>
        </w:r>
        <w:r>
          <w:rPr>
            <w:noProof/>
          </w:rPr>
          <w:fldChar w:fldCharType="end"/>
        </w:r>
      </w:ins>
    </w:p>
    <w:p w14:paraId="7118742C" w14:textId="4785D41C" w:rsidR="0020779A" w:rsidRDefault="0056181D">
      <w:pPr>
        <w:pStyle w:val="Tabladeilustraciones"/>
        <w:tabs>
          <w:tab w:val="right" w:leader="dot" w:pos="8494"/>
        </w:tabs>
        <w:rPr>
          <w:ins w:id="997" w:author="Redondo García Francisco Javier" w:date="2025-09-02T09:44:00Z"/>
          <w:rFonts w:eastAsiaTheme="minorEastAsia"/>
          <w:noProof/>
          <w:lang w:eastAsia="es-ES"/>
        </w:rPr>
      </w:pPr>
      <w:ins w:id="998" w:author="Redondo García Francisco Javier" w:date="2025-09-02T09:44:00Z">
        <w:r>
          <w:fldChar w:fldCharType="begin"/>
        </w:r>
        <w:r>
          <w:instrText xml:space="preserve"> HYPERL</w:instrText>
        </w:r>
        <w:r>
          <w:instrText xml:space="preserve">INK \l "_Toc207315022" </w:instrText>
        </w:r>
        <w:r>
          <w:fldChar w:fldCharType="separate"/>
        </w:r>
        <w:r w:rsidR="0020779A" w:rsidRPr="00096F7F">
          <w:rPr>
            <w:rStyle w:val="Hipervnculo"/>
            <w:noProof/>
          </w:rPr>
          <w:t>Tabla 28 - RF021</w:t>
        </w:r>
        <w:r w:rsidR="0020779A">
          <w:rPr>
            <w:noProof/>
            <w:webHidden/>
          </w:rPr>
          <w:tab/>
        </w:r>
        <w:r w:rsidR="0020779A">
          <w:rPr>
            <w:noProof/>
            <w:webHidden/>
          </w:rPr>
          <w:fldChar w:fldCharType="begin"/>
        </w:r>
        <w:r w:rsidR="0020779A">
          <w:rPr>
            <w:noProof/>
            <w:webHidden/>
          </w:rPr>
          <w:instrText xml:space="preserve"> PAGEREF _Toc207315022 \h </w:instrText>
        </w:r>
        <w:r w:rsidR="0020779A">
          <w:rPr>
            <w:noProof/>
            <w:webHidden/>
          </w:rPr>
        </w:r>
        <w:r w:rsidR="0020779A">
          <w:rPr>
            <w:noProof/>
            <w:webHidden/>
          </w:rPr>
          <w:fldChar w:fldCharType="separate"/>
        </w:r>
        <w:r w:rsidR="0020779A">
          <w:rPr>
            <w:noProof/>
            <w:webHidden/>
          </w:rPr>
          <w:t>42</w:t>
        </w:r>
        <w:r w:rsidR="0020779A">
          <w:rPr>
            <w:noProof/>
            <w:webHidden/>
          </w:rPr>
          <w:fldChar w:fldCharType="end"/>
        </w:r>
        <w:r>
          <w:rPr>
            <w:noProof/>
          </w:rPr>
          <w:fldChar w:fldCharType="end"/>
        </w:r>
      </w:ins>
    </w:p>
    <w:p w14:paraId="522D9FF0" w14:textId="09EACAA8" w:rsidR="0020779A" w:rsidRDefault="0056181D">
      <w:pPr>
        <w:pStyle w:val="Tabladeilustraciones"/>
        <w:tabs>
          <w:tab w:val="right" w:leader="dot" w:pos="8494"/>
        </w:tabs>
        <w:rPr>
          <w:ins w:id="999" w:author="Redondo García Francisco Javier" w:date="2025-09-02T09:44:00Z"/>
          <w:rFonts w:eastAsiaTheme="minorEastAsia"/>
          <w:noProof/>
          <w:lang w:eastAsia="es-ES"/>
        </w:rPr>
      </w:pPr>
      <w:ins w:id="1000" w:author="Redondo García Francisco Javier" w:date="2025-09-02T09:44:00Z">
        <w:r>
          <w:fldChar w:fldCharType="begin"/>
        </w:r>
        <w:r>
          <w:instrText xml:space="preserve"> HYPERLINK \l "_Toc207315023" </w:instrText>
        </w:r>
        <w:r>
          <w:fldChar w:fldCharType="separate"/>
        </w:r>
        <w:r w:rsidR="0020779A" w:rsidRPr="00096F7F">
          <w:rPr>
            <w:rStyle w:val="Hipervnculo"/>
            <w:noProof/>
          </w:rPr>
          <w:t>Tabla 29 - RF022</w:t>
        </w:r>
        <w:r w:rsidR="0020779A">
          <w:rPr>
            <w:noProof/>
            <w:webHidden/>
          </w:rPr>
          <w:tab/>
        </w:r>
        <w:r w:rsidR="0020779A">
          <w:rPr>
            <w:noProof/>
            <w:webHidden/>
          </w:rPr>
          <w:fldChar w:fldCharType="begin"/>
        </w:r>
        <w:r w:rsidR="0020779A">
          <w:rPr>
            <w:noProof/>
            <w:webHidden/>
          </w:rPr>
          <w:instrText xml:space="preserve"> PAGEREF _Toc207315023 \h </w:instrText>
        </w:r>
        <w:r w:rsidR="0020779A">
          <w:rPr>
            <w:noProof/>
            <w:webHidden/>
          </w:rPr>
        </w:r>
        <w:r w:rsidR="0020779A">
          <w:rPr>
            <w:noProof/>
            <w:webHidden/>
          </w:rPr>
          <w:fldChar w:fldCharType="separate"/>
        </w:r>
        <w:r w:rsidR="0020779A">
          <w:rPr>
            <w:noProof/>
            <w:webHidden/>
          </w:rPr>
          <w:t>42</w:t>
        </w:r>
        <w:r w:rsidR="0020779A">
          <w:rPr>
            <w:noProof/>
            <w:webHidden/>
          </w:rPr>
          <w:fldChar w:fldCharType="end"/>
        </w:r>
        <w:r>
          <w:rPr>
            <w:noProof/>
          </w:rPr>
          <w:fldChar w:fldCharType="end"/>
        </w:r>
      </w:ins>
    </w:p>
    <w:p w14:paraId="3B5DA004" w14:textId="6D2FEE54" w:rsidR="0020779A" w:rsidRDefault="0056181D">
      <w:pPr>
        <w:pStyle w:val="Tabladeilustraciones"/>
        <w:tabs>
          <w:tab w:val="right" w:leader="dot" w:pos="8494"/>
        </w:tabs>
        <w:rPr>
          <w:ins w:id="1001" w:author="Redondo García Francisco Javier" w:date="2025-09-02T09:44:00Z"/>
          <w:rFonts w:eastAsiaTheme="minorEastAsia"/>
          <w:noProof/>
          <w:lang w:eastAsia="es-ES"/>
        </w:rPr>
      </w:pPr>
      <w:ins w:id="1002" w:author="Redondo García Francisco Javier" w:date="2025-09-02T09:44:00Z">
        <w:r>
          <w:fldChar w:fldCharType="begin"/>
        </w:r>
        <w:r>
          <w:instrText xml:space="preserve"> HYPERLINK \l "_Toc207315024" </w:instrText>
        </w:r>
        <w:r>
          <w:fldChar w:fldCharType="separate"/>
        </w:r>
        <w:r w:rsidR="0020779A" w:rsidRPr="00096F7F">
          <w:rPr>
            <w:rStyle w:val="Hipervnculo"/>
            <w:noProof/>
          </w:rPr>
          <w:t>Tabla 30 - RF023</w:t>
        </w:r>
        <w:r w:rsidR="0020779A">
          <w:rPr>
            <w:noProof/>
            <w:webHidden/>
          </w:rPr>
          <w:tab/>
        </w:r>
        <w:r w:rsidR="0020779A">
          <w:rPr>
            <w:noProof/>
            <w:webHidden/>
          </w:rPr>
          <w:fldChar w:fldCharType="begin"/>
        </w:r>
        <w:r w:rsidR="0020779A">
          <w:rPr>
            <w:noProof/>
            <w:webHidden/>
          </w:rPr>
          <w:instrText xml:space="preserve"> PAGEREF _Toc207315024 \h </w:instrText>
        </w:r>
        <w:r w:rsidR="0020779A">
          <w:rPr>
            <w:noProof/>
            <w:webHidden/>
          </w:rPr>
        </w:r>
        <w:r w:rsidR="0020779A">
          <w:rPr>
            <w:noProof/>
            <w:webHidden/>
          </w:rPr>
          <w:fldChar w:fldCharType="separate"/>
        </w:r>
        <w:r w:rsidR="0020779A">
          <w:rPr>
            <w:noProof/>
            <w:webHidden/>
          </w:rPr>
          <w:t>43</w:t>
        </w:r>
        <w:r w:rsidR="0020779A">
          <w:rPr>
            <w:noProof/>
            <w:webHidden/>
          </w:rPr>
          <w:fldChar w:fldCharType="end"/>
        </w:r>
        <w:r>
          <w:rPr>
            <w:noProof/>
          </w:rPr>
          <w:fldChar w:fldCharType="end"/>
        </w:r>
      </w:ins>
    </w:p>
    <w:p w14:paraId="11D08D87" w14:textId="153DB6E0" w:rsidR="0020779A" w:rsidRDefault="0056181D">
      <w:pPr>
        <w:pStyle w:val="Tabladeilustraciones"/>
        <w:tabs>
          <w:tab w:val="right" w:leader="dot" w:pos="8494"/>
        </w:tabs>
        <w:rPr>
          <w:ins w:id="1003" w:author="Redondo García Francisco Javier" w:date="2025-09-02T09:44:00Z"/>
          <w:rFonts w:eastAsiaTheme="minorEastAsia"/>
          <w:noProof/>
          <w:lang w:eastAsia="es-ES"/>
        </w:rPr>
      </w:pPr>
      <w:ins w:id="1004" w:author="Redondo García Francisco Javier" w:date="2025-09-02T09:44:00Z">
        <w:r>
          <w:fldChar w:fldCharType="begin"/>
        </w:r>
        <w:r>
          <w:instrText xml:space="preserve"> HYPERLINK \l "_Toc207315025" </w:instrText>
        </w:r>
        <w:r>
          <w:fldChar w:fldCharType="separate"/>
        </w:r>
        <w:r w:rsidR="0020779A" w:rsidRPr="00096F7F">
          <w:rPr>
            <w:rStyle w:val="Hipervnculo"/>
            <w:noProof/>
          </w:rPr>
          <w:t>Tabla 31 - RF024</w:t>
        </w:r>
        <w:r w:rsidR="0020779A">
          <w:rPr>
            <w:noProof/>
            <w:webHidden/>
          </w:rPr>
          <w:tab/>
        </w:r>
        <w:r w:rsidR="0020779A">
          <w:rPr>
            <w:noProof/>
            <w:webHidden/>
          </w:rPr>
          <w:fldChar w:fldCharType="begin"/>
        </w:r>
        <w:r w:rsidR="0020779A">
          <w:rPr>
            <w:noProof/>
            <w:webHidden/>
          </w:rPr>
          <w:instrText xml:space="preserve"> PAGEREF _Toc207315025 \h </w:instrText>
        </w:r>
        <w:r w:rsidR="0020779A">
          <w:rPr>
            <w:noProof/>
            <w:webHidden/>
          </w:rPr>
        </w:r>
        <w:r w:rsidR="0020779A">
          <w:rPr>
            <w:noProof/>
            <w:webHidden/>
          </w:rPr>
          <w:fldChar w:fldCharType="separate"/>
        </w:r>
        <w:r w:rsidR="0020779A">
          <w:rPr>
            <w:noProof/>
            <w:webHidden/>
          </w:rPr>
          <w:t>43</w:t>
        </w:r>
        <w:r w:rsidR="0020779A">
          <w:rPr>
            <w:noProof/>
            <w:webHidden/>
          </w:rPr>
          <w:fldChar w:fldCharType="end"/>
        </w:r>
        <w:r>
          <w:rPr>
            <w:noProof/>
          </w:rPr>
          <w:fldChar w:fldCharType="end"/>
        </w:r>
      </w:ins>
    </w:p>
    <w:p w14:paraId="08D21FE1" w14:textId="424C0177" w:rsidR="0020779A" w:rsidRDefault="0056181D">
      <w:pPr>
        <w:pStyle w:val="Tabladeilustraciones"/>
        <w:tabs>
          <w:tab w:val="right" w:leader="dot" w:pos="8494"/>
        </w:tabs>
        <w:rPr>
          <w:ins w:id="1005" w:author="Redondo García Francisco Javier" w:date="2025-09-02T09:44:00Z"/>
          <w:rFonts w:eastAsiaTheme="minorEastAsia"/>
          <w:noProof/>
          <w:lang w:eastAsia="es-ES"/>
        </w:rPr>
      </w:pPr>
      <w:ins w:id="1006" w:author="Redondo García Francisco Javier" w:date="2025-09-02T09:44:00Z">
        <w:r>
          <w:fldChar w:fldCharType="begin"/>
        </w:r>
        <w:r>
          <w:instrText xml:space="preserve"> HYPERLINK \l "_Toc207315026" </w:instrText>
        </w:r>
        <w:r>
          <w:fldChar w:fldCharType="separate"/>
        </w:r>
        <w:r w:rsidR="0020779A" w:rsidRPr="00096F7F">
          <w:rPr>
            <w:rStyle w:val="Hipervnculo"/>
            <w:noProof/>
          </w:rPr>
          <w:t>Tabla 32 - RNF001</w:t>
        </w:r>
        <w:r w:rsidR="0020779A">
          <w:rPr>
            <w:noProof/>
            <w:webHidden/>
          </w:rPr>
          <w:tab/>
        </w:r>
        <w:r w:rsidR="0020779A">
          <w:rPr>
            <w:noProof/>
            <w:webHidden/>
          </w:rPr>
          <w:fldChar w:fldCharType="begin"/>
        </w:r>
        <w:r w:rsidR="0020779A">
          <w:rPr>
            <w:noProof/>
            <w:webHidden/>
          </w:rPr>
          <w:instrText xml:space="preserve"> PAGEREF _Toc207315026 \h </w:instrText>
        </w:r>
        <w:r w:rsidR="0020779A">
          <w:rPr>
            <w:noProof/>
            <w:webHidden/>
          </w:rPr>
        </w:r>
        <w:r w:rsidR="0020779A">
          <w:rPr>
            <w:noProof/>
            <w:webHidden/>
          </w:rPr>
          <w:fldChar w:fldCharType="separate"/>
        </w:r>
        <w:r w:rsidR="0020779A">
          <w:rPr>
            <w:noProof/>
            <w:webHidden/>
          </w:rPr>
          <w:t>43</w:t>
        </w:r>
        <w:r w:rsidR="0020779A">
          <w:rPr>
            <w:noProof/>
            <w:webHidden/>
          </w:rPr>
          <w:fldChar w:fldCharType="end"/>
        </w:r>
        <w:r>
          <w:rPr>
            <w:noProof/>
          </w:rPr>
          <w:fldChar w:fldCharType="end"/>
        </w:r>
      </w:ins>
    </w:p>
    <w:p w14:paraId="001DB82F" w14:textId="3C8A7019" w:rsidR="0020779A" w:rsidRDefault="0056181D">
      <w:pPr>
        <w:pStyle w:val="Tabladeilustraciones"/>
        <w:tabs>
          <w:tab w:val="right" w:leader="dot" w:pos="8494"/>
        </w:tabs>
        <w:rPr>
          <w:ins w:id="1007" w:author="Redondo García Francisco Javier" w:date="2025-09-02T09:44:00Z"/>
          <w:rFonts w:eastAsiaTheme="minorEastAsia"/>
          <w:noProof/>
          <w:lang w:eastAsia="es-ES"/>
        </w:rPr>
      </w:pPr>
      <w:ins w:id="1008" w:author="Redondo García Francisco Javier" w:date="2025-09-02T09:44:00Z">
        <w:r>
          <w:fldChar w:fldCharType="begin"/>
        </w:r>
        <w:r>
          <w:instrText xml:space="preserve"> HYPE</w:instrText>
        </w:r>
        <w:r>
          <w:instrText xml:space="preserve">RLINK \l "_Toc207315027" </w:instrText>
        </w:r>
        <w:r>
          <w:fldChar w:fldCharType="separate"/>
        </w:r>
        <w:r w:rsidR="0020779A" w:rsidRPr="00096F7F">
          <w:rPr>
            <w:rStyle w:val="Hipervnculo"/>
            <w:noProof/>
          </w:rPr>
          <w:t>Tabla 33 - RNF002</w:t>
        </w:r>
        <w:r w:rsidR="0020779A">
          <w:rPr>
            <w:noProof/>
            <w:webHidden/>
          </w:rPr>
          <w:tab/>
        </w:r>
        <w:r w:rsidR="0020779A">
          <w:rPr>
            <w:noProof/>
            <w:webHidden/>
          </w:rPr>
          <w:fldChar w:fldCharType="begin"/>
        </w:r>
        <w:r w:rsidR="0020779A">
          <w:rPr>
            <w:noProof/>
            <w:webHidden/>
          </w:rPr>
          <w:instrText xml:space="preserve"> PAGEREF _Toc207315027 \h </w:instrText>
        </w:r>
        <w:r w:rsidR="0020779A">
          <w:rPr>
            <w:noProof/>
            <w:webHidden/>
          </w:rPr>
        </w:r>
        <w:r w:rsidR="0020779A">
          <w:rPr>
            <w:noProof/>
            <w:webHidden/>
          </w:rPr>
          <w:fldChar w:fldCharType="separate"/>
        </w:r>
        <w:r w:rsidR="0020779A">
          <w:rPr>
            <w:noProof/>
            <w:webHidden/>
          </w:rPr>
          <w:t>43</w:t>
        </w:r>
        <w:r w:rsidR="0020779A">
          <w:rPr>
            <w:noProof/>
            <w:webHidden/>
          </w:rPr>
          <w:fldChar w:fldCharType="end"/>
        </w:r>
        <w:r>
          <w:rPr>
            <w:noProof/>
          </w:rPr>
          <w:fldChar w:fldCharType="end"/>
        </w:r>
      </w:ins>
    </w:p>
    <w:p w14:paraId="0F2F9475" w14:textId="1606D3AC" w:rsidR="0020779A" w:rsidRDefault="0056181D">
      <w:pPr>
        <w:pStyle w:val="Tabladeilustraciones"/>
        <w:tabs>
          <w:tab w:val="right" w:leader="dot" w:pos="8494"/>
        </w:tabs>
        <w:rPr>
          <w:ins w:id="1009" w:author="Redondo García Francisco Javier" w:date="2025-09-02T09:44:00Z"/>
          <w:rFonts w:eastAsiaTheme="minorEastAsia"/>
          <w:noProof/>
          <w:lang w:eastAsia="es-ES"/>
        </w:rPr>
      </w:pPr>
      <w:ins w:id="1010" w:author="Redondo García Francisco Javier" w:date="2025-09-02T09:44:00Z">
        <w:r>
          <w:fldChar w:fldCharType="begin"/>
        </w:r>
        <w:r>
          <w:instrText xml:space="preserve"> HYPERLINK \l "_Toc207315028" </w:instrText>
        </w:r>
        <w:r>
          <w:fldChar w:fldCharType="separate"/>
        </w:r>
        <w:r w:rsidR="0020779A" w:rsidRPr="00096F7F">
          <w:rPr>
            <w:rStyle w:val="Hipervnculo"/>
            <w:noProof/>
          </w:rPr>
          <w:t>Tabla 34 - RNF003</w:t>
        </w:r>
        <w:r w:rsidR="0020779A">
          <w:rPr>
            <w:noProof/>
            <w:webHidden/>
          </w:rPr>
          <w:tab/>
        </w:r>
        <w:r w:rsidR="0020779A">
          <w:rPr>
            <w:noProof/>
            <w:webHidden/>
          </w:rPr>
          <w:fldChar w:fldCharType="begin"/>
        </w:r>
        <w:r w:rsidR="0020779A">
          <w:rPr>
            <w:noProof/>
            <w:webHidden/>
          </w:rPr>
          <w:instrText xml:space="preserve"> PAGEREF _Toc207315028 \h </w:instrText>
        </w:r>
        <w:r w:rsidR="0020779A">
          <w:rPr>
            <w:noProof/>
            <w:webHidden/>
          </w:rPr>
        </w:r>
        <w:r w:rsidR="0020779A">
          <w:rPr>
            <w:noProof/>
            <w:webHidden/>
          </w:rPr>
          <w:fldChar w:fldCharType="separate"/>
        </w:r>
        <w:r w:rsidR="0020779A">
          <w:rPr>
            <w:noProof/>
            <w:webHidden/>
          </w:rPr>
          <w:t>43</w:t>
        </w:r>
        <w:r w:rsidR="0020779A">
          <w:rPr>
            <w:noProof/>
            <w:webHidden/>
          </w:rPr>
          <w:fldChar w:fldCharType="end"/>
        </w:r>
        <w:r>
          <w:rPr>
            <w:noProof/>
          </w:rPr>
          <w:fldChar w:fldCharType="end"/>
        </w:r>
      </w:ins>
    </w:p>
    <w:p w14:paraId="2F5EF485" w14:textId="15240A72" w:rsidR="0020779A" w:rsidRDefault="0056181D">
      <w:pPr>
        <w:pStyle w:val="Tabladeilustraciones"/>
        <w:tabs>
          <w:tab w:val="right" w:leader="dot" w:pos="8494"/>
        </w:tabs>
        <w:rPr>
          <w:ins w:id="1011" w:author="Redondo García Francisco Javier" w:date="2025-09-02T09:44:00Z"/>
          <w:rFonts w:eastAsiaTheme="minorEastAsia"/>
          <w:noProof/>
          <w:lang w:eastAsia="es-ES"/>
        </w:rPr>
      </w:pPr>
      <w:ins w:id="1012" w:author="Redondo García Francisco Javier" w:date="2025-09-02T09:44:00Z">
        <w:r>
          <w:fldChar w:fldCharType="begin"/>
        </w:r>
        <w:r>
          <w:instrText xml:space="preserve"> HYPERLINK \l "_Toc207315029" </w:instrText>
        </w:r>
        <w:r>
          <w:fldChar w:fldCharType="separate"/>
        </w:r>
        <w:r w:rsidR="0020779A" w:rsidRPr="00096F7F">
          <w:rPr>
            <w:rStyle w:val="Hipervnculo"/>
            <w:noProof/>
          </w:rPr>
          <w:t>Tabla 35 - RNF004</w:t>
        </w:r>
        <w:r w:rsidR="0020779A">
          <w:rPr>
            <w:noProof/>
            <w:webHidden/>
          </w:rPr>
          <w:tab/>
        </w:r>
        <w:r w:rsidR="0020779A">
          <w:rPr>
            <w:noProof/>
            <w:webHidden/>
          </w:rPr>
          <w:fldChar w:fldCharType="begin"/>
        </w:r>
        <w:r w:rsidR="0020779A">
          <w:rPr>
            <w:noProof/>
            <w:webHidden/>
          </w:rPr>
          <w:instrText xml:space="preserve"> PAGEREF _Toc207315029 \h </w:instrText>
        </w:r>
        <w:r w:rsidR="0020779A">
          <w:rPr>
            <w:noProof/>
            <w:webHidden/>
          </w:rPr>
        </w:r>
        <w:r w:rsidR="0020779A">
          <w:rPr>
            <w:noProof/>
            <w:webHidden/>
          </w:rPr>
          <w:fldChar w:fldCharType="separate"/>
        </w:r>
        <w:r w:rsidR="0020779A">
          <w:rPr>
            <w:noProof/>
            <w:webHidden/>
          </w:rPr>
          <w:t>44</w:t>
        </w:r>
        <w:r w:rsidR="0020779A">
          <w:rPr>
            <w:noProof/>
            <w:webHidden/>
          </w:rPr>
          <w:fldChar w:fldCharType="end"/>
        </w:r>
        <w:r>
          <w:rPr>
            <w:noProof/>
          </w:rPr>
          <w:fldChar w:fldCharType="end"/>
        </w:r>
      </w:ins>
    </w:p>
    <w:p w14:paraId="68D75402" w14:textId="2D3688A9" w:rsidR="0020779A" w:rsidRDefault="0056181D">
      <w:pPr>
        <w:pStyle w:val="Tabladeilustraciones"/>
        <w:tabs>
          <w:tab w:val="right" w:leader="dot" w:pos="8494"/>
        </w:tabs>
        <w:rPr>
          <w:ins w:id="1013" w:author="Redondo García Francisco Javier" w:date="2025-09-02T09:44:00Z"/>
          <w:rFonts w:eastAsiaTheme="minorEastAsia"/>
          <w:noProof/>
          <w:lang w:eastAsia="es-ES"/>
        </w:rPr>
      </w:pPr>
      <w:ins w:id="1014" w:author="Redondo García Francisco Javier" w:date="2025-09-02T09:44:00Z">
        <w:r>
          <w:fldChar w:fldCharType="begin"/>
        </w:r>
        <w:r>
          <w:instrText xml:space="preserve"> HYPERLINK \l "_Toc207315030" </w:instrText>
        </w:r>
        <w:r>
          <w:fldChar w:fldCharType="separate"/>
        </w:r>
        <w:r w:rsidR="0020779A" w:rsidRPr="00096F7F">
          <w:rPr>
            <w:rStyle w:val="Hipervnculo"/>
            <w:noProof/>
          </w:rPr>
          <w:t>Tabla 36 - RNF005</w:t>
        </w:r>
        <w:r w:rsidR="0020779A">
          <w:rPr>
            <w:noProof/>
            <w:webHidden/>
          </w:rPr>
          <w:tab/>
        </w:r>
        <w:r w:rsidR="0020779A">
          <w:rPr>
            <w:noProof/>
            <w:webHidden/>
          </w:rPr>
          <w:fldChar w:fldCharType="begin"/>
        </w:r>
        <w:r w:rsidR="0020779A">
          <w:rPr>
            <w:noProof/>
            <w:webHidden/>
          </w:rPr>
          <w:instrText xml:space="preserve"> PAGEREF _Toc207315030 \h </w:instrText>
        </w:r>
        <w:r w:rsidR="0020779A">
          <w:rPr>
            <w:noProof/>
            <w:webHidden/>
          </w:rPr>
        </w:r>
        <w:r w:rsidR="0020779A">
          <w:rPr>
            <w:noProof/>
            <w:webHidden/>
          </w:rPr>
          <w:fldChar w:fldCharType="separate"/>
        </w:r>
        <w:r w:rsidR="0020779A">
          <w:rPr>
            <w:noProof/>
            <w:webHidden/>
          </w:rPr>
          <w:t>44</w:t>
        </w:r>
        <w:r w:rsidR="0020779A">
          <w:rPr>
            <w:noProof/>
            <w:webHidden/>
          </w:rPr>
          <w:fldChar w:fldCharType="end"/>
        </w:r>
        <w:r>
          <w:rPr>
            <w:noProof/>
          </w:rPr>
          <w:fldChar w:fldCharType="end"/>
        </w:r>
      </w:ins>
    </w:p>
    <w:p w14:paraId="27BEBDE6" w14:textId="59FBD685" w:rsidR="0020779A" w:rsidRDefault="0056181D">
      <w:pPr>
        <w:pStyle w:val="Tabladeilustraciones"/>
        <w:tabs>
          <w:tab w:val="right" w:leader="dot" w:pos="8494"/>
        </w:tabs>
        <w:rPr>
          <w:ins w:id="1015" w:author="Redondo García Francisco Javier" w:date="2025-09-02T09:44:00Z"/>
          <w:rFonts w:eastAsiaTheme="minorEastAsia"/>
          <w:noProof/>
          <w:lang w:eastAsia="es-ES"/>
        </w:rPr>
      </w:pPr>
      <w:ins w:id="1016" w:author="Redondo García Francisco Javier" w:date="2025-09-02T09:44:00Z">
        <w:r>
          <w:fldChar w:fldCharType="begin"/>
        </w:r>
        <w:r>
          <w:instrText xml:space="preserve"> HYPERLINK \l "_Toc207315031" </w:instrText>
        </w:r>
        <w:r>
          <w:fldChar w:fldCharType="separate"/>
        </w:r>
        <w:r w:rsidR="0020779A" w:rsidRPr="00096F7F">
          <w:rPr>
            <w:rStyle w:val="Hipervnculo"/>
            <w:noProof/>
          </w:rPr>
          <w:t>Tabla 37 - RNF006</w:t>
        </w:r>
        <w:r w:rsidR="0020779A">
          <w:rPr>
            <w:noProof/>
            <w:webHidden/>
          </w:rPr>
          <w:tab/>
        </w:r>
        <w:r w:rsidR="0020779A">
          <w:rPr>
            <w:noProof/>
            <w:webHidden/>
          </w:rPr>
          <w:fldChar w:fldCharType="begin"/>
        </w:r>
        <w:r w:rsidR="0020779A">
          <w:rPr>
            <w:noProof/>
            <w:webHidden/>
          </w:rPr>
          <w:instrText xml:space="preserve"> PAGEREF _Toc207315031 \h </w:instrText>
        </w:r>
        <w:r w:rsidR="0020779A">
          <w:rPr>
            <w:noProof/>
            <w:webHidden/>
          </w:rPr>
        </w:r>
        <w:r w:rsidR="0020779A">
          <w:rPr>
            <w:noProof/>
            <w:webHidden/>
          </w:rPr>
          <w:fldChar w:fldCharType="separate"/>
        </w:r>
        <w:r w:rsidR="0020779A">
          <w:rPr>
            <w:noProof/>
            <w:webHidden/>
          </w:rPr>
          <w:t>44</w:t>
        </w:r>
        <w:r w:rsidR="0020779A">
          <w:rPr>
            <w:noProof/>
            <w:webHidden/>
          </w:rPr>
          <w:fldChar w:fldCharType="end"/>
        </w:r>
        <w:r>
          <w:rPr>
            <w:noProof/>
          </w:rPr>
          <w:fldChar w:fldCharType="end"/>
        </w:r>
      </w:ins>
    </w:p>
    <w:p w14:paraId="5B87ECFB" w14:textId="29838C62" w:rsidR="0020779A" w:rsidRDefault="0056181D">
      <w:pPr>
        <w:pStyle w:val="Tabladeilustraciones"/>
        <w:tabs>
          <w:tab w:val="right" w:leader="dot" w:pos="8494"/>
        </w:tabs>
        <w:rPr>
          <w:ins w:id="1017" w:author="Redondo García Francisco Javier" w:date="2025-09-02T09:44:00Z"/>
          <w:rFonts w:eastAsiaTheme="minorEastAsia"/>
          <w:noProof/>
          <w:lang w:eastAsia="es-ES"/>
        </w:rPr>
      </w:pPr>
      <w:ins w:id="1018" w:author="Redondo García Francisco Javier" w:date="2025-09-02T09:44:00Z">
        <w:r>
          <w:fldChar w:fldCharType="begin"/>
        </w:r>
        <w:r>
          <w:instrText xml:space="preserve"> HYPERLINK \l "_Toc207315032" </w:instrText>
        </w:r>
        <w:r>
          <w:fldChar w:fldCharType="separate"/>
        </w:r>
        <w:r w:rsidR="0020779A" w:rsidRPr="00096F7F">
          <w:rPr>
            <w:rStyle w:val="Hipervnculo"/>
            <w:noProof/>
          </w:rPr>
          <w:t>Tabla 38 - RNF007</w:t>
        </w:r>
        <w:r w:rsidR="0020779A">
          <w:rPr>
            <w:noProof/>
            <w:webHidden/>
          </w:rPr>
          <w:tab/>
        </w:r>
        <w:r w:rsidR="0020779A">
          <w:rPr>
            <w:noProof/>
            <w:webHidden/>
          </w:rPr>
          <w:fldChar w:fldCharType="begin"/>
        </w:r>
        <w:r w:rsidR="0020779A">
          <w:rPr>
            <w:noProof/>
            <w:webHidden/>
          </w:rPr>
          <w:instrText xml:space="preserve"> PAGEREF _Toc207315032 \h </w:instrText>
        </w:r>
        <w:r w:rsidR="0020779A">
          <w:rPr>
            <w:noProof/>
            <w:webHidden/>
          </w:rPr>
        </w:r>
        <w:r w:rsidR="0020779A">
          <w:rPr>
            <w:noProof/>
            <w:webHidden/>
          </w:rPr>
          <w:fldChar w:fldCharType="separate"/>
        </w:r>
        <w:r w:rsidR="0020779A">
          <w:rPr>
            <w:noProof/>
            <w:webHidden/>
          </w:rPr>
          <w:t>44</w:t>
        </w:r>
        <w:r w:rsidR="0020779A">
          <w:rPr>
            <w:noProof/>
            <w:webHidden/>
          </w:rPr>
          <w:fldChar w:fldCharType="end"/>
        </w:r>
        <w:r>
          <w:rPr>
            <w:noProof/>
          </w:rPr>
          <w:fldChar w:fldCharType="end"/>
        </w:r>
      </w:ins>
    </w:p>
    <w:p w14:paraId="089B3D84" w14:textId="482C353D" w:rsidR="0020779A" w:rsidRDefault="0056181D">
      <w:pPr>
        <w:pStyle w:val="Tabladeilustraciones"/>
        <w:tabs>
          <w:tab w:val="right" w:leader="dot" w:pos="8494"/>
        </w:tabs>
        <w:rPr>
          <w:ins w:id="1019" w:author="Redondo García Francisco Javier" w:date="2025-09-02T09:44:00Z"/>
          <w:rFonts w:eastAsiaTheme="minorEastAsia"/>
          <w:noProof/>
          <w:lang w:eastAsia="es-ES"/>
        </w:rPr>
      </w:pPr>
      <w:ins w:id="1020" w:author="Redondo García Francisco Javier" w:date="2025-09-02T09:44:00Z">
        <w:r>
          <w:fldChar w:fldCharType="begin"/>
        </w:r>
        <w:r>
          <w:instrText xml:space="preserve"> HYPERLINK \l "_Toc207315033" </w:instrText>
        </w:r>
        <w:r>
          <w:fldChar w:fldCharType="separate"/>
        </w:r>
        <w:r w:rsidR="0020779A" w:rsidRPr="00096F7F">
          <w:rPr>
            <w:rStyle w:val="Hipervnculo"/>
            <w:noProof/>
          </w:rPr>
          <w:t>Tabla 39 - RNF008</w:t>
        </w:r>
        <w:r w:rsidR="0020779A">
          <w:rPr>
            <w:noProof/>
            <w:webHidden/>
          </w:rPr>
          <w:tab/>
        </w:r>
        <w:r w:rsidR="0020779A">
          <w:rPr>
            <w:noProof/>
            <w:webHidden/>
          </w:rPr>
          <w:fldChar w:fldCharType="begin"/>
        </w:r>
        <w:r w:rsidR="0020779A">
          <w:rPr>
            <w:noProof/>
            <w:webHidden/>
          </w:rPr>
          <w:instrText xml:space="preserve"> PAGEREF _Toc207315033 \h </w:instrText>
        </w:r>
        <w:r w:rsidR="0020779A">
          <w:rPr>
            <w:noProof/>
            <w:webHidden/>
          </w:rPr>
        </w:r>
        <w:r w:rsidR="0020779A">
          <w:rPr>
            <w:noProof/>
            <w:webHidden/>
          </w:rPr>
          <w:fldChar w:fldCharType="separate"/>
        </w:r>
        <w:r w:rsidR="0020779A">
          <w:rPr>
            <w:noProof/>
            <w:webHidden/>
          </w:rPr>
          <w:t>44</w:t>
        </w:r>
        <w:r w:rsidR="0020779A">
          <w:rPr>
            <w:noProof/>
            <w:webHidden/>
          </w:rPr>
          <w:fldChar w:fldCharType="end"/>
        </w:r>
        <w:r>
          <w:rPr>
            <w:noProof/>
          </w:rPr>
          <w:fldChar w:fldCharType="end"/>
        </w:r>
      </w:ins>
    </w:p>
    <w:p w14:paraId="4693ACBF" w14:textId="35689E08" w:rsidR="0020779A" w:rsidRDefault="0056181D">
      <w:pPr>
        <w:pStyle w:val="Tabladeilustraciones"/>
        <w:tabs>
          <w:tab w:val="right" w:leader="dot" w:pos="8494"/>
        </w:tabs>
        <w:rPr>
          <w:ins w:id="1021" w:author="Redondo García Francisco Javier" w:date="2025-09-02T09:44:00Z"/>
          <w:rFonts w:eastAsiaTheme="minorEastAsia"/>
          <w:noProof/>
          <w:lang w:eastAsia="es-ES"/>
        </w:rPr>
      </w:pPr>
      <w:ins w:id="1022" w:author="Redondo García Francisco Javier" w:date="2025-09-02T09:44:00Z">
        <w:r>
          <w:fldChar w:fldCharType="begin"/>
        </w:r>
        <w:r>
          <w:instrText xml:space="preserve"> HYPERLINK \l "_Toc207315034" </w:instrText>
        </w:r>
        <w:r>
          <w:fldChar w:fldCharType="separate"/>
        </w:r>
        <w:r w:rsidR="0020779A" w:rsidRPr="00096F7F">
          <w:rPr>
            <w:rStyle w:val="Hipervnculo"/>
            <w:noProof/>
          </w:rPr>
          <w:t>Tabla 40 - RNF009</w:t>
        </w:r>
        <w:r w:rsidR="0020779A">
          <w:rPr>
            <w:noProof/>
            <w:webHidden/>
          </w:rPr>
          <w:tab/>
        </w:r>
        <w:r w:rsidR="0020779A">
          <w:rPr>
            <w:noProof/>
            <w:webHidden/>
          </w:rPr>
          <w:fldChar w:fldCharType="begin"/>
        </w:r>
        <w:r w:rsidR="0020779A">
          <w:rPr>
            <w:noProof/>
            <w:webHidden/>
          </w:rPr>
          <w:instrText xml:space="preserve"> PAGEREF _Toc207315034 \h </w:instrText>
        </w:r>
        <w:r w:rsidR="0020779A">
          <w:rPr>
            <w:noProof/>
            <w:webHidden/>
          </w:rPr>
        </w:r>
        <w:r w:rsidR="0020779A">
          <w:rPr>
            <w:noProof/>
            <w:webHidden/>
          </w:rPr>
          <w:fldChar w:fldCharType="separate"/>
        </w:r>
        <w:r w:rsidR="0020779A">
          <w:rPr>
            <w:noProof/>
            <w:webHidden/>
          </w:rPr>
          <w:t>44</w:t>
        </w:r>
        <w:r w:rsidR="0020779A">
          <w:rPr>
            <w:noProof/>
            <w:webHidden/>
          </w:rPr>
          <w:fldChar w:fldCharType="end"/>
        </w:r>
        <w:r>
          <w:rPr>
            <w:noProof/>
          </w:rPr>
          <w:fldChar w:fldCharType="end"/>
        </w:r>
      </w:ins>
    </w:p>
    <w:p w14:paraId="2A56F347" w14:textId="7F50C0E9" w:rsidR="0020779A" w:rsidRDefault="0056181D">
      <w:pPr>
        <w:pStyle w:val="Tabladeilustraciones"/>
        <w:tabs>
          <w:tab w:val="right" w:leader="dot" w:pos="8494"/>
        </w:tabs>
        <w:rPr>
          <w:ins w:id="1023" w:author="Redondo García Francisco Javier" w:date="2025-09-02T09:44:00Z"/>
          <w:rFonts w:eastAsiaTheme="minorEastAsia"/>
          <w:noProof/>
          <w:lang w:eastAsia="es-ES"/>
        </w:rPr>
      </w:pPr>
      <w:ins w:id="1024" w:author="Redondo García Francisco Javier" w:date="2025-09-02T09:44:00Z">
        <w:r>
          <w:fldChar w:fldCharType="begin"/>
        </w:r>
        <w:r>
          <w:instrText xml:space="preserve"> HYPERLINK \l "_Toc207315035" </w:instrText>
        </w:r>
        <w:r>
          <w:fldChar w:fldCharType="separate"/>
        </w:r>
        <w:r w:rsidR="0020779A" w:rsidRPr="00096F7F">
          <w:rPr>
            <w:rStyle w:val="Hipervnculo"/>
            <w:noProof/>
          </w:rPr>
          <w:t>Tabla 41 - RNF010</w:t>
        </w:r>
        <w:r w:rsidR="0020779A">
          <w:rPr>
            <w:noProof/>
            <w:webHidden/>
          </w:rPr>
          <w:tab/>
        </w:r>
        <w:r w:rsidR="0020779A">
          <w:rPr>
            <w:noProof/>
            <w:webHidden/>
          </w:rPr>
          <w:fldChar w:fldCharType="begin"/>
        </w:r>
        <w:r w:rsidR="0020779A">
          <w:rPr>
            <w:noProof/>
            <w:webHidden/>
          </w:rPr>
          <w:instrText xml:space="preserve"> PAGEREF _Toc207315035 \h </w:instrText>
        </w:r>
        <w:r w:rsidR="0020779A">
          <w:rPr>
            <w:noProof/>
            <w:webHidden/>
          </w:rPr>
        </w:r>
        <w:r w:rsidR="0020779A">
          <w:rPr>
            <w:noProof/>
            <w:webHidden/>
          </w:rPr>
          <w:fldChar w:fldCharType="separate"/>
        </w:r>
        <w:r w:rsidR="0020779A">
          <w:rPr>
            <w:noProof/>
            <w:webHidden/>
          </w:rPr>
          <w:t>44</w:t>
        </w:r>
        <w:r w:rsidR="0020779A">
          <w:rPr>
            <w:noProof/>
            <w:webHidden/>
          </w:rPr>
          <w:fldChar w:fldCharType="end"/>
        </w:r>
        <w:r>
          <w:rPr>
            <w:noProof/>
          </w:rPr>
          <w:fldChar w:fldCharType="end"/>
        </w:r>
      </w:ins>
    </w:p>
    <w:p w14:paraId="64BFC71A" w14:textId="731CEA30" w:rsidR="0020779A" w:rsidRDefault="0056181D">
      <w:pPr>
        <w:pStyle w:val="Tabladeilustraciones"/>
        <w:tabs>
          <w:tab w:val="right" w:leader="dot" w:pos="8494"/>
        </w:tabs>
        <w:rPr>
          <w:ins w:id="1025" w:author="Redondo García Francisco Javier" w:date="2025-09-02T09:44:00Z"/>
          <w:rFonts w:eastAsiaTheme="minorEastAsia"/>
          <w:noProof/>
          <w:lang w:eastAsia="es-ES"/>
        </w:rPr>
      </w:pPr>
      <w:ins w:id="1026" w:author="Redondo García Francisco Javier" w:date="2025-09-02T09:44:00Z">
        <w:r>
          <w:fldChar w:fldCharType="begin"/>
        </w:r>
        <w:r>
          <w:instrText xml:space="preserve"> HYPERLINK \l "_Toc207315036" </w:instrText>
        </w:r>
        <w:r>
          <w:fldChar w:fldCharType="separate"/>
        </w:r>
        <w:r w:rsidR="0020779A" w:rsidRPr="00096F7F">
          <w:rPr>
            <w:rStyle w:val="Hipervnculo"/>
            <w:noProof/>
          </w:rPr>
          <w:t>Tabla 42 - Requisitos mínimos del smartphone</w:t>
        </w:r>
        <w:r w:rsidR="0020779A">
          <w:rPr>
            <w:noProof/>
            <w:webHidden/>
          </w:rPr>
          <w:tab/>
        </w:r>
        <w:r w:rsidR="0020779A">
          <w:rPr>
            <w:noProof/>
            <w:webHidden/>
          </w:rPr>
          <w:fldChar w:fldCharType="begin"/>
        </w:r>
        <w:r w:rsidR="0020779A">
          <w:rPr>
            <w:noProof/>
            <w:webHidden/>
          </w:rPr>
          <w:instrText xml:space="preserve"> PAGEREF _Toc207315036 \h </w:instrText>
        </w:r>
        <w:r w:rsidR="0020779A">
          <w:rPr>
            <w:noProof/>
            <w:webHidden/>
          </w:rPr>
        </w:r>
        <w:r w:rsidR="0020779A">
          <w:rPr>
            <w:noProof/>
            <w:webHidden/>
          </w:rPr>
          <w:fldChar w:fldCharType="separate"/>
        </w:r>
        <w:r w:rsidR="0020779A">
          <w:rPr>
            <w:noProof/>
            <w:webHidden/>
          </w:rPr>
          <w:t>49</w:t>
        </w:r>
        <w:r w:rsidR="0020779A">
          <w:rPr>
            <w:noProof/>
            <w:webHidden/>
          </w:rPr>
          <w:fldChar w:fldCharType="end"/>
        </w:r>
        <w:r>
          <w:rPr>
            <w:noProof/>
          </w:rPr>
          <w:fldChar w:fldCharType="end"/>
        </w:r>
      </w:ins>
    </w:p>
    <w:p w14:paraId="2C462842" w14:textId="42D7C807" w:rsidR="0020779A" w:rsidRDefault="0056181D">
      <w:pPr>
        <w:pStyle w:val="Tabladeilustraciones"/>
        <w:tabs>
          <w:tab w:val="right" w:leader="dot" w:pos="8494"/>
        </w:tabs>
        <w:rPr>
          <w:ins w:id="1027" w:author="Redondo García Francisco Javier" w:date="2025-09-02T09:44:00Z"/>
          <w:rFonts w:eastAsiaTheme="minorEastAsia"/>
          <w:noProof/>
          <w:lang w:eastAsia="es-ES"/>
        </w:rPr>
      </w:pPr>
      <w:ins w:id="1028" w:author="Redondo García Francisco Javier" w:date="2025-09-02T09:44:00Z">
        <w:r>
          <w:fldChar w:fldCharType="begin"/>
        </w:r>
        <w:r>
          <w:instrText xml:space="preserve"> HYPERLINK \l "_Toc207315037" </w:instrText>
        </w:r>
        <w:r>
          <w:fldChar w:fldCharType="separate"/>
        </w:r>
        <w:r w:rsidR="0020779A" w:rsidRPr="00096F7F">
          <w:rPr>
            <w:rStyle w:val="Hipervnculo"/>
            <w:noProof/>
          </w:rPr>
          <w:t>Tabla 43 - Smartphone utilizado</w:t>
        </w:r>
        <w:r w:rsidR="0020779A">
          <w:rPr>
            <w:noProof/>
            <w:webHidden/>
          </w:rPr>
          <w:tab/>
        </w:r>
        <w:r w:rsidR="0020779A">
          <w:rPr>
            <w:noProof/>
            <w:webHidden/>
          </w:rPr>
          <w:fldChar w:fldCharType="begin"/>
        </w:r>
        <w:r w:rsidR="0020779A">
          <w:rPr>
            <w:noProof/>
            <w:webHidden/>
          </w:rPr>
          <w:instrText xml:space="preserve"> PAGEREF _Toc207315037 \h </w:instrText>
        </w:r>
        <w:r w:rsidR="0020779A">
          <w:rPr>
            <w:noProof/>
            <w:webHidden/>
          </w:rPr>
        </w:r>
        <w:r w:rsidR="0020779A">
          <w:rPr>
            <w:noProof/>
            <w:webHidden/>
          </w:rPr>
          <w:fldChar w:fldCharType="separate"/>
        </w:r>
        <w:r w:rsidR="0020779A">
          <w:rPr>
            <w:noProof/>
            <w:webHidden/>
          </w:rPr>
          <w:t>49</w:t>
        </w:r>
        <w:r w:rsidR="0020779A">
          <w:rPr>
            <w:noProof/>
            <w:webHidden/>
          </w:rPr>
          <w:fldChar w:fldCharType="end"/>
        </w:r>
        <w:r>
          <w:rPr>
            <w:noProof/>
          </w:rPr>
          <w:fldChar w:fldCharType="end"/>
        </w:r>
      </w:ins>
    </w:p>
    <w:p w14:paraId="1A833077" w14:textId="7D2AD5B6" w:rsidR="0020779A" w:rsidRDefault="0056181D">
      <w:pPr>
        <w:pStyle w:val="Tabladeilustraciones"/>
        <w:tabs>
          <w:tab w:val="right" w:leader="dot" w:pos="8494"/>
        </w:tabs>
        <w:rPr>
          <w:ins w:id="1029" w:author="Redondo García Francisco Javier" w:date="2025-09-02T09:44:00Z"/>
          <w:rFonts w:eastAsiaTheme="minorEastAsia"/>
          <w:noProof/>
          <w:lang w:eastAsia="es-ES"/>
        </w:rPr>
      </w:pPr>
      <w:ins w:id="1030" w:author="Redondo García Francisco Javier" w:date="2025-09-02T09:44:00Z">
        <w:r>
          <w:fldChar w:fldCharType="begin"/>
        </w:r>
        <w:r>
          <w:instrText xml:space="preserve"> HYPERLINK \l "_Toc207315038" </w:instrText>
        </w:r>
        <w:r>
          <w:fldChar w:fldCharType="separate"/>
        </w:r>
        <w:r w:rsidR="0020779A" w:rsidRPr="00096F7F">
          <w:rPr>
            <w:rStyle w:val="Hipervnculo"/>
            <w:noProof/>
          </w:rPr>
          <w:t>Tabla 44 - PC utilizado</w:t>
        </w:r>
        <w:r w:rsidR="0020779A">
          <w:rPr>
            <w:noProof/>
            <w:webHidden/>
          </w:rPr>
          <w:tab/>
        </w:r>
        <w:r w:rsidR="0020779A">
          <w:rPr>
            <w:noProof/>
            <w:webHidden/>
          </w:rPr>
          <w:fldChar w:fldCharType="begin"/>
        </w:r>
        <w:r w:rsidR="0020779A">
          <w:rPr>
            <w:noProof/>
            <w:webHidden/>
          </w:rPr>
          <w:instrText xml:space="preserve"> PAGEREF _Toc207315038 \h </w:instrText>
        </w:r>
        <w:r w:rsidR="0020779A">
          <w:rPr>
            <w:noProof/>
            <w:webHidden/>
          </w:rPr>
        </w:r>
        <w:r w:rsidR="0020779A">
          <w:rPr>
            <w:noProof/>
            <w:webHidden/>
          </w:rPr>
          <w:fldChar w:fldCharType="separate"/>
        </w:r>
        <w:r w:rsidR="0020779A">
          <w:rPr>
            <w:noProof/>
            <w:webHidden/>
          </w:rPr>
          <w:t>50</w:t>
        </w:r>
        <w:r w:rsidR="0020779A">
          <w:rPr>
            <w:noProof/>
            <w:webHidden/>
          </w:rPr>
          <w:fldChar w:fldCharType="end"/>
        </w:r>
        <w:r>
          <w:rPr>
            <w:noProof/>
          </w:rPr>
          <w:fldChar w:fldCharType="end"/>
        </w:r>
      </w:ins>
    </w:p>
    <w:p w14:paraId="35E6F975" w14:textId="46C9F63C" w:rsidR="0020779A" w:rsidRDefault="0056181D">
      <w:pPr>
        <w:pStyle w:val="Tabladeilustraciones"/>
        <w:tabs>
          <w:tab w:val="right" w:leader="dot" w:pos="8494"/>
        </w:tabs>
        <w:rPr>
          <w:ins w:id="1031" w:author="Redondo García Francisco Javier" w:date="2025-09-02T09:44:00Z"/>
          <w:rFonts w:eastAsiaTheme="minorEastAsia"/>
          <w:noProof/>
          <w:lang w:eastAsia="es-ES"/>
        </w:rPr>
      </w:pPr>
      <w:ins w:id="1032" w:author="Redondo García Francisco Javier" w:date="2025-09-02T09:44:00Z">
        <w:r>
          <w:fldChar w:fldCharType="begin"/>
        </w:r>
        <w:r>
          <w:instrText xml:space="preserve"> HYPERLINK \l "_Toc207315039" </w:instrText>
        </w:r>
        <w:r>
          <w:fldChar w:fldCharType="separate"/>
        </w:r>
        <w:r w:rsidR="0020779A" w:rsidRPr="00096F7F">
          <w:rPr>
            <w:rStyle w:val="Hipervnculo"/>
            <w:noProof/>
          </w:rPr>
          <w:t>Tabla 45 - Presupuesto recursos HW</w:t>
        </w:r>
        <w:r w:rsidR="0020779A">
          <w:rPr>
            <w:noProof/>
            <w:webHidden/>
          </w:rPr>
          <w:tab/>
        </w:r>
        <w:r w:rsidR="0020779A">
          <w:rPr>
            <w:noProof/>
            <w:webHidden/>
          </w:rPr>
          <w:fldChar w:fldCharType="begin"/>
        </w:r>
        <w:r w:rsidR="0020779A">
          <w:rPr>
            <w:noProof/>
            <w:webHidden/>
          </w:rPr>
          <w:instrText xml:space="preserve"> PAGEREF _Toc207315039 \h </w:instrText>
        </w:r>
        <w:r w:rsidR="0020779A">
          <w:rPr>
            <w:noProof/>
            <w:webHidden/>
          </w:rPr>
        </w:r>
        <w:r w:rsidR="0020779A">
          <w:rPr>
            <w:noProof/>
            <w:webHidden/>
          </w:rPr>
          <w:fldChar w:fldCharType="separate"/>
        </w:r>
        <w:r w:rsidR="0020779A">
          <w:rPr>
            <w:noProof/>
            <w:webHidden/>
          </w:rPr>
          <w:t>105</w:t>
        </w:r>
        <w:r w:rsidR="0020779A">
          <w:rPr>
            <w:noProof/>
            <w:webHidden/>
          </w:rPr>
          <w:fldChar w:fldCharType="end"/>
        </w:r>
        <w:r>
          <w:rPr>
            <w:noProof/>
          </w:rPr>
          <w:fldChar w:fldCharType="end"/>
        </w:r>
      </w:ins>
    </w:p>
    <w:p w14:paraId="78FCC821" w14:textId="1BCBD668" w:rsidR="0020779A" w:rsidRDefault="0056181D">
      <w:pPr>
        <w:pStyle w:val="Tabladeilustraciones"/>
        <w:tabs>
          <w:tab w:val="right" w:leader="dot" w:pos="8494"/>
        </w:tabs>
        <w:rPr>
          <w:ins w:id="1033" w:author="Redondo García Francisco Javier" w:date="2025-09-02T09:44:00Z"/>
          <w:rFonts w:eastAsiaTheme="minorEastAsia"/>
          <w:noProof/>
          <w:lang w:eastAsia="es-ES"/>
        </w:rPr>
      </w:pPr>
      <w:ins w:id="1034" w:author="Redondo García Francisco Javier" w:date="2025-09-02T09:44:00Z">
        <w:r>
          <w:fldChar w:fldCharType="begin"/>
        </w:r>
        <w:r>
          <w:instrText xml:space="preserve"> HYPERLINK \l "_Toc2073</w:instrText>
        </w:r>
        <w:r>
          <w:instrText xml:space="preserve">15040" </w:instrText>
        </w:r>
        <w:r>
          <w:fldChar w:fldCharType="separate"/>
        </w:r>
        <w:r w:rsidR="0020779A" w:rsidRPr="00096F7F">
          <w:rPr>
            <w:rStyle w:val="Hipervnculo"/>
            <w:noProof/>
          </w:rPr>
          <w:t>Tabla 46 - Presupuesto recursos SW</w:t>
        </w:r>
        <w:r w:rsidR="0020779A">
          <w:rPr>
            <w:noProof/>
            <w:webHidden/>
          </w:rPr>
          <w:tab/>
        </w:r>
        <w:r w:rsidR="0020779A">
          <w:rPr>
            <w:noProof/>
            <w:webHidden/>
          </w:rPr>
          <w:fldChar w:fldCharType="begin"/>
        </w:r>
        <w:r w:rsidR="0020779A">
          <w:rPr>
            <w:noProof/>
            <w:webHidden/>
          </w:rPr>
          <w:instrText xml:space="preserve"> PAGEREF _Toc207315040 \h </w:instrText>
        </w:r>
        <w:r w:rsidR="0020779A">
          <w:rPr>
            <w:noProof/>
            <w:webHidden/>
          </w:rPr>
        </w:r>
        <w:r w:rsidR="0020779A">
          <w:rPr>
            <w:noProof/>
            <w:webHidden/>
          </w:rPr>
          <w:fldChar w:fldCharType="separate"/>
        </w:r>
        <w:r w:rsidR="0020779A">
          <w:rPr>
            <w:noProof/>
            <w:webHidden/>
          </w:rPr>
          <w:t>105</w:t>
        </w:r>
        <w:r w:rsidR="0020779A">
          <w:rPr>
            <w:noProof/>
            <w:webHidden/>
          </w:rPr>
          <w:fldChar w:fldCharType="end"/>
        </w:r>
        <w:r>
          <w:rPr>
            <w:noProof/>
          </w:rPr>
          <w:fldChar w:fldCharType="end"/>
        </w:r>
      </w:ins>
    </w:p>
    <w:p w14:paraId="149696E6" w14:textId="528E80CA" w:rsidR="0020779A" w:rsidRDefault="0056181D">
      <w:pPr>
        <w:pStyle w:val="Tabladeilustraciones"/>
        <w:tabs>
          <w:tab w:val="right" w:leader="dot" w:pos="8494"/>
        </w:tabs>
        <w:rPr>
          <w:ins w:id="1035" w:author="Redondo García Francisco Javier" w:date="2025-09-02T09:44:00Z"/>
          <w:rFonts w:eastAsiaTheme="minorEastAsia"/>
          <w:noProof/>
          <w:lang w:eastAsia="es-ES"/>
        </w:rPr>
      </w:pPr>
      <w:ins w:id="1036" w:author="Redondo García Francisco Javier" w:date="2025-09-02T09:44:00Z">
        <w:r>
          <w:lastRenderedPageBreak/>
          <w:fldChar w:fldCharType="begin"/>
        </w:r>
        <w:r>
          <w:instrText xml:space="preserve"> HYPERLINK \l "_Toc207315041" </w:instrText>
        </w:r>
        <w:r>
          <w:fldChar w:fldCharType="separate"/>
        </w:r>
        <w:r w:rsidR="0020779A" w:rsidRPr="00096F7F">
          <w:rPr>
            <w:rStyle w:val="Hipervnculo"/>
            <w:noProof/>
          </w:rPr>
          <w:t>Tabla 47 - Presupuesto recursos humanos</w:t>
        </w:r>
        <w:r w:rsidR="0020779A">
          <w:rPr>
            <w:noProof/>
            <w:webHidden/>
          </w:rPr>
          <w:tab/>
        </w:r>
        <w:r w:rsidR="0020779A">
          <w:rPr>
            <w:noProof/>
            <w:webHidden/>
          </w:rPr>
          <w:fldChar w:fldCharType="begin"/>
        </w:r>
        <w:r w:rsidR="0020779A">
          <w:rPr>
            <w:noProof/>
            <w:webHidden/>
          </w:rPr>
          <w:instrText xml:space="preserve"> PAGEREF _Toc207315041 \h </w:instrText>
        </w:r>
        <w:r w:rsidR="0020779A">
          <w:rPr>
            <w:noProof/>
            <w:webHidden/>
          </w:rPr>
        </w:r>
        <w:r w:rsidR="0020779A">
          <w:rPr>
            <w:noProof/>
            <w:webHidden/>
          </w:rPr>
          <w:fldChar w:fldCharType="separate"/>
        </w:r>
        <w:r w:rsidR="0020779A">
          <w:rPr>
            <w:noProof/>
            <w:webHidden/>
          </w:rPr>
          <w:t>105</w:t>
        </w:r>
        <w:r w:rsidR="0020779A">
          <w:rPr>
            <w:noProof/>
            <w:webHidden/>
          </w:rPr>
          <w:fldChar w:fldCharType="end"/>
        </w:r>
        <w:r>
          <w:rPr>
            <w:noProof/>
          </w:rPr>
          <w:fldChar w:fldCharType="end"/>
        </w:r>
      </w:ins>
    </w:p>
    <w:p w14:paraId="7027A13C" w14:textId="0DC5F2B1" w:rsidR="0020779A" w:rsidRDefault="0056181D">
      <w:pPr>
        <w:pStyle w:val="Tabladeilustraciones"/>
        <w:tabs>
          <w:tab w:val="right" w:leader="dot" w:pos="8494"/>
        </w:tabs>
        <w:rPr>
          <w:ins w:id="1037" w:author="Redondo García Francisco Javier" w:date="2025-09-02T09:44:00Z"/>
          <w:rFonts w:eastAsiaTheme="minorEastAsia"/>
          <w:noProof/>
          <w:lang w:eastAsia="es-ES"/>
        </w:rPr>
      </w:pPr>
      <w:ins w:id="1038" w:author="Redondo García Francisco Javier" w:date="2025-09-02T09:44:00Z">
        <w:r>
          <w:fldChar w:fldCharType="begin"/>
        </w:r>
        <w:r>
          <w:instrText xml:space="preserve"> HYPERLINK \l "_Toc207315042" </w:instrText>
        </w:r>
        <w:r>
          <w:fldChar w:fldCharType="separate"/>
        </w:r>
        <w:r w:rsidR="0020779A" w:rsidRPr="00096F7F">
          <w:rPr>
            <w:rStyle w:val="Hipervnculo"/>
            <w:noProof/>
          </w:rPr>
          <w:t>Tabla 48 - Presupuesto ejecución material</w:t>
        </w:r>
        <w:r w:rsidR="0020779A">
          <w:rPr>
            <w:noProof/>
            <w:webHidden/>
          </w:rPr>
          <w:tab/>
        </w:r>
        <w:r w:rsidR="0020779A">
          <w:rPr>
            <w:noProof/>
            <w:webHidden/>
          </w:rPr>
          <w:fldChar w:fldCharType="begin"/>
        </w:r>
        <w:r w:rsidR="0020779A">
          <w:rPr>
            <w:noProof/>
            <w:webHidden/>
          </w:rPr>
          <w:instrText xml:space="preserve"> PAGEREF _Toc207315042 \h </w:instrText>
        </w:r>
        <w:r w:rsidR="0020779A">
          <w:rPr>
            <w:noProof/>
            <w:webHidden/>
          </w:rPr>
        </w:r>
        <w:r w:rsidR="0020779A">
          <w:rPr>
            <w:noProof/>
            <w:webHidden/>
          </w:rPr>
          <w:fldChar w:fldCharType="separate"/>
        </w:r>
        <w:r w:rsidR="0020779A">
          <w:rPr>
            <w:noProof/>
            <w:webHidden/>
          </w:rPr>
          <w:t>105</w:t>
        </w:r>
        <w:r w:rsidR="0020779A">
          <w:rPr>
            <w:noProof/>
            <w:webHidden/>
          </w:rPr>
          <w:fldChar w:fldCharType="end"/>
        </w:r>
        <w:r>
          <w:rPr>
            <w:noProof/>
          </w:rPr>
          <w:fldChar w:fldCharType="end"/>
        </w:r>
      </w:ins>
    </w:p>
    <w:p w14:paraId="1529FADE" w14:textId="3B617707" w:rsidR="006D55AC" w:rsidRDefault="006D55AC">
      <w:r>
        <w:fldChar w:fldCharType="end"/>
      </w:r>
    </w:p>
    <w:p w14:paraId="6EFF4096" w14:textId="77777777" w:rsidR="006D55AC" w:rsidRDefault="006D55AC">
      <w:r>
        <w:br w:type="page"/>
      </w:r>
    </w:p>
    <w:p w14:paraId="20542E4D" w14:textId="77777777" w:rsidR="006D55AC" w:rsidRDefault="006D55AC" w:rsidP="006D55AC">
      <w:pPr>
        <w:pStyle w:val="Ttulo1"/>
      </w:pPr>
      <w:bookmarkStart w:id="1039" w:name="_Toc207317049"/>
      <w:bookmarkStart w:id="1040" w:name="_Toc202786252"/>
      <w:r>
        <w:lastRenderedPageBreak/>
        <w:t>Bloques de código</w:t>
      </w:r>
      <w:bookmarkEnd w:id="1039"/>
      <w:bookmarkEnd w:id="1040"/>
    </w:p>
    <w:p w14:paraId="42246BCA" w14:textId="77777777" w:rsidR="00697E1F" w:rsidRDefault="006D55AC">
      <w:pPr>
        <w:pStyle w:val="Tabladeilustraciones"/>
        <w:tabs>
          <w:tab w:val="right" w:leader="dot" w:pos="8494"/>
        </w:tabs>
        <w:rPr>
          <w:del w:id="1041" w:author="Redondo García Francisco Javier" w:date="2025-09-02T09:44:00Z"/>
          <w:rFonts w:eastAsiaTheme="minorEastAsia"/>
          <w:noProof/>
          <w:lang w:eastAsia="es-ES"/>
        </w:rPr>
      </w:pPr>
      <w:r>
        <w:fldChar w:fldCharType="begin"/>
      </w:r>
      <w:r>
        <w:instrText xml:space="preserve"> TOC \h \z \c "Listado" </w:instrText>
      </w:r>
      <w:r>
        <w:fldChar w:fldCharType="separate"/>
      </w:r>
      <w:del w:id="1042" w:author="Redondo García Francisco Javier" w:date="2025-09-02T09:44:00Z">
        <w:r w:rsidR="0056181D">
          <w:fldChar w:fldCharType="begin"/>
        </w:r>
        <w:r w:rsidR="0056181D">
          <w:delInstrText xml:space="preserve"> HYPERLINK \l "_Toc202786470" </w:delInstrText>
        </w:r>
        <w:r w:rsidR="0056181D">
          <w:fldChar w:fldCharType="separate"/>
        </w:r>
        <w:r w:rsidR="00697E1F" w:rsidRPr="00A97875">
          <w:rPr>
            <w:rStyle w:val="Hipervnculo"/>
            <w:noProof/>
          </w:rPr>
          <w:delText>Listado 1 - findViewById</w:delText>
        </w:r>
        <w:r w:rsidR="00697E1F">
          <w:rPr>
            <w:noProof/>
            <w:webHidden/>
          </w:rPr>
          <w:tab/>
        </w:r>
        <w:r w:rsidR="00697E1F">
          <w:rPr>
            <w:noProof/>
            <w:webHidden/>
          </w:rPr>
          <w:fldChar w:fldCharType="begin"/>
        </w:r>
        <w:r w:rsidR="00697E1F">
          <w:rPr>
            <w:noProof/>
            <w:webHidden/>
          </w:rPr>
          <w:delInstrText xml:space="preserve"> PAGEREF _Toc202786470 \h </w:delInstrText>
        </w:r>
        <w:r w:rsidR="00697E1F">
          <w:rPr>
            <w:noProof/>
            <w:webHidden/>
          </w:rPr>
        </w:r>
        <w:r w:rsidR="00697E1F">
          <w:rPr>
            <w:noProof/>
            <w:webHidden/>
          </w:rPr>
          <w:fldChar w:fldCharType="separate"/>
        </w:r>
        <w:r w:rsidR="00697E1F">
          <w:rPr>
            <w:noProof/>
            <w:webHidden/>
          </w:rPr>
          <w:delText>62</w:delText>
        </w:r>
        <w:r w:rsidR="00697E1F">
          <w:rPr>
            <w:noProof/>
            <w:webHidden/>
          </w:rPr>
          <w:fldChar w:fldCharType="end"/>
        </w:r>
        <w:r w:rsidR="0056181D">
          <w:rPr>
            <w:noProof/>
          </w:rPr>
          <w:fldChar w:fldCharType="end"/>
        </w:r>
      </w:del>
    </w:p>
    <w:p w14:paraId="0A47F41C" w14:textId="77777777" w:rsidR="00697E1F" w:rsidRDefault="0056181D">
      <w:pPr>
        <w:pStyle w:val="Tabladeilustraciones"/>
        <w:tabs>
          <w:tab w:val="right" w:leader="dot" w:pos="8494"/>
        </w:tabs>
        <w:rPr>
          <w:del w:id="1043" w:author="Redondo García Francisco Javier" w:date="2025-09-02T09:44:00Z"/>
          <w:rFonts w:eastAsiaTheme="minorEastAsia"/>
          <w:noProof/>
          <w:lang w:eastAsia="es-ES"/>
        </w:rPr>
      </w:pPr>
      <w:del w:id="1044" w:author="Redondo García Francisco Javier" w:date="2025-09-02T09:44:00Z">
        <w:r>
          <w:fldChar w:fldCharType="begin"/>
        </w:r>
        <w:r>
          <w:delInstrText xml:space="preserve"> HYPERLINK \l "_Toc202786471" </w:delInstrText>
        </w:r>
        <w:r>
          <w:fldChar w:fldCharType="separate"/>
        </w:r>
        <w:r w:rsidR="00697E1F" w:rsidRPr="00A97875">
          <w:rPr>
            <w:rStyle w:val="Hipervnculo"/>
            <w:noProof/>
          </w:rPr>
          <w:delText>Listado 2 – Método para generar número de historial</w:delText>
        </w:r>
        <w:r w:rsidR="00697E1F">
          <w:rPr>
            <w:noProof/>
            <w:webHidden/>
          </w:rPr>
          <w:tab/>
        </w:r>
        <w:r w:rsidR="00697E1F">
          <w:rPr>
            <w:noProof/>
            <w:webHidden/>
          </w:rPr>
          <w:fldChar w:fldCharType="begin"/>
        </w:r>
        <w:r w:rsidR="00697E1F">
          <w:rPr>
            <w:noProof/>
            <w:webHidden/>
          </w:rPr>
          <w:delInstrText xml:space="preserve"> PAGEREF _Toc202786471 \h </w:delInstrText>
        </w:r>
        <w:r w:rsidR="00697E1F">
          <w:rPr>
            <w:noProof/>
            <w:webHidden/>
          </w:rPr>
        </w:r>
        <w:r w:rsidR="00697E1F">
          <w:rPr>
            <w:noProof/>
            <w:webHidden/>
          </w:rPr>
          <w:fldChar w:fldCharType="separate"/>
        </w:r>
        <w:r w:rsidR="00697E1F">
          <w:rPr>
            <w:noProof/>
            <w:webHidden/>
          </w:rPr>
          <w:delText>63</w:delText>
        </w:r>
        <w:r w:rsidR="00697E1F">
          <w:rPr>
            <w:noProof/>
            <w:webHidden/>
          </w:rPr>
          <w:fldChar w:fldCharType="end"/>
        </w:r>
        <w:r>
          <w:rPr>
            <w:noProof/>
          </w:rPr>
          <w:fldChar w:fldCharType="end"/>
        </w:r>
      </w:del>
    </w:p>
    <w:p w14:paraId="056C93D7" w14:textId="77777777" w:rsidR="00697E1F" w:rsidRDefault="0056181D">
      <w:pPr>
        <w:pStyle w:val="Tabladeilustraciones"/>
        <w:tabs>
          <w:tab w:val="right" w:leader="dot" w:pos="8494"/>
        </w:tabs>
        <w:rPr>
          <w:del w:id="1045" w:author="Redondo García Francisco Javier" w:date="2025-09-02T09:44:00Z"/>
          <w:rFonts w:eastAsiaTheme="minorEastAsia"/>
          <w:noProof/>
          <w:lang w:eastAsia="es-ES"/>
        </w:rPr>
      </w:pPr>
      <w:del w:id="1046" w:author="Redondo García Francisco Javier" w:date="2025-09-02T09:44:00Z">
        <w:r>
          <w:fldChar w:fldCharType="begin"/>
        </w:r>
        <w:r>
          <w:delInstrText xml:space="preserve"> HYPERLINK \l "_Toc202786472" </w:delInstrText>
        </w:r>
        <w:r>
          <w:fldChar w:fldCharType="separate"/>
        </w:r>
        <w:r w:rsidR="00697E1F" w:rsidRPr="00A97875">
          <w:rPr>
            <w:rStyle w:val="Hipervnculo"/>
            <w:noProof/>
          </w:rPr>
          <w:delText>Listado 3 - Método para validación de campos</w:delText>
        </w:r>
        <w:r w:rsidR="00697E1F">
          <w:rPr>
            <w:noProof/>
            <w:webHidden/>
          </w:rPr>
          <w:tab/>
        </w:r>
        <w:r w:rsidR="00697E1F">
          <w:rPr>
            <w:noProof/>
            <w:webHidden/>
          </w:rPr>
          <w:fldChar w:fldCharType="begin"/>
        </w:r>
        <w:r w:rsidR="00697E1F">
          <w:rPr>
            <w:noProof/>
            <w:webHidden/>
          </w:rPr>
          <w:delInstrText xml:space="preserve"> PAGEREF _Toc202786472 \h </w:delInstrText>
        </w:r>
        <w:r w:rsidR="00697E1F">
          <w:rPr>
            <w:noProof/>
            <w:webHidden/>
          </w:rPr>
        </w:r>
        <w:r w:rsidR="00697E1F">
          <w:rPr>
            <w:noProof/>
            <w:webHidden/>
          </w:rPr>
          <w:fldChar w:fldCharType="separate"/>
        </w:r>
        <w:r w:rsidR="00697E1F">
          <w:rPr>
            <w:noProof/>
            <w:webHidden/>
          </w:rPr>
          <w:delText>63</w:delText>
        </w:r>
        <w:r w:rsidR="00697E1F">
          <w:rPr>
            <w:noProof/>
            <w:webHidden/>
          </w:rPr>
          <w:fldChar w:fldCharType="end"/>
        </w:r>
        <w:r>
          <w:rPr>
            <w:noProof/>
          </w:rPr>
          <w:fldChar w:fldCharType="end"/>
        </w:r>
      </w:del>
    </w:p>
    <w:p w14:paraId="31706564" w14:textId="77777777" w:rsidR="00697E1F" w:rsidRDefault="0056181D">
      <w:pPr>
        <w:pStyle w:val="Tabladeilustraciones"/>
        <w:tabs>
          <w:tab w:val="right" w:leader="dot" w:pos="8494"/>
        </w:tabs>
        <w:rPr>
          <w:del w:id="1047" w:author="Redondo García Francisco Javier" w:date="2025-09-02T09:44:00Z"/>
          <w:rFonts w:eastAsiaTheme="minorEastAsia"/>
          <w:noProof/>
          <w:lang w:eastAsia="es-ES"/>
        </w:rPr>
      </w:pPr>
      <w:del w:id="1048" w:author="Redondo García Francisco Javier" w:date="2025-09-02T09:44:00Z">
        <w:r>
          <w:fldChar w:fldCharType="begin"/>
        </w:r>
        <w:r>
          <w:delInstrText xml:space="preserve"> HYPERLINK "file:///C:\\Users\\Usuario\\Documents\\GitHub\\TFG_Javier\\proyecto\\</w:delInstrText>
        </w:r>
        <w:r>
          <w:delInstrText xml:space="preserve">TFG-sinRevisar-FJRG.docx" \l "_Toc202786473" </w:delInstrText>
        </w:r>
        <w:r>
          <w:fldChar w:fldCharType="separate"/>
        </w:r>
        <w:r w:rsidR="00697E1F" w:rsidRPr="00A97875">
          <w:rPr>
            <w:rStyle w:val="Hipervnculo"/>
            <w:noProof/>
          </w:rPr>
          <w:delText>Listado 4 - Método almacenamiento en Firebase</w:delText>
        </w:r>
        <w:r w:rsidR="00697E1F">
          <w:rPr>
            <w:noProof/>
            <w:webHidden/>
          </w:rPr>
          <w:tab/>
        </w:r>
        <w:r w:rsidR="00697E1F">
          <w:rPr>
            <w:noProof/>
            <w:webHidden/>
          </w:rPr>
          <w:fldChar w:fldCharType="begin"/>
        </w:r>
        <w:r w:rsidR="00697E1F">
          <w:rPr>
            <w:noProof/>
            <w:webHidden/>
          </w:rPr>
          <w:delInstrText xml:space="preserve"> PAGEREF _Toc202786473 \h </w:delInstrText>
        </w:r>
        <w:r w:rsidR="00697E1F">
          <w:rPr>
            <w:noProof/>
            <w:webHidden/>
          </w:rPr>
        </w:r>
        <w:r w:rsidR="00697E1F">
          <w:rPr>
            <w:noProof/>
            <w:webHidden/>
          </w:rPr>
          <w:fldChar w:fldCharType="separate"/>
        </w:r>
        <w:r w:rsidR="00697E1F">
          <w:rPr>
            <w:noProof/>
            <w:webHidden/>
          </w:rPr>
          <w:delText>64</w:delText>
        </w:r>
        <w:r w:rsidR="00697E1F">
          <w:rPr>
            <w:noProof/>
            <w:webHidden/>
          </w:rPr>
          <w:fldChar w:fldCharType="end"/>
        </w:r>
        <w:r>
          <w:rPr>
            <w:noProof/>
          </w:rPr>
          <w:fldChar w:fldCharType="end"/>
        </w:r>
      </w:del>
    </w:p>
    <w:p w14:paraId="3FEE6F57" w14:textId="77777777" w:rsidR="00697E1F" w:rsidRDefault="0056181D">
      <w:pPr>
        <w:pStyle w:val="Tabladeilustraciones"/>
        <w:tabs>
          <w:tab w:val="right" w:leader="dot" w:pos="8494"/>
        </w:tabs>
        <w:rPr>
          <w:del w:id="1049" w:author="Redondo García Francisco Javier" w:date="2025-09-02T09:44:00Z"/>
          <w:rFonts w:eastAsiaTheme="minorEastAsia"/>
          <w:noProof/>
          <w:lang w:eastAsia="es-ES"/>
        </w:rPr>
      </w:pPr>
      <w:del w:id="1050" w:author="Redondo García Francisco Javier" w:date="2025-09-02T09:44:00Z">
        <w:r>
          <w:fldChar w:fldCharType="begin"/>
        </w:r>
        <w:r>
          <w:delInstrText xml:space="preserve"> HYPERLINK \l "_Toc202786474" </w:delInstrText>
        </w:r>
        <w:r>
          <w:fldChar w:fldCharType="separate"/>
        </w:r>
        <w:r w:rsidR="00697E1F" w:rsidRPr="00A97875">
          <w:rPr>
            <w:rStyle w:val="Hipervnculo"/>
            <w:noProof/>
          </w:rPr>
          <w:delText>Listado 5 - Método para ligar el registro con la realización de pruebas</w:delText>
        </w:r>
        <w:r w:rsidR="00697E1F">
          <w:rPr>
            <w:noProof/>
            <w:webHidden/>
          </w:rPr>
          <w:tab/>
        </w:r>
        <w:r w:rsidR="00697E1F">
          <w:rPr>
            <w:noProof/>
            <w:webHidden/>
          </w:rPr>
          <w:fldChar w:fldCharType="begin"/>
        </w:r>
        <w:r w:rsidR="00697E1F">
          <w:rPr>
            <w:noProof/>
            <w:webHidden/>
          </w:rPr>
          <w:delInstrText xml:space="preserve"> PAGEREF _Toc202786474 \h </w:delInstrText>
        </w:r>
        <w:r w:rsidR="00697E1F">
          <w:rPr>
            <w:noProof/>
            <w:webHidden/>
          </w:rPr>
        </w:r>
        <w:r w:rsidR="00697E1F">
          <w:rPr>
            <w:noProof/>
            <w:webHidden/>
          </w:rPr>
          <w:fldChar w:fldCharType="separate"/>
        </w:r>
        <w:r w:rsidR="00697E1F">
          <w:rPr>
            <w:noProof/>
            <w:webHidden/>
          </w:rPr>
          <w:delText>64</w:delText>
        </w:r>
        <w:r w:rsidR="00697E1F">
          <w:rPr>
            <w:noProof/>
            <w:webHidden/>
          </w:rPr>
          <w:fldChar w:fldCharType="end"/>
        </w:r>
        <w:r>
          <w:rPr>
            <w:noProof/>
          </w:rPr>
          <w:fldChar w:fldCharType="end"/>
        </w:r>
      </w:del>
    </w:p>
    <w:p w14:paraId="3932376B" w14:textId="77777777" w:rsidR="00697E1F" w:rsidRDefault="0056181D">
      <w:pPr>
        <w:pStyle w:val="Tabladeilustraciones"/>
        <w:tabs>
          <w:tab w:val="right" w:leader="dot" w:pos="8494"/>
        </w:tabs>
        <w:rPr>
          <w:del w:id="1051" w:author="Redondo García Francisco Javier" w:date="2025-09-02T09:44:00Z"/>
          <w:rFonts w:eastAsiaTheme="minorEastAsia"/>
          <w:noProof/>
          <w:lang w:eastAsia="es-ES"/>
        </w:rPr>
      </w:pPr>
      <w:del w:id="1052" w:author="Redondo García Francisco Javier" w:date="2025-09-02T09:44:00Z">
        <w:r>
          <w:fldChar w:fldCharType="begin"/>
        </w:r>
        <w:r>
          <w:delInstrText xml:space="preserve"> HYPERLINK "file:///C:\\Users\\Usuario\\Documents\\GitHub\\TFG_Javier\\proyecto\\TFG-sinRevisar-FJRG.docx" \l "_Toc2027</w:delInstrText>
        </w:r>
        <w:r>
          <w:delInstrText xml:space="preserve">86475" </w:delInstrText>
        </w:r>
        <w:r>
          <w:fldChar w:fldCharType="separate"/>
        </w:r>
        <w:r w:rsidR="00697E1F" w:rsidRPr="00A97875">
          <w:rPr>
            <w:rStyle w:val="Hipervnculo"/>
            <w:noProof/>
          </w:rPr>
          <w:delText>Listado 6 - Método para recepción de datos</w:delText>
        </w:r>
        <w:r w:rsidR="00697E1F">
          <w:rPr>
            <w:noProof/>
            <w:webHidden/>
          </w:rPr>
          <w:tab/>
        </w:r>
        <w:r w:rsidR="00697E1F">
          <w:rPr>
            <w:noProof/>
            <w:webHidden/>
          </w:rPr>
          <w:fldChar w:fldCharType="begin"/>
        </w:r>
        <w:r w:rsidR="00697E1F">
          <w:rPr>
            <w:noProof/>
            <w:webHidden/>
          </w:rPr>
          <w:delInstrText xml:space="preserve"> PAGEREF _Toc202786475 \h </w:delInstrText>
        </w:r>
        <w:r w:rsidR="00697E1F">
          <w:rPr>
            <w:noProof/>
            <w:webHidden/>
          </w:rPr>
        </w:r>
        <w:r w:rsidR="00697E1F">
          <w:rPr>
            <w:noProof/>
            <w:webHidden/>
          </w:rPr>
          <w:fldChar w:fldCharType="separate"/>
        </w:r>
        <w:r w:rsidR="00697E1F">
          <w:rPr>
            <w:noProof/>
            <w:webHidden/>
          </w:rPr>
          <w:delText>65</w:delText>
        </w:r>
        <w:r w:rsidR="00697E1F">
          <w:rPr>
            <w:noProof/>
            <w:webHidden/>
          </w:rPr>
          <w:fldChar w:fldCharType="end"/>
        </w:r>
        <w:r>
          <w:rPr>
            <w:noProof/>
          </w:rPr>
          <w:fldChar w:fldCharType="end"/>
        </w:r>
      </w:del>
    </w:p>
    <w:p w14:paraId="5684E367" w14:textId="77777777" w:rsidR="00697E1F" w:rsidRDefault="0056181D">
      <w:pPr>
        <w:pStyle w:val="Tabladeilustraciones"/>
        <w:tabs>
          <w:tab w:val="right" w:leader="dot" w:pos="8494"/>
        </w:tabs>
        <w:rPr>
          <w:del w:id="1053" w:author="Redondo García Francisco Javier" w:date="2025-09-02T09:44:00Z"/>
          <w:rFonts w:eastAsiaTheme="minorEastAsia"/>
          <w:noProof/>
          <w:lang w:eastAsia="es-ES"/>
        </w:rPr>
      </w:pPr>
      <w:del w:id="1054" w:author="Redondo García Francisco Javier" w:date="2025-09-02T09:44:00Z">
        <w:r>
          <w:fldChar w:fldCharType="begin"/>
        </w:r>
        <w:r>
          <w:delInstrText xml:space="preserve"> HYPERLINK \l "_Toc202786476" </w:delInstrText>
        </w:r>
        <w:r>
          <w:fldChar w:fldCharType="separate"/>
        </w:r>
        <w:r w:rsidR="00697E1F" w:rsidRPr="00A97875">
          <w:rPr>
            <w:rStyle w:val="Hipervnculo"/>
            <w:noProof/>
          </w:rPr>
          <w:delText>Listado 7 - Detección inicio de la marcha</w:delText>
        </w:r>
        <w:r w:rsidR="00697E1F">
          <w:rPr>
            <w:noProof/>
            <w:webHidden/>
          </w:rPr>
          <w:tab/>
        </w:r>
        <w:r w:rsidR="00697E1F">
          <w:rPr>
            <w:noProof/>
            <w:webHidden/>
          </w:rPr>
          <w:fldChar w:fldCharType="begin"/>
        </w:r>
        <w:r w:rsidR="00697E1F">
          <w:rPr>
            <w:noProof/>
            <w:webHidden/>
          </w:rPr>
          <w:delInstrText xml:space="preserve"> PAGEREF _Toc202786476 \h </w:delInstrText>
        </w:r>
        <w:r w:rsidR="00697E1F">
          <w:rPr>
            <w:noProof/>
            <w:webHidden/>
          </w:rPr>
        </w:r>
        <w:r w:rsidR="00697E1F">
          <w:rPr>
            <w:noProof/>
            <w:webHidden/>
          </w:rPr>
          <w:fldChar w:fldCharType="separate"/>
        </w:r>
        <w:r w:rsidR="00697E1F">
          <w:rPr>
            <w:noProof/>
            <w:webHidden/>
          </w:rPr>
          <w:delText>66</w:delText>
        </w:r>
        <w:r w:rsidR="00697E1F">
          <w:rPr>
            <w:noProof/>
            <w:webHidden/>
          </w:rPr>
          <w:fldChar w:fldCharType="end"/>
        </w:r>
        <w:r>
          <w:rPr>
            <w:noProof/>
          </w:rPr>
          <w:fldChar w:fldCharType="end"/>
        </w:r>
      </w:del>
    </w:p>
    <w:p w14:paraId="4314D6F6" w14:textId="77777777" w:rsidR="00697E1F" w:rsidRDefault="0056181D">
      <w:pPr>
        <w:pStyle w:val="Tabladeilustraciones"/>
        <w:tabs>
          <w:tab w:val="right" w:leader="dot" w:pos="8494"/>
        </w:tabs>
        <w:rPr>
          <w:del w:id="1055" w:author="Redondo García Francisco Javier" w:date="2025-09-02T09:44:00Z"/>
          <w:rFonts w:eastAsiaTheme="minorEastAsia"/>
          <w:noProof/>
          <w:lang w:eastAsia="es-ES"/>
        </w:rPr>
      </w:pPr>
      <w:del w:id="1056" w:author="Redondo García Francisco Javier" w:date="2025-09-02T09:44:00Z">
        <w:r>
          <w:fldChar w:fldCharType="begin"/>
        </w:r>
        <w:r>
          <w:delInstrText xml:space="preserve"> HYPERLINK "file:///C:\\Users\\Usuario\\Documents\\GitHub\\TFG_Javier\\proyecto\\TFG-sinRevisar-FJRG.docx" \l "_Toc202786477" </w:delInstrText>
        </w:r>
        <w:r>
          <w:fldChar w:fldCharType="separate"/>
        </w:r>
        <w:r w:rsidR="00697E1F" w:rsidRPr="00A97875">
          <w:rPr>
            <w:rStyle w:val="Hipervnculo"/>
            <w:noProof/>
          </w:rPr>
          <w:delText>Listado 8 - Método de detección de prueba finalizada</w:delText>
        </w:r>
        <w:r w:rsidR="00697E1F">
          <w:rPr>
            <w:noProof/>
            <w:webHidden/>
          </w:rPr>
          <w:tab/>
        </w:r>
        <w:r w:rsidR="00697E1F">
          <w:rPr>
            <w:noProof/>
            <w:webHidden/>
          </w:rPr>
          <w:fldChar w:fldCharType="begin"/>
        </w:r>
        <w:r w:rsidR="00697E1F">
          <w:rPr>
            <w:noProof/>
            <w:webHidden/>
          </w:rPr>
          <w:delInstrText xml:space="preserve"> PAGEREF _Toc202786477 \h </w:delInstrText>
        </w:r>
        <w:r w:rsidR="00697E1F">
          <w:rPr>
            <w:noProof/>
            <w:webHidden/>
          </w:rPr>
        </w:r>
        <w:r w:rsidR="00697E1F">
          <w:rPr>
            <w:noProof/>
            <w:webHidden/>
          </w:rPr>
          <w:fldChar w:fldCharType="separate"/>
        </w:r>
        <w:r w:rsidR="00697E1F">
          <w:rPr>
            <w:noProof/>
            <w:webHidden/>
          </w:rPr>
          <w:delText>66</w:delText>
        </w:r>
        <w:r w:rsidR="00697E1F">
          <w:rPr>
            <w:noProof/>
            <w:webHidden/>
          </w:rPr>
          <w:fldChar w:fldCharType="end"/>
        </w:r>
        <w:r>
          <w:rPr>
            <w:noProof/>
          </w:rPr>
          <w:fldChar w:fldCharType="end"/>
        </w:r>
      </w:del>
    </w:p>
    <w:p w14:paraId="11876E77" w14:textId="77777777" w:rsidR="00697E1F" w:rsidRDefault="0056181D">
      <w:pPr>
        <w:pStyle w:val="Tabladeilustraciones"/>
        <w:tabs>
          <w:tab w:val="right" w:leader="dot" w:pos="8494"/>
        </w:tabs>
        <w:rPr>
          <w:del w:id="1057" w:author="Redondo García Francisco Javier" w:date="2025-09-02T09:44:00Z"/>
          <w:rFonts w:eastAsiaTheme="minorEastAsia"/>
          <w:noProof/>
          <w:lang w:eastAsia="es-ES"/>
        </w:rPr>
      </w:pPr>
      <w:del w:id="1058" w:author="Redondo García Francisco Javier" w:date="2025-09-02T09:44:00Z">
        <w:r>
          <w:fldChar w:fldCharType="begin"/>
        </w:r>
        <w:r>
          <w:delInstrText xml:space="preserve"> HYPERLINK \l "_Toc202786478" </w:delInstrText>
        </w:r>
        <w:r>
          <w:fldChar w:fldCharType="separate"/>
        </w:r>
        <w:r w:rsidR="00697E1F" w:rsidRPr="00A97875">
          <w:rPr>
            <w:rStyle w:val="Hipervnculo"/>
            <w:noProof/>
          </w:rPr>
          <w:delText>Listado 9 - subir datos a Firebase</w:delText>
        </w:r>
        <w:r w:rsidR="00697E1F">
          <w:rPr>
            <w:noProof/>
            <w:webHidden/>
          </w:rPr>
          <w:tab/>
        </w:r>
        <w:r w:rsidR="00697E1F">
          <w:rPr>
            <w:noProof/>
            <w:webHidden/>
          </w:rPr>
          <w:fldChar w:fldCharType="begin"/>
        </w:r>
        <w:r w:rsidR="00697E1F">
          <w:rPr>
            <w:noProof/>
            <w:webHidden/>
          </w:rPr>
          <w:delInstrText xml:space="preserve"> PAGEREF _Toc202786478 \h </w:delInstrText>
        </w:r>
        <w:r w:rsidR="00697E1F">
          <w:rPr>
            <w:noProof/>
            <w:webHidden/>
          </w:rPr>
        </w:r>
        <w:r w:rsidR="00697E1F">
          <w:rPr>
            <w:noProof/>
            <w:webHidden/>
          </w:rPr>
          <w:fldChar w:fldCharType="separate"/>
        </w:r>
        <w:r w:rsidR="00697E1F">
          <w:rPr>
            <w:noProof/>
            <w:webHidden/>
          </w:rPr>
          <w:delText>67</w:delText>
        </w:r>
        <w:r w:rsidR="00697E1F">
          <w:rPr>
            <w:noProof/>
            <w:webHidden/>
          </w:rPr>
          <w:fldChar w:fldCharType="end"/>
        </w:r>
        <w:r>
          <w:rPr>
            <w:noProof/>
          </w:rPr>
          <w:fldChar w:fldCharType="end"/>
        </w:r>
      </w:del>
    </w:p>
    <w:p w14:paraId="13A58F91" w14:textId="77777777" w:rsidR="00697E1F" w:rsidRDefault="0056181D">
      <w:pPr>
        <w:pStyle w:val="Tabladeilustraciones"/>
        <w:tabs>
          <w:tab w:val="right" w:leader="dot" w:pos="8494"/>
        </w:tabs>
        <w:rPr>
          <w:del w:id="1059" w:author="Redondo García Francisco Javier" w:date="2025-09-02T09:44:00Z"/>
          <w:rFonts w:eastAsiaTheme="minorEastAsia"/>
          <w:noProof/>
          <w:lang w:eastAsia="es-ES"/>
        </w:rPr>
      </w:pPr>
      <w:del w:id="1060" w:author="Redondo García Francisco Javier" w:date="2025-09-02T09:44:00Z">
        <w:r>
          <w:fldChar w:fldCharType="begin"/>
        </w:r>
        <w:r>
          <w:delInstrText xml:space="preserve"> HYPERLINK "file:///C:\\Users\\Usuario\\Documents\\GitHub\\TFG_Javier</w:delInstrText>
        </w:r>
        <w:r>
          <w:delInstrText xml:space="preserve">\\proyecto\\TFG-sinRevisar-FJRG.docx" \l "_Toc202786479" </w:delInstrText>
        </w:r>
        <w:r>
          <w:fldChar w:fldCharType="separate"/>
        </w:r>
        <w:r w:rsidR="00697E1F" w:rsidRPr="00A97875">
          <w:rPr>
            <w:rStyle w:val="Hipervnculo"/>
            <w:noProof/>
          </w:rPr>
          <w:delText>Listado 10 - Comando para la instalación de Angular CLI</w:delText>
        </w:r>
        <w:r w:rsidR="00697E1F">
          <w:rPr>
            <w:noProof/>
            <w:webHidden/>
          </w:rPr>
          <w:tab/>
        </w:r>
        <w:r w:rsidR="00697E1F">
          <w:rPr>
            <w:noProof/>
            <w:webHidden/>
          </w:rPr>
          <w:fldChar w:fldCharType="begin"/>
        </w:r>
        <w:r w:rsidR="00697E1F">
          <w:rPr>
            <w:noProof/>
            <w:webHidden/>
          </w:rPr>
          <w:delInstrText xml:space="preserve"> PAGEREF _Toc202786479 \h </w:delInstrText>
        </w:r>
        <w:r w:rsidR="00697E1F">
          <w:rPr>
            <w:noProof/>
            <w:webHidden/>
          </w:rPr>
        </w:r>
        <w:r w:rsidR="00697E1F">
          <w:rPr>
            <w:noProof/>
            <w:webHidden/>
          </w:rPr>
          <w:fldChar w:fldCharType="separate"/>
        </w:r>
        <w:r w:rsidR="00697E1F">
          <w:rPr>
            <w:noProof/>
            <w:webHidden/>
          </w:rPr>
          <w:delText>68</w:delText>
        </w:r>
        <w:r w:rsidR="00697E1F">
          <w:rPr>
            <w:noProof/>
            <w:webHidden/>
          </w:rPr>
          <w:fldChar w:fldCharType="end"/>
        </w:r>
        <w:r>
          <w:rPr>
            <w:noProof/>
          </w:rPr>
          <w:fldChar w:fldCharType="end"/>
        </w:r>
      </w:del>
    </w:p>
    <w:p w14:paraId="51817A54" w14:textId="77777777" w:rsidR="00697E1F" w:rsidRDefault="0056181D">
      <w:pPr>
        <w:pStyle w:val="Tabladeilustraciones"/>
        <w:tabs>
          <w:tab w:val="right" w:leader="dot" w:pos="8494"/>
        </w:tabs>
        <w:rPr>
          <w:del w:id="1061" w:author="Redondo García Francisco Javier" w:date="2025-09-02T09:44:00Z"/>
          <w:rFonts w:eastAsiaTheme="minorEastAsia"/>
          <w:noProof/>
          <w:lang w:eastAsia="es-ES"/>
        </w:rPr>
      </w:pPr>
      <w:del w:id="1062" w:author="Redondo García Francisco Javier" w:date="2025-09-02T09:44:00Z">
        <w:r>
          <w:fldChar w:fldCharType="begin"/>
        </w:r>
        <w:r>
          <w:delInstrText xml:space="preserve"> HYPERLINK "file:///C:\\Users\\Usuario\\Doc</w:delInstrText>
        </w:r>
        <w:r>
          <w:delInstrText xml:space="preserve">uments\\GitHub\\TFG_Javier\\proyecto\\TFG-sinRevisar-FJRG.docx" \l "_Toc202786480" </w:delInstrText>
        </w:r>
        <w:r>
          <w:fldChar w:fldCharType="separate"/>
        </w:r>
        <w:r w:rsidR="00697E1F" w:rsidRPr="00A97875">
          <w:rPr>
            <w:rStyle w:val="Hipervnculo"/>
            <w:noProof/>
          </w:rPr>
          <w:delText>Listado 11 - Instalación paquetes Angular</w:delText>
        </w:r>
        <w:r w:rsidR="00697E1F">
          <w:rPr>
            <w:noProof/>
            <w:webHidden/>
          </w:rPr>
          <w:tab/>
        </w:r>
        <w:r w:rsidR="00697E1F">
          <w:rPr>
            <w:noProof/>
            <w:webHidden/>
          </w:rPr>
          <w:fldChar w:fldCharType="begin"/>
        </w:r>
        <w:r w:rsidR="00697E1F">
          <w:rPr>
            <w:noProof/>
            <w:webHidden/>
          </w:rPr>
          <w:delInstrText xml:space="preserve"> PAGEREF _Toc202786480 \h </w:delInstrText>
        </w:r>
        <w:r w:rsidR="00697E1F">
          <w:rPr>
            <w:noProof/>
            <w:webHidden/>
          </w:rPr>
        </w:r>
        <w:r w:rsidR="00697E1F">
          <w:rPr>
            <w:noProof/>
            <w:webHidden/>
          </w:rPr>
          <w:fldChar w:fldCharType="separate"/>
        </w:r>
        <w:r w:rsidR="00697E1F">
          <w:rPr>
            <w:noProof/>
            <w:webHidden/>
          </w:rPr>
          <w:delText>69</w:delText>
        </w:r>
        <w:r w:rsidR="00697E1F">
          <w:rPr>
            <w:noProof/>
            <w:webHidden/>
          </w:rPr>
          <w:fldChar w:fldCharType="end"/>
        </w:r>
        <w:r>
          <w:rPr>
            <w:noProof/>
          </w:rPr>
          <w:fldChar w:fldCharType="end"/>
        </w:r>
      </w:del>
    </w:p>
    <w:p w14:paraId="6F3EBB62" w14:textId="77777777" w:rsidR="00697E1F" w:rsidRDefault="0056181D">
      <w:pPr>
        <w:pStyle w:val="Tabladeilustraciones"/>
        <w:tabs>
          <w:tab w:val="right" w:leader="dot" w:pos="8494"/>
        </w:tabs>
        <w:rPr>
          <w:del w:id="1063" w:author="Redondo García Francisco Javier" w:date="2025-09-02T09:44:00Z"/>
          <w:rFonts w:eastAsiaTheme="minorEastAsia"/>
          <w:noProof/>
          <w:lang w:eastAsia="es-ES"/>
        </w:rPr>
      </w:pPr>
      <w:del w:id="1064" w:author="Redondo García Francisco Javier" w:date="2025-09-02T09:44:00Z">
        <w:r>
          <w:fldChar w:fldCharType="begin"/>
        </w:r>
        <w:r>
          <w:delInstrText xml:space="preserve"> HYPERLINK "file:///C:\\Users\\</w:delInstrText>
        </w:r>
        <w:r>
          <w:delInstrText xml:space="preserve">Usuario\\Documents\\GitHub\\TFG_Javier\\proyecto\\TFG-sinRevisar-FJRG.docx" \l "_Toc202786481" </w:delInstrText>
        </w:r>
        <w:r>
          <w:fldChar w:fldCharType="separate"/>
        </w:r>
        <w:r w:rsidR="00697E1F" w:rsidRPr="00A97875">
          <w:rPr>
            <w:rStyle w:val="Hipervnculo"/>
            <w:noProof/>
          </w:rPr>
          <w:delText>Listado 12 - Configuración archivo enviroment.ts</w:delText>
        </w:r>
        <w:r w:rsidR="00697E1F">
          <w:rPr>
            <w:noProof/>
            <w:webHidden/>
          </w:rPr>
          <w:tab/>
        </w:r>
        <w:r w:rsidR="00697E1F">
          <w:rPr>
            <w:noProof/>
            <w:webHidden/>
          </w:rPr>
          <w:fldChar w:fldCharType="begin"/>
        </w:r>
        <w:r w:rsidR="00697E1F">
          <w:rPr>
            <w:noProof/>
            <w:webHidden/>
          </w:rPr>
          <w:delInstrText xml:space="preserve"> PAGEREF _Toc202786481 \h </w:delInstrText>
        </w:r>
        <w:r w:rsidR="00697E1F">
          <w:rPr>
            <w:noProof/>
            <w:webHidden/>
          </w:rPr>
        </w:r>
        <w:r w:rsidR="00697E1F">
          <w:rPr>
            <w:noProof/>
            <w:webHidden/>
          </w:rPr>
          <w:fldChar w:fldCharType="separate"/>
        </w:r>
        <w:r w:rsidR="00697E1F">
          <w:rPr>
            <w:noProof/>
            <w:webHidden/>
          </w:rPr>
          <w:delText>69</w:delText>
        </w:r>
        <w:r w:rsidR="00697E1F">
          <w:rPr>
            <w:noProof/>
            <w:webHidden/>
          </w:rPr>
          <w:fldChar w:fldCharType="end"/>
        </w:r>
        <w:r>
          <w:rPr>
            <w:noProof/>
          </w:rPr>
          <w:fldChar w:fldCharType="end"/>
        </w:r>
      </w:del>
    </w:p>
    <w:p w14:paraId="54A79AC2" w14:textId="77777777" w:rsidR="00697E1F" w:rsidRDefault="0056181D">
      <w:pPr>
        <w:pStyle w:val="Tabladeilustraciones"/>
        <w:tabs>
          <w:tab w:val="right" w:leader="dot" w:pos="8494"/>
        </w:tabs>
        <w:rPr>
          <w:del w:id="1065" w:author="Redondo García Francisco Javier" w:date="2025-09-02T09:44:00Z"/>
          <w:rFonts w:eastAsiaTheme="minorEastAsia"/>
          <w:noProof/>
          <w:lang w:eastAsia="es-ES"/>
        </w:rPr>
      </w:pPr>
      <w:del w:id="1066" w:author="Redondo García Francisco Javier" w:date="2025-09-02T09:44:00Z">
        <w:r>
          <w:fldChar w:fldCharType="begin"/>
        </w:r>
        <w:r>
          <w:delInstrText xml:space="preserve"> HYPERLINK "file:///C:\\Users\\Usuario\\Documents\\GitHub\\TFG_Javier\\proyecto\\TFG-sinRevisar-FJRG.docx" \l "_Toc202786482" </w:delInstrText>
        </w:r>
        <w:r>
          <w:fldChar w:fldCharType="separate"/>
        </w:r>
        <w:r w:rsidR="00697E1F" w:rsidRPr="00A97875">
          <w:rPr>
            <w:rStyle w:val="Hipervnculo"/>
            <w:noProof/>
          </w:rPr>
          <w:delText>Listado 13 - Archivo module.ts</w:delText>
        </w:r>
        <w:r w:rsidR="00697E1F">
          <w:rPr>
            <w:noProof/>
            <w:webHidden/>
          </w:rPr>
          <w:tab/>
        </w:r>
        <w:r w:rsidR="00697E1F">
          <w:rPr>
            <w:noProof/>
            <w:webHidden/>
          </w:rPr>
          <w:fldChar w:fldCharType="begin"/>
        </w:r>
        <w:r w:rsidR="00697E1F">
          <w:rPr>
            <w:noProof/>
            <w:webHidden/>
          </w:rPr>
          <w:delInstrText xml:space="preserve"> PAGEREF _Toc202786482 \h </w:delInstrText>
        </w:r>
        <w:r w:rsidR="00697E1F">
          <w:rPr>
            <w:noProof/>
            <w:webHidden/>
          </w:rPr>
        </w:r>
        <w:r w:rsidR="00697E1F">
          <w:rPr>
            <w:noProof/>
            <w:webHidden/>
          </w:rPr>
          <w:fldChar w:fldCharType="separate"/>
        </w:r>
        <w:r w:rsidR="00697E1F">
          <w:rPr>
            <w:noProof/>
            <w:webHidden/>
          </w:rPr>
          <w:delText>70</w:delText>
        </w:r>
        <w:r w:rsidR="00697E1F">
          <w:rPr>
            <w:noProof/>
            <w:webHidden/>
          </w:rPr>
          <w:fldChar w:fldCharType="end"/>
        </w:r>
        <w:r>
          <w:rPr>
            <w:noProof/>
          </w:rPr>
          <w:fldChar w:fldCharType="end"/>
        </w:r>
      </w:del>
    </w:p>
    <w:p w14:paraId="3CE8DD91" w14:textId="77777777" w:rsidR="00697E1F" w:rsidRDefault="0056181D">
      <w:pPr>
        <w:pStyle w:val="Tabladeilustraciones"/>
        <w:tabs>
          <w:tab w:val="right" w:leader="dot" w:pos="8494"/>
        </w:tabs>
        <w:rPr>
          <w:del w:id="1067" w:author="Redondo García Francisco Javier" w:date="2025-09-02T09:44:00Z"/>
          <w:rFonts w:eastAsiaTheme="minorEastAsia"/>
          <w:noProof/>
          <w:lang w:eastAsia="es-ES"/>
        </w:rPr>
      </w:pPr>
      <w:del w:id="1068" w:author="Redondo García Francisco Javier" w:date="2025-09-02T09:44:00Z">
        <w:r>
          <w:fldChar w:fldCharType="begin"/>
        </w:r>
        <w:r>
          <w:delInstrText xml:space="preserve"> HYPERLINK "file:///C:\\Users\\Usuario\\Documents\\GitHub\\TFG_Javier\\proyecto\\TFG-sinRevisar-FJRG.docx" \l "_Toc202786483" </w:delInstrText>
        </w:r>
        <w:r>
          <w:fldChar w:fldCharType="separate"/>
        </w:r>
        <w:r w:rsidR="00697E1F" w:rsidRPr="00A97875">
          <w:rPr>
            <w:rStyle w:val="Hipervnculo"/>
            <w:noProof/>
          </w:rPr>
          <w:delText>Listado 14 - Método getPacienteTBA()</w:delText>
        </w:r>
        <w:r w:rsidR="00697E1F">
          <w:rPr>
            <w:noProof/>
            <w:webHidden/>
          </w:rPr>
          <w:tab/>
        </w:r>
        <w:r w:rsidR="00697E1F">
          <w:rPr>
            <w:noProof/>
            <w:webHidden/>
          </w:rPr>
          <w:fldChar w:fldCharType="begin"/>
        </w:r>
        <w:r w:rsidR="00697E1F">
          <w:rPr>
            <w:noProof/>
            <w:webHidden/>
          </w:rPr>
          <w:delInstrText xml:space="preserve"> PAGEREF _Toc202786483 \h </w:delInstrText>
        </w:r>
        <w:r w:rsidR="00697E1F">
          <w:rPr>
            <w:noProof/>
            <w:webHidden/>
          </w:rPr>
        </w:r>
        <w:r w:rsidR="00697E1F">
          <w:rPr>
            <w:noProof/>
            <w:webHidden/>
          </w:rPr>
          <w:fldChar w:fldCharType="separate"/>
        </w:r>
        <w:r w:rsidR="00697E1F">
          <w:rPr>
            <w:noProof/>
            <w:webHidden/>
          </w:rPr>
          <w:delText>71</w:delText>
        </w:r>
        <w:r w:rsidR="00697E1F">
          <w:rPr>
            <w:noProof/>
            <w:webHidden/>
          </w:rPr>
          <w:fldChar w:fldCharType="end"/>
        </w:r>
        <w:r>
          <w:rPr>
            <w:noProof/>
          </w:rPr>
          <w:fldChar w:fldCharType="end"/>
        </w:r>
      </w:del>
    </w:p>
    <w:p w14:paraId="4C88DC64" w14:textId="77777777" w:rsidR="00697E1F" w:rsidRDefault="0056181D">
      <w:pPr>
        <w:pStyle w:val="Tabladeilustraciones"/>
        <w:tabs>
          <w:tab w:val="right" w:leader="dot" w:pos="8494"/>
        </w:tabs>
        <w:rPr>
          <w:del w:id="1069" w:author="Redondo García Francisco Javier" w:date="2025-09-02T09:44:00Z"/>
          <w:rFonts w:eastAsiaTheme="minorEastAsia"/>
          <w:noProof/>
          <w:lang w:eastAsia="es-ES"/>
        </w:rPr>
      </w:pPr>
      <w:del w:id="1070" w:author="Redondo García Francisco Javier" w:date="2025-09-02T09:44:00Z">
        <w:r>
          <w:fldChar w:fldCharType="begin"/>
        </w:r>
        <w:r>
          <w:delInstrText xml:space="preserve"> HYPERLINK "file:///C:\\Users\\Usuario\\Documents\\GitHub\\TFG_Javier\\proyecto\\TFG-sinRevisar-FJRG.docx" \l "_Toc202786484" </w:delInstrText>
        </w:r>
        <w:r>
          <w:fldChar w:fldCharType="separate"/>
        </w:r>
        <w:r w:rsidR="00697E1F" w:rsidRPr="00A97875">
          <w:rPr>
            <w:rStyle w:val="Hipervnculo"/>
            <w:noProof/>
          </w:rPr>
          <w:delText>Listado 15 - Método modRolUsuario()</w:delText>
        </w:r>
        <w:r w:rsidR="00697E1F">
          <w:rPr>
            <w:noProof/>
            <w:webHidden/>
          </w:rPr>
          <w:tab/>
        </w:r>
        <w:r w:rsidR="00697E1F">
          <w:rPr>
            <w:noProof/>
            <w:webHidden/>
          </w:rPr>
          <w:fldChar w:fldCharType="begin"/>
        </w:r>
        <w:r w:rsidR="00697E1F">
          <w:rPr>
            <w:noProof/>
            <w:webHidden/>
          </w:rPr>
          <w:delInstrText xml:space="preserve"> PAGEREF _Toc202786484 \h </w:delInstrText>
        </w:r>
        <w:r w:rsidR="00697E1F">
          <w:rPr>
            <w:noProof/>
            <w:webHidden/>
          </w:rPr>
        </w:r>
        <w:r w:rsidR="00697E1F">
          <w:rPr>
            <w:noProof/>
            <w:webHidden/>
          </w:rPr>
          <w:fldChar w:fldCharType="separate"/>
        </w:r>
        <w:r w:rsidR="00697E1F">
          <w:rPr>
            <w:noProof/>
            <w:webHidden/>
          </w:rPr>
          <w:delText>72</w:delText>
        </w:r>
        <w:r w:rsidR="00697E1F">
          <w:rPr>
            <w:noProof/>
            <w:webHidden/>
          </w:rPr>
          <w:fldChar w:fldCharType="end"/>
        </w:r>
        <w:r>
          <w:rPr>
            <w:noProof/>
          </w:rPr>
          <w:fldChar w:fldCharType="end"/>
        </w:r>
      </w:del>
    </w:p>
    <w:p w14:paraId="397BC491" w14:textId="77777777" w:rsidR="00697E1F" w:rsidRDefault="0056181D">
      <w:pPr>
        <w:pStyle w:val="Tabladeilustraciones"/>
        <w:tabs>
          <w:tab w:val="right" w:leader="dot" w:pos="8494"/>
        </w:tabs>
        <w:rPr>
          <w:del w:id="1071" w:author="Redondo García Francisco Javier" w:date="2025-09-02T09:44:00Z"/>
          <w:rFonts w:eastAsiaTheme="minorEastAsia"/>
          <w:noProof/>
          <w:lang w:eastAsia="es-ES"/>
        </w:rPr>
      </w:pPr>
      <w:del w:id="1072" w:author="Redondo García Francisco Javier" w:date="2025-09-02T09:44:00Z">
        <w:r>
          <w:fldChar w:fldCharType="begin"/>
        </w:r>
        <w:r>
          <w:delInstrText xml:space="preserve"> HYPERLINK "file:///C:\\Users\\Usuario\\Documents\\GitHub\\TFG_Javier\\proyecto\\TFG-sinRevisar-FJRG.docx" \l "_Toc202786485" </w:delInstrText>
        </w:r>
        <w:r>
          <w:fldChar w:fldCharType="separate"/>
        </w:r>
        <w:r w:rsidR="00697E1F" w:rsidRPr="00A97875">
          <w:rPr>
            <w:rStyle w:val="Hipervnculo"/>
            <w:noProof/>
          </w:rPr>
          <w:delText>Listado 16 - Método createSanitario()</w:delText>
        </w:r>
        <w:r w:rsidR="00697E1F">
          <w:rPr>
            <w:noProof/>
            <w:webHidden/>
          </w:rPr>
          <w:tab/>
        </w:r>
        <w:r w:rsidR="00697E1F">
          <w:rPr>
            <w:noProof/>
            <w:webHidden/>
          </w:rPr>
          <w:fldChar w:fldCharType="begin"/>
        </w:r>
        <w:r w:rsidR="00697E1F">
          <w:rPr>
            <w:noProof/>
            <w:webHidden/>
          </w:rPr>
          <w:delInstrText xml:space="preserve"> PAGEREF _Toc202786485 \h </w:delInstrText>
        </w:r>
        <w:r w:rsidR="00697E1F">
          <w:rPr>
            <w:noProof/>
            <w:webHidden/>
          </w:rPr>
        </w:r>
        <w:r w:rsidR="00697E1F">
          <w:rPr>
            <w:noProof/>
            <w:webHidden/>
          </w:rPr>
          <w:fldChar w:fldCharType="separate"/>
        </w:r>
        <w:r w:rsidR="00697E1F">
          <w:rPr>
            <w:noProof/>
            <w:webHidden/>
          </w:rPr>
          <w:delText>72</w:delText>
        </w:r>
        <w:r w:rsidR="00697E1F">
          <w:rPr>
            <w:noProof/>
            <w:webHidden/>
          </w:rPr>
          <w:fldChar w:fldCharType="end"/>
        </w:r>
        <w:r>
          <w:rPr>
            <w:noProof/>
          </w:rPr>
          <w:fldChar w:fldCharType="end"/>
        </w:r>
      </w:del>
    </w:p>
    <w:p w14:paraId="5C30B927" w14:textId="77777777" w:rsidR="00697E1F" w:rsidRDefault="0056181D">
      <w:pPr>
        <w:pStyle w:val="Tabladeilustraciones"/>
        <w:tabs>
          <w:tab w:val="right" w:leader="dot" w:pos="8494"/>
        </w:tabs>
        <w:rPr>
          <w:del w:id="1073" w:author="Redondo García Francisco Javier" w:date="2025-09-02T09:44:00Z"/>
          <w:rFonts w:eastAsiaTheme="minorEastAsia"/>
          <w:noProof/>
          <w:lang w:eastAsia="es-ES"/>
        </w:rPr>
      </w:pPr>
      <w:del w:id="1074" w:author="Redondo García Francisco Javier" w:date="2025-09-02T09:44:00Z">
        <w:r>
          <w:fldChar w:fldCharType="begin"/>
        </w:r>
        <w:r>
          <w:delInstrText xml:space="preserve"> HYPERLINK "file:///C:\\Users\\Usuario\\Documents\\GitHub\\TFG_Javier\\proyecto\\TFG-sinRevisar-FJRG.docx" \l "_Toc202786486" </w:delInstrText>
        </w:r>
        <w:r>
          <w:fldChar w:fldCharType="separate"/>
        </w:r>
        <w:r w:rsidR="00697E1F" w:rsidRPr="00A97875">
          <w:rPr>
            <w:rStyle w:val="Hipervnculo"/>
            <w:noProof/>
          </w:rPr>
          <w:delText>Listado 17 - Método getPacientes()</w:delText>
        </w:r>
        <w:r w:rsidR="00697E1F">
          <w:rPr>
            <w:noProof/>
            <w:webHidden/>
          </w:rPr>
          <w:tab/>
        </w:r>
        <w:r w:rsidR="00697E1F">
          <w:rPr>
            <w:noProof/>
            <w:webHidden/>
          </w:rPr>
          <w:fldChar w:fldCharType="begin"/>
        </w:r>
        <w:r w:rsidR="00697E1F">
          <w:rPr>
            <w:noProof/>
            <w:webHidden/>
          </w:rPr>
          <w:delInstrText xml:space="preserve"> PAGEREF _Toc202786486 \h </w:delInstrText>
        </w:r>
        <w:r w:rsidR="00697E1F">
          <w:rPr>
            <w:noProof/>
            <w:webHidden/>
          </w:rPr>
        </w:r>
        <w:r w:rsidR="00697E1F">
          <w:rPr>
            <w:noProof/>
            <w:webHidden/>
          </w:rPr>
          <w:fldChar w:fldCharType="separate"/>
        </w:r>
        <w:r w:rsidR="00697E1F">
          <w:rPr>
            <w:noProof/>
            <w:webHidden/>
          </w:rPr>
          <w:delText>72</w:delText>
        </w:r>
        <w:r w:rsidR="00697E1F">
          <w:rPr>
            <w:noProof/>
            <w:webHidden/>
          </w:rPr>
          <w:fldChar w:fldCharType="end"/>
        </w:r>
        <w:r>
          <w:rPr>
            <w:noProof/>
          </w:rPr>
          <w:fldChar w:fldCharType="end"/>
        </w:r>
      </w:del>
    </w:p>
    <w:p w14:paraId="543BFC23" w14:textId="77777777" w:rsidR="00697E1F" w:rsidRDefault="0056181D">
      <w:pPr>
        <w:pStyle w:val="Tabladeilustraciones"/>
        <w:tabs>
          <w:tab w:val="right" w:leader="dot" w:pos="8494"/>
        </w:tabs>
        <w:rPr>
          <w:del w:id="1075" w:author="Redondo García Francisco Javier" w:date="2025-09-02T09:44:00Z"/>
          <w:rFonts w:eastAsiaTheme="minorEastAsia"/>
          <w:noProof/>
          <w:lang w:eastAsia="es-ES"/>
        </w:rPr>
      </w:pPr>
      <w:del w:id="1076" w:author="Redondo García Francisco Javier" w:date="2025-09-02T09:44:00Z">
        <w:r>
          <w:fldChar w:fldCharType="begin"/>
        </w:r>
        <w:r>
          <w:delInstrText xml:space="preserve"> HYPERLINK "file:///C:\\Users\\Usuario\\Documents\\GitHub\\TFG_Javier\\proyecto\\TFG-sinRevisar-FJRG.docx" \l "_Toc202786487" </w:delInstrText>
        </w:r>
        <w:r>
          <w:fldChar w:fldCharType="separate"/>
        </w:r>
        <w:r w:rsidR="00697E1F" w:rsidRPr="00A97875">
          <w:rPr>
            <w:rStyle w:val="Hipervnculo"/>
            <w:noProof/>
          </w:rPr>
          <w:delText>Listado 18 - Método getPaciente()</w:delText>
        </w:r>
        <w:r w:rsidR="00697E1F">
          <w:rPr>
            <w:noProof/>
            <w:webHidden/>
          </w:rPr>
          <w:tab/>
        </w:r>
        <w:r w:rsidR="00697E1F">
          <w:rPr>
            <w:noProof/>
            <w:webHidden/>
          </w:rPr>
          <w:fldChar w:fldCharType="begin"/>
        </w:r>
        <w:r w:rsidR="00697E1F">
          <w:rPr>
            <w:noProof/>
            <w:webHidden/>
          </w:rPr>
          <w:delInstrText xml:space="preserve"> PAGEREF _Toc202786487 \h </w:delInstrText>
        </w:r>
        <w:r w:rsidR="00697E1F">
          <w:rPr>
            <w:noProof/>
            <w:webHidden/>
          </w:rPr>
        </w:r>
        <w:r w:rsidR="00697E1F">
          <w:rPr>
            <w:noProof/>
            <w:webHidden/>
          </w:rPr>
          <w:fldChar w:fldCharType="separate"/>
        </w:r>
        <w:r w:rsidR="00697E1F">
          <w:rPr>
            <w:noProof/>
            <w:webHidden/>
          </w:rPr>
          <w:delText>73</w:delText>
        </w:r>
        <w:r w:rsidR="00697E1F">
          <w:rPr>
            <w:noProof/>
            <w:webHidden/>
          </w:rPr>
          <w:fldChar w:fldCharType="end"/>
        </w:r>
        <w:r>
          <w:rPr>
            <w:noProof/>
          </w:rPr>
          <w:fldChar w:fldCharType="end"/>
        </w:r>
      </w:del>
    </w:p>
    <w:p w14:paraId="1C44A4EE" w14:textId="77777777" w:rsidR="00697E1F" w:rsidRDefault="0056181D">
      <w:pPr>
        <w:pStyle w:val="Tabladeilustraciones"/>
        <w:tabs>
          <w:tab w:val="right" w:leader="dot" w:pos="8494"/>
        </w:tabs>
        <w:rPr>
          <w:del w:id="1077" w:author="Redondo García Francisco Javier" w:date="2025-09-02T09:44:00Z"/>
          <w:rFonts w:eastAsiaTheme="minorEastAsia"/>
          <w:noProof/>
          <w:lang w:eastAsia="es-ES"/>
        </w:rPr>
      </w:pPr>
      <w:del w:id="1078" w:author="Redondo García Francisco Javier" w:date="2025-09-02T09:44:00Z">
        <w:r>
          <w:fldChar w:fldCharType="begin"/>
        </w:r>
        <w:r>
          <w:delInstrText xml:space="preserve"> HYPERLINK "file:///C:\\Users\\Usuario\\Documents\\GitHub\\TFG_Javier\\proyecto\\TFG-sinRevisar-FJRG.docx" \l "_Toc202786488" </w:delInstrText>
        </w:r>
        <w:r>
          <w:fldChar w:fldCharType="separate"/>
        </w:r>
        <w:r w:rsidR="00697E1F" w:rsidRPr="00A97875">
          <w:rPr>
            <w:rStyle w:val="Hipervnculo"/>
            <w:noProof/>
          </w:rPr>
          <w:delText>Listado 19 - Método  deleteSanitario()</w:delText>
        </w:r>
        <w:r w:rsidR="00697E1F">
          <w:rPr>
            <w:noProof/>
            <w:webHidden/>
          </w:rPr>
          <w:tab/>
        </w:r>
        <w:r w:rsidR="00697E1F">
          <w:rPr>
            <w:noProof/>
            <w:webHidden/>
          </w:rPr>
          <w:fldChar w:fldCharType="begin"/>
        </w:r>
        <w:r w:rsidR="00697E1F">
          <w:rPr>
            <w:noProof/>
            <w:webHidden/>
          </w:rPr>
          <w:delInstrText xml:space="preserve"> PAGEREF _Toc202786488 \h </w:delInstrText>
        </w:r>
        <w:r w:rsidR="00697E1F">
          <w:rPr>
            <w:noProof/>
            <w:webHidden/>
          </w:rPr>
        </w:r>
        <w:r w:rsidR="00697E1F">
          <w:rPr>
            <w:noProof/>
            <w:webHidden/>
          </w:rPr>
          <w:fldChar w:fldCharType="separate"/>
        </w:r>
        <w:r w:rsidR="00697E1F">
          <w:rPr>
            <w:noProof/>
            <w:webHidden/>
          </w:rPr>
          <w:delText>73</w:delText>
        </w:r>
        <w:r w:rsidR="00697E1F">
          <w:rPr>
            <w:noProof/>
            <w:webHidden/>
          </w:rPr>
          <w:fldChar w:fldCharType="end"/>
        </w:r>
        <w:r>
          <w:rPr>
            <w:noProof/>
          </w:rPr>
          <w:fldChar w:fldCharType="end"/>
        </w:r>
      </w:del>
    </w:p>
    <w:p w14:paraId="10780C9D" w14:textId="77777777" w:rsidR="00697E1F" w:rsidRDefault="0056181D">
      <w:pPr>
        <w:pStyle w:val="Tabladeilustraciones"/>
        <w:tabs>
          <w:tab w:val="right" w:leader="dot" w:pos="8494"/>
        </w:tabs>
        <w:rPr>
          <w:del w:id="1079" w:author="Redondo García Francisco Javier" w:date="2025-09-02T09:44:00Z"/>
          <w:rFonts w:eastAsiaTheme="minorEastAsia"/>
          <w:noProof/>
          <w:lang w:eastAsia="es-ES"/>
        </w:rPr>
      </w:pPr>
      <w:del w:id="1080" w:author="Redondo García Francisco Javier" w:date="2025-09-02T09:44:00Z">
        <w:r>
          <w:fldChar w:fldCharType="begin"/>
        </w:r>
        <w:r>
          <w:delInstrText xml:space="preserve"> HYPERLINK "file:///C:\\Users\\Usuario\\Documents\\GitHub\\TFG_Javier\\proyecto\\TFG-sinRevisar-FJRG.docx" \l "_Toc202786489" </w:delInstrText>
        </w:r>
        <w:r>
          <w:fldChar w:fldCharType="separate"/>
        </w:r>
        <w:r w:rsidR="00697E1F" w:rsidRPr="00A97875">
          <w:rPr>
            <w:rStyle w:val="Hipervnculo"/>
            <w:noProof/>
          </w:rPr>
          <w:delText>Listado 20 - Método deletePaciente()</w:delText>
        </w:r>
        <w:r w:rsidR="00697E1F">
          <w:rPr>
            <w:noProof/>
            <w:webHidden/>
          </w:rPr>
          <w:tab/>
        </w:r>
        <w:r w:rsidR="00697E1F">
          <w:rPr>
            <w:noProof/>
            <w:webHidden/>
          </w:rPr>
          <w:fldChar w:fldCharType="begin"/>
        </w:r>
        <w:r w:rsidR="00697E1F">
          <w:rPr>
            <w:noProof/>
            <w:webHidden/>
          </w:rPr>
          <w:delInstrText xml:space="preserve"> PAGEREF _Toc202786489 \h </w:delInstrText>
        </w:r>
        <w:r w:rsidR="00697E1F">
          <w:rPr>
            <w:noProof/>
            <w:webHidden/>
          </w:rPr>
        </w:r>
        <w:r w:rsidR="00697E1F">
          <w:rPr>
            <w:noProof/>
            <w:webHidden/>
          </w:rPr>
          <w:fldChar w:fldCharType="separate"/>
        </w:r>
        <w:r w:rsidR="00697E1F">
          <w:rPr>
            <w:noProof/>
            <w:webHidden/>
          </w:rPr>
          <w:delText>73</w:delText>
        </w:r>
        <w:r w:rsidR="00697E1F">
          <w:rPr>
            <w:noProof/>
            <w:webHidden/>
          </w:rPr>
          <w:fldChar w:fldCharType="end"/>
        </w:r>
        <w:r>
          <w:rPr>
            <w:noProof/>
          </w:rPr>
          <w:fldChar w:fldCharType="end"/>
        </w:r>
      </w:del>
    </w:p>
    <w:p w14:paraId="6888A7D1" w14:textId="77777777" w:rsidR="00697E1F" w:rsidRDefault="0056181D">
      <w:pPr>
        <w:pStyle w:val="Tabladeilustraciones"/>
        <w:tabs>
          <w:tab w:val="right" w:leader="dot" w:pos="8494"/>
        </w:tabs>
        <w:rPr>
          <w:del w:id="1081" w:author="Redondo García Francisco Javier" w:date="2025-09-02T09:44:00Z"/>
          <w:rFonts w:eastAsiaTheme="minorEastAsia"/>
          <w:noProof/>
          <w:lang w:eastAsia="es-ES"/>
        </w:rPr>
      </w:pPr>
      <w:del w:id="1082" w:author="Redondo García Francisco Javier" w:date="2025-09-02T09:44:00Z">
        <w:r>
          <w:fldChar w:fldCharType="begin"/>
        </w:r>
        <w:r>
          <w:delInstrText xml:space="preserve"> HYPERLINK "file:///C:\\Users\\Usuario\\Documents\\GitHub\\TFG_Javier\\proyecto\\TFG-sinRevisar-FJRG.docx" \l "_Toc202786490" </w:delInstrText>
        </w:r>
        <w:r>
          <w:fldChar w:fldCharType="separate"/>
        </w:r>
        <w:r w:rsidR="00697E1F" w:rsidRPr="00A97875">
          <w:rPr>
            <w:rStyle w:val="Hipervnculo"/>
            <w:noProof/>
          </w:rPr>
          <w:delText>Listado 21 - Método updatePaciente()</w:delText>
        </w:r>
        <w:r w:rsidR="00697E1F">
          <w:rPr>
            <w:noProof/>
            <w:webHidden/>
          </w:rPr>
          <w:tab/>
        </w:r>
        <w:r w:rsidR="00697E1F">
          <w:rPr>
            <w:noProof/>
            <w:webHidden/>
          </w:rPr>
          <w:fldChar w:fldCharType="begin"/>
        </w:r>
        <w:r w:rsidR="00697E1F">
          <w:rPr>
            <w:noProof/>
            <w:webHidden/>
          </w:rPr>
          <w:delInstrText xml:space="preserve"> PAGEREF _Toc202786490 \h </w:delInstrText>
        </w:r>
        <w:r w:rsidR="00697E1F">
          <w:rPr>
            <w:noProof/>
            <w:webHidden/>
          </w:rPr>
        </w:r>
        <w:r w:rsidR="00697E1F">
          <w:rPr>
            <w:noProof/>
            <w:webHidden/>
          </w:rPr>
          <w:fldChar w:fldCharType="separate"/>
        </w:r>
        <w:r w:rsidR="00697E1F">
          <w:rPr>
            <w:noProof/>
            <w:webHidden/>
          </w:rPr>
          <w:delText>73</w:delText>
        </w:r>
        <w:r w:rsidR="00697E1F">
          <w:rPr>
            <w:noProof/>
            <w:webHidden/>
          </w:rPr>
          <w:fldChar w:fldCharType="end"/>
        </w:r>
        <w:r>
          <w:rPr>
            <w:noProof/>
          </w:rPr>
          <w:fldChar w:fldCharType="end"/>
        </w:r>
      </w:del>
    </w:p>
    <w:p w14:paraId="5D9AF363" w14:textId="77777777" w:rsidR="00697E1F" w:rsidRDefault="0056181D">
      <w:pPr>
        <w:pStyle w:val="Tabladeilustraciones"/>
        <w:tabs>
          <w:tab w:val="right" w:leader="dot" w:pos="8494"/>
        </w:tabs>
        <w:rPr>
          <w:del w:id="1083" w:author="Redondo García Francisco Javier" w:date="2025-09-02T09:44:00Z"/>
          <w:rFonts w:eastAsiaTheme="minorEastAsia"/>
          <w:noProof/>
          <w:lang w:eastAsia="es-ES"/>
        </w:rPr>
      </w:pPr>
      <w:del w:id="1084" w:author="Redondo García Francisco Javier" w:date="2025-09-02T09:44:00Z">
        <w:r>
          <w:fldChar w:fldCharType="begin"/>
        </w:r>
        <w:r>
          <w:delInstrText xml:space="preserve"> HYPERLINK "file:///C:\\Users\\Usuario\\Documents\\GitHub\\TFG_Javier\\proyecto\\TFG-sinRevisar-FJRG.docx" \l "_Toc202786491" </w:delInstrText>
        </w:r>
        <w:r>
          <w:fldChar w:fldCharType="separate"/>
        </w:r>
        <w:r w:rsidR="00697E1F" w:rsidRPr="00A97875">
          <w:rPr>
            <w:rStyle w:val="Hipervnculo"/>
            <w:noProof/>
          </w:rPr>
          <w:delText>Listado 22 - Método getUsuarios()</w:delText>
        </w:r>
        <w:r w:rsidR="00697E1F">
          <w:rPr>
            <w:noProof/>
            <w:webHidden/>
          </w:rPr>
          <w:tab/>
        </w:r>
        <w:r w:rsidR="00697E1F">
          <w:rPr>
            <w:noProof/>
            <w:webHidden/>
          </w:rPr>
          <w:fldChar w:fldCharType="begin"/>
        </w:r>
        <w:r w:rsidR="00697E1F">
          <w:rPr>
            <w:noProof/>
            <w:webHidden/>
          </w:rPr>
          <w:delInstrText xml:space="preserve"> PAGEREF _Toc202786491 \h </w:delInstrText>
        </w:r>
        <w:r w:rsidR="00697E1F">
          <w:rPr>
            <w:noProof/>
            <w:webHidden/>
          </w:rPr>
        </w:r>
        <w:r w:rsidR="00697E1F">
          <w:rPr>
            <w:noProof/>
            <w:webHidden/>
          </w:rPr>
          <w:fldChar w:fldCharType="separate"/>
        </w:r>
        <w:r w:rsidR="00697E1F">
          <w:rPr>
            <w:noProof/>
            <w:webHidden/>
          </w:rPr>
          <w:delText>73</w:delText>
        </w:r>
        <w:r w:rsidR="00697E1F">
          <w:rPr>
            <w:noProof/>
            <w:webHidden/>
          </w:rPr>
          <w:fldChar w:fldCharType="end"/>
        </w:r>
        <w:r>
          <w:rPr>
            <w:noProof/>
          </w:rPr>
          <w:fldChar w:fldCharType="end"/>
        </w:r>
      </w:del>
    </w:p>
    <w:p w14:paraId="1C77FD7A" w14:textId="77777777" w:rsidR="00697E1F" w:rsidRDefault="0056181D">
      <w:pPr>
        <w:pStyle w:val="Tabladeilustraciones"/>
        <w:tabs>
          <w:tab w:val="right" w:leader="dot" w:pos="8494"/>
        </w:tabs>
        <w:rPr>
          <w:del w:id="1085" w:author="Redondo García Francisco Javier" w:date="2025-09-02T09:44:00Z"/>
          <w:rFonts w:eastAsiaTheme="minorEastAsia"/>
          <w:noProof/>
          <w:lang w:eastAsia="es-ES"/>
        </w:rPr>
      </w:pPr>
      <w:del w:id="1086" w:author="Redondo García Francisco Javier" w:date="2025-09-02T09:44:00Z">
        <w:r>
          <w:fldChar w:fldCharType="begin"/>
        </w:r>
        <w:r>
          <w:delInstrText xml:space="preserve"> HYPERLINK "file:///C:\\Users\\Usuario\\Documents\\GitHub\\TFG_Javier\\proyecto\\TFG-sinRevisar-FJRG.docx" \l "_Toc202786492" </w:delInstrText>
        </w:r>
        <w:r>
          <w:fldChar w:fldCharType="separate"/>
        </w:r>
        <w:r w:rsidR="00697E1F" w:rsidRPr="00A97875">
          <w:rPr>
            <w:rStyle w:val="Hipervnculo"/>
            <w:noProof/>
          </w:rPr>
          <w:delText>Listado 23 - Método loginAdmin()</w:delText>
        </w:r>
        <w:r w:rsidR="00697E1F">
          <w:rPr>
            <w:noProof/>
            <w:webHidden/>
          </w:rPr>
          <w:tab/>
        </w:r>
        <w:r w:rsidR="00697E1F">
          <w:rPr>
            <w:noProof/>
            <w:webHidden/>
          </w:rPr>
          <w:fldChar w:fldCharType="begin"/>
        </w:r>
        <w:r w:rsidR="00697E1F">
          <w:rPr>
            <w:noProof/>
            <w:webHidden/>
          </w:rPr>
          <w:delInstrText xml:space="preserve"> PAGEREF _Toc202786492 \h </w:delInstrText>
        </w:r>
        <w:r w:rsidR="00697E1F">
          <w:rPr>
            <w:noProof/>
            <w:webHidden/>
          </w:rPr>
        </w:r>
        <w:r w:rsidR="00697E1F">
          <w:rPr>
            <w:noProof/>
            <w:webHidden/>
          </w:rPr>
          <w:fldChar w:fldCharType="separate"/>
        </w:r>
        <w:r w:rsidR="00697E1F">
          <w:rPr>
            <w:noProof/>
            <w:webHidden/>
          </w:rPr>
          <w:delText>74</w:delText>
        </w:r>
        <w:r w:rsidR="00697E1F">
          <w:rPr>
            <w:noProof/>
            <w:webHidden/>
          </w:rPr>
          <w:fldChar w:fldCharType="end"/>
        </w:r>
        <w:r>
          <w:rPr>
            <w:noProof/>
          </w:rPr>
          <w:fldChar w:fldCharType="end"/>
        </w:r>
      </w:del>
    </w:p>
    <w:p w14:paraId="4243E2FF" w14:textId="77777777" w:rsidR="00697E1F" w:rsidRDefault="0056181D">
      <w:pPr>
        <w:pStyle w:val="Tabladeilustraciones"/>
        <w:tabs>
          <w:tab w:val="right" w:leader="dot" w:pos="8494"/>
        </w:tabs>
        <w:rPr>
          <w:del w:id="1087" w:author="Redondo García Francisco Javier" w:date="2025-09-02T09:44:00Z"/>
          <w:rFonts w:eastAsiaTheme="minorEastAsia"/>
          <w:noProof/>
          <w:lang w:eastAsia="es-ES"/>
        </w:rPr>
      </w:pPr>
      <w:del w:id="1088" w:author="Redondo García Francisco Javier" w:date="2025-09-02T09:44:00Z">
        <w:r>
          <w:fldChar w:fldCharType="begin"/>
        </w:r>
        <w:r>
          <w:delInstrText xml:space="preserve"> HYPERLINK \l "_Toc202786493" </w:delInstrText>
        </w:r>
        <w:r>
          <w:fldChar w:fldCharType="separate"/>
        </w:r>
        <w:r w:rsidR="00697E1F" w:rsidRPr="00A97875">
          <w:rPr>
            <w:rStyle w:val="Hipervnculo"/>
            <w:noProof/>
          </w:rPr>
          <w:delText>Listado 24 - Ejemplo rutas absolutas</w:delText>
        </w:r>
        <w:r w:rsidR="00697E1F">
          <w:rPr>
            <w:noProof/>
            <w:webHidden/>
          </w:rPr>
          <w:tab/>
        </w:r>
        <w:r w:rsidR="00697E1F">
          <w:rPr>
            <w:noProof/>
            <w:webHidden/>
          </w:rPr>
          <w:fldChar w:fldCharType="begin"/>
        </w:r>
        <w:r w:rsidR="00697E1F">
          <w:rPr>
            <w:noProof/>
            <w:webHidden/>
          </w:rPr>
          <w:delInstrText xml:space="preserve"> PAGEREF _Toc202786493 \h </w:delInstrText>
        </w:r>
        <w:r w:rsidR="00697E1F">
          <w:rPr>
            <w:noProof/>
            <w:webHidden/>
          </w:rPr>
        </w:r>
        <w:r w:rsidR="00697E1F">
          <w:rPr>
            <w:noProof/>
            <w:webHidden/>
          </w:rPr>
          <w:fldChar w:fldCharType="separate"/>
        </w:r>
        <w:r w:rsidR="00697E1F">
          <w:rPr>
            <w:noProof/>
            <w:webHidden/>
          </w:rPr>
          <w:delText>76</w:delText>
        </w:r>
        <w:r w:rsidR="00697E1F">
          <w:rPr>
            <w:noProof/>
            <w:webHidden/>
          </w:rPr>
          <w:fldChar w:fldCharType="end"/>
        </w:r>
        <w:r>
          <w:rPr>
            <w:noProof/>
          </w:rPr>
          <w:fldChar w:fldCharType="end"/>
        </w:r>
      </w:del>
    </w:p>
    <w:p w14:paraId="41683AE3" w14:textId="77777777" w:rsidR="00697E1F" w:rsidRDefault="0056181D">
      <w:pPr>
        <w:pStyle w:val="Tabladeilustraciones"/>
        <w:tabs>
          <w:tab w:val="right" w:leader="dot" w:pos="8494"/>
        </w:tabs>
        <w:rPr>
          <w:del w:id="1089" w:author="Redondo García Francisco Javier" w:date="2025-09-02T09:44:00Z"/>
          <w:rFonts w:eastAsiaTheme="minorEastAsia"/>
          <w:noProof/>
          <w:lang w:eastAsia="es-ES"/>
        </w:rPr>
      </w:pPr>
      <w:del w:id="1090" w:author="Redondo García Francisco Javier" w:date="2025-09-02T09:44:00Z">
        <w:r>
          <w:fldChar w:fldCharType="begin"/>
        </w:r>
        <w:r>
          <w:delInstrText xml:space="preserve"> HYPERLINK \l "_Toc202786494" </w:delInstrText>
        </w:r>
        <w:r>
          <w:fldChar w:fldCharType="separate"/>
        </w:r>
        <w:r w:rsidR="00697E1F" w:rsidRPr="00A97875">
          <w:rPr>
            <w:rStyle w:val="Hipervnculo"/>
            <w:noProof/>
          </w:rPr>
          <w:delText>Listado 25 - Ejemplo rutas con parámetros dinámicos</w:delText>
        </w:r>
        <w:r w:rsidR="00697E1F">
          <w:rPr>
            <w:noProof/>
            <w:webHidden/>
          </w:rPr>
          <w:tab/>
        </w:r>
        <w:r w:rsidR="00697E1F">
          <w:rPr>
            <w:noProof/>
            <w:webHidden/>
          </w:rPr>
          <w:fldChar w:fldCharType="begin"/>
        </w:r>
        <w:r w:rsidR="00697E1F">
          <w:rPr>
            <w:noProof/>
            <w:webHidden/>
          </w:rPr>
          <w:delInstrText xml:space="preserve"> PAGEREF _Toc202786494 \h </w:delInstrText>
        </w:r>
        <w:r w:rsidR="00697E1F">
          <w:rPr>
            <w:noProof/>
            <w:webHidden/>
          </w:rPr>
        </w:r>
        <w:r w:rsidR="00697E1F">
          <w:rPr>
            <w:noProof/>
            <w:webHidden/>
          </w:rPr>
          <w:fldChar w:fldCharType="separate"/>
        </w:r>
        <w:r w:rsidR="00697E1F">
          <w:rPr>
            <w:noProof/>
            <w:webHidden/>
          </w:rPr>
          <w:delText>76</w:delText>
        </w:r>
        <w:r w:rsidR="00697E1F">
          <w:rPr>
            <w:noProof/>
            <w:webHidden/>
          </w:rPr>
          <w:fldChar w:fldCharType="end"/>
        </w:r>
        <w:r>
          <w:rPr>
            <w:noProof/>
          </w:rPr>
          <w:fldChar w:fldCharType="end"/>
        </w:r>
      </w:del>
    </w:p>
    <w:p w14:paraId="56A7DFAB" w14:textId="77777777" w:rsidR="00697E1F" w:rsidRDefault="0056181D">
      <w:pPr>
        <w:pStyle w:val="Tabladeilustraciones"/>
        <w:tabs>
          <w:tab w:val="right" w:leader="dot" w:pos="8494"/>
        </w:tabs>
        <w:rPr>
          <w:del w:id="1091" w:author="Redondo García Francisco Javier" w:date="2025-09-02T09:44:00Z"/>
          <w:rFonts w:eastAsiaTheme="minorEastAsia"/>
          <w:noProof/>
          <w:lang w:eastAsia="es-ES"/>
        </w:rPr>
      </w:pPr>
      <w:del w:id="1092" w:author="Redondo García Francisco Javier" w:date="2025-09-02T09:44:00Z">
        <w:r>
          <w:fldChar w:fldCharType="begin"/>
        </w:r>
        <w:r>
          <w:delInstrText xml:space="preserve"> HYPERLINK "file:///C:\\Users\\Usuario\\Documents\\GitHub\\TFG_Javier\\proyecto\\TFG-sinRevisar-FJRG.docx" \l "_Toc202786495" </w:delInstrText>
        </w:r>
        <w:r>
          <w:fldChar w:fldCharType="separate"/>
        </w:r>
        <w:r w:rsidR="00697E1F" w:rsidRPr="00A97875">
          <w:rPr>
            <w:rStyle w:val="Hipervnculo"/>
            <w:noProof/>
          </w:rPr>
          <w:delText>Listado 26 - Código para usar enrutamiento directo</w:delText>
        </w:r>
        <w:r w:rsidR="00697E1F">
          <w:rPr>
            <w:noProof/>
            <w:webHidden/>
          </w:rPr>
          <w:tab/>
        </w:r>
        <w:r w:rsidR="00697E1F">
          <w:rPr>
            <w:noProof/>
            <w:webHidden/>
          </w:rPr>
          <w:fldChar w:fldCharType="begin"/>
        </w:r>
        <w:r w:rsidR="00697E1F">
          <w:rPr>
            <w:noProof/>
            <w:webHidden/>
          </w:rPr>
          <w:delInstrText xml:space="preserve"> PAGEREF _Toc202786495 \h </w:delInstrText>
        </w:r>
        <w:r w:rsidR="00697E1F">
          <w:rPr>
            <w:noProof/>
            <w:webHidden/>
          </w:rPr>
        </w:r>
        <w:r w:rsidR="00697E1F">
          <w:rPr>
            <w:noProof/>
            <w:webHidden/>
          </w:rPr>
          <w:fldChar w:fldCharType="separate"/>
        </w:r>
        <w:r w:rsidR="00697E1F">
          <w:rPr>
            <w:noProof/>
            <w:webHidden/>
          </w:rPr>
          <w:delText>76</w:delText>
        </w:r>
        <w:r w:rsidR="00697E1F">
          <w:rPr>
            <w:noProof/>
            <w:webHidden/>
          </w:rPr>
          <w:fldChar w:fldCharType="end"/>
        </w:r>
        <w:r>
          <w:rPr>
            <w:noProof/>
          </w:rPr>
          <w:fldChar w:fldCharType="end"/>
        </w:r>
      </w:del>
    </w:p>
    <w:p w14:paraId="013C8EB9" w14:textId="77777777" w:rsidR="00697E1F" w:rsidRDefault="0056181D">
      <w:pPr>
        <w:pStyle w:val="Tabladeilustraciones"/>
        <w:tabs>
          <w:tab w:val="right" w:leader="dot" w:pos="8494"/>
        </w:tabs>
        <w:rPr>
          <w:del w:id="1093" w:author="Redondo García Francisco Javier" w:date="2025-09-02T09:44:00Z"/>
          <w:rFonts w:eastAsiaTheme="minorEastAsia"/>
          <w:noProof/>
          <w:lang w:eastAsia="es-ES"/>
        </w:rPr>
      </w:pPr>
      <w:del w:id="1094" w:author="Redondo García Francisco Javier" w:date="2025-09-02T09:44:00Z">
        <w:r>
          <w:fldChar w:fldCharType="begin"/>
        </w:r>
        <w:r>
          <w:delInstrText xml:space="preserve"> HYPERLINK "file:///C:\\Users\\Usuario\\Documents\\GitHub\\TFG_Javier\\proyecto\\TFG-sinRevisar-FJRG.docx" \l "_Toc202786496" </w:delInstrText>
        </w:r>
        <w:r>
          <w:fldChar w:fldCharType="separate"/>
        </w:r>
        <w:r w:rsidR="00697E1F" w:rsidRPr="00A97875">
          <w:rPr>
            <w:rStyle w:val="Hipervnculo"/>
            <w:noProof/>
          </w:rPr>
          <w:delText>Listado 27 - Código para usar enrutamiento con parámetro</w:delText>
        </w:r>
        <w:r w:rsidR="00697E1F">
          <w:rPr>
            <w:noProof/>
            <w:webHidden/>
          </w:rPr>
          <w:tab/>
        </w:r>
        <w:r w:rsidR="00697E1F">
          <w:rPr>
            <w:noProof/>
            <w:webHidden/>
          </w:rPr>
          <w:fldChar w:fldCharType="begin"/>
        </w:r>
        <w:r w:rsidR="00697E1F">
          <w:rPr>
            <w:noProof/>
            <w:webHidden/>
          </w:rPr>
          <w:delInstrText xml:space="preserve"> PAGEREF _Toc202786496 \h </w:delInstrText>
        </w:r>
        <w:r w:rsidR="00697E1F">
          <w:rPr>
            <w:noProof/>
            <w:webHidden/>
          </w:rPr>
        </w:r>
        <w:r w:rsidR="00697E1F">
          <w:rPr>
            <w:noProof/>
            <w:webHidden/>
          </w:rPr>
          <w:fldChar w:fldCharType="separate"/>
        </w:r>
        <w:r w:rsidR="00697E1F">
          <w:rPr>
            <w:noProof/>
            <w:webHidden/>
          </w:rPr>
          <w:delText>77</w:delText>
        </w:r>
        <w:r w:rsidR="00697E1F">
          <w:rPr>
            <w:noProof/>
            <w:webHidden/>
          </w:rPr>
          <w:fldChar w:fldCharType="end"/>
        </w:r>
        <w:r>
          <w:rPr>
            <w:noProof/>
          </w:rPr>
          <w:fldChar w:fldCharType="end"/>
        </w:r>
      </w:del>
    </w:p>
    <w:p w14:paraId="0B3BFC64" w14:textId="77777777" w:rsidR="00697E1F" w:rsidRDefault="0056181D">
      <w:pPr>
        <w:pStyle w:val="Tabladeilustraciones"/>
        <w:tabs>
          <w:tab w:val="right" w:leader="dot" w:pos="8494"/>
        </w:tabs>
        <w:rPr>
          <w:del w:id="1095" w:author="Redondo García Francisco Javier" w:date="2025-09-02T09:44:00Z"/>
          <w:rFonts w:eastAsiaTheme="minorEastAsia"/>
          <w:noProof/>
          <w:lang w:eastAsia="es-ES"/>
        </w:rPr>
      </w:pPr>
      <w:del w:id="1096" w:author="Redondo García Francisco Javier" w:date="2025-09-02T09:44:00Z">
        <w:r>
          <w:fldChar w:fldCharType="begin"/>
        </w:r>
        <w:r>
          <w:delInstrText xml:space="preserve"> HYPERLINK \l "_Toc202786497" </w:delInstrText>
        </w:r>
        <w:r>
          <w:fldChar w:fldCharType="separate"/>
        </w:r>
        <w:r w:rsidR="00697E1F" w:rsidRPr="00A97875">
          <w:rPr>
            <w:rStyle w:val="Hipervnculo"/>
            <w:noProof/>
          </w:rPr>
          <w:delText>Listado 28 - Logins</w:delText>
        </w:r>
        <w:r w:rsidR="00697E1F">
          <w:rPr>
            <w:noProof/>
            <w:webHidden/>
          </w:rPr>
          <w:tab/>
        </w:r>
        <w:r w:rsidR="00697E1F">
          <w:rPr>
            <w:noProof/>
            <w:webHidden/>
          </w:rPr>
          <w:fldChar w:fldCharType="begin"/>
        </w:r>
        <w:r w:rsidR="00697E1F">
          <w:rPr>
            <w:noProof/>
            <w:webHidden/>
          </w:rPr>
          <w:delInstrText xml:space="preserve"> PAGEREF _Toc202786497 \h </w:delInstrText>
        </w:r>
        <w:r w:rsidR="00697E1F">
          <w:rPr>
            <w:noProof/>
            <w:webHidden/>
          </w:rPr>
        </w:r>
        <w:r w:rsidR="00697E1F">
          <w:rPr>
            <w:noProof/>
            <w:webHidden/>
          </w:rPr>
          <w:fldChar w:fldCharType="separate"/>
        </w:r>
        <w:r w:rsidR="00697E1F">
          <w:rPr>
            <w:noProof/>
            <w:webHidden/>
          </w:rPr>
          <w:delText>78</w:delText>
        </w:r>
        <w:r w:rsidR="00697E1F">
          <w:rPr>
            <w:noProof/>
            <w:webHidden/>
          </w:rPr>
          <w:fldChar w:fldCharType="end"/>
        </w:r>
        <w:r>
          <w:rPr>
            <w:noProof/>
          </w:rPr>
          <w:fldChar w:fldCharType="end"/>
        </w:r>
      </w:del>
    </w:p>
    <w:p w14:paraId="174E501D" w14:textId="77777777" w:rsidR="00697E1F" w:rsidRDefault="0056181D">
      <w:pPr>
        <w:pStyle w:val="Tabladeilustraciones"/>
        <w:tabs>
          <w:tab w:val="right" w:leader="dot" w:pos="8494"/>
        </w:tabs>
        <w:rPr>
          <w:del w:id="1097" w:author="Redondo García Francisco Javier" w:date="2025-09-02T09:44:00Z"/>
          <w:rFonts w:eastAsiaTheme="minorEastAsia"/>
          <w:noProof/>
          <w:lang w:eastAsia="es-ES"/>
        </w:rPr>
      </w:pPr>
      <w:del w:id="1098" w:author="Redondo García Francisco Javier" w:date="2025-09-02T09:44:00Z">
        <w:r>
          <w:fldChar w:fldCharType="begin"/>
        </w:r>
        <w:r>
          <w:delInstrText xml:space="preserve"> HYPERLINK "file:///C:\\Users\\Usuario\\Documents\\GitHub\\TFG_Javier\\proyecto\\TFG-sinRevisar-FJRG.docx" \l "_Toc202786498" </w:delInstrText>
        </w:r>
        <w:r>
          <w:fldChar w:fldCharType="separate"/>
        </w:r>
        <w:r w:rsidR="00697E1F" w:rsidRPr="00A97875">
          <w:rPr>
            <w:rStyle w:val="Hipervnculo"/>
            <w:noProof/>
          </w:rPr>
          <w:delText>Listado 29 - Inyectar componente en tamplate</w:delText>
        </w:r>
        <w:r w:rsidR="00697E1F">
          <w:rPr>
            <w:noProof/>
            <w:webHidden/>
          </w:rPr>
          <w:tab/>
        </w:r>
        <w:r w:rsidR="00697E1F">
          <w:rPr>
            <w:noProof/>
            <w:webHidden/>
          </w:rPr>
          <w:fldChar w:fldCharType="begin"/>
        </w:r>
        <w:r w:rsidR="00697E1F">
          <w:rPr>
            <w:noProof/>
            <w:webHidden/>
          </w:rPr>
          <w:delInstrText xml:space="preserve"> PAGEREF _Toc202786498 \h </w:delInstrText>
        </w:r>
        <w:r w:rsidR="00697E1F">
          <w:rPr>
            <w:noProof/>
            <w:webHidden/>
          </w:rPr>
        </w:r>
        <w:r w:rsidR="00697E1F">
          <w:rPr>
            <w:noProof/>
            <w:webHidden/>
          </w:rPr>
          <w:fldChar w:fldCharType="separate"/>
        </w:r>
        <w:r w:rsidR="00697E1F">
          <w:rPr>
            <w:noProof/>
            <w:webHidden/>
          </w:rPr>
          <w:delText>78</w:delText>
        </w:r>
        <w:r w:rsidR="00697E1F">
          <w:rPr>
            <w:noProof/>
            <w:webHidden/>
          </w:rPr>
          <w:fldChar w:fldCharType="end"/>
        </w:r>
        <w:r>
          <w:rPr>
            <w:noProof/>
          </w:rPr>
          <w:fldChar w:fldCharType="end"/>
        </w:r>
      </w:del>
    </w:p>
    <w:p w14:paraId="326427F7" w14:textId="77777777" w:rsidR="00697E1F" w:rsidRDefault="0056181D">
      <w:pPr>
        <w:pStyle w:val="Tabladeilustraciones"/>
        <w:tabs>
          <w:tab w:val="right" w:leader="dot" w:pos="8494"/>
        </w:tabs>
        <w:rPr>
          <w:del w:id="1099" w:author="Redondo García Francisco Javier" w:date="2025-09-02T09:44:00Z"/>
          <w:rFonts w:eastAsiaTheme="minorEastAsia"/>
          <w:noProof/>
          <w:lang w:eastAsia="es-ES"/>
        </w:rPr>
      </w:pPr>
      <w:del w:id="1100" w:author="Redondo García Francisco Javier" w:date="2025-09-02T09:44:00Z">
        <w:r>
          <w:fldChar w:fldCharType="begin"/>
        </w:r>
        <w:r>
          <w:delInstrText xml:space="preserve"> HYPERLINK "file:///C:\\Users\\Usuario\\Documents\\GitHub\\TFG_Javier\\proyecto\\TFG-sinRevisar-FJRG.docx" \l "_Toc202786499" </w:delInstrText>
        </w:r>
        <w:r>
          <w:fldChar w:fldCharType="separate"/>
        </w:r>
        <w:r w:rsidR="00697E1F" w:rsidRPr="00A97875">
          <w:rPr>
            <w:rStyle w:val="Hipervnculo"/>
            <w:noProof/>
          </w:rPr>
          <w:delText>Listado 30 - Suscripción a rol</w:delText>
        </w:r>
        <w:r w:rsidR="00697E1F">
          <w:rPr>
            <w:noProof/>
            <w:webHidden/>
          </w:rPr>
          <w:tab/>
        </w:r>
        <w:r w:rsidR="00697E1F">
          <w:rPr>
            <w:noProof/>
            <w:webHidden/>
          </w:rPr>
          <w:fldChar w:fldCharType="begin"/>
        </w:r>
        <w:r w:rsidR="00697E1F">
          <w:rPr>
            <w:noProof/>
            <w:webHidden/>
          </w:rPr>
          <w:delInstrText xml:space="preserve"> PAGEREF _Toc202786499 \h </w:delInstrText>
        </w:r>
        <w:r w:rsidR="00697E1F">
          <w:rPr>
            <w:noProof/>
            <w:webHidden/>
          </w:rPr>
        </w:r>
        <w:r w:rsidR="00697E1F">
          <w:rPr>
            <w:noProof/>
            <w:webHidden/>
          </w:rPr>
          <w:fldChar w:fldCharType="separate"/>
        </w:r>
        <w:r w:rsidR="00697E1F">
          <w:rPr>
            <w:noProof/>
            <w:webHidden/>
          </w:rPr>
          <w:delText>79</w:delText>
        </w:r>
        <w:r w:rsidR="00697E1F">
          <w:rPr>
            <w:noProof/>
            <w:webHidden/>
          </w:rPr>
          <w:fldChar w:fldCharType="end"/>
        </w:r>
        <w:r>
          <w:rPr>
            <w:noProof/>
          </w:rPr>
          <w:fldChar w:fldCharType="end"/>
        </w:r>
      </w:del>
    </w:p>
    <w:p w14:paraId="475DEC22" w14:textId="77777777" w:rsidR="00697E1F" w:rsidRDefault="0056181D">
      <w:pPr>
        <w:pStyle w:val="Tabladeilustraciones"/>
        <w:tabs>
          <w:tab w:val="right" w:leader="dot" w:pos="8494"/>
        </w:tabs>
        <w:rPr>
          <w:del w:id="1101" w:author="Redondo García Francisco Javier" w:date="2025-09-02T09:44:00Z"/>
          <w:rFonts w:eastAsiaTheme="minorEastAsia"/>
          <w:noProof/>
          <w:lang w:eastAsia="es-ES"/>
        </w:rPr>
      </w:pPr>
      <w:del w:id="1102" w:author="Redondo García Francisco Javier" w:date="2025-09-02T09:44:00Z">
        <w:r>
          <w:fldChar w:fldCharType="begin"/>
        </w:r>
        <w:r>
          <w:delInstrText xml:space="preserve"> HYPERLINK \l "_Toc202786500" </w:delInstrText>
        </w:r>
        <w:r>
          <w:fldChar w:fldCharType="separate"/>
        </w:r>
        <w:r w:rsidR="00697E1F" w:rsidRPr="00A97875">
          <w:rPr>
            <w:rStyle w:val="Hipervnculo"/>
            <w:noProof/>
          </w:rPr>
          <w:delText>Listado 31 - Discriminar por rol en template</w:delText>
        </w:r>
        <w:r w:rsidR="00697E1F">
          <w:rPr>
            <w:noProof/>
            <w:webHidden/>
          </w:rPr>
          <w:tab/>
        </w:r>
        <w:r w:rsidR="00697E1F">
          <w:rPr>
            <w:noProof/>
            <w:webHidden/>
          </w:rPr>
          <w:fldChar w:fldCharType="begin"/>
        </w:r>
        <w:r w:rsidR="00697E1F">
          <w:rPr>
            <w:noProof/>
            <w:webHidden/>
          </w:rPr>
          <w:delInstrText xml:space="preserve"> PAGEREF _Toc202786500 \h </w:delInstrText>
        </w:r>
        <w:r w:rsidR="00697E1F">
          <w:rPr>
            <w:noProof/>
            <w:webHidden/>
          </w:rPr>
        </w:r>
        <w:r w:rsidR="00697E1F">
          <w:rPr>
            <w:noProof/>
            <w:webHidden/>
          </w:rPr>
          <w:fldChar w:fldCharType="separate"/>
        </w:r>
        <w:r w:rsidR="00697E1F">
          <w:rPr>
            <w:noProof/>
            <w:webHidden/>
          </w:rPr>
          <w:delText>80</w:delText>
        </w:r>
        <w:r w:rsidR="00697E1F">
          <w:rPr>
            <w:noProof/>
            <w:webHidden/>
          </w:rPr>
          <w:fldChar w:fldCharType="end"/>
        </w:r>
        <w:r>
          <w:rPr>
            <w:noProof/>
          </w:rPr>
          <w:fldChar w:fldCharType="end"/>
        </w:r>
      </w:del>
    </w:p>
    <w:p w14:paraId="7938BBC9" w14:textId="77777777" w:rsidR="00697E1F" w:rsidRDefault="0056181D">
      <w:pPr>
        <w:pStyle w:val="Tabladeilustraciones"/>
        <w:tabs>
          <w:tab w:val="right" w:leader="dot" w:pos="8494"/>
        </w:tabs>
        <w:rPr>
          <w:del w:id="1103" w:author="Redondo García Francisco Javier" w:date="2025-09-02T09:44:00Z"/>
          <w:rFonts w:eastAsiaTheme="minorEastAsia"/>
          <w:noProof/>
          <w:lang w:eastAsia="es-ES"/>
        </w:rPr>
      </w:pPr>
      <w:del w:id="1104" w:author="Redondo García Francisco Javier" w:date="2025-09-02T09:44:00Z">
        <w:r>
          <w:fldChar w:fldCharType="begin"/>
        </w:r>
        <w:r>
          <w:delInstrText xml:space="preserve"> HYPERLINK "file:///C:\\Users\\Usuario\\Documents\\GitHub\\TFG_Javier\\proyecto\\TFG-sinRevisar-FJRG.docx" \l "_Toc202786501" </w:delInstrText>
        </w:r>
        <w:r>
          <w:fldChar w:fldCharType="separate"/>
        </w:r>
        <w:r w:rsidR="00697E1F" w:rsidRPr="00A97875">
          <w:rPr>
            <w:rStyle w:val="Hipervnculo"/>
            <w:noProof/>
          </w:rPr>
          <w:delText>Listado 32 - Método sortTable()</w:delText>
        </w:r>
        <w:r w:rsidR="00697E1F">
          <w:rPr>
            <w:noProof/>
            <w:webHidden/>
          </w:rPr>
          <w:tab/>
        </w:r>
        <w:r w:rsidR="00697E1F">
          <w:rPr>
            <w:noProof/>
            <w:webHidden/>
          </w:rPr>
          <w:fldChar w:fldCharType="begin"/>
        </w:r>
        <w:r w:rsidR="00697E1F">
          <w:rPr>
            <w:noProof/>
            <w:webHidden/>
          </w:rPr>
          <w:delInstrText xml:space="preserve"> PAGEREF _Toc202786501 \h </w:delInstrText>
        </w:r>
        <w:r w:rsidR="00697E1F">
          <w:rPr>
            <w:noProof/>
            <w:webHidden/>
          </w:rPr>
        </w:r>
        <w:r w:rsidR="00697E1F">
          <w:rPr>
            <w:noProof/>
            <w:webHidden/>
          </w:rPr>
          <w:fldChar w:fldCharType="separate"/>
        </w:r>
        <w:r w:rsidR="00697E1F">
          <w:rPr>
            <w:noProof/>
            <w:webHidden/>
          </w:rPr>
          <w:delText>81</w:delText>
        </w:r>
        <w:r w:rsidR="00697E1F">
          <w:rPr>
            <w:noProof/>
            <w:webHidden/>
          </w:rPr>
          <w:fldChar w:fldCharType="end"/>
        </w:r>
        <w:r>
          <w:rPr>
            <w:noProof/>
          </w:rPr>
          <w:fldChar w:fldCharType="end"/>
        </w:r>
      </w:del>
    </w:p>
    <w:p w14:paraId="1089180A" w14:textId="77777777" w:rsidR="00697E1F" w:rsidRDefault="0056181D">
      <w:pPr>
        <w:pStyle w:val="Tabladeilustraciones"/>
        <w:tabs>
          <w:tab w:val="right" w:leader="dot" w:pos="8494"/>
        </w:tabs>
        <w:rPr>
          <w:del w:id="1105" w:author="Redondo García Francisco Javier" w:date="2025-09-02T09:44:00Z"/>
          <w:rFonts w:eastAsiaTheme="minorEastAsia"/>
          <w:noProof/>
          <w:lang w:eastAsia="es-ES"/>
        </w:rPr>
      </w:pPr>
      <w:del w:id="1106" w:author="Redondo García Francisco Javier" w:date="2025-09-02T09:44:00Z">
        <w:r>
          <w:fldChar w:fldCharType="begin"/>
        </w:r>
        <w:r>
          <w:delInstrText xml:space="preserve"> HYPERLINK "file:///C:\\Users\\Usuario\\Documents\\GitHub\\TFG_Javier\\proyecto\\TFG-sinRevisar-FJRG.docx" \l "_Toc202786502" </w:delInstrText>
        </w:r>
        <w:r>
          <w:fldChar w:fldCharType="separate"/>
        </w:r>
        <w:r w:rsidR="00697E1F" w:rsidRPr="00A97875">
          <w:rPr>
            <w:rStyle w:val="Hipervnculo"/>
            <w:noProof/>
          </w:rPr>
          <w:delText>Listado 33 - Método filterList()</w:delText>
        </w:r>
        <w:r w:rsidR="00697E1F">
          <w:rPr>
            <w:noProof/>
            <w:webHidden/>
          </w:rPr>
          <w:tab/>
        </w:r>
        <w:r w:rsidR="00697E1F">
          <w:rPr>
            <w:noProof/>
            <w:webHidden/>
          </w:rPr>
          <w:fldChar w:fldCharType="begin"/>
        </w:r>
        <w:r w:rsidR="00697E1F">
          <w:rPr>
            <w:noProof/>
            <w:webHidden/>
          </w:rPr>
          <w:delInstrText xml:space="preserve"> PAGEREF _Toc202786502 \h </w:delInstrText>
        </w:r>
        <w:r w:rsidR="00697E1F">
          <w:rPr>
            <w:noProof/>
            <w:webHidden/>
          </w:rPr>
        </w:r>
        <w:r w:rsidR="00697E1F">
          <w:rPr>
            <w:noProof/>
            <w:webHidden/>
          </w:rPr>
          <w:fldChar w:fldCharType="separate"/>
        </w:r>
        <w:r w:rsidR="00697E1F">
          <w:rPr>
            <w:noProof/>
            <w:webHidden/>
          </w:rPr>
          <w:delText>83</w:delText>
        </w:r>
        <w:r w:rsidR="00697E1F">
          <w:rPr>
            <w:noProof/>
            <w:webHidden/>
          </w:rPr>
          <w:fldChar w:fldCharType="end"/>
        </w:r>
        <w:r>
          <w:rPr>
            <w:noProof/>
          </w:rPr>
          <w:fldChar w:fldCharType="end"/>
        </w:r>
      </w:del>
    </w:p>
    <w:p w14:paraId="766C0196" w14:textId="77777777" w:rsidR="00697E1F" w:rsidRDefault="0056181D">
      <w:pPr>
        <w:pStyle w:val="Tabladeilustraciones"/>
        <w:tabs>
          <w:tab w:val="right" w:leader="dot" w:pos="8494"/>
        </w:tabs>
        <w:rPr>
          <w:del w:id="1107" w:author="Redondo García Francisco Javier" w:date="2025-09-02T09:44:00Z"/>
          <w:rFonts w:eastAsiaTheme="minorEastAsia"/>
          <w:noProof/>
          <w:lang w:eastAsia="es-ES"/>
        </w:rPr>
      </w:pPr>
      <w:del w:id="1108" w:author="Redondo García Francisco Javier" w:date="2025-09-02T09:44:00Z">
        <w:r>
          <w:fldChar w:fldCharType="begin"/>
        </w:r>
        <w:r>
          <w:delInstrText xml:space="preserve"> HYPERLINK "file:///C:\\Users\\Usuario\\Documents\\GitHub\\TFG_Javier\\proyecto\\TFG-sinRevisar-FJRG.docx" \l "_Toc202786503" </w:delInstrText>
        </w:r>
        <w:r>
          <w:fldChar w:fldCharType="separate"/>
        </w:r>
        <w:r w:rsidR="00697E1F" w:rsidRPr="00A97875">
          <w:rPr>
            <w:rStyle w:val="Hipervnculo"/>
            <w:noProof/>
          </w:rPr>
          <w:delText>Listado 34 - Método exportarExcel()</w:delText>
        </w:r>
        <w:r w:rsidR="00697E1F">
          <w:rPr>
            <w:noProof/>
            <w:webHidden/>
          </w:rPr>
          <w:tab/>
        </w:r>
        <w:r w:rsidR="00697E1F">
          <w:rPr>
            <w:noProof/>
            <w:webHidden/>
          </w:rPr>
          <w:fldChar w:fldCharType="begin"/>
        </w:r>
        <w:r w:rsidR="00697E1F">
          <w:rPr>
            <w:noProof/>
            <w:webHidden/>
          </w:rPr>
          <w:delInstrText xml:space="preserve"> PAGEREF _Toc202786503 \h </w:delInstrText>
        </w:r>
        <w:r w:rsidR="00697E1F">
          <w:rPr>
            <w:noProof/>
            <w:webHidden/>
          </w:rPr>
        </w:r>
        <w:r w:rsidR="00697E1F">
          <w:rPr>
            <w:noProof/>
            <w:webHidden/>
          </w:rPr>
          <w:fldChar w:fldCharType="separate"/>
        </w:r>
        <w:r w:rsidR="00697E1F">
          <w:rPr>
            <w:noProof/>
            <w:webHidden/>
          </w:rPr>
          <w:delText>87</w:delText>
        </w:r>
        <w:r w:rsidR="00697E1F">
          <w:rPr>
            <w:noProof/>
            <w:webHidden/>
          </w:rPr>
          <w:fldChar w:fldCharType="end"/>
        </w:r>
        <w:r>
          <w:rPr>
            <w:noProof/>
          </w:rPr>
          <w:fldChar w:fldCharType="end"/>
        </w:r>
      </w:del>
    </w:p>
    <w:p w14:paraId="2885BC0C" w14:textId="77777777" w:rsidR="00697E1F" w:rsidRDefault="0056181D">
      <w:pPr>
        <w:pStyle w:val="Tabladeilustraciones"/>
        <w:tabs>
          <w:tab w:val="right" w:leader="dot" w:pos="8494"/>
        </w:tabs>
        <w:rPr>
          <w:del w:id="1109" w:author="Redondo García Francisco Javier" w:date="2025-09-02T09:44:00Z"/>
          <w:rFonts w:eastAsiaTheme="minorEastAsia"/>
          <w:noProof/>
          <w:lang w:eastAsia="es-ES"/>
        </w:rPr>
      </w:pPr>
      <w:del w:id="1110" w:author="Redondo García Francisco Javier" w:date="2025-09-02T09:44:00Z">
        <w:r>
          <w:fldChar w:fldCharType="begin"/>
        </w:r>
        <w:r>
          <w:delInstrText xml:space="preserve"> HYPERLINK "file:///C:\\Users\\Usuario\\Documents\\GitHub\\TFG_Javier\\proyecto\\TFG-sinRevisar-FJRG.docx" \l "_Toc202786504" </w:delInstrText>
        </w:r>
        <w:r>
          <w:fldChar w:fldCharType="separate"/>
        </w:r>
        <w:r w:rsidR="00697E1F" w:rsidRPr="00A97875">
          <w:rPr>
            <w:rStyle w:val="Hipervnculo"/>
            <w:noProof/>
          </w:rPr>
          <w:delText>Listado 35 - Método findPeaksAndValley()</w:delText>
        </w:r>
        <w:r w:rsidR="00697E1F">
          <w:rPr>
            <w:noProof/>
            <w:webHidden/>
          </w:rPr>
          <w:tab/>
        </w:r>
        <w:r w:rsidR="00697E1F">
          <w:rPr>
            <w:noProof/>
            <w:webHidden/>
          </w:rPr>
          <w:fldChar w:fldCharType="begin"/>
        </w:r>
        <w:r w:rsidR="00697E1F">
          <w:rPr>
            <w:noProof/>
            <w:webHidden/>
          </w:rPr>
          <w:delInstrText xml:space="preserve"> PAGEREF _Toc202786504 \h </w:delInstrText>
        </w:r>
        <w:r w:rsidR="00697E1F">
          <w:rPr>
            <w:noProof/>
            <w:webHidden/>
          </w:rPr>
        </w:r>
        <w:r w:rsidR="00697E1F">
          <w:rPr>
            <w:noProof/>
            <w:webHidden/>
          </w:rPr>
          <w:fldChar w:fldCharType="separate"/>
        </w:r>
        <w:r w:rsidR="00697E1F">
          <w:rPr>
            <w:noProof/>
            <w:webHidden/>
          </w:rPr>
          <w:delText>88</w:delText>
        </w:r>
        <w:r w:rsidR="00697E1F">
          <w:rPr>
            <w:noProof/>
            <w:webHidden/>
          </w:rPr>
          <w:fldChar w:fldCharType="end"/>
        </w:r>
        <w:r>
          <w:rPr>
            <w:noProof/>
          </w:rPr>
          <w:fldChar w:fldCharType="end"/>
        </w:r>
      </w:del>
    </w:p>
    <w:p w14:paraId="2D8BE935" w14:textId="77777777" w:rsidR="00697E1F" w:rsidRDefault="0056181D">
      <w:pPr>
        <w:pStyle w:val="Tabladeilustraciones"/>
        <w:tabs>
          <w:tab w:val="right" w:leader="dot" w:pos="8494"/>
        </w:tabs>
        <w:rPr>
          <w:del w:id="1111" w:author="Redondo García Francisco Javier" w:date="2025-09-02T09:44:00Z"/>
          <w:rFonts w:eastAsiaTheme="minorEastAsia"/>
          <w:noProof/>
          <w:lang w:eastAsia="es-ES"/>
        </w:rPr>
      </w:pPr>
      <w:del w:id="1112" w:author="Redondo García Francisco Javier" w:date="2025-09-02T09:44:00Z">
        <w:r>
          <w:fldChar w:fldCharType="begin"/>
        </w:r>
        <w:r>
          <w:delInstrText xml:space="preserve"> HYPERLINK "file:///C:\\Users\\Usuario\\Documents\\GitHub\\TFG_Javier\\proyecto\\TFG-sinRevisar-FJRG.docx" \l "_Toc202786505" </w:delInstrText>
        </w:r>
        <w:r>
          <w:fldChar w:fldCharType="separate"/>
        </w:r>
        <w:r w:rsidR="00697E1F" w:rsidRPr="00A97875">
          <w:rPr>
            <w:rStyle w:val="Hipervnculo"/>
            <w:noProof/>
          </w:rPr>
          <w:delText>Listado 36 - Iniciar firebase CLI</w:delText>
        </w:r>
        <w:r w:rsidR="00697E1F">
          <w:rPr>
            <w:noProof/>
            <w:webHidden/>
          </w:rPr>
          <w:tab/>
        </w:r>
        <w:r w:rsidR="00697E1F">
          <w:rPr>
            <w:noProof/>
            <w:webHidden/>
          </w:rPr>
          <w:fldChar w:fldCharType="begin"/>
        </w:r>
        <w:r w:rsidR="00697E1F">
          <w:rPr>
            <w:noProof/>
            <w:webHidden/>
          </w:rPr>
          <w:delInstrText xml:space="preserve"> PAGEREF _Toc202786505 \h </w:delInstrText>
        </w:r>
        <w:r w:rsidR="00697E1F">
          <w:rPr>
            <w:noProof/>
            <w:webHidden/>
          </w:rPr>
        </w:r>
        <w:r w:rsidR="00697E1F">
          <w:rPr>
            <w:noProof/>
            <w:webHidden/>
          </w:rPr>
          <w:fldChar w:fldCharType="separate"/>
        </w:r>
        <w:r w:rsidR="00697E1F">
          <w:rPr>
            <w:noProof/>
            <w:webHidden/>
          </w:rPr>
          <w:delText>91</w:delText>
        </w:r>
        <w:r w:rsidR="00697E1F">
          <w:rPr>
            <w:noProof/>
            <w:webHidden/>
          </w:rPr>
          <w:fldChar w:fldCharType="end"/>
        </w:r>
        <w:r>
          <w:rPr>
            <w:noProof/>
          </w:rPr>
          <w:fldChar w:fldCharType="end"/>
        </w:r>
      </w:del>
    </w:p>
    <w:p w14:paraId="6B7E6FB7" w14:textId="77777777" w:rsidR="00697E1F" w:rsidRDefault="0056181D">
      <w:pPr>
        <w:pStyle w:val="Tabladeilustraciones"/>
        <w:tabs>
          <w:tab w:val="right" w:leader="dot" w:pos="8494"/>
        </w:tabs>
        <w:rPr>
          <w:del w:id="1113" w:author="Redondo García Francisco Javier" w:date="2025-09-02T09:44:00Z"/>
          <w:rFonts w:eastAsiaTheme="minorEastAsia"/>
          <w:noProof/>
          <w:lang w:eastAsia="es-ES"/>
        </w:rPr>
      </w:pPr>
      <w:del w:id="1114" w:author="Redondo García Francisco Javier" w:date="2025-09-02T09:44:00Z">
        <w:r>
          <w:fldChar w:fldCharType="begin"/>
        </w:r>
        <w:r>
          <w:delInstrText xml:space="preserve"> HYPERLINK "file:///C:\\Users\\Usuario\\Documents\\GitHub\\TFG_Javier\\proyecto\\TFG-sinRevisar-FJRG.docx" \l "_Toc202786506" </w:delInstrText>
        </w:r>
        <w:r>
          <w:fldChar w:fldCharType="separate"/>
        </w:r>
        <w:r w:rsidR="00697E1F" w:rsidRPr="00A97875">
          <w:rPr>
            <w:rStyle w:val="Hipervnculo"/>
            <w:noProof/>
          </w:rPr>
          <w:delText>Listado 37 - Build prucción</w:delText>
        </w:r>
        <w:r w:rsidR="00697E1F">
          <w:rPr>
            <w:noProof/>
            <w:webHidden/>
          </w:rPr>
          <w:tab/>
        </w:r>
        <w:r w:rsidR="00697E1F">
          <w:rPr>
            <w:noProof/>
            <w:webHidden/>
          </w:rPr>
          <w:fldChar w:fldCharType="begin"/>
        </w:r>
        <w:r w:rsidR="00697E1F">
          <w:rPr>
            <w:noProof/>
            <w:webHidden/>
          </w:rPr>
          <w:delInstrText xml:space="preserve"> PAGEREF _Toc202786506 \h </w:delInstrText>
        </w:r>
        <w:r w:rsidR="00697E1F">
          <w:rPr>
            <w:noProof/>
            <w:webHidden/>
          </w:rPr>
        </w:r>
        <w:r w:rsidR="00697E1F">
          <w:rPr>
            <w:noProof/>
            <w:webHidden/>
          </w:rPr>
          <w:fldChar w:fldCharType="separate"/>
        </w:r>
        <w:r w:rsidR="00697E1F">
          <w:rPr>
            <w:noProof/>
            <w:webHidden/>
          </w:rPr>
          <w:delText>91</w:delText>
        </w:r>
        <w:r w:rsidR="00697E1F">
          <w:rPr>
            <w:noProof/>
            <w:webHidden/>
          </w:rPr>
          <w:fldChar w:fldCharType="end"/>
        </w:r>
        <w:r>
          <w:rPr>
            <w:noProof/>
          </w:rPr>
          <w:fldChar w:fldCharType="end"/>
        </w:r>
      </w:del>
    </w:p>
    <w:p w14:paraId="6C90BB09" w14:textId="77777777" w:rsidR="00697E1F" w:rsidRDefault="0056181D">
      <w:pPr>
        <w:pStyle w:val="Tabladeilustraciones"/>
        <w:tabs>
          <w:tab w:val="right" w:leader="dot" w:pos="8494"/>
        </w:tabs>
        <w:rPr>
          <w:del w:id="1115" w:author="Redondo García Francisco Javier" w:date="2025-09-02T09:44:00Z"/>
          <w:rFonts w:eastAsiaTheme="minorEastAsia"/>
          <w:noProof/>
          <w:lang w:eastAsia="es-ES"/>
        </w:rPr>
      </w:pPr>
      <w:del w:id="1116" w:author="Redondo García Francisco Javier" w:date="2025-09-02T09:44:00Z">
        <w:r>
          <w:fldChar w:fldCharType="begin"/>
        </w:r>
        <w:r>
          <w:delInstrText xml:space="preserve"> HYPERLINK "file:///C:\\Users\\Usuario\\Documents\\GitHub\\TFG_Javier\\proyecto\\TFG-sinRevisar-FJRG.docx" \l "_Toc202786507" </w:delInstrText>
        </w:r>
        <w:r>
          <w:fldChar w:fldCharType="separate"/>
        </w:r>
        <w:r w:rsidR="00697E1F" w:rsidRPr="00A97875">
          <w:rPr>
            <w:rStyle w:val="Hipervnculo"/>
            <w:noProof/>
          </w:rPr>
          <w:delText>Listado 38 - Deploy de web en Firebase</w:delText>
        </w:r>
        <w:r w:rsidR="00697E1F">
          <w:rPr>
            <w:noProof/>
            <w:webHidden/>
          </w:rPr>
          <w:tab/>
        </w:r>
        <w:r w:rsidR="00697E1F">
          <w:rPr>
            <w:noProof/>
            <w:webHidden/>
          </w:rPr>
          <w:fldChar w:fldCharType="begin"/>
        </w:r>
        <w:r w:rsidR="00697E1F">
          <w:rPr>
            <w:noProof/>
            <w:webHidden/>
          </w:rPr>
          <w:delInstrText xml:space="preserve"> PAGEREF _Toc202786507 \h </w:delInstrText>
        </w:r>
        <w:r w:rsidR="00697E1F">
          <w:rPr>
            <w:noProof/>
            <w:webHidden/>
          </w:rPr>
        </w:r>
        <w:r w:rsidR="00697E1F">
          <w:rPr>
            <w:noProof/>
            <w:webHidden/>
          </w:rPr>
          <w:fldChar w:fldCharType="separate"/>
        </w:r>
        <w:r w:rsidR="00697E1F">
          <w:rPr>
            <w:noProof/>
            <w:webHidden/>
          </w:rPr>
          <w:delText>91</w:delText>
        </w:r>
        <w:r w:rsidR="00697E1F">
          <w:rPr>
            <w:noProof/>
            <w:webHidden/>
          </w:rPr>
          <w:fldChar w:fldCharType="end"/>
        </w:r>
        <w:r>
          <w:rPr>
            <w:noProof/>
          </w:rPr>
          <w:fldChar w:fldCharType="end"/>
        </w:r>
      </w:del>
    </w:p>
    <w:p w14:paraId="39DB1FBF" w14:textId="07643658" w:rsidR="0020779A" w:rsidRDefault="0056181D">
      <w:pPr>
        <w:pStyle w:val="Tabladeilustraciones"/>
        <w:tabs>
          <w:tab w:val="right" w:leader="dot" w:pos="8494"/>
        </w:tabs>
        <w:rPr>
          <w:ins w:id="1117" w:author="Redondo García Francisco Javier" w:date="2025-09-02T09:44:00Z"/>
          <w:rFonts w:eastAsiaTheme="minorEastAsia"/>
          <w:noProof/>
          <w:lang w:eastAsia="es-ES"/>
        </w:rPr>
      </w:pPr>
      <w:ins w:id="1118" w:author="Redondo García Francisco Javier" w:date="2025-09-02T09:44:00Z">
        <w:r>
          <w:fldChar w:fldCharType="begin"/>
        </w:r>
        <w:r>
          <w:instrText xml:space="preserve"> HYPERLINK \l "_Toc207315043" </w:instrText>
        </w:r>
        <w:r>
          <w:fldChar w:fldCharType="separate"/>
        </w:r>
        <w:r w:rsidR="0020779A" w:rsidRPr="00982371">
          <w:rPr>
            <w:rStyle w:val="Hipervnculo"/>
            <w:noProof/>
          </w:rPr>
          <w:t>Listado 1 - findViewById</w:t>
        </w:r>
        <w:r w:rsidR="0020779A">
          <w:rPr>
            <w:noProof/>
            <w:webHidden/>
          </w:rPr>
          <w:tab/>
        </w:r>
        <w:r w:rsidR="0020779A">
          <w:rPr>
            <w:noProof/>
            <w:webHidden/>
          </w:rPr>
          <w:fldChar w:fldCharType="begin"/>
        </w:r>
        <w:r w:rsidR="0020779A">
          <w:rPr>
            <w:noProof/>
            <w:webHidden/>
          </w:rPr>
          <w:instrText xml:space="preserve"> PAGEREF _Toc207315043 \h </w:instrText>
        </w:r>
        <w:r w:rsidR="0020779A">
          <w:rPr>
            <w:noProof/>
            <w:webHidden/>
          </w:rPr>
        </w:r>
        <w:r w:rsidR="0020779A">
          <w:rPr>
            <w:noProof/>
            <w:webHidden/>
          </w:rPr>
          <w:fldChar w:fldCharType="separate"/>
        </w:r>
        <w:r w:rsidR="0020779A">
          <w:rPr>
            <w:noProof/>
            <w:webHidden/>
          </w:rPr>
          <w:t>67</w:t>
        </w:r>
        <w:r w:rsidR="0020779A">
          <w:rPr>
            <w:noProof/>
            <w:webHidden/>
          </w:rPr>
          <w:fldChar w:fldCharType="end"/>
        </w:r>
        <w:r>
          <w:rPr>
            <w:noProof/>
          </w:rPr>
          <w:fldChar w:fldCharType="end"/>
        </w:r>
      </w:ins>
    </w:p>
    <w:p w14:paraId="265DBDF3" w14:textId="2EF0DF33" w:rsidR="0020779A" w:rsidRDefault="0056181D">
      <w:pPr>
        <w:pStyle w:val="Tabladeilustraciones"/>
        <w:tabs>
          <w:tab w:val="right" w:leader="dot" w:pos="8494"/>
        </w:tabs>
        <w:rPr>
          <w:ins w:id="1119" w:author="Redondo García Francisco Javier" w:date="2025-09-02T09:44:00Z"/>
          <w:rFonts w:eastAsiaTheme="minorEastAsia"/>
          <w:noProof/>
          <w:lang w:eastAsia="es-ES"/>
        </w:rPr>
      </w:pPr>
      <w:ins w:id="1120" w:author="Redondo García Francisco Javier" w:date="2025-09-02T09:44:00Z">
        <w:r>
          <w:fldChar w:fldCharType="begin"/>
        </w:r>
        <w:r>
          <w:instrText xml:space="preserve"> HYPERLINK \l "_Toc207315044" </w:instrText>
        </w:r>
        <w:r>
          <w:fldChar w:fldCharType="separate"/>
        </w:r>
        <w:r w:rsidR="0020779A" w:rsidRPr="00982371">
          <w:rPr>
            <w:rStyle w:val="Hipervnculo"/>
            <w:noProof/>
          </w:rPr>
          <w:t>Listado 2 – Método para generar número de historial</w:t>
        </w:r>
        <w:r w:rsidR="0020779A">
          <w:rPr>
            <w:noProof/>
            <w:webHidden/>
          </w:rPr>
          <w:tab/>
        </w:r>
        <w:r w:rsidR="0020779A">
          <w:rPr>
            <w:noProof/>
            <w:webHidden/>
          </w:rPr>
          <w:fldChar w:fldCharType="begin"/>
        </w:r>
        <w:r w:rsidR="0020779A">
          <w:rPr>
            <w:noProof/>
            <w:webHidden/>
          </w:rPr>
          <w:instrText xml:space="preserve"> PAGEREF _Toc207315044 \h </w:instrText>
        </w:r>
        <w:r w:rsidR="0020779A">
          <w:rPr>
            <w:noProof/>
            <w:webHidden/>
          </w:rPr>
        </w:r>
        <w:r w:rsidR="0020779A">
          <w:rPr>
            <w:noProof/>
            <w:webHidden/>
          </w:rPr>
          <w:fldChar w:fldCharType="separate"/>
        </w:r>
        <w:r w:rsidR="0020779A">
          <w:rPr>
            <w:noProof/>
            <w:webHidden/>
          </w:rPr>
          <w:t>67</w:t>
        </w:r>
        <w:r w:rsidR="0020779A">
          <w:rPr>
            <w:noProof/>
            <w:webHidden/>
          </w:rPr>
          <w:fldChar w:fldCharType="end"/>
        </w:r>
        <w:r>
          <w:rPr>
            <w:noProof/>
          </w:rPr>
          <w:fldChar w:fldCharType="end"/>
        </w:r>
      </w:ins>
    </w:p>
    <w:p w14:paraId="754CEBC4" w14:textId="6A4E2327" w:rsidR="0020779A" w:rsidRDefault="0056181D">
      <w:pPr>
        <w:pStyle w:val="Tabladeilustraciones"/>
        <w:tabs>
          <w:tab w:val="right" w:leader="dot" w:pos="8494"/>
        </w:tabs>
        <w:rPr>
          <w:ins w:id="1121" w:author="Redondo García Francisco Javier" w:date="2025-09-02T09:44:00Z"/>
          <w:rFonts w:eastAsiaTheme="minorEastAsia"/>
          <w:noProof/>
          <w:lang w:eastAsia="es-ES"/>
        </w:rPr>
      </w:pPr>
      <w:ins w:id="1122" w:author="Redondo García Francisco Javier" w:date="2025-09-02T09:44:00Z">
        <w:r>
          <w:fldChar w:fldCharType="begin"/>
        </w:r>
        <w:r>
          <w:instrText xml:space="preserve"> HYPERLINK \l "_Toc207315045" </w:instrText>
        </w:r>
        <w:r>
          <w:fldChar w:fldCharType="separate"/>
        </w:r>
        <w:r w:rsidR="0020779A" w:rsidRPr="00982371">
          <w:rPr>
            <w:rStyle w:val="Hipervnculo"/>
            <w:noProof/>
          </w:rPr>
          <w:t>Listado 3 - Método para validación de campos</w:t>
        </w:r>
        <w:r w:rsidR="0020779A">
          <w:rPr>
            <w:noProof/>
            <w:webHidden/>
          </w:rPr>
          <w:tab/>
        </w:r>
        <w:r w:rsidR="0020779A">
          <w:rPr>
            <w:noProof/>
            <w:webHidden/>
          </w:rPr>
          <w:fldChar w:fldCharType="begin"/>
        </w:r>
        <w:r w:rsidR="0020779A">
          <w:rPr>
            <w:noProof/>
            <w:webHidden/>
          </w:rPr>
          <w:instrText xml:space="preserve"> PAGEREF _Toc207315045 \h </w:instrText>
        </w:r>
        <w:r w:rsidR="0020779A">
          <w:rPr>
            <w:noProof/>
            <w:webHidden/>
          </w:rPr>
        </w:r>
        <w:r w:rsidR="0020779A">
          <w:rPr>
            <w:noProof/>
            <w:webHidden/>
          </w:rPr>
          <w:fldChar w:fldCharType="separate"/>
        </w:r>
        <w:r w:rsidR="0020779A">
          <w:rPr>
            <w:noProof/>
            <w:webHidden/>
          </w:rPr>
          <w:t>68</w:t>
        </w:r>
        <w:r w:rsidR="0020779A">
          <w:rPr>
            <w:noProof/>
            <w:webHidden/>
          </w:rPr>
          <w:fldChar w:fldCharType="end"/>
        </w:r>
        <w:r>
          <w:rPr>
            <w:noProof/>
          </w:rPr>
          <w:fldChar w:fldCharType="end"/>
        </w:r>
      </w:ins>
    </w:p>
    <w:p w14:paraId="22FDABE6" w14:textId="44B6116E" w:rsidR="0020779A" w:rsidRDefault="0056181D">
      <w:pPr>
        <w:pStyle w:val="Tabladeilustraciones"/>
        <w:tabs>
          <w:tab w:val="right" w:leader="dot" w:pos="8494"/>
        </w:tabs>
        <w:rPr>
          <w:ins w:id="1123" w:author="Redondo García Francisco Javier" w:date="2025-09-02T09:44:00Z"/>
          <w:rFonts w:eastAsiaTheme="minorEastAsia"/>
          <w:noProof/>
          <w:lang w:eastAsia="es-ES"/>
        </w:rPr>
      </w:pPr>
      <w:ins w:id="1124" w:author="Redondo García Francisco Javier" w:date="2025-09-02T09:44:00Z">
        <w:r>
          <w:fldChar w:fldCharType="begin"/>
        </w:r>
        <w:r>
          <w:instrText xml:space="preserve"> HYPERLINK "file:///C:\\Users\\Usuario\\Documents\\GitHub\\TFG_Javier\\proyecto\\TFG-lastRevision-FJRG.docx" \l "_Toc207315046" </w:instrText>
        </w:r>
        <w:r>
          <w:fldChar w:fldCharType="separate"/>
        </w:r>
        <w:r w:rsidR="0020779A" w:rsidRPr="00982371">
          <w:rPr>
            <w:rStyle w:val="Hipervnculo"/>
            <w:noProof/>
          </w:rPr>
          <w:t>Listado 4 - Método almacenamiento en Firebase</w:t>
        </w:r>
        <w:r w:rsidR="0020779A">
          <w:rPr>
            <w:noProof/>
            <w:webHidden/>
          </w:rPr>
          <w:tab/>
        </w:r>
        <w:r w:rsidR="0020779A">
          <w:rPr>
            <w:noProof/>
            <w:webHidden/>
          </w:rPr>
          <w:fldChar w:fldCharType="begin"/>
        </w:r>
        <w:r w:rsidR="0020779A">
          <w:rPr>
            <w:noProof/>
            <w:webHidden/>
          </w:rPr>
          <w:instrText xml:space="preserve"> PAGEREF _Toc207315046 \h </w:instrText>
        </w:r>
        <w:r w:rsidR="0020779A">
          <w:rPr>
            <w:noProof/>
            <w:webHidden/>
          </w:rPr>
        </w:r>
        <w:r w:rsidR="0020779A">
          <w:rPr>
            <w:noProof/>
            <w:webHidden/>
          </w:rPr>
          <w:fldChar w:fldCharType="separate"/>
        </w:r>
        <w:r w:rsidR="0020779A">
          <w:rPr>
            <w:noProof/>
            <w:webHidden/>
          </w:rPr>
          <w:t>68</w:t>
        </w:r>
        <w:r w:rsidR="0020779A">
          <w:rPr>
            <w:noProof/>
            <w:webHidden/>
          </w:rPr>
          <w:fldChar w:fldCharType="end"/>
        </w:r>
        <w:r>
          <w:rPr>
            <w:noProof/>
          </w:rPr>
          <w:fldChar w:fldCharType="end"/>
        </w:r>
      </w:ins>
    </w:p>
    <w:p w14:paraId="78B86D65" w14:textId="53E5DF98" w:rsidR="0020779A" w:rsidRDefault="0056181D">
      <w:pPr>
        <w:pStyle w:val="Tabladeilustraciones"/>
        <w:tabs>
          <w:tab w:val="right" w:leader="dot" w:pos="8494"/>
        </w:tabs>
        <w:rPr>
          <w:ins w:id="1125" w:author="Redondo García Francisco Javier" w:date="2025-09-02T09:44:00Z"/>
          <w:rFonts w:eastAsiaTheme="minorEastAsia"/>
          <w:noProof/>
          <w:lang w:eastAsia="es-ES"/>
        </w:rPr>
      </w:pPr>
      <w:ins w:id="1126" w:author="Redondo García Francisco Javier" w:date="2025-09-02T09:44:00Z">
        <w:r>
          <w:fldChar w:fldCharType="begin"/>
        </w:r>
        <w:r>
          <w:instrText xml:space="preserve"> HYPERLINK \l "_Toc207315047" </w:instrText>
        </w:r>
        <w:r>
          <w:fldChar w:fldCharType="separate"/>
        </w:r>
        <w:r w:rsidR="0020779A" w:rsidRPr="00982371">
          <w:rPr>
            <w:rStyle w:val="Hipervnculo"/>
            <w:noProof/>
          </w:rPr>
          <w:t>Listado 5 - Método para ligar el registro con la realización de pruebas</w:t>
        </w:r>
        <w:r w:rsidR="0020779A">
          <w:rPr>
            <w:noProof/>
            <w:webHidden/>
          </w:rPr>
          <w:tab/>
        </w:r>
        <w:r w:rsidR="0020779A">
          <w:rPr>
            <w:noProof/>
            <w:webHidden/>
          </w:rPr>
          <w:fldChar w:fldCharType="begin"/>
        </w:r>
        <w:r w:rsidR="0020779A">
          <w:rPr>
            <w:noProof/>
            <w:webHidden/>
          </w:rPr>
          <w:instrText xml:space="preserve"> PAGEREF _Toc207315047 \h </w:instrText>
        </w:r>
        <w:r w:rsidR="0020779A">
          <w:rPr>
            <w:noProof/>
            <w:webHidden/>
          </w:rPr>
        </w:r>
        <w:r w:rsidR="0020779A">
          <w:rPr>
            <w:noProof/>
            <w:webHidden/>
          </w:rPr>
          <w:fldChar w:fldCharType="separate"/>
        </w:r>
        <w:r w:rsidR="0020779A">
          <w:rPr>
            <w:noProof/>
            <w:webHidden/>
          </w:rPr>
          <w:t>69</w:t>
        </w:r>
        <w:r w:rsidR="0020779A">
          <w:rPr>
            <w:noProof/>
            <w:webHidden/>
          </w:rPr>
          <w:fldChar w:fldCharType="end"/>
        </w:r>
        <w:r>
          <w:rPr>
            <w:noProof/>
          </w:rPr>
          <w:fldChar w:fldCharType="end"/>
        </w:r>
      </w:ins>
    </w:p>
    <w:p w14:paraId="5649A989" w14:textId="06148902" w:rsidR="0020779A" w:rsidRDefault="0056181D">
      <w:pPr>
        <w:pStyle w:val="Tabladeilustraciones"/>
        <w:tabs>
          <w:tab w:val="right" w:leader="dot" w:pos="8494"/>
        </w:tabs>
        <w:rPr>
          <w:ins w:id="1127" w:author="Redondo García Francisco Javier" w:date="2025-09-02T09:44:00Z"/>
          <w:rFonts w:eastAsiaTheme="minorEastAsia"/>
          <w:noProof/>
          <w:lang w:eastAsia="es-ES"/>
        </w:rPr>
      </w:pPr>
      <w:ins w:id="1128" w:author="Redondo García Francisco Javier" w:date="2025-09-02T09:44:00Z">
        <w:r>
          <w:fldChar w:fldCharType="begin"/>
        </w:r>
        <w:r>
          <w:instrText xml:space="preserve"> HYPERLINK "file:///C:\\Users\\Usuario\\Documents\\GitHub\\TFG_Javier\\proyecto\\TFG-lastRevision-FJRG.docx" \l "_Toc207315048" </w:instrText>
        </w:r>
        <w:r>
          <w:fldChar w:fldCharType="separate"/>
        </w:r>
        <w:r w:rsidR="0020779A" w:rsidRPr="00982371">
          <w:rPr>
            <w:rStyle w:val="Hipervnculo"/>
            <w:noProof/>
          </w:rPr>
          <w:t>Listado 6 - Método para recepción de datos</w:t>
        </w:r>
        <w:r w:rsidR="0020779A">
          <w:rPr>
            <w:noProof/>
            <w:webHidden/>
          </w:rPr>
          <w:tab/>
        </w:r>
        <w:r w:rsidR="0020779A">
          <w:rPr>
            <w:noProof/>
            <w:webHidden/>
          </w:rPr>
          <w:fldChar w:fldCharType="begin"/>
        </w:r>
        <w:r w:rsidR="0020779A">
          <w:rPr>
            <w:noProof/>
            <w:webHidden/>
          </w:rPr>
          <w:instrText xml:space="preserve"> PAGEREF _Toc207315048 \h </w:instrText>
        </w:r>
        <w:r w:rsidR="0020779A">
          <w:rPr>
            <w:noProof/>
            <w:webHidden/>
          </w:rPr>
        </w:r>
        <w:r w:rsidR="0020779A">
          <w:rPr>
            <w:noProof/>
            <w:webHidden/>
          </w:rPr>
          <w:fldChar w:fldCharType="separate"/>
        </w:r>
        <w:r w:rsidR="0020779A">
          <w:rPr>
            <w:noProof/>
            <w:webHidden/>
          </w:rPr>
          <w:t>70</w:t>
        </w:r>
        <w:r w:rsidR="0020779A">
          <w:rPr>
            <w:noProof/>
            <w:webHidden/>
          </w:rPr>
          <w:fldChar w:fldCharType="end"/>
        </w:r>
        <w:r>
          <w:rPr>
            <w:noProof/>
          </w:rPr>
          <w:fldChar w:fldCharType="end"/>
        </w:r>
      </w:ins>
    </w:p>
    <w:p w14:paraId="62F9D1B2" w14:textId="32712CC5" w:rsidR="0020779A" w:rsidRDefault="0056181D">
      <w:pPr>
        <w:pStyle w:val="Tabladeilustraciones"/>
        <w:tabs>
          <w:tab w:val="right" w:leader="dot" w:pos="8494"/>
        </w:tabs>
        <w:rPr>
          <w:ins w:id="1129" w:author="Redondo García Francisco Javier" w:date="2025-09-02T09:44:00Z"/>
          <w:rFonts w:eastAsiaTheme="minorEastAsia"/>
          <w:noProof/>
          <w:lang w:eastAsia="es-ES"/>
        </w:rPr>
      </w:pPr>
      <w:ins w:id="1130" w:author="Redondo García Francisco Javier" w:date="2025-09-02T09:44:00Z">
        <w:r>
          <w:fldChar w:fldCharType="begin"/>
        </w:r>
        <w:r>
          <w:instrText xml:space="preserve"> HYPERLINK \l "_Toc207315049" </w:instrText>
        </w:r>
        <w:r>
          <w:fldChar w:fldCharType="separate"/>
        </w:r>
        <w:r w:rsidR="0020779A" w:rsidRPr="00982371">
          <w:rPr>
            <w:rStyle w:val="Hipervnculo"/>
            <w:noProof/>
          </w:rPr>
          <w:t>Listado 7 - Detección inicio de la marcha</w:t>
        </w:r>
        <w:r w:rsidR="0020779A">
          <w:rPr>
            <w:noProof/>
            <w:webHidden/>
          </w:rPr>
          <w:tab/>
        </w:r>
        <w:r w:rsidR="0020779A">
          <w:rPr>
            <w:noProof/>
            <w:webHidden/>
          </w:rPr>
          <w:fldChar w:fldCharType="begin"/>
        </w:r>
        <w:r w:rsidR="0020779A">
          <w:rPr>
            <w:noProof/>
            <w:webHidden/>
          </w:rPr>
          <w:instrText xml:space="preserve"> PAGEREF _Toc207315049 \h </w:instrText>
        </w:r>
        <w:r w:rsidR="0020779A">
          <w:rPr>
            <w:noProof/>
            <w:webHidden/>
          </w:rPr>
        </w:r>
        <w:r w:rsidR="0020779A">
          <w:rPr>
            <w:noProof/>
            <w:webHidden/>
          </w:rPr>
          <w:fldChar w:fldCharType="separate"/>
        </w:r>
        <w:r w:rsidR="0020779A">
          <w:rPr>
            <w:noProof/>
            <w:webHidden/>
          </w:rPr>
          <w:t>71</w:t>
        </w:r>
        <w:r w:rsidR="0020779A">
          <w:rPr>
            <w:noProof/>
            <w:webHidden/>
          </w:rPr>
          <w:fldChar w:fldCharType="end"/>
        </w:r>
        <w:r>
          <w:rPr>
            <w:noProof/>
          </w:rPr>
          <w:fldChar w:fldCharType="end"/>
        </w:r>
      </w:ins>
    </w:p>
    <w:p w14:paraId="24EE8D35" w14:textId="6651850D" w:rsidR="0020779A" w:rsidRDefault="0056181D">
      <w:pPr>
        <w:pStyle w:val="Tabladeilustraciones"/>
        <w:tabs>
          <w:tab w:val="right" w:leader="dot" w:pos="8494"/>
        </w:tabs>
        <w:rPr>
          <w:ins w:id="1131" w:author="Redondo García Francisco Javier" w:date="2025-09-02T09:44:00Z"/>
          <w:rFonts w:eastAsiaTheme="minorEastAsia"/>
          <w:noProof/>
          <w:lang w:eastAsia="es-ES"/>
        </w:rPr>
      </w:pPr>
      <w:ins w:id="1132" w:author="Redondo García Francisco Javier" w:date="2025-09-02T09:44:00Z">
        <w:r>
          <w:fldChar w:fldCharType="begin"/>
        </w:r>
        <w:r>
          <w:instrText xml:space="preserve"> HY</w:instrText>
        </w:r>
        <w:r>
          <w:instrText xml:space="preserve">PERLINK "file:///C:\\Users\\Usuario\\Documents\\GitHub\\TFG_Javier\\proyecto\\TFG-lastRevision-FJRG.docx" \l "_Toc207315050" </w:instrText>
        </w:r>
        <w:r>
          <w:fldChar w:fldCharType="separate"/>
        </w:r>
        <w:r w:rsidR="0020779A" w:rsidRPr="00982371">
          <w:rPr>
            <w:rStyle w:val="Hipervnculo"/>
            <w:noProof/>
          </w:rPr>
          <w:t>Listado 8 - Método de detección de prueba finalizada</w:t>
        </w:r>
        <w:r w:rsidR="0020779A">
          <w:rPr>
            <w:noProof/>
            <w:webHidden/>
          </w:rPr>
          <w:tab/>
        </w:r>
        <w:r w:rsidR="0020779A">
          <w:rPr>
            <w:noProof/>
            <w:webHidden/>
          </w:rPr>
          <w:fldChar w:fldCharType="begin"/>
        </w:r>
        <w:r w:rsidR="0020779A">
          <w:rPr>
            <w:noProof/>
            <w:webHidden/>
          </w:rPr>
          <w:instrText xml:space="preserve"> PAGEREF _Toc207315050 \h </w:instrText>
        </w:r>
        <w:r w:rsidR="0020779A">
          <w:rPr>
            <w:noProof/>
            <w:webHidden/>
          </w:rPr>
        </w:r>
        <w:r w:rsidR="0020779A">
          <w:rPr>
            <w:noProof/>
            <w:webHidden/>
          </w:rPr>
          <w:fldChar w:fldCharType="separate"/>
        </w:r>
        <w:r w:rsidR="0020779A">
          <w:rPr>
            <w:noProof/>
            <w:webHidden/>
          </w:rPr>
          <w:t>71</w:t>
        </w:r>
        <w:r w:rsidR="0020779A">
          <w:rPr>
            <w:noProof/>
            <w:webHidden/>
          </w:rPr>
          <w:fldChar w:fldCharType="end"/>
        </w:r>
        <w:r>
          <w:rPr>
            <w:noProof/>
          </w:rPr>
          <w:fldChar w:fldCharType="end"/>
        </w:r>
      </w:ins>
    </w:p>
    <w:p w14:paraId="6EABE12C" w14:textId="03BCF811" w:rsidR="0020779A" w:rsidRDefault="0056181D">
      <w:pPr>
        <w:pStyle w:val="Tabladeilustraciones"/>
        <w:tabs>
          <w:tab w:val="right" w:leader="dot" w:pos="8494"/>
        </w:tabs>
        <w:rPr>
          <w:ins w:id="1133" w:author="Redondo García Francisco Javier" w:date="2025-09-02T09:44:00Z"/>
          <w:rFonts w:eastAsiaTheme="minorEastAsia"/>
          <w:noProof/>
          <w:lang w:eastAsia="es-ES"/>
        </w:rPr>
      </w:pPr>
      <w:ins w:id="1134" w:author="Redondo García Francisco Javier" w:date="2025-09-02T09:44:00Z">
        <w:r>
          <w:lastRenderedPageBreak/>
          <w:fldChar w:fldCharType="begin"/>
        </w:r>
        <w:r>
          <w:instrText xml:space="preserve"> HYPERLINK \l "_Toc207315051" </w:instrText>
        </w:r>
        <w:r>
          <w:fldChar w:fldCharType="separate"/>
        </w:r>
        <w:r w:rsidR="0020779A" w:rsidRPr="00982371">
          <w:rPr>
            <w:rStyle w:val="Hipervnculo"/>
            <w:noProof/>
          </w:rPr>
          <w:t>Listado 9 - subir datos a Firebase</w:t>
        </w:r>
        <w:r w:rsidR="0020779A">
          <w:rPr>
            <w:noProof/>
            <w:webHidden/>
          </w:rPr>
          <w:tab/>
        </w:r>
        <w:r w:rsidR="0020779A">
          <w:rPr>
            <w:noProof/>
            <w:webHidden/>
          </w:rPr>
          <w:fldChar w:fldCharType="begin"/>
        </w:r>
        <w:r w:rsidR="0020779A">
          <w:rPr>
            <w:noProof/>
            <w:webHidden/>
          </w:rPr>
          <w:instrText xml:space="preserve"> PAGEREF _Toc207315051 \h </w:instrText>
        </w:r>
        <w:r w:rsidR="0020779A">
          <w:rPr>
            <w:noProof/>
            <w:webHidden/>
          </w:rPr>
        </w:r>
        <w:r w:rsidR="0020779A">
          <w:rPr>
            <w:noProof/>
            <w:webHidden/>
          </w:rPr>
          <w:fldChar w:fldCharType="separate"/>
        </w:r>
        <w:r w:rsidR="0020779A">
          <w:rPr>
            <w:noProof/>
            <w:webHidden/>
          </w:rPr>
          <w:t>72</w:t>
        </w:r>
        <w:r w:rsidR="0020779A">
          <w:rPr>
            <w:noProof/>
            <w:webHidden/>
          </w:rPr>
          <w:fldChar w:fldCharType="end"/>
        </w:r>
        <w:r>
          <w:rPr>
            <w:noProof/>
          </w:rPr>
          <w:fldChar w:fldCharType="end"/>
        </w:r>
      </w:ins>
    </w:p>
    <w:p w14:paraId="52EA5AA8" w14:textId="0444EB24" w:rsidR="0020779A" w:rsidRDefault="0056181D">
      <w:pPr>
        <w:pStyle w:val="Tabladeilustraciones"/>
        <w:tabs>
          <w:tab w:val="right" w:leader="dot" w:pos="8494"/>
        </w:tabs>
        <w:rPr>
          <w:ins w:id="1135" w:author="Redondo García Francisco Javier" w:date="2025-09-02T09:44:00Z"/>
          <w:rFonts w:eastAsiaTheme="minorEastAsia"/>
          <w:noProof/>
          <w:lang w:eastAsia="es-ES"/>
        </w:rPr>
      </w:pPr>
      <w:ins w:id="1136" w:author="Redondo García Francisco Javier" w:date="2025-09-02T09:44:00Z">
        <w:r>
          <w:fldChar w:fldCharType="begin"/>
        </w:r>
        <w:r>
          <w:instrText xml:space="preserve"> HYPERLINK "file:///C:\\Users\\Usuario\\Documents\\GitHub\\TFG_Javier\\</w:instrText>
        </w:r>
        <w:r>
          <w:instrText xml:space="preserve">proyecto\\TFG-lastRevision-FJRG.docx" \l "_Toc207315052" </w:instrText>
        </w:r>
        <w:r>
          <w:fldChar w:fldCharType="separate"/>
        </w:r>
        <w:r w:rsidR="0020779A" w:rsidRPr="00982371">
          <w:rPr>
            <w:rStyle w:val="Hipervnculo"/>
            <w:noProof/>
          </w:rPr>
          <w:t>Listado 10 - Comando para la instalación de Angular CLI</w:t>
        </w:r>
        <w:r w:rsidR="0020779A">
          <w:rPr>
            <w:noProof/>
            <w:webHidden/>
          </w:rPr>
          <w:tab/>
        </w:r>
        <w:r w:rsidR="0020779A">
          <w:rPr>
            <w:noProof/>
            <w:webHidden/>
          </w:rPr>
          <w:fldChar w:fldCharType="begin"/>
        </w:r>
        <w:r w:rsidR="0020779A">
          <w:rPr>
            <w:noProof/>
            <w:webHidden/>
          </w:rPr>
          <w:instrText xml:space="preserve"> PAGEREF _Toc207315052 \h </w:instrText>
        </w:r>
        <w:r w:rsidR="0020779A">
          <w:rPr>
            <w:noProof/>
            <w:webHidden/>
          </w:rPr>
        </w:r>
        <w:r w:rsidR="0020779A">
          <w:rPr>
            <w:noProof/>
            <w:webHidden/>
          </w:rPr>
          <w:fldChar w:fldCharType="separate"/>
        </w:r>
        <w:r w:rsidR="0020779A">
          <w:rPr>
            <w:noProof/>
            <w:webHidden/>
          </w:rPr>
          <w:t>73</w:t>
        </w:r>
        <w:r w:rsidR="0020779A">
          <w:rPr>
            <w:noProof/>
            <w:webHidden/>
          </w:rPr>
          <w:fldChar w:fldCharType="end"/>
        </w:r>
        <w:r>
          <w:rPr>
            <w:noProof/>
          </w:rPr>
          <w:fldChar w:fldCharType="end"/>
        </w:r>
      </w:ins>
    </w:p>
    <w:p w14:paraId="03A4BAAC" w14:textId="3683DEAA" w:rsidR="0020779A" w:rsidRDefault="0056181D">
      <w:pPr>
        <w:pStyle w:val="Tabladeilustraciones"/>
        <w:tabs>
          <w:tab w:val="right" w:leader="dot" w:pos="8494"/>
        </w:tabs>
        <w:rPr>
          <w:ins w:id="1137" w:author="Redondo García Francisco Javier" w:date="2025-09-02T09:44:00Z"/>
          <w:rFonts w:eastAsiaTheme="minorEastAsia"/>
          <w:noProof/>
          <w:lang w:eastAsia="es-ES"/>
        </w:rPr>
      </w:pPr>
      <w:ins w:id="1138" w:author="Redondo García Francisco Javier" w:date="2025-09-02T09:44:00Z">
        <w:r>
          <w:fldChar w:fldCharType="begin"/>
        </w:r>
        <w:r>
          <w:instrText xml:space="preserve"> HYPERLINK "file:///C:\\Users\\Usuario\\Documents\\GitHub\\TFG_Javier\\proyecto\\TFG-lastRevision-FJRG.docx" \l "_Toc207315053" </w:instrText>
        </w:r>
        <w:r>
          <w:fldChar w:fldCharType="separate"/>
        </w:r>
        <w:r w:rsidR="0020779A" w:rsidRPr="00982371">
          <w:rPr>
            <w:rStyle w:val="Hipervnculo"/>
            <w:noProof/>
          </w:rPr>
          <w:t>Listado 11 - Instalación paquetes Angular</w:t>
        </w:r>
        <w:r w:rsidR="0020779A">
          <w:rPr>
            <w:noProof/>
            <w:webHidden/>
          </w:rPr>
          <w:tab/>
        </w:r>
        <w:r w:rsidR="0020779A">
          <w:rPr>
            <w:noProof/>
            <w:webHidden/>
          </w:rPr>
          <w:fldChar w:fldCharType="begin"/>
        </w:r>
        <w:r w:rsidR="0020779A">
          <w:rPr>
            <w:noProof/>
            <w:webHidden/>
          </w:rPr>
          <w:instrText xml:space="preserve"> PAGEREF _Toc207315053 \h </w:instrText>
        </w:r>
        <w:r w:rsidR="0020779A">
          <w:rPr>
            <w:noProof/>
            <w:webHidden/>
          </w:rPr>
        </w:r>
        <w:r w:rsidR="0020779A">
          <w:rPr>
            <w:noProof/>
            <w:webHidden/>
          </w:rPr>
          <w:fldChar w:fldCharType="separate"/>
        </w:r>
        <w:r w:rsidR="0020779A">
          <w:rPr>
            <w:noProof/>
            <w:webHidden/>
          </w:rPr>
          <w:t>75</w:t>
        </w:r>
        <w:r w:rsidR="0020779A">
          <w:rPr>
            <w:noProof/>
            <w:webHidden/>
          </w:rPr>
          <w:fldChar w:fldCharType="end"/>
        </w:r>
        <w:r>
          <w:rPr>
            <w:noProof/>
          </w:rPr>
          <w:fldChar w:fldCharType="end"/>
        </w:r>
      </w:ins>
    </w:p>
    <w:p w14:paraId="619A1194" w14:textId="148B2A32" w:rsidR="0020779A" w:rsidRDefault="0056181D">
      <w:pPr>
        <w:pStyle w:val="Tabladeilustraciones"/>
        <w:tabs>
          <w:tab w:val="right" w:leader="dot" w:pos="8494"/>
        </w:tabs>
        <w:rPr>
          <w:ins w:id="1139" w:author="Redondo García Francisco Javier" w:date="2025-09-02T09:44:00Z"/>
          <w:rFonts w:eastAsiaTheme="minorEastAsia"/>
          <w:noProof/>
          <w:lang w:eastAsia="es-ES"/>
        </w:rPr>
      </w:pPr>
      <w:ins w:id="1140" w:author="Redondo García Francisco Javier" w:date="2025-09-02T09:44:00Z">
        <w:r>
          <w:fldChar w:fldCharType="begin"/>
        </w:r>
        <w:r>
          <w:instrText xml:space="preserve"> HYPERLINK "file:///C:\\Users\\Usuario\\Documents\\GitHub\\TFG_Javier\\proyecto\\TFG-lastRevision-FJRG.docx" \l "_Toc207315054" </w:instrText>
        </w:r>
        <w:r>
          <w:fldChar w:fldCharType="separate"/>
        </w:r>
        <w:r w:rsidR="0020779A" w:rsidRPr="00982371">
          <w:rPr>
            <w:rStyle w:val="Hipervnculo"/>
            <w:noProof/>
          </w:rPr>
          <w:t>Listado 12 - Configuración archivo enviroment.ts</w:t>
        </w:r>
        <w:r w:rsidR="0020779A">
          <w:rPr>
            <w:noProof/>
            <w:webHidden/>
          </w:rPr>
          <w:tab/>
        </w:r>
        <w:r w:rsidR="0020779A">
          <w:rPr>
            <w:noProof/>
            <w:webHidden/>
          </w:rPr>
          <w:fldChar w:fldCharType="begin"/>
        </w:r>
        <w:r w:rsidR="0020779A">
          <w:rPr>
            <w:noProof/>
            <w:webHidden/>
          </w:rPr>
          <w:instrText xml:space="preserve"> PAGEREF _Toc207315054 \h </w:instrText>
        </w:r>
        <w:r w:rsidR="0020779A">
          <w:rPr>
            <w:noProof/>
            <w:webHidden/>
          </w:rPr>
        </w:r>
        <w:r w:rsidR="0020779A">
          <w:rPr>
            <w:noProof/>
            <w:webHidden/>
          </w:rPr>
          <w:fldChar w:fldCharType="separate"/>
        </w:r>
        <w:r w:rsidR="0020779A">
          <w:rPr>
            <w:noProof/>
            <w:webHidden/>
          </w:rPr>
          <w:t>75</w:t>
        </w:r>
        <w:r w:rsidR="0020779A">
          <w:rPr>
            <w:noProof/>
            <w:webHidden/>
          </w:rPr>
          <w:fldChar w:fldCharType="end"/>
        </w:r>
        <w:r>
          <w:rPr>
            <w:noProof/>
          </w:rPr>
          <w:fldChar w:fldCharType="end"/>
        </w:r>
      </w:ins>
    </w:p>
    <w:p w14:paraId="6EA14456" w14:textId="0B6A1DC6" w:rsidR="0020779A" w:rsidRDefault="0056181D">
      <w:pPr>
        <w:pStyle w:val="Tabladeilustraciones"/>
        <w:tabs>
          <w:tab w:val="right" w:leader="dot" w:pos="8494"/>
        </w:tabs>
        <w:rPr>
          <w:ins w:id="1141" w:author="Redondo García Francisco Javier" w:date="2025-09-02T09:44:00Z"/>
          <w:rFonts w:eastAsiaTheme="minorEastAsia"/>
          <w:noProof/>
          <w:lang w:eastAsia="es-ES"/>
        </w:rPr>
      </w:pPr>
      <w:ins w:id="1142" w:author="Redondo García Francisco Javier" w:date="2025-09-02T09:44:00Z">
        <w:r>
          <w:fldChar w:fldCharType="begin"/>
        </w:r>
        <w:r>
          <w:instrText xml:space="preserve"> HYPERLINK "file:///C:\\Users\\Usuario\\Documents\\GitHub\\TFG_Javier\\proyecto\\TFG-lastRevision-FJRG.docx" \l "_Toc207315055" </w:instrText>
        </w:r>
        <w:r>
          <w:fldChar w:fldCharType="separate"/>
        </w:r>
        <w:r w:rsidR="0020779A" w:rsidRPr="00982371">
          <w:rPr>
            <w:rStyle w:val="Hipervnculo"/>
            <w:noProof/>
          </w:rPr>
          <w:t>Listado 13 - Archivo module.ts</w:t>
        </w:r>
        <w:r w:rsidR="0020779A">
          <w:rPr>
            <w:noProof/>
            <w:webHidden/>
          </w:rPr>
          <w:tab/>
        </w:r>
        <w:r w:rsidR="0020779A">
          <w:rPr>
            <w:noProof/>
            <w:webHidden/>
          </w:rPr>
          <w:fldChar w:fldCharType="begin"/>
        </w:r>
        <w:r w:rsidR="0020779A">
          <w:rPr>
            <w:noProof/>
            <w:webHidden/>
          </w:rPr>
          <w:instrText xml:space="preserve"> PAGEREF _Toc207315055 \h </w:instrText>
        </w:r>
        <w:r w:rsidR="0020779A">
          <w:rPr>
            <w:noProof/>
            <w:webHidden/>
          </w:rPr>
        </w:r>
        <w:r w:rsidR="0020779A">
          <w:rPr>
            <w:noProof/>
            <w:webHidden/>
          </w:rPr>
          <w:fldChar w:fldCharType="separate"/>
        </w:r>
        <w:r w:rsidR="0020779A">
          <w:rPr>
            <w:noProof/>
            <w:webHidden/>
          </w:rPr>
          <w:t>76</w:t>
        </w:r>
        <w:r w:rsidR="0020779A">
          <w:rPr>
            <w:noProof/>
            <w:webHidden/>
          </w:rPr>
          <w:fldChar w:fldCharType="end"/>
        </w:r>
        <w:r>
          <w:rPr>
            <w:noProof/>
          </w:rPr>
          <w:fldChar w:fldCharType="end"/>
        </w:r>
      </w:ins>
    </w:p>
    <w:p w14:paraId="3BC794D3" w14:textId="6E0998D4" w:rsidR="0020779A" w:rsidRDefault="0056181D">
      <w:pPr>
        <w:pStyle w:val="Tabladeilustraciones"/>
        <w:tabs>
          <w:tab w:val="right" w:leader="dot" w:pos="8494"/>
        </w:tabs>
        <w:rPr>
          <w:ins w:id="1143" w:author="Redondo García Francisco Javier" w:date="2025-09-02T09:44:00Z"/>
          <w:rFonts w:eastAsiaTheme="minorEastAsia"/>
          <w:noProof/>
          <w:lang w:eastAsia="es-ES"/>
        </w:rPr>
      </w:pPr>
      <w:ins w:id="1144" w:author="Redondo García Francisco Javier" w:date="2025-09-02T09:44:00Z">
        <w:r>
          <w:fldChar w:fldCharType="begin"/>
        </w:r>
        <w:r>
          <w:instrText xml:space="preserve"> HYPERLINK "file:///C:\\Users\\Usuario\\Documents\\GitHub\\TFG_Javier\\proyecto\\TFG-lastRevision-FJRG.docx" \l "_Toc207315056" </w:instrText>
        </w:r>
        <w:r>
          <w:fldChar w:fldCharType="separate"/>
        </w:r>
        <w:r w:rsidR="0020779A" w:rsidRPr="00982371">
          <w:rPr>
            <w:rStyle w:val="Hipervnculo"/>
            <w:noProof/>
          </w:rPr>
          <w:t>Listado 17 - Método getPacientes()</w:t>
        </w:r>
        <w:r w:rsidR="0020779A">
          <w:rPr>
            <w:noProof/>
            <w:webHidden/>
          </w:rPr>
          <w:tab/>
        </w:r>
        <w:r w:rsidR="0020779A">
          <w:rPr>
            <w:noProof/>
            <w:webHidden/>
          </w:rPr>
          <w:fldChar w:fldCharType="begin"/>
        </w:r>
        <w:r w:rsidR="0020779A">
          <w:rPr>
            <w:noProof/>
            <w:webHidden/>
          </w:rPr>
          <w:instrText xml:space="preserve"> PAGEREF _Toc207315056 \h </w:instrText>
        </w:r>
        <w:r w:rsidR="0020779A">
          <w:rPr>
            <w:noProof/>
            <w:webHidden/>
          </w:rPr>
        </w:r>
        <w:r w:rsidR="0020779A">
          <w:rPr>
            <w:noProof/>
            <w:webHidden/>
          </w:rPr>
          <w:fldChar w:fldCharType="separate"/>
        </w:r>
        <w:r w:rsidR="0020779A">
          <w:rPr>
            <w:noProof/>
            <w:webHidden/>
          </w:rPr>
          <w:t>77</w:t>
        </w:r>
        <w:r w:rsidR="0020779A">
          <w:rPr>
            <w:noProof/>
            <w:webHidden/>
          </w:rPr>
          <w:fldChar w:fldCharType="end"/>
        </w:r>
        <w:r>
          <w:rPr>
            <w:noProof/>
          </w:rPr>
          <w:fldChar w:fldCharType="end"/>
        </w:r>
      </w:ins>
    </w:p>
    <w:p w14:paraId="72A5269C" w14:textId="6FFF2265" w:rsidR="0020779A" w:rsidRDefault="0056181D">
      <w:pPr>
        <w:pStyle w:val="Tabladeilustraciones"/>
        <w:tabs>
          <w:tab w:val="right" w:leader="dot" w:pos="8494"/>
        </w:tabs>
        <w:rPr>
          <w:ins w:id="1145" w:author="Redondo García Francisco Javier" w:date="2025-09-02T09:44:00Z"/>
          <w:rFonts w:eastAsiaTheme="minorEastAsia"/>
          <w:noProof/>
          <w:lang w:eastAsia="es-ES"/>
        </w:rPr>
      </w:pPr>
      <w:ins w:id="1146" w:author="Redondo García Francisco Javier" w:date="2025-09-02T09:44:00Z">
        <w:r>
          <w:fldChar w:fldCharType="begin"/>
        </w:r>
        <w:r>
          <w:instrText xml:space="preserve"> HYPERLINK "file:///C:\\Users\\Usuario\\Documents\\GitHub\\TFG_Javier\\proyecto\\TFG-lastRevision-FJRG.docx" \l "_Toc207315057" </w:instrText>
        </w:r>
        <w:r>
          <w:fldChar w:fldCharType="separate"/>
        </w:r>
        <w:r w:rsidR="0020779A" w:rsidRPr="00982371">
          <w:rPr>
            <w:rStyle w:val="Hipervnculo"/>
            <w:noProof/>
          </w:rPr>
          <w:t>Listado 18 - Método getPaciente()</w:t>
        </w:r>
        <w:r w:rsidR="0020779A">
          <w:rPr>
            <w:noProof/>
            <w:webHidden/>
          </w:rPr>
          <w:tab/>
        </w:r>
        <w:r w:rsidR="0020779A">
          <w:rPr>
            <w:noProof/>
            <w:webHidden/>
          </w:rPr>
          <w:fldChar w:fldCharType="begin"/>
        </w:r>
        <w:r w:rsidR="0020779A">
          <w:rPr>
            <w:noProof/>
            <w:webHidden/>
          </w:rPr>
          <w:instrText xml:space="preserve"> PAGEREF _Toc207315057 \h </w:instrText>
        </w:r>
        <w:r w:rsidR="0020779A">
          <w:rPr>
            <w:noProof/>
            <w:webHidden/>
          </w:rPr>
        </w:r>
        <w:r w:rsidR="0020779A">
          <w:rPr>
            <w:noProof/>
            <w:webHidden/>
          </w:rPr>
          <w:fldChar w:fldCharType="separate"/>
        </w:r>
        <w:r w:rsidR="0020779A">
          <w:rPr>
            <w:noProof/>
            <w:webHidden/>
          </w:rPr>
          <w:t>77</w:t>
        </w:r>
        <w:r w:rsidR="0020779A">
          <w:rPr>
            <w:noProof/>
            <w:webHidden/>
          </w:rPr>
          <w:fldChar w:fldCharType="end"/>
        </w:r>
        <w:r>
          <w:rPr>
            <w:noProof/>
          </w:rPr>
          <w:fldChar w:fldCharType="end"/>
        </w:r>
      </w:ins>
    </w:p>
    <w:p w14:paraId="44C72535" w14:textId="324BEBA8" w:rsidR="0020779A" w:rsidRDefault="0056181D">
      <w:pPr>
        <w:pStyle w:val="Tabladeilustraciones"/>
        <w:tabs>
          <w:tab w:val="right" w:leader="dot" w:pos="8494"/>
        </w:tabs>
        <w:rPr>
          <w:ins w:id="1147" w:author="Redondo García Francisco Javier" w:date="2025-09-02T09:44:00Z"/>
          <w:rFonts w:eastAsiaTheme="minorEastAsia"/>
          <w:noProof/>
          <w:lang w:eastAsia="es-ES"/>
        </w:rPr>
      </w:pPr>
      <w:ins w:id="1148" w:author="Redondo García Francisco Javier" w:date="2025-09-02T09:44:00Z">
        <w:r>
          <w:fldChar w:fldCharType="begin"/>
        </w:r>
        <w:r>
          <w:instrText xml:space="preserve"> HYPERLINK "file:///C:\\Users\\Usuario\\Documents\\GitHub\\TFG_Javier\\proyecto\\TFG-lastRevision-FJRG.docx" \l "_Toc207315058" </w:instrText>
        </w:r>
        <w:r>
          <w:fldChar w:fldCharType="separate"/>
        </w:r>
        <w:r w:rsidR="0020779A" w:rsidRPr="00982371">
          <w:rPr>
            <w:rStyle w:val="Hipervnculo"/>
            <w:noProof/>
          </w:rPr>
          <w:t>Listado 22 - Método getUsuarios()</w:t>
        </w:r>
        <w:r w:rsidR="0020779A">
          <w:rPr>
            <w:noProof/>
            <w:webHidden/>
          </w:rPr>
          <w:tab/>
        </w:r>
        <w:r w:rsidR="0020779A">
          <w:rPr>
            <w:noProof/>
            <w:webHidden/>
          </w:rPr>
          <w:fldChar w:fldCharType="begin"/>
        </w:r>
        <w:r w:rsidR="0020779A">
          <w:rPr>
            <w:noProof/>
            <w:webHidden/>
          </w:rPr>
          <w:instrText xml:space="preserve"> PAGEREF _Toc207315058 \h </w:instrText>
        </w:r>
        <w:r w:rsidR="0020779A">
          <w:rPr>
            <w:noProof/>
            <w:webHidden/>
          </w:rPr>
        </w:r>
        <w:r w:rsidR="0020779A">
          <w:rPr>
            <w:noProof/>
            <w:webHidden/>
          </w:rPr>
          <w:fldChar w:fldCharType="separate"/>
        </w:r>
        <w:r w:rsidR="0020779A">
          <w:rPr>
            <w:noProof/>
            <w:webHidden/>
          </w:rPr>
          <w:t>77</w:t>
        </w:r>
        <w:r w:rsidR="0020779A">
          <w:rPr>
            <w:noProof/>
            <w:webHidden/>
          </w:rPr>
          <w:fldChar w:fldCharType="end"/>
        </w:r>
        <w:r>
          <w:rPr>
            <w:noProof/>
          </w:rPr>
          <w:fldChar w:fldCharType="end"/>
        </w:r>
      </w:ins>
    </w:p>
    <w:p w14:paraId="26EB49E2" w14:textId="7477437B" w:rsidR="0020779A" w:rsidRDefault="0056181D">
      <w:pPr>
        <w:pStyle w:val="Tabladeilustraciones"/>
        <w:tabs>
          <w:tab w:val="right" w:leader="dot" w:pos="8494"/>
        </w:tabs>
        <w:rPr>
          <w:ins w:id="1149" w:author="Redondo García Francisco Javier" w:date="2025-09-02T09:44:00Z"/>
          <w:rFonts w:eastAsiaTheme="minorEastAsia"/>
          <w:noProof/>
          <w:lang w:eastAsia="es-ES"/>
        </w:rPr>
      </w:pPr>
      <w:ins w:id="1150" w:author="Redondo García Francisco Javier" w:date="2025-09-02T09:44:00Z">
        <w:r>
          <w:fldChar w:fldCharType="begin"/>
        </w:r>
        <w:r>
          <w:instrText xml:space="preserve"> HYPERLINK "file:///C:\\Users\\Usuario\\Documents\\GitHub\\TFG_Javier\\proyecto\\TFG-lastRevision-FJRG.docx" \l "_Toc207315059" </w:instrText>
        </w:r>
        <w:r>
          <w:fldChar w:fldCharType="separate"/>
        </w:r>
        <w:r w:rsidR="0020779A" w:rsidRPr="00982371">
          <w:rPr>
            <w:rStyle w:val="Hipervnculo"/>
            <w:noProof/>
          </w:rPr>
          <w:t>Listado 15 - Método modRolUsuario()</w:t>
        </w:r>
        <w:r w:rsidR="0020779A">
          <w:rPr>
            <w:noProof/>
            <w:webHidden/>
          </w:rPr>
          <w:tab/>
        </w:r>
        <w:r w:rsidR="0020779A">
          <w:rPr>
            <w:noProof/>
            <w:webHidden/>
          </w:rPr>
          <w:fldChar w:fldCharType="begin"/>
        </w:r>
        <w:r w:rsidR="0020779A">
          <w:rPr>
            <w:noProof/>
            <w:webHidden/>
          </w:rPr>
          <w:instrText xml:space="preserve"> PAGEREF _Toc207315059 \h </w:instrText>
        </w:r>
        <w:r w:rsidR="0020779A">
          <w:rPr>
            <w:noProof/>
            <w:webHidden/>
          </w:rPr>
        </w:r>
        <w:r w:rsidR="0020779A">
          <w:rPr>
            <w:noProof/>
            <w:webHidden/>
          </w:rPr>
          <w:fldChar w:fldCharType="separate"/>
        </w:r>
        <w:r w:rsidR="0020779A">
          <w:rPr>
            <w:noProof/>
            <w:webHidden/>
          </w:rPr>
          <w:t>77</w:t>
        </w:r>
        <w:r w:rsidR="0020779A">
          <w:rPr>
            <w:noProof/>
            <w:webHidden/>
          </w:rPr>
          <w:fldChar w:fldCharType="end"/>
        </w:r>
        <w:r>
          <w:rPr>
            <w:noProof/>
          </w:rPr>
          <w:fldChar w:fldCharType="end"/>
        </w:r>
      </w:ins>
    </w:p>
    <w:p w14:paraId="2B7E1E99" w14:textId="31C9B655" w:rsidR="0020779A" w:rsidRDefault="0056181D">
      <w:pPr>
        <w:pStyle w:val="Tabladeilustraciones"/>
        <w:tabs>
          <w:tab w:val="right" w:leader="dot" w:pos="8494"/>
        </w:tabs>
        <w:rPr>
          <w:ins w:id="1151" w:author="Redondo García Francisco Javier" w:date="2025-09-02T09:44:00Z"/>
          <w:rFonts w:eastAsiaTheme="minorEastAsia"/>
          <w:noProof/>
          <w:lang w:eastAsia="es-ES"/>
        </w:rPr>
      </w:pPr>
      <w:ins w:id="1152" w:author="Redondo García Francisco Javier" w:date="2025-09-02T09:44:00Z">
        <w:r>
          <w:fldChar w:fldCharType="begin"/>
        </w:r>
        <w:r>
          <w:instrText xml:space="preserve"> HYPERLINK "file:///C:\\Users\\Usuario\\Documents\\GitHub\\TFG_Javier\\proyecto\\TFG-lastRevision-FJRG.docx" \l "_Toc207315060" </w:instrText>
        </w:r>
        <w:r>
          <w:fldChar w:fldCharType="separate"/>
        </w:r>
        <w:r w:rsidR="0020779A" w:rsidRPr="00982371">
          <w:rPr>
            <w:rStyle w:val="Hipervnculo"/>
            <w:noProof/>
          </w:rPr>
          <w:t>Listado 18 - Método updatePaciente()</w:t>
        </w:r>
        <w:r w:rsidR="0020779A">
          <w:rPr>
            <w:noProof/>
            <w:webHidden/>
          </w:rPr>
          <w:tab/>
        </w:r>
        <w:r w:rsidR="0020779A">
          <w:rPr>
            <w:noProof/>
            <w:webHidden/>
          </w:rPr>
          <w:fldChar w:fldCharType="begin"/>
        </w:r>
        <w:r w:rsidR="0020779A">
          <w:rPr>
            <w:noProof/>
            <w:webHidden/>
          </w:rPr>
          <w:instrText xml:space="preserve"> PAGEREF _Toc207315060 \h </w:instrText>
        </w:r>
        <w:r w:rsidR="0020779A">
          <w:rPr>
            <w:noProof/>
            <w:webHidden/>
          </w:rPr>
        </w:r>
        <w:r w:rsidR="0020779A">
          <w:rPr>
            <w:noProof/>
            <w:webHidden/>
          </w:rPr>
          <w:fldChar w:fldCharType="separate"/>
        </w:r>
        <w:r w:rsidR="0020779A">
          <w:rPr>
            <w:noProof/>
            <w:webHidden/>
          </w:rPr>
          <w:t>78</w:t>
        </w:r>
        <w:r w:rsidR="0020779A">
          <w:rPr>
            <w:noProof/>
            <w:webHidden/>
          </w:rPr>
          <w:fldChar w:fldCharType="end"/>
        </w:r>
        <w:r>
          <w:rPr>
            <w:noProof/>
          </w:rPr>
          <w:fldChar w:fldCharType="end"/>
        </w:r>
      </w:ins>
    </w:p>
    <w:p w14:paraId="20688F9A" w14:textId="2334AAD7" w:rsidR="0020779A" w:rsidRDefault="0056181D">
      <w:pPr>
        <w:pStyle w:val="Tabladeilustraciones"/>
        <w:tabs>
          <w:tab w:val="right" w:leader="dot" w:pos="8494"/>
        </w:tabs>
        <w:rPr>
          <w:ins w:id="1153" w:author="Redondo García Francisco Javier" w:date="2025-09-02T09:44:00Z"/>
          <w:rFonts w:eastAsiaTheme="minorEastAsia"/>
          <w:noProof/>
          <w:lang w:eastAsia="es-ES"/>
        </w:rPr>
      </w:pPr>
      <w:ins w:id="1154" w:author="Redondo García Francisco Javier" w:date="2025-09-02T09:44:00Z">
        <w:r>
          <w:fldChar w:fldCharType="begin"/>
        </w:r>
        <w:r>
          <w:instrText xml:space="preserve"> HYPERLINK "file:///C:\\Users\\Usuario\\Documents\\GitHub\\TFG_Javier\\proyecto\\TFG-lastRevision-FJRG.docx" \l "_Toc207315061" </w:instrText>
        </w:r>
        <w:r>
          <w:fldChar w:fldCharType="separate"/>
        </w:r>
        <w:r w:rsidR="0020779A" w:rsidRPr="00982371">
          <w:rPr>
            <w:rStyle w:val="Hipervnculo"/>
            <w:noProof/>
          </w:rPr>
          <w:t>Listado 19 - Método deletePaciente()</w:t>
        </w:r>
        <w:r w:rsidR="0020779A">
          <w:rPr>
            <w:noProof/>
            <w:webHidden/>
          </w:rPr>
          <w:tab/>
        </w:r>
        <w:r w:rsidR="0020779A">
          <w:rPr>
            <w:noProof/>
            <w:webHidden/>
          </w:rPr>
          <w:fldChar w:fldCharType="begin"/>
        </w:r>
        <w:r w:rsidR="0020779A">
          <w:rPr>
            <w:noProof/>
            <w:webHidden/>
          </w:rPr>
          <w:instrText xml:space="preserve"> PAGEREF _Toc207315061 \h </w:instrText>
        </w:r>
        <w:r w:rsidR="0020779A">
          <w:rPr>
            <w:noProof/>
            <w:webHidden/>
          </w:rPr>
        </w:r>
        <w:r w:rsidR="0020779A">
          <w:rPr>
            <w:noProof/>
            <w:webHidden/>
          </w:rPr>
          <w:fldChar w:fldCharType="separate"/>
        </w:r>
        <w:r w:rsidR="0020779A">
          <w:rPr>
            <w:noProof/>
            <w:webHidden/>
          </w:rPr>
          <w:t>78</w:t>
        </w:r>
        <w:r w:rsidR="0020779A">
          <w:rPr>
            <w:noProof/>
            <w:webHidden/>
          </w:rPr>
          <w:fldChar w:fldCharType="end"/>
        </w:r>
        <w:r>
          <w:rPr>
            <w:noProof/>
          </w:rPr>
          <w:fldChar w:fldCharType="end"/>
        </w:r>
      </w:ins>
    </w:p>
    <w:p w14:paraId="6659CD60" w14:textId="37C03A64" w:rsidR="0020779A" w:rsidRDefault="0056181D">
      <w:pPr>
        <w:pStyle w:val="Tabladeilustraciones"/>
        <w:tabs>
          <w:tab w:val="right" w:leader="dot" w:pos="8494"/>
        </w:tabs>
        <w:rPr>
          <w:ins w:id="1155" w:author="Redondo García Francisco Javier" w:date="2025-09-02T09:44:00Z"/>
          <w:rFonts w:eastAsiaTheme="minorEastAsia"/>
          <w:noProof/>
          <w:lang w:eastAsia="es-ES"/>
        </w:rPr>
      </w:pPr>
      <w:ins w:id="1156" w:author="Redondo García Francisco Javier" w:date="2025-09-02T09:44:00Z">
        <w:r>
          <w:fldChar w:fldCharType="begin"/>
        </w:r>
        <w:r>
          <w:instrText xml:space="preserve"> HYPERLINK "file:///C:\\Users\\Usuario\\Documents\\GitHub\\TFG_Javier\\proyecto\\TFG-lastRevision-FJRG.docx" \l "_Toc207315062" </w:instrText>
        </w:r>
        <w:r>
          <w:fldChar w:fldCharType="separate"/>
        </w:r>
        <w:r w:rsidR="0020779A" w:rsidRPr="00982371">
          <w:rPr>
            <w:rStyle w:val="Hipervnculo"/>
            <w:noProof/>
          </w:rPr>
          <w:t>Listado 20 - Método getPacienteTBA()</w:t>
        </w:r>
        <w:r w:rsidR="0020779A">
          <w:rPr>
            <w:noProof/>
            <w:webHidden/>
          </w:rPr>
          <w:tab/>
        </w:r>
        <w:r w:rsidR="0020779A">
          <w:rPr>
            <w:noProof/>
            <w:webHidden/>
          </w:rPr>
          <w:fldChar w:fldCharType="begin"/>
        </w:r>
        <w:r w:rsidR="0020779A">
          <w:rPr>
            <w:noProof/>
            <w:webHidden/>
          </w:rPr>
          <w:instrText xml:space="preserve"> PAGEREF _Toc207315062 \h </w:instrText>
        </w:r>
        <w:r w:rsidR="0020779A">
          <w:rPr>
            <w:noProof/>
            <w:webHidden/>
          </w:rPr>
        </w:r>
        <w:r w:rsidR="0020779A">
          <w:rPr>
            <w:noProof/>
            <w:webHidden/>
          </w:rPr>
          <w:fldChar w:fldCharType="separate"/>
        </w:r>
        <w:r w:rsidR="0020779A">
          <w:rPr>
            <w:noProof/>
            <w:webHidden/>
          </w:rPr>
          <w:t>78</w:t>
        </w:r>
        <w:r w:rsidR="0020779A">
          <w:rPr>
            <w:noProof/>
            <w:webHidden/>
          </w:rPr>
          <w:fldChar w:fldCharType="end"/>
        </w:r>
        <w:r>
          <w:rPr>
            <w:noProof/>
          </w:rPr>
          <w:fldChar w:fldCharType="end"/>
        </w:r>
      </w:ins>
    </w:p>
    <w:p w14:paraId="1E28D230" w14:textId="4FDB9F76" w:rsidR="0020779A" w:rsidRDefault="0056181D">
      <w:pPr>
        <w:pStyle w:val="Tabladeilustraciones"/>
        <w:tabs>
          <w:tab w:val="right" w:leader="dot" w:pos="8494"/>
        </w:tabs>
        <w:rPr>
          <w:ins w:id="1157" w:author="Redondo García Francisco Javier" w:date="2025-09-02T09:44:00Z"/>
          <w:rFonts w:eastAsiaTheme="minorEastAsia"/>
          <w:noProof/>
          <w:lang w:eastAsia="es-ES"/>
        </w:rPr>
      </w:pPr>
      <w:ins w:id="1158" w:author="Redondo García Francisco Javier" w:date="2025-09-02T09:44:00Z">
        <w:r>
          <w:fldChar w:fldCharType="begin"/>
        </w:r>
        <w:r>
          <w:instrText xml:space="preserve"> HYPERLINK "file:///C:\\Users\\Usuario\\Documents\\GitHub\\TFG_Javier\\proyecto\\TFG-lastRevision-FJRG.docx" \l "_Toc207315063" </w:instrText>
        </w:r>
        <w:r>
          <w:fldChar w:fldCharType="separate"/>
        </w:r>
        <w:r w:rsidR="0020779A" w:rsidRPr="00982371">
          <w:rPr>
            <w:rStyle w:val="Hipervnculo"/>
            <w:noProof/>
          </w:rPr>
          <w:t>Listado 21 - Método loginAdmin()</w:t>
        </w:r>
        <w:r w:rsidR="0020779A">
          <w:rPr>
            <w:noProof/>
            <w:webHidden/>
          </w:rPr>
          <w:tab/>
        </w:r>
        <w:r w:rsidR="0020779A">
          <w:rPr>
            <w:noProof/>
            <w:webHidden/>
          </w:rPr>
          <w:fldChar w:fldCharType="begin"/>
        </w:r>
        <w:r w:rsidR="0020779A">
          <w:rPr>
            <w:noProof/>
            <w:webHidden/>
          </w:rPr>
          <w:instrText xml:space="preserve"> PAGEREF _Toc207315063 \h </w:instrText>
        </w:r>
        <w:r w:rsidR="0020779A">
          <w:rPr>
            <w:noProof/>
            <w:webHidden/>
          </w:rPr>
        </w:r>
        <w:r w:rsidR="0020779A">
          <w:rPr>
            <w:noProof/>
            <w:webHidden/>
          </w:rPr>
          <w:fldChar w:fldCharType="separate"/>
        </w:r>
        <w:r w:rsidR="0020779A">
          <w:rPr>
            <w:noProof/>
            <w:webHidden/>
          </w:rPr>
          <w:t>78</w:t>
        </w:r>
        <w:r w:rsidR="0020779A">
          <w:rPr>
            <w:noProof/>
            <w:webHidden/>
          </w:rPr>
          <w:fldChar w:fldCharType="end"/>
        </w:r>
        <w:r>
          <w:rPr>
            <w:noProof/>
          </w:rPr>
          <w:fldChar w:fldCharType="end"/>
        </w:r>
      </w:ins>
    </w:p>
    <w:p w14:paraId="1F144E03" w14:textId="12DBFA3C" w:rsidR="0020779A" w:rsidRDefault="0056181D">
      <w:pPr>
        <w:pStyle w:val="Tabladeilustraciones"/>
        <w:tabs>
          <w:tab w:val="right" w:leader="dot" w:pos="8494"/>
        </w:tabs>
        <w:rPr>
          <w:ins w:id="1159" w:author="Redondo García Francisco Javier" w:date="2025-09-02T09:44:00Z"/>
          <w:rFonts w:eastAsiaTheme="minorEastAsia"/>
          <w:noProof/>
          <w:lang w:eastAsia="es-ES"/>
        </w:rPr>
      </w:pPr>
      <w:ins w:id="1160" w:author="Redondo García Francisco Javier" w:date="2025-09-02T09:44:00Z">
        <w:r>
          <w:fldChar w:fldCharType="begin"/>
        </w:r>
        <w:r>
          <w:instrText xml:space="preserve"> HYPERLINK "file:///C:\\Users\\Usuario\\Documents\\GitHub\\TFG_Javier\\proyecto\\TFG-lastRevision-FJRG.docx" \l "_Toc207315064" </w:instrText>
        </w:r>
        <w:r>
          <w:fldChar w:fldCharType="separate"/>
        </w:r>
        <w:r w:rsidR="0020779A" w:rsidRPr="00982371">
          <w:rPr>
            <w:rStyle w:val="Hipervnculo"/>
            <w:noProof/>
          </w:rPr>
          <w:t>Listado 22 - Método createSanitario()</w:t>
        </w:r>
        <w:r w:rsidR="0020779A">
          <w:rPr>
            <w:noProof/>
            <w:webHidden/>
          </w:rPr>
          <w:tab/>
        </w:r>
        <w:r w:rsidR="0020779A">
          <w:rPr>
            <w:noProof/>
            <w:webHidden/>
          </w:rPr>
          <w:fldChar w:fldCharType="begin"/>
        </w:r>
        <w:r w:rsidR="0020779A">
          <w:rPr>
            <w:noProof/>
            <w:webHidden/>
          </w:rPr>
          <w:instrText xml:space="preserve"> PAGEREF _Toc207315064 \h </w:instrText>
        </w:r>
        <w:r w:rsidR="0020779A">
          <w:rPr>
            <w:noProof/>
            <w:webHidden/>
          </w:rPr>
        </w:r>
        <w:r w:rsidR="0020779A">
          <w:rPr>
            <w:noProof/>
            <w:webHidden/>
          </w:rPr>
          <w:fldChar w:fldCharType="separate"/>
        </w:r>
        <w:r w:rsidR="0020779A">
          <w:rPr>
            <w:noProof/>
            <w:webHidden/>
          </w:rPr>
          <w:t>79</w:t>
        </w:r>
        <w:r w:rsidR="0020779A">
          <w:rPr>
            <w:noProof/>
            <w:webHidden/>
          </w:rPr>
          <w:fldChar w:fldCharType="end"/>
        </w:r>
        <w:r>
          <w:rPr>
            <w:noProof/>
          </w:rPr>
          <w:fldChar w:fldCharType="end"/>
        </w:r>
      </w:ins>
    </w:p>
    <w:p w14:paraId="69018302" w14:textId="5D12FB54" w:rsidR="0020779A" w:rsidRDefault="0056181D">
      <w:pPr>
        <w:pStyle w:val="Tabladeilustraciones"/>
        <w:tabs>
          <w:tab w:val="right" w:leader="dot" w:pos="8494"/>
        </w:tabs>
        <w:rPr>
          <w:ins w:id="1161" w:author="Redondo García Francisco Javier" w:date="2025-09-02T09:44:00Z"/>
          <w:rFonts w:eastAsiaTheme="minorEastAsia"/>
          <w:noProof/>
          <w:lang w:eastAsia="es-ES"/>
        </w:rPr>
      </w:pPr>
      <w:ins w:id="1162" w:author="Redondo García Francisco Javier" w:date="2025-09-02T09:44:00Z">
        <w:r>
          <w:fldChar w:fldCharType="begin"/>
        </w:r>
        <w:r>
          <w:instrText xml:space="preserve"> HYPERLINK "file:///C:\\Users\\Usuario\\Documents\\GitHub\\TFG_Javier\\proyecto\\TFG-lastRevision-FJRG.docx" \l "_Toc207315065" </w:instrText>
        </w:r>
        <w:r>
          <w:fldChar w:fldCharType="separate"/>
        </w:r>
        <w:r w:rsidR="0020779A" w:rsidRPr="00982371">
          <w:rPr>
            <w:rStyle w:val="Hipervnculo"/>
            <w:noProof/>
          </w:rPr>
          <w:t>Listado 23 - Método  deleteSanitario()</w:t>
        </w:r>
        <w:r w:rsidR="0020779A">
          <w:rPr>
            <w:noProof/>
            <w:webHidden/>
          </w:rPr>
          <w:tab/>
        </w:r>
        <w:r w:rsidR="0020779A">
          <w:rPr>
            <w:noProof/>
            <w:webHidden/>
          </w:rPr>
          <w:fldChar w:fldCharType="begin"/>
        </w:r>
        <w:r w:rsidR="0020779A">
          <w:rPr>
            <w:noProof/>
            <w:webHidden/>
          </w:rPr>
          <w:instrText xml:space="preserve"> PAGEREF _Toc207315065 \h </w:instrText>
        </w:r>
        <w:r w:rsidR="0020779A">
          <w:rPr>
            <w:noProof/>
            <w:webHidden/>
          </w:rPr>
        </w:r>
        <w:r w:rsidR="0020779A">
          <w:rPr>
            <w:noProof/>
            <w:webHidden/>
          </w:rPr>
          <w:fldChar w:fldCharType="separate"/>
        </w:r>
        <w:r w:rsidR="0020779A">
          <w:rPr>
            <w:noProof/>
            <w:webHidden/>
          </w:rPr>
          <w:t>79</w:t>
        </w:r>
        <w:r w:rsidR="0020779A">
          <w:rPr>
            <w:noProof/>
            <w:webHidden/>
          </w:rPr>
          <w:fldChar w:fldCharType="end"/>
        </w:r>
        <w:r>
          <w:rPr>
            <w:noProof/>
          </w:rPr>
          <w:fldChar w:fldCharType="end"/>
        </w:r>
      </w:ins>
    </w:p>
    <w:p w14:paraId="7A0BCD39" w14:textId="1A6DD1A1" w:rsidR="0020779A" w:rsidRDefault="0056181D">
      <w:pPr>
        <w:pStyle w:val="Tabladeilustraciones"/>
        <w:tabs>
          <w:tab w:val="right" w:leader="dot" w:pos="8494"/>
        </w:tabs>
        <w:rPr>
          <w:ins w:id="1163" w:author="Redondo García Francisco Javier" w:date="2025-09-02T09:44:00Z"/>
          <w:rFonts w:eastAsiaTheme="minorEastAsia"/>
          <w:noProof/>
          <w:lang w:eastAsia="es-ES"/>
        </w:rPr>
      </w:pPr>
      <w:ins w:id="1164" w:author="Redondo García Francisco Javier" w:date="2025-09-02T09:44:00Z">
        <w:r>
          <w:fldChar w:fldCharType="begin"/>
        </w:r>
        <w:r>
          <w:instrText xml:space="preserve"> HYPERLINK \l "_Toc207315066" </w:instrText>
        </w:r>
        <w:r>
          <w:fldChar w:fldCharType="separate"/>
        </w:r>
        <w:r w:rsidR="0020779A" w:rsidRPr="00982371">
          <w:rPr>
            <w:rStyle w:val="Hipervnculo"/>
            <w:noProof/>
          </w:rPr>
          <w:t>Listado 24 - Ejemplo rutas absolutas</w:t>
        </w:r>
        <w:r w:rsidR="0020779A">
          <w:rPr>
            <w:noProof/>
            <w:webHidden/>
          </w:rPr>
          <w:tab/>
        </w:r>
        <w:r w:rsidR="0020779A">
          <w:rPr>
            <w:noProof/>
            <w:webHidden/>
          </w:rPr>
          <w:fldChar w:fldCharType="begin"/>
        </w:r>
        <w:r w:rsidR="0020779A">
          <w:rPr>
            <w:noProof/>
            <w:webHidden/>
          </w:rPr>
          <w:instrText xml:space="preserve"> PAGEREF _Toc207315066 \h </w:instrText>
        </w:r>
        <w:r w:rsidR="0020779A">
          <w:rPr>
            <w:noProof/>
            <w:webHidden/>
          </w:rPr>
        </w:r>
        <w:r w:rsidR="0020779A">
          <w:rPr>
            <w:noProof/>
            <w:webHidden/>
          </w:rPr>
          <w:fldChar w:fldCharType="separate"/>
        </w:r>
        <w:r w:rsidR="0020779A">
          <w:rPr>
            <w:noProof/>
            <w:webHidden/>
          </w:rPr>
          <w:t>82</w:t>
        </w:r>
        <w:r w:rsidR="0020779A">
          <w:rPr>
            <w:noProof/>
            <w:webHidden/>
          </w:rPr>
          <w:fldChar w:fldCharType="end"/>
        </w:r>
        <w:r>
          <w:rPr>
            <w:noProof/>
          </w:rPr>
          <w:fldChar w:fldCharType="end"/>
        </w:r>
      </w:ins>
    </w:p>
    <w:p w14:paraId="31CCFA52" w14:textId="5B2691BC" w:rsidR="0020779A" w:rsidRDefault="0056181D">
      <w:pPr>
        <w:pStyle w:val="Tabladeilustraciones"/>
        <w:tabs>
          <w:tab w:val="right" w:leader="dot" w:pos="8494"/>
        </w:tabs>
        <w:rPr>
          <w:ins w:id="1165" w:author="Redondo García Francisco Javier" w:date="2025-09-02T09:44:00Z"/>
          <w:rFonts w:eastAsiaTheme="minorEastAsia"/>
          <w:noProof/>
          <w:lang w:eastAsia="es-ES"/>
        </w:rPr>
      </w:pPr>
      <w:ins w:id="1166" w:author="Redondo García Francisco Javier" w:date="2025-09-02T09:44:00Z">
        <w:r>
          <w:fldChar w:fldCharType="begin"/>
        </w:r>
        <w:r>
          <w:instrText xml:space="preserve"> HYPERLINK \l "_Toc207315067" </w:instrText>
        </w:r>
        <w:r>
          <w:fldChar w:fldCharType="separate"/>
        </w:r>
        <w:r w:rsidR="0020779A" w:rsidRPr="00982371">
          <w:rPr>
            <w:rStyle w:val="Hipervnculo"/>
            <w:noProof/>
          </w:rPr>
          <w:t>Listado 25 - Ejemplo rutas con parámetros dinámicos</w:t>
        </w:r>
        <w:r w:rsidR="0020779A">
          <w:rPr>
            <w:noProof/>
            <w:webHidden/>
          </w:rPr>
          <w:tab/>
        </w:r>
        <w:r w:rsidR="0020779A">
          <w:rPr>
            <w:noProof/>
            <w:webHidden/>
          </w:rPr>
          <w:fldChar w:fldCharType="begin"/>
        </w:r>
        <w:r w:rsidR="0020779A">
          <w:rPr>
            <w:noProof/>
            <w:webHidden/>
          </w:rPr>
          <w:instrText xml:space="preserve"> PAGEREF _Toc207315067 \h </w:instrText>
        </w:r>
        <w:r w:rsidR="0020779A">
          <w:rPr>
            <w:noProof/>
            <w:webHidden/>
          </w:rPr>
        </w:r>
        <w:r w:rsidR="0020779A">
          <w:rPr>
            <w:noProof/>
            <w:webHidden/>
          </w:rPr>
          <w:fldChar w:fldCharType="separate"/>
        </w:r>
        <w:r w:rsidR="0020779A">
          <w:rPr>
            <w:noProof/>
            <w:webHidden/>
          </w:rPr>
          <w:t>82</w:t>
        </w:r>
        <w:r w:rsidR="0020779A">
          <w:rPr>
            <w:noProof/>
            <w:webHidden/>
          </w:rPr>
          <w:fldChar w:fldCharType="end"/>
        </w:r>
        <w:r>
          <w:rPr>
            <w:noProof/>
          </w:rPr>
          <w:fldChar w:fldCharType="end"/>
        </w:r>
      </w:ins>
    </w:p>
    <w:p w14:paraId="1FABE3F3" w14:textId="71A30D1C" w:rsidR="0020779A" w:rsidRDefault="0056181D">
      <w:pPr>
        <w:pStyle w:val="Tabladeilustraciones"/>
        <w:tabs>
          <w:tab w:val="right" w:leader="dot" w:pos="8494"/>
        </w:tabs>
        <w:rPr>
          <w:ins w:id="1167" w:author="Redondo García Francisco Javier" w:date="2025-09-02T09:44:00Z"/>
          <w:rFonts w:eastAsiaTheme="minorEastAsia"/>
          <w:noProof/>
          <w:lang w:eastAsia="es-ES"/>
        </w:rPr>
      </w:pPr>
      <w:ins w:id="1168" w:author="Redondo García Francisco Javier" w:date="2025-09-02T09:44:00Z">
        <w:r>
          <w:fldChar w:fldCharType="begin"/>
        </w:r>
        <w:r>
          <w:instrText xml:space="preserve"> HYPERLINK "file:///C:\\Users\\Usuario\\Documents\\GitHub\\TFG_Javier\\proyecto\\TFG-lastRevision-FJRG.docx" \l "_Toc207315068" </w:instrText>
        </w:r>
        <w:r>
          <w:fldChar w:fldCharType="separate"/>
        </w:r>
        <w:r w:rsidR="0020779A" w:rsidRPr="00982371">
          <w:rPr>
            <w:rStyle w:val="Hipervnculo"/>
            <w:noProof/>
          </w:rPr>
          <w:t>Listado 26 - Código para usar enrutamiento directo</w:t>
        </w:r>
        <w:r w:rsidR="0020779A">
          <w:rPr>
            <w:noProof/>
            <w:webHidden/>
          </w:rPr>
          <w:tab/>
        </w:r>
        <w:r w:rsidR="0020779A">
          <w:rPr>
            <w:noProof/>
            <w:webHidden/>
          </w:rPr>
          <w:fldChar w:fldCharType="begin"/>
        </w:r>
        <w:r w:rsidR="0020779A">
          <w:rPr>
            <w:noProof/>
            <w:webHidden/>
          </w:rPr>
          <w:instrText xml:space="preserve"> PAGEREF _Toc207315068 \h </w:instrText>
        </w:r>
        <w:r w:rsidR="0020779A">
          <w:rPr>
            <w:noProof/>
            <w:webHidden/>
          </w:rPr>
        </w:r>
        <w:r w:rsidR="0020779A">
          <w:rPr>
            <w:noProof/>
            <w:webHidden/>
          </w:rPr>
          <w:fldChar w:fldCharType="separate"/>
        </w:r>
        <w:r w:rsidR="0020779A">
          <w:rPr>
            <w:noProof/>
            <w:webHidden/>
          </w:rPr>
          <w:t>82</w:t>
        </w:r>
        <w:r w:rsidR="0020779A">
          <w:rPr>
            <w:noProof/>
            <w:webHidden/>
          </w:rPr>
          <w:fldChar w:fldCharType="end"/>
        </w:r>
        <w:r>
          <w:rPr>
            <w:noProof/>
          </w:rPr>
          <w:fldChar w:fldCharType="end"/>
        </w:r>
      </w:ins>
    </w:p>
    <w:p w14:paraId="205491AF" w14:textId="09FBB7BE" w:rsidR="0020779A" w:rsidRDefault="0056181D">
      <w:pPr>
        <w:pStyle w:val="Tabladeilustraciones"/>
        <w:tabs>
          <w:tab w:val="right" w:leader="dot" w:pos="8494"/>
        </w:tabs>
        <w:rPr>
          <w:ins w:id="1169" w:author="Redondo García Francisco Javier" w:date="2025-09-02T09:44:00Z"/>
          <w:rFonts w:eastAsiaTheme="minorEastAsia"/>
          <w:noProof/>
          <w:lang w:eastAsia="es-ES"/>
        </w:rPr>
      </w:pPr>
      <w:ins w:id="1170" w:author="Redondo García Francisco Javier" w:date="2025-09-02T09:44:00Z">
        <w:r>
          <w:fldChar w:fldCharType="begin"/>
        </w:r>
        <w:r>
          <w:instrText xml:space="preserve"> HYPERLINK "file:///C:\\Users\\Usuario\\Documents\\GitHub\\TFG_Javier\\proyecto\\TFG-lastRevision-FJRG.docx" \l "_Toc207315069" </w:instrText>
        </w:r>
        <w:r>
          <w:fldChar w:fldCharType="separate"/>
        </w:r>
        <w:r w:rsidR="0020779A" w:rsidRPr="00982371">
          <w:rPr>
            <w:rStyle w:val="Hipervnculo"/>
            <w:noProof/>
          </w:rPr>
          <w:t>Listado 27 - Código para usar enrutamiento con parámetro</w:t>
        </w:r>
        <w:r w:rsidR="0020779A">
          <w:rPr>
            <w:noProof/>
            <w:webHidden/>
          </w:rPr>
          <w:tab/>
        </w:r>
        <w:r w:rsidR="0020779A">
          <w:rPr>
            <w:noProof/>
            <w:webHidden/>
          </w:rPr>
          <w:fldChar w:fldCharType="begin"/>
        </w:r>
        <w:r w:rsidR="0020779A">
          <w:rPr>
            <w:noProof/>
            <w:webHidden/>
          </w:rPr>
          <w:instrText xml:space="preserve"> PAGEREF _Toc207315069 \h </w:instrText>
        </w:r>
        <w:r w:rsidR="0020779A">
          <w:rPr>
            <w:noProof/>
            <w:webHidden/>
          </w:rPr>
        </w:r>
        <w:r w:rsidR="0020779A">
          <w:rPr>
            <w:noProof/>
            <w:webHidden/>
          </w:rPr>
          <w:fldChar w:fldCharType="separate"/>
        </w:r>
        <w:r w:rsidR="0020779A">
          <w:rPr>
            <w:noProof/>
            <w:webHidden/>
          </w:rPr>
          <w:t>83</w:t>
        </w:r>
        <w:r w:rsidR="0020779A">
          <w:rPr>
            <w:noProof/>
            <w:webHidden/>
          </w:rPr>
          <w:fldChar w:fldCharType="end"/>
        </w:r>
        <w:r>
          <w:rPr>
            <w:noProof/>
          </w:rPr>
          <w:fldChar w:fldCharType="end"/>
        </w:r>
      </w:ins>
    </w:p>
    <w:p w14:paraId="6765A716" w14:textId="3E38184B" w:rsidR="0020779A" w:rsidRDefault="0056181D">
      <w:pPr>
        <w:pStyle w:val="Tabladeilustraciones"/>
        <w:tabs>
          <w:tab w:val="right" w:leader="dot" w:pos="8494"/>
        </w:tabs>
        <w:rPr>
          <w:ins w:id="1171" w:author="Redondo García Francisco Javier" w:date="2025-09-02T09:44:00Z"/>
          <w:rFonts w:eastAsiaTheme="minorEastAsia"/>
          <w:noProof/>
          <w:lang w:eastAsia="es-ES"/>
        </w:rPr>
      </w:pPr>
      <w:ins w:id="1172" w:author="Redondo García Francisco Javier" w:date="2025-09-02T09:44:00Z">
        <w:r>
          <w:fldChar w:fldCharType="begin"/>
        </w:r>
        <w:r>
          <w:instrText xml:space="preserve"> HYPERLINK \l "_Toc207315070" </w:instrText>
        </w:r>
        <w:r>
          <w:fldChar w:fldCharType="separate"/>
        </w:r>
        <w:r w:rsidR="0020779A" w:rsidRPr="00982371">
          <w:rPr>
            <w:rStyle w:val="Hipervnculo"/>
            <w:noProof/>
          </w:rPr>
          <w:t>Listado 28 - Logins</w:t>
        </w:r>
        <w:r w:rsidR="0020779A">
          <w:rPr>
            <w:noProof/>
            <w:webHidden/>
          </w:rPr>
          <w:tab/>
        </w:r>
        <w:r w:rsidR="0020779A">
          <w:rPr>
            <w:noProof/>
            <w:webHidden/>
          </w:rPr>
          <w:fldChar w:fldCharType="begin"/>
        </w:r>
        <w:r w:rsidR="0020779A">
          <w:rPr>
            <w:noProof/>
            <w:webHidden/>
          </w:rPr>
          <w:instrText xml:space="preserve"> PAGEREF _Toc207315070 \h </w:instrText>
        </w:r>
        <w:r w:rsidR="0020779A">
          <w:rPr>
            <w:noProof/>
            <w:webHidden/>
          </w:rPr>
        </w:r>
        <w:r w:rsidR="0020779A">
          <w:rPr>
            <w:noProof/>
            <w:webHidden/>
          </w:rPr>
          <w:fldChar w:fldCharType="separate"/>
        </w:r>
        <w:r w:rsidR="0020779A">
          <w:rPr>
            <w:noProof/>
            <w:webHidden/>
          </w:rPr>
          <w:t>84</w:t>
        </w:r>
        <w:r w:rsidR="0020779A">
          <w:rPr>
            <w:noProof/>
            <w:webHidden/>
          </w:rPr>
          <w:fldChar w:fldCharType="end"/>
        </w:r>
        <w:r>
          <w:rPr>
            <w:noProof/>
          </w:rPr>
          <w:fldChar w:fldCharType="end"/>
        </w:r>
      </w:ins>
    </w:p>
    <w:p w14:paraId="41C7DFE4" w14:textId="1E5B5692" w:rsidR="0020779A" w:rsidRDefault="0056181D">
      <w:pPr>
        <w:pStyle w:val="Tabladeilustraciones"/>
        <w:tabs>
          <w:tab w:val="right" w:leader="dot" w:pos="8494"/>
        </w:tabs>
        <w:rPr>
          <w:ins w:id="1173" w:author="Redondo García Francisco Javier" w:date="2025-09-02T09:44:00Z"/>
          <w:rFonts w:eastAsiaTheme="minorEastAsia"/>
          <w:noProof/>
          <w:lang w:eastAsia="es-ES"/>
        </w:rPr>
      </w:pPr>
      <w:ins w:id="1174" w:author="Redondo García Francisco Javier" w:date="2025-09-02T09:44:00Z">
        <w:r>
          <w:fldChar w:fldCharType="begin"/>
        </w:r>
        <w:r>
          <w:instrText xml:space="preserve"> HYPERLINK "file:///C:\\Users\\Usuario\\Documents\\GitH</w:instrText>
        </w:r>
        <w:r>
          <w:instrText xml:space="preserve">ub\\TFG_Javier\\proyecto\\TFG-lastRevision-FJRG.docx" \l "_Toc207315071" </w:instrText>
        </w:r>
        <w:r>
          <w:fldChar w:fldCharType="separate"/>
        </w:r>
        <w:r w:rsidR="0020779A" w:rsidRPr="00982371">
          <w:rPr>
            <w:rStyle w:val="Hipervnculo"/>
            <w:noProof/>
          </w:rPr>
          <w:t>Listado 29 - Inyectar componente en tamplate</w:t>
        </w:r>
        <w:r w:rsidR="0020779A">
          <w:rPr>
            <w:noProof/>
            <w:webHidden/>
          </w:rPr>
          <w:tab/>
        </w:r>
        <w:r w:rsidR="0020779A">
          <w:rPr>
            <w:noProof/>
            <w:webHidden/>
          </w:rPr>
          <w:fldChar w:fldCharType="begin"/>
        </w:r>
        <w:r w:rsidR="0020779A">
          <w:rPr>
            <w:noProof/>
            <w:webHidden/>
          </w:rPr>
          <w:instrText xml:space="preserve"> PAGEREF _Toc207315071 \h </w:instrText>
        </w:r>
        <w:r w:rsidR="0020779A">
          <w:rPr>
            <w:noProof/>
            <w:webHidden/>
          </w:rPr>
        </w:r>
        <w:r w:rsidR="0020779A">
          <w:rPr>
            <w:noProof/>
            <w:webHidden/>
          </w:rPr>
          <w:fldChar w:fldCharType="separate"/>
        </w:r>
        <w:r w:rsidR="0020779A">
          <w:rPr>
            <w:noProof/>
            <w:webHidden/>
          </w:rPr>
          <w:t>84</w:t>
        </w:r>
        <w:r w:rsidR="0020779A">
          <w:rPr>
            <w:noProof/>
            <w:webHidden/>
          </w:rPr>
          <w:fldChar w:fldCharType="end"/>
        </w:r>
        <w:r>
          <w:rPr>
            <w:noProof/>
          </w:rPr>
          <w:fldChar w:fldCharType="end"/>
        </w:r>
      </w:ins>
    </w:p>
    <w:p w14:paraId="2BE5130F" w14:textId="19FE8EFF" w:rsidR="0020779A" w:rsidRDefault="0056181D">
      <w:pPr>
        <w:pStyle w:val="Tabladeilustraciones"/>
        <w:tabs>
          <w:tab w:val="right" w:leader="dot" w:pos="8494"/>
        </w:tabs>
        <w:rPr>
          <w:ins w:id="1175" w:author="Redondo García Francisco Javier" w:date="2025-09-02T09:44:00Z"/>
          <w:rFonts w:eastAsiaTheme="minorEastAsia"/>
          <w:noProof/>
          <w:lang w:eastAsia="es-ES"/>
        </w:rPr>
      </w:pPr>
      <w:ins w:id="1176" w:author="Redondo García Francisco Javier" w:date="2025-09-02T09:44:00Z">
        <w:r>
          <w:fldChar w:fldCharType="begin"/>
        </w:r>
        <w:r>
          <w:instrText xml:space="preserve"> HYPERLINK "file:///C:\\Users\\Usuario\</w:instrText>
        </w:r>
        <w:r>
          <w:instrText xml:space="preserve">\Documents\\GitHub\\TFG_Javier\\proyecto\\TFG-lastRevision-FJRG.docx" \l "_Toc207315072" </w:instrText>
        </w:r>
        <w:r>
          <w:fldChar w:fldCharType="separate"/>
        </w:r>
        <w:r w:rsidR="0020779A" w:rsidRPr="00982371">
          <w:rPr>
            <w:rStyle w:val="Hipervnculo"/>
            <w:noProof/>
          </w:rPr>
          <w:t>Listado 30 - Suscripción a rol</w:t>
        </w:r>
        <w:r w:rsidR="0020779A">
          <w:rPr>
            <w:noProof/>
            <w:webHidden/>
          </w:rPr>
          <w:tab/>
        </w:r>
        <w:r w:rsidR="0020779A">
          <w:rPr>
            <w:noProof/>
            <w:webHidden/>
          </w:rPr>
          <w:fldChar w:fldCharType="begin"/>
        </w:r>
        <w:r w:rsidR="0020779A">
          <w:rPr>
            <w:noProof/>
            <w:webHidden/>
          </w:rPr>
          <w:instrText xml:space="preserve"> PAGEREF _Toc207315072 \h </w:instrText>
        </w:r>
        <w:r w:rsidR="0020779A">
          <w:rPr>
            <w:noProof/>
            <w:webHidden/>
          </w:rPr>
        </w:r>
        <w:r w:rsidR="0020779A">
          <w:rPr>
            <w:noProof/>
            <w:webHidden/>
          </w:rPr>
          <w:fldChar w:fldCharType="separate"/>
        </w:r>
        <w:r w:rsidR="0020779A">
          <w:rPr>
            <w:noProof/>
            <w:webHidden/>
          </w:rPr>
          <w:t>85</w:t>
        </w:r>
        <w:r w:rsidR="0020779A">
          <w:rPr>
            <w:noProof/>
            <w:webHidden/>
          </w:rPr>
          <w:fldChar w:fldCharType="end"/>
        </w:r>
        <w:r>
          <w:rPr>
            <w:noProof/>
          </w:rPr>
          <w:fldChar w:fldCharType="end"/>
        </w:r>
      </w:ins>
    </w:p>
    <w:p w14:paraId="0E18E924" w14:textId="28A10708" w:rsidR="0020779A" w:rsidRDefault="0056181D">
      <w:pPr>
        <w:pStyle w:val="Tabladeilustraciones"/>
        <w:tabs>
          <w:tab w:val="right" w:leader="dot" w:pos="8494"/>
        </w:tabs>
        <w:rPr>
          <w:ins w:id="1177" w:author="Redondo García Francisco Javier" w:date="2025-09-02T09:44:00Z"/>
          <w:rFonts w:eastAsiaTheme="minorEastAsia"/>
          <w:noProof/>
          <w:lang w:eastAsia="es-ES"/>
        </w:rPr>
      </w:pPr>
      <w:ins w:id="1178" w:author="Redondo García Francisco Javier" w:date="2025-09-02T09:44:00Z">
        <w:r>
          <w:fldChar w:fldCharType="begin"/>
        </w:r>
        <w:r>
          <w:instrText xml:space="preserve"> HYPERLINK \l "_Toc207315073" </w:instrText>
        </w:r>
        <w:r>
          <w:fldChar w:fldCharType="separate"/>
        </w:r>
        <w:r w:rsidR="0020779A" w:rsidRPr="00982371">
          <w:rPr>
            <w:rStyle w:val="Hipervnculo"/>
            <w:noProof/>
          </w:rPr>
          <w:t>Listado 31 - Discriminar por rol en template</w:t>
        </w:r>
        <w:r w:rsidR="0020779A">
          <w:rPr>
            <w:noProof/>
            <w:webHidden/>
          </w:rPr>
          <w:tab/>
        </w:r>
        <w:r w:rsidR="0020779A">
          <w:rPr>
            <w:noProof/>
            <w:webHidden/>
          </w:rPr>
          <w:fldChar w:fldCharType="begin"/>
        </w:r>
        <w:r w:rsidR="0020779A">
          <w:rPr>
            <w:noProof/>
            <w:webHidden/>
          </w:rPr>
          <w:instrText xml:space="preserve"> PAGEREF _Toc207315073 \h </w:instrText>
        </w:r>
        <w:r w:rsidR="0020779A">
          <w:rPr>
            <w:noProof/>
            <w:webHidden/>
          </w:rPr>
        </w:r>
        <w:r w:rsidR="0020779A">
          <w:rPr>
            <w:noProof/>
            <w:webHidden/>
          </w:rPr>
          <w:fldChar w:fldCharType="separate"/>
        </w:r>
        <w:r w:rsidR="0020779A">
          <w:rPr>
            <w:noProof/>
            <w:webHidden/>
          </w:rPr>
          <w:t>86</w:t>
        </w:r>
        <w:r w:rsidR="0020779A">
          <w:rPr>
            <w:noProof/>
            <w:webHidden/>
          </w:rPr>
          <w:fldChar w:fldCharType="end"/>
        </w:r>
        <w:r>
          <w:rPr>
            <w:noProof/>
          </w:rPr>
          <w:fldChar w:fldCharType="end"/>
        </w:r>
      </w:ins>
    </w:p>
    <w:p w14:paraId="6CB4B084" w14:textId="4FD2907E" w:rsidR="0020779A" w:rsidRDefault="0056181D">
      <w:pPr>
        <w:pStyle w:val="Tabladeilustraciones"/>
        <w:tabs>
          <w:tab w:val="right" w:leader="dot" w:pos="8494"/>
        </w:tabs>
        <w:rPr>
          <w:ins w:id="1179" w:author="Redondo García Francisco Javier" w:date="2025-09-02T09:44:00Z"/>
          <w:rFonts w:eastAsiaTheme="minorEastAsia"/>
          <w:noProof/>
          <w:lang w:eastAsia="es-ES"/>
        </w:rPr>
      </w:pPr>
      <w:ins w:id="1180" w:author="Redondo García Francisco Javier" w:date="2025-09-02T09:44:00Z">
        <w:r>
          <w:fldChar w:fldCharType="begin"/>
        </w:r>
        <w:r>
          <w:instrText xml:space="preserve"> HYPERLINK "file:///C:\\Users\\Usuario\\Documents\\GitHub\\TFG_Javier\\proyecto\\</w:instrText>
        </w:r>
        <w:r>
          <w:instrText xml:space="preserve">TFG-lastRevision-FJRG.docx" \l "_Toc207315074" </w:instrText>
        </w:r>
        <w:r>
          <w:fldChar w:fldCharType="separate"/>
        </w:r>
        <w:r w:rsidR="0020779A" w:rsidRPr="00982371">
          <w:rPr>
            <w:rStyle w:val="Hipervnculo"/>
            <w:noProof/>
          </w:rPr>
          <w:t>Listado 32 - Método sortTable()</w:t>
        </w:r>
        <w:r w:rsidR="0020779A">
          <w:rPr>
            <w:noProof/>
            <w:webHidden/>
          </w:rPr>
          <w:tab/>
        </w:r>
        <w:r w:rsidR="0020779A">
          <w:rPr>
            <w:noProof/>
            <w:webHidden/>
          </w:rPr>
          <w:fldChar w:fldCharType="begin"/>
        </w:r>
        <w:r w:rsidR="0020779A">
          <w:rPr>
            <w:noProof/>
            <w:webHidden/>
          </w:rPr>
          <w:instrText xml:space="preserve"> PAGEREF _Toc207315074 \h </w:instrText>
        </w:r>
        <w:r w:rsidR="0020779A">
          <w:rPr>
            <w:noProof/>
            <w:webHidden/>
          </w:rPr>
        </w:r>
        <w:r w:rsidR="0020779A">
          <w:rPr>
            <w:noProof/>
            <w:webHidden/>
          </w:rPr>
          <w:fldChar w:fldCharType="separate"/>
        </w:r>
        <w:r w:rsidR="0020779A">
          <w:rPr>
            <w:noProof/>
            <w:webHidden/>
          </w:rPr>
          <w:t>87</w:t>
        </w:r>
        <w:r w:rsidR="0020779A">
          <w:rPr>
            <w:noProof/>
            <w:webHidden/>
          </w:rPr>
          <w:fldChar w:fldCharType="end"/>
        </w:r>
        <w:r>
          <w:rPr>
            <w:noProof/>
          </w:rPr>
          <w:fldChar w:fldCharType="end"/>
        </w:r>
      </w:ins>
    </w:p>
    <w:p w14:paraId="6AE498C2" w14:textId="222DE86A" w:rsidR="0020779A" w:rsidRDefault="0056181D">
      <w:pPr>
        <w:pStyle w:val="Tabladeilustraciones"/>
        <w:tabs>
          <w:tab w:val="right" w:leader="dot" w:pos="8494"/>
        </w:tabs>
        <w:rPr>
          <w:ins w:id="1181" w:author="Redondo García Francisco Javier" w:date="2025-09-02T09:44:00Z"/>
          <w:rFonts w:eastAsiaTheme="minorEastAsia"/>
          <w:noProof/>
          <w:lang w:eastAsia="es-ES"/>
        </w:rPr>
      </w:pPr>
      <w:ins w:id="1182" w:author="Redondo García Francisco Javier" w:date="2025-09-02T09:44:00Z">
        <w:r>
          <w:fldChar w:fldCharType="begin"/>
        </w:r>
        <w:r>
          <w:instrText xml:space="preserve"> HYPERLINK "file:///C:\\Users\\Usuario\\Documents\\GitHub\\TFG_Javier\\proyec</w:instrText>
        </w:r>
        <w:r>
          <w:instrText xml:space="preserve">to\\TFG-lastRevision-FJRG.docx" \l "_Toc207315075" </w:instrText>
        </w:r>
        <w:r>
          <w:fldChar w:fldCharType="separate"/>
        </w:r>
        <w:r w:rsidR="0020779A" w:rsidRPr="00982371">
          <w:rPr>
            <w:rStyle w:val="Hipervnculo"/>
            <w:noProof/>
          </w:rPr>
          <w:t>Listado 33 - Método filterList()</w:t>
        </w:r>
        <w:r w:rsidR="0020779A">
          <w:rPr>
            <w:noProof/>
            <w:webHidden/>
          </w:rPr>
          <w:tab/>
        </w:r>
        <w:r w:rsidR="0020779A">
          <w:rPr>
            <w:noProof/>
            <w:webHidden/>
          </w:rPr>
          <w:fldChar w:fldCharType="begin"/>
        </w:r>
        <w:r w:rsidR="0020779A">
          <w:rPr>
            <w:noProof/>
            <w:webHidden/>
          </w:rPr>
          <w:instrText xml:space="preserve"> PAGEREF _Toc207315075 \h </w:instrText>
        </w:r>
        <w:r w:rsidR="0020779A">
          <w:rPr>
            <w:noProof/>
            <w:webHidden/>
          </w:rPr>
        </w:r>
        <w:r w:rsidR="0020779A">
          <w:rPr>
            <w:noProof/>
            <w:webHidden/>
          </w:rPr>
          <w:fldChar w:fldCharType="separate"/>
        </w:r>
        <w:r w:rsidR="0020779A">
          <w:rPr>
            <w:noProof/>
            <w:webHidden/>
          </w:rPr>
          <w:t>89</w:t>
        </w:r>
        <w:r w:rsidR="0020779A">
          <w:rPr>
            <w:noProof/>
            <w:webHidden/>
          </w:rPr>
          <w:fldChar w:fldCharType="end"/>
        </w:r>
        <w:r>
          <w:rPr>
            <w:noProof/>
          </w:rPr>
          <w:fldChar w:fldCharType="end"/>
        </w:r>
      </w:ins>
    </w:p>
    <w:p w14:paraId="5EC53E64" w14:textId="70501B88" w:rsidR="0020779A" w:rsidRDefault="0056181D">
      <w:pPr>
        <w:pStyle w:val="Tabladeilustraciones"/>
        <w:tabs>
          <w:tab w:val="right" w:leader="dot" w:pos="8494"/>
        </w:tabs>
        <w:rPr>
          <w:ins w:id="1183" w:author="Redondo García Francisco Javier" w:date="2025-09-02T09:44:00Z"/>
          <w:rFonts w:eastAsiaTheme="minorEastAsia"/>
          <w:noProof/>
          <w:lang w:eastAsia="es-ES"/>
        </w:rPr>
      </w:pPr>
      <w:ins w:id="1184" w:author="Redondo García Francisco Javier" w:date="2025-09-02T09:44:00Z">
        <w:r>
          <w:fldChar w:fldCharType="begin"/>
        </w:r>
        <w:r>
          <w:instrText xml:space="preserve"> HYPERLINK "file:///C:\\Users\\Usuario\\Documents\\GitHub\\TFG_Javier\\pr</w:instrText>
        </w:r>
        <w:r>
          <w:instrText xml:space="preserve">oyecto\\TFG-lastRevision-FJRG.docx" \l "_Toc207315076" </w:instrText>
        </w:r>
        <w:r>
          <w:fldChar w:fldCharType="separate"/>
        </w:r>
        <w:r w:rsidR="0020779A" w:rsidRPr="00982371">
          <w:rPr>
            <w:rStyle w:val="Hipervnculo"/>
            <w:noProof/>
          </w:rPr>
          <w:t>Listado 34 - Método exportarExcel()</w:t>
        </w:r>
        <w:r w:rsidR="0020779A">
          <w:rPr>
            <w:noProof/>
            <w:webHidden/>
          </w:rPr>
          <w:tab/>
        </w:r>
        <w:r w:rsidR="0020779A">
          <w:rPr>
            <w:noProof/>
            <w:webHidden/>
          </w:rPr>
          <w:fldChar w:fldCharType="begin"/>
        </w:r>
        <w:r w:rsidR="0020779A">
          <w:rPr>
            <w:noProof/>
            <w:webHidden/>
          </w:rPr>
          <w:instrText xml:space="preserve"> PAGEREF _Toc207315076 \h </w:instrText>
        </w:r>
        <w:r w:rsidR="0020779A">
          <w:rPr>
            <w:noProof/>
            <w:webHidden/>
          </w:rPr>
        </w:r>
        <w:r w:rsidR="0020779A">
          <w:rPr>
            <w:noProof/>
            <w:webHidden/>
          </w:rPr>
          <w:fldChar w:fldCharType="separate"/>
        </w:r>
        <w:r w:rsidR="0020779A">
          <w:rPr>
            <w:noProof/>
            <w:webHidden/>
          </w:rPr>
          <w:t>93</w:t>
        </w:r>
        <w:r w:rsidR="0020779A">
          <w:rPr>
            <w:noProof/>
            <w:webHidden/>
          </w:rPr>
          <w:fldChar w:fldCharType="end"/>
        </w:r>
        <w:r>
          <w:rPr>
            <w:noProof/>
          </w:rPr>
          <w:fldChar w:fldCharType="end"/>
        </w:r>
      </w:ins>
    </w:p>
    <w:p w14:paraId="4FF75C2B" w14:textId="6C614AEB" w:rsidR="0020779A" w:rsidRDefault="0056181D">
      <w:pPr>
        <w:pStyle w:val="Tabladeilustraciones"/>
        <w:tabs>
          <w:tab w:val="right" w:leader="dot" w:pos="8494"/>
        </w:tabs>
        <w:rPr>
          <w:ins w:id="1185" w:author="Redondo García Francisco Javier" w:date="2025-09-02T09:44:00Z"/>
          <w:rFonts w:eastAsiaTheme="minorEastAsia"/>
          <w:noProof/>
          <w:lang w:eastAsia="es-ES"/>
        </w:rPr>
      </w:pPr>
      <w:ins w:id="1186" w:author="Redondo García Francisco Javier" w:date="2025-09-02T09:44:00Z">
        <w:r>
          <w:fldChar w:fldCharType="begin"/>
        </w:r>
        <w:r>
          <w:instrText xml:space="preserve"> HYPERLINK "file:///C:\\Users\\Usuario\\Documents\\GitHub\\TFG_Ja</w:instrText>
        </w:r>
        <w:r>
          <w:instrText xml:space="preserve">vier\\proyecto\\TFG-lastRevision-FJRG.docx" \l "_Toc207315077" </w:instrText>
        </w:r>
        <w:r>
          <w:fldChar w:fldCharType="separate"/>
        </w:r>
        <w:r w:rsidR="0020779A" w:rsidRPr="00982371">
          <w:rPr>
            <w:rStyle w:val="Hipervnculo"/>
            <w:noProof/>
          </w:rPr>
          <w:t>Listado 35 - Método findPeaksAndValley()</w:t>
        </w:r>
        <w:r w:rsidR="0020779A">
          <w:rPr>
            <w:noProof/>
            <w:webHidden/>
          </w:rPr>
          <w:tab/>
        </w:r>
        <w:r w:rsidR="0020779A">
          <w:rPr>
            <w:noProof/>
            <w:webHidden/>
          </w:rPr>
          <w:fldChar w:fldCharType="begin"/>
        </w:r>
        <w:r w:rsidR="0020779A">
          <w:rPr>
            <w:noProof/>
            <w:webHidden/>
          </w:rPr>
          <w:instrText xml:space="preserve"> PAGEREF _Toc207315077 \h </w:instrText>
        </w:r>
        <w:r w:rsidR="0020779A">
          <w:rPr>
            <w:noProof/>
            <w:webHidden/>
          </w:rPr>
        </w:r>
        <w:r w:rsidR="0020779A">
          <w:rPr>
            <w:noProof/>
            <w:webHidden/>
          </w:rPr>
          <w:fldChar w:fldCharType="separate"/>
        </w:r>
        <w:r w:rsidR="0020779A">
          <w:rPr>
            <w:noProof/>
            <w:webHidden/>
          </w:rPr>
          <w:t>94</w:t>
        </w:r>
        <w:r w:rsidR="0020779A">
          <w:rPr>
            <w:noProof/>
            <w:webHidden/>
          </w:rPr>
          <w:fldChar w:fldCharType="end"/>
        </w:r>
        <w:r>
          <w:rPr>
            <w:noProof/>
          </w:rPr>
          <w:fldChar w:fldCharType="end"/>
        </w:r>
      </w:ins>
    </w:p>
    <w:p w14:paraId="5F97AF4B" w14:textId="18F10995" w:rsidR="0020779A" w:rsidRDefault="0056181D">
      <w:pPr>
        <w:pStyle w:val="Tabladeilustraciones"/>
        <w:tabs>
          <w:tab w:val="right" w:leader="dot" w:pos="8494"/>
        </w:tabs>
        <w:rPr>
          <w:ins w:id="1187" w:author="Redondo García Francisco Javier" w:date="2025-09-02T09:44:00Z"/>
          <w:rFonts w:eastAsiaTheme="minorEastAsia"/>
          <w:noProof/>
          <w:lang w:eastAsia="es-ES"/>
        </w:rPr>
      </w:pPr>
      <w:ins w:id="1188" w:author="Redondo García Francisco Javier" w:date="2025-09-02T09:44:00Z">
        <w:r>
          <w:fldChar w:fldCharType="begin"/>
        </w:r>
        <w:r>
          <w:instrText xml:space="preserve"> HYPERLINK "file:///C:\\Users\\Usuario\\Documents\\GitHub\\TFG_Javier\\proyecto\\TFG-lastRevision-FJRG.docx" \l "_Toc207315078" </w:instrText>
        </w:r>
        <w:r>
          <w:fldChar w:fldCharType="separate"/>
        </w:r>
        <w:r w:rsidR="0020779A" w:rsidRPr="00982371">
          <w:rPr>
            <w:rStyle w:val="Hipervnculo"/>
            <w:noProof/>
          </w:rPr>
          <w:t>Listado 36 - Iniciar firebase CLI</w:t>
        </w:r>
        <w:r w:rsidR="0020779A">
          <w:rPr>
            <w:noProof/>
            <w:webHidden/>
          </w:rPr>
          <w:tab/>
        </w:r>
        <w:r w:rsidR="0020779A">
          <w:rPr>
            <w:noProof/>
            <w:webHidden/>
          </w:rPr>
          <w:fldChar w:fldCharType="begin"/>
        </w:r>
        <w:r w:rsidR="0020779A">
          <w:rPr>
            <w:noProof/>
            <w:webHidden/>
          </w:rPr>
          <w:instrText xml:space="preserve"> PAGEREF _Toc207315078 \h </w:instrText>
        </w:r>
        <w:r w:rsidR="0020779A">
          <w:rPr>
            <w:noProof/>
            <w:webHidden/>
          </w:rPr>
        </w:r>
        <w:r w:rsidR="0020779A">
          <w:rPr>
            <w:noProof/>
            <w:webHidden/>
          </w:rPr>
          <w:fldChar w:fldCharType="separate"/>
        </w:r>
        <w:r w:rsidR="0020779A">
          <w:rPr>
            <w:noProof/>
            <w:webHidden/>
          </w:rPr>
          <w:t>97</w:t>
        </w:r>
        <w:r w:rsidR="0020779A">
          <w:rPr>
            <w:noProof/>
            <w:webHidden/>
          </w:rPr>
          <w:fldChar w:fldCharType="end"/>
        </w:r>
        <w:r>
          <w:rPr>
            <w:noProof/>
          </w:rPr>
          <w:fldChar w:fldCharType="end"/>
        </w:r>
      </w:ins>
    </w:p>
    <w:p w14:paraId="592CA9A2" w14:textId="7AF08936" w:rsidR="0020779A" w:rsidRDefault="0056181D">
      <w:pPr>
        <w:pStyle w:val="Tabladeilustraciones"/>
        <w:tabs>
          <w:tab w:val="right" w:leader="dot" w:pos="8494"/>
        </w:tabs>
        <w:rPr>
          <w:ins w:id="1189" w:author="Redondo García Francisco Javier" w:date="2025-09-02T09:44:00Z"/>
          <w:rFonts w:eastAsiaTheme="minorEastAsia"/>
          <w:noProof/>
          <w:lang w:eastAsia="es-ES"/>
        </w:rPr>
      </w:pPr>
      <w:ins w:id="1190" w:author="Redondo García Francisco Javier" w:date="2025-09-02T09:44:00Z">
        <w:r>
          <w:fldChar w:fldCharType="begin"/>
        </w:r>
        <w:r>
          <w:instrText xml:space="preserve"> HYPERLINK "file:///C:\\Users\\Usuario\\Documents\\GitHub\\TFG_Javier\\proyecto\\TFG-lastRevision-FJRG.docx" \l "_Toc207315079" </w:instrText>
        </w:r>
        <w:r>
          <w:fldChar w:fldCharType="separate"/>
        </w:r>
        <w:r w:rsidR="0020779A" w:rsidRPr="00982371">
          <w:rPr>
            <w:rStyle w:val="Hipervnculo"/>
            <w:noProof/>
          </w:rPr>
          <w:t>Listado 37 - Build prucción</w:t>
        </w:r>
        <w:r w:rsidR="0020779A">
          <w:rPr>
            <w:noProof/>
            <w:webHidden/>
          </w:rPr>
          <w:tab/>
        </w:r>
        <w:r w:rsidR="0020779A">
          <w:rPr>
            <w:noProof/>
            <w:webHidden/>
          </w:rPr>
          <w:fldChar w:fldCharType="begin"/>
        </w:r>
        <w:r w:rsidR="0020779A">
          <w:rPr>
            <w:noProof/>
            <w:webHidden/>
          </w:rPr>
          <w:instrText xml:space="preserve"> PAGEREF _Toc207315079 \h </w:instrText>
        </w:r>
        <w:r w:rsidR="0020779A">
          <w:rPr>
            <w:noProof/>
            <w:webHidden/>
          </w:rPr>
        </w:r>
        <w:r w:rsidR="0020779A">
          <w:rPr>
            <w:noProof/>
            <w:webHidden/>
          </w:rPr>
          <w:fldChar w:fldCharType="separate"/>
        </w:r>
        <w:r w:rsidR="0020779A">
          <w:rPr>
            <w:noProof/>
            <w:webHidden/>
          </w:rPr>
          <w:t>97</w:t>
        </w:r>
        <w:r w:rsidR="0020779A">
          <w:rPr>
            <w:noProof/>
            <w:webHidden/>
          </w:rPr>
          <w:fldChar w:fldCharType="end"/>
        </w:r>
        <w:r>
          <w:rPr>
            <w:noProof/>
          </w:rPr>
          <w:fldChar w:fldCharType="end"/>
        </w:r>
      </w:ins>
    </w:p>
    <w:p w14:paraId="2174A071" w14:textId="28992B39" w:rsidR="0020779A" w:rsidRDefault="0056181D">
      <w:pPr>
        <w:pStyle w:val="Tabladeilustraciones"/>
        <w:tabs>
          <w:tab w:val="right" w:leader="dot" w:pos="8494"/>
        </w:tabs>
        <w:rPr>
          <w:ins w:id="1191" w:author="Redondo García Francisco Javier" w:date="2025-09-02T09:44:00Z"/>
          <w:rFonts w:eastAsiaTheme="minorEastAsia"/>
          <w:noProof/>
          <w:lang w:eastAsia="es-ES"/>
        </w:rPr>
      </w:pPr>
      <w:ins w:id="1192" w:author="Redondo García Francisco Javier" w:date="2025-09-02T09:44:00Z">
        <w:r>
          <w:fldChar w:fldCharType="begin"/>
        </w:r>
        <w:r>
          <w:instrText xml:space="preserve"> HYPERLINK "file:///C:\\Users\\Usuario\\Documents\\GitHub\\TFG_Javier\\proyecto\\TFG-lastRevision-FJRG.docx" \l "_Toc207315080" </w:instrText>
        </w:r>
        <w:r>
          <w:fldChar w:fldCharType="separate"/>
        </w:r>
        <w:r w:rsidR="0020779A" w:rsidRPr="00982371">
          <w:rPr>
            <w:rStyle w:val="Hipervnculo"/>
            <w:noProof/>
          </w:rPr>
          <w:t>Listado 38 - Deploy de web en Firebase</w:t>
        </w:r>
        <w:r w:rsidR="0020779A">
          <w:rPr>
            <w:noProof/>
            <w:webHidden/>
          </w:rPr>
          <w:tab/>
        </w:r>
        <w:r w:rsidR="0020779A">
          <w:rPr>
            <w:noProof/>
            <w:webHidden/>
          </w:rPr>
          <w:fldChar w:fldCharType="begin"/>
        </w:r>
        <w:r w:rsidR="0020779A">
          <w:rPr>
            <w:noProof/>
            <w:webHidden/>
          </w:rPr>
          <w:instrText xml:space="preserve"> PAGEREF _Toc207315080 \h </w:instrText>
        </w:r>
        <w:r w:rsidR="0020779A">
          <w:rPr>
            <w:noProof/>
            <w:webHidden/>
          </w:rPr>
        </w:r>
        <w:r w:rsidR="0020779A">
          <w:rPr>
            <w:noProof/>
            <w:webHidden/>
          </w:rPr>
          <w:fldChar w:fldCharType="separate"/>
        </w:r>
        <w:r w:rsidR="0020779A">
          <w:rPr>
            <w:noProof/>
            <w:webHidden/>
          </w:rPr>
          <w:t>97</w:t>
        </w:r>
        <w:r w:rsidR="0020779A">
          <w:rPr>
            <w:noProof/>
            <w:webHidden/>
          </w:rPr>
          <w:fldChar w:fldCharType="end"/>
        </w:r>
        <w:r>
          <w:rPr>
            <w:noProof/>
          </w:rPr>
          <w:fldChar w:fldCharType="end"/>
        </w:r>
      </w:ins>
    </w:p>
    <w:p w14:paraId="3763AF0D" w14:textId="123BDACE" w:rsidR="006D55AC" w:rsidRDefault="006D55AC">
      <w:r>
        <w:fldChar w:fldCharType="end"/>
      </w:r>
      <w:r>
        <w:br w:type="page"/>
      </w:r>
    </w:p>
    <w:p w14:paraId="5784B8F4" w14:textId="19B83D3D" w:rsidR="00E0180F" w:rsidRDefault="00A453FC" w:rsidP="00A453FC">
      <w:pPr>
        <w:jc w:val="left"/>
        <w:rPr>
          <w:rFonts w:asciiTheme="majorHAnsi" w:eastAsiaTheme="majorEastAsia" w:hAnsiTheme="majorHAnsi" w:cstheme="majorBidi"/>
          <w:color w:val="2F5496" w:themeColor="accent1" w:themeShade="BF"/>
          <w:sz w:val="32"/>
          <w:szCs w:val="32"/>
        </w:rPr>
        <w:pPrChange w:id="1193" w:author="Redondo García Francisco Javier" w:date="2025-09-02T09:44:00Z">
          <w:pPr/>
        </w:pPrChange>
      </w:pPr>
      <w:ins w:id="1194" w:author="Redondo García Francisco Javier" w:date="2025-09-02T09:44:00Z">
        <w:r>
          <w:rPr>
            <w:rFonts w:asciiTheme="majorHAnsi" w:eastAsiaTheme="majorEastAsia" w:hAnsiTheme="majorHAnsi" w:cstheme="majorBidi"/>
            <w:color w:val="2F5496" w:themeColor="accent1" w:themeShade="BF"/>
            <w:sz w:val="32"/>
            <w:szCs w:val="32"/>
          </w:rPr>
          <w:lastRenderedPageBreak/>
          <w:br w:type="page"/>
        </w:r>
      </w:ins>
    </w:p>
    <w:p w14:paraId="3ECF3D77" w14:textId="67A732E3" w:rsidR="00260674" w:rsidRDefault="00260674" w:rsidP="00670D17">
      <w:pPr>
        <w:pStyle w:val="Ttulo1"/>
        <w:numPr>
          <w:ilvl w:val="0"/>
          <w:numId w:val="1"/>
        </w:numPr>
      </w:pPr>
      <w:bookmarkStart w:id="1195" w:name="_Toc207317050"/>
      <w:bookmarkStart w:id="1196" w:name="_Toc202786253"/>
      <w:r>
        <w:lastRenderedPageBreak/>
        <w:t>Introducción</w:t>
      </w:r>
      <w:bookmarkEnd w:id="1195"/>
      <w:bookmarkEnd w:id="1196"/>
    </w:p>
    <w:p w14:paraId="2F75CB55" w14:textId="77777777" w:rsidR="00260674" w:rsidRPr="00F272E4" w:rsidRDefault="00260674" w:rsidP="00F272E4"/>
    <w:p w14:paraId="55065232" w14:textId="77777777" w:rsidR="00260674" w:rsidRPr="00F82BDD" w:rsidRDefault="00260674" w:rsidP="00260674">
      <w:pPr>
        <w:pStyle w:val="Ttulo2"/>
        <w:numPr>
          <w:ilvl w:val="1"/>
          <w:numId w:val="1"/>
        </w:numPr>
      </w:pPr>
      <w:bookmarkStart w:id="1197" w:name="_Toc207317051"/>
      <w:bookmarkStart w:id="1198" w:name="_Toc202786254"/>
      <w:r>
        <w:t>Planteamiento</w:t>
      </w:r>
      <w:bookmarkEnd w:id="1197"/>
      <w:bookmarkEnd w:id="1198"/>
      <w:r>
        <w:t xml:space="preserve"> </w:t>
      </w:r>
    </w:p>
    <w:p w14:paraId="6E8C2B97" w14:textId="77777777" w:rsidR="00260674" w:rsidRDefault="00260674" w:rsidP="00F82BDD">
      <w:pPr>
        <w:pStyle w:val="Prrafodelista"/>
        <w:ind w:left="360"/>
      </w:pPr>
    </w:p>
    <w:p w14:paraId="1271417C" w14:textId="77777777" w:rsidR="00260674" w:rsidRDefault="00260674" w:rsidP="000F512F">
      <w:pPr>
        <w:pStyle w:val="Prrafodelista"/>
        <w:ind w:left="0"/>
      </w:pPr>
      <w:r>
        <w:t>El envejecimiento de la población es uno de los desafíos más importantes en las sociedades más desarrolladas en la actualidad. Situaciones como la mejora en las condiciones de vida, la atención sanitaria o la calidad de los servicios médicos han llevado a un aumento progresivo importante de la esperanza de vida. Esto, a su vez, trae también una serie de retos en aspectos sociales, económicos y médicos con los que hay que lidiar para encontrar un envejecimiento saludable, retrasando la fragilidad.</w:t>
      </w:r>
    </w:p>
    <w:p w14:paraId="1DE9EED1" w14:textId="77777777" w:rsidR="00260674" w:rsidRDefault="00260674" w:rsidP="000F512F">
      <w:pPr>
        <w:pStyle w:val="Prrafodelista"/>
        <w:ind w:left="0"/>
      </w:pPr>
    </w:p>
    <w:p w14:paraId="327B8751" w14:textId="77777777" w:rsidR="00260674" w:rsidRDefault="00260674" w:rsidP="000F512F">
      <w:pPr>
        <w:pStyle w:val="Prrafodelista"/>
        <w:ind w:left="0"/>
      </w:pPr>
      <w:r>
        <w:t>La fragilidad se define como una condición clínica caracterizada por una disminución progresiva de las reservas funcionales del organismo, lo que incrementa la vulnerabilidad ante caídas u otras condiciones perjudiciales para la salud. Por ello, identificar de forma rápida el deterioro físico es clave para intervenir a tiempo y retrasar su evolución.</w:t>
      </w:r>
    </w:p>
    <w:p w14:paraId="4802FB87" w14:textId="2A857B01" w:rsidR="00260674" w:rsidRDefault="00260674" w:rsidP="00F272E4">
      <w:r>
        <w:t xml:space="preserve">Se pretende detectar este decaimiento físico en sus etapas más tempranas para intentar retrasar el estado de fragilidad. Para ello, una herramienta utilizada es </w:t>
      </w:r>
      <w:proofErr w:type="gramStart"/>
      <w:r>
        <w:t>el Test</w:t>
      </w:r>
      <w:proofErr w:type="gramEnd"/>
      <w:r>
        <w:t xml:space="preserve"> de evaluación del desempeño físico (</w:t>
      </w:r>
      <w:r w:rsidR="0037120E">
        <w:rPr>
          <w:i/>
          <w:iCs/>
        </w:rPr>
        <w:t xml:space="preserve">Short </w:t>
      </w:r>
      <w:proofErr w:type="spellStart"/>
      <w:r w:rsidR="0037120E">
        <w:rPr>
          <w:i/>
          <w:iCs/>
        </w:rPr>
        <w:t>Physical</w:t>
      </w:r>
      <w:proofErr w:type="spellEnd"/>
      <w:r w:rsidR="0037120E">
        <w:rPr>
          <w:i/>
          <w:iCs/>
        </w:rPr>
        <w:t xml:space="preserve"> Performance </w:t>
      </w:r>
      <w:proofErr w:type="spellStart"/>
      <w:r w:rsidR="0037120E">
        <w:rPr>
          <w:i/>
          <w:iCs/>
        </w:rPr>
        <w:t>Battery</w:t>
      </w:r>
      <w:proofErr w:type="spellEnd"/>
      <w:r w:rsidR="0037120E">
        <w:t xml:space="preserve"> (SPPB</w:t>
      </w:r>
      <w:del w:id="1199" w:author="Redondo García Francisco Javier" w:date="2025-09-02T09:44:00Z">
        <w:r w:rsidR="0037120E">
          <w:delText>)</w:delText>
        </w:r>
        <w:r>
          <w:delText>)</w:delText>
        </w:r>
      </w:del>
      <w:ins w:id="1200" w:author="Redondo García Francisco Javier" w:date="2025-09-02T09:44:00Z">
        <w:r w:rsidR="0037120E">
          <w:t>)</w:t>
        </w:r>
        <w:r w:rsidR="00C57518">
          <w:t xml:space="preserve"> </w:t>
        </w:r>
      </w:ins>
      <w:customXmlInsRangeStart w:id="1201" w:author="Redondo García Francisco Javier" w:date="2025-09-02T09:44:00Z"/>
      <w:sdt>
        <w:sdtPr>
          <w:id w:val="-1579738171"/>
          <w:citation/>
        </w:sdtPr>
        <w:sdtEndPr/>
        <w:sdtContent>
          <w:customXmlInsRangeEnd w:id="1201"/>
          <w:ins w:id="1202" w:author="Redondo García Francisco Javier" w:date="2025-09-02T09:44:00Z">
            <w:r w:rsidR="00C57518">
              <w:fldChar w:fldCharType="begin"/>
            </w:r>
            <w:r w:rsidR="00C57518">
              <w:instrText xml:space="preserve"> CITATION Cov23 \l 3082 </w:instrText>
            </w:r>
            <w:r w:rsidR="00C57518">
              <w:fldChar w:fldCharType="separate"/>
            </w:r>
            <w:r w:rsidR="00477B4E" w:rsidRPr="00477B4E">
              <w:rPr>
                <w:noProof/>
              </w:rPr>
              <w:t>[2]</w:t>
            </w:r>
            <w:r w:rsidR="00C57518">
              <w:fldChar w:fldCharType="end"/>
            </w:r>
          </w:ins>
          <w:customXmlInsRangeStart w:id="1203" w:author="Redondo García Francisco Javier" w:date="2025-09-02T09:44:00Z"/>
        </w:sdtContent>
      </w:sdt>
      <w:customXmlInsRangeEnd w:id="1203"/>
      <w:ins w:id="1204" w:author="Redondo García Francisco Javier" w:date="2025-09-02T09:44:00Z">
        <w:r>
          <w:t>)</w:t>
        </w:r>
      </w:ins>
      <w:r>
        <w:t xml:space="preserve"> del adulto mayor como ayuda a la valoración geriátrica integral, que pretende evaluar de una manera objetiva y cuantificable este estado, permitiendo así a profesionales sanitarios saber cuándo y qué medidas tomar con respecto a sus pacientes.</w:t>
      </w:r>
    </w:p>
    <w:p w14:paraId="3578405D" w14:textId="77777777" w:rsidR="00260674" w:rsidRDefault="00260674" w:rsidP="00F272E4">
      <w:proofErr w:type="gramStart"/>
      <w:r>
        <w:t>El Test</w:t>
      </w:r>
      <w:proofErr w:type="gramEnd"/>
      <w:r>
        <w:t xml:space="preserve"> consiste en la realización de tres pruebas a cada uno de los pacientes. El protocolo de las pruebas es el siguiente: </w:t>
      </w:r>
    </w:p>
    <w:p w14:paraId="6C2CB6BB" w14:textId="61260997" w:rsidR="00B0073E" w:rsidRDefault="00260674" w:rsidP="004459FC">
      <w:pPr>
        <w:pStyle w:val="Prrafodelista"/>
        <w:numPr>
          <w:ilvl w:val="0"/>
          <w:numId w:val="2"/>
        </w:numPr>
        <w:ind w:left="1416" w:hanging="1056"/>
        <w:pPrChange w:id="1205" w:author="Redondo García Francisco Javier" w:date="2025-09-02T09:44:00Z">
          <w:pPr>
            <w:pStyle w:val="Prrafodelista"/>
            <w:numPr>
              <w:numId w:val="2"/>
            </w:numPr>
            <w:ind w:hanging="360"/>
          </w:pPr>
        </w:pPrChange>
      </w:pPr>
      <w:r w:rsidRPr="00E43AF9">
        <w:rPr>
          <w:b/>
          <w:bCs/>
        </w:rPr>
        <w:t>Prueba de equilibrio</w:t>
      </w:r>
      <w:r>
        <w:t>: el paciente debe mantener tres posiciones progresivamente más difíciles (</w:t>
      </w:r>
      <w:commentRangeStart w:id="1206"/>
      <w:r>
        <w:t xml:space="preserve">posición de pies juntos, </w:t>
      </w:r>
      <w:proofErr w:type="spellStart"/>
      <w:r>
        <w:t>semitándem</w:t>
      </w:r>
      <w:proofErr w:type="spellEnd"/>
      <w:r>
        <w:t xml:space="preserve"> y tándem</w:t>
      </w:r>
      <w:commentRangeEnd w:id="1206"/>
      <w:r w:rsidR="00D44D58">
        <w:rPr>
          <w:rStyle w:val="Refdecomentario"/>
        </w:rPr>
        <w:commentReference w:id="1206"/>
      </w:r>
      <w:r>
        <w:t>), durante 10 segundos cada una, sin apoyos externos</w:t>
      </w:r>
      <w:del w:id="1207" w:author="Redondo García Francisco Javier" w:date="2025-09-02T09:44:00Z">
        <w:r>
          <w:delText>.</w:delText>
        </w:r>
      </w:del>
      <w:ins w:id="1208" w:author="Redondo García Francisco Javier" w:date="2025-09-02T09:44:00Z">
        <w:r w:rsidR="004459FC">
          <w:t xml:space="preserve">, tal como se muestra en la </w:t>
        </w:r>
        <w:r w:rsidR="004459FC">
          <w:fldChar w:fldCharType="begin"/>
        </w:r>
        <w:r w:rsidR="004459FC">
          <w:instrText xml:space="preserve"> REF _Ref206520971 \h </w:instrText>
        </w:r>
        <w:r w:rsidR="004459FC">
          <w:fldChar w:fldCharType="separate"/>
        </w:r>
        <w:r w:rsidR="0020779A">
          <w:t xml:space="preserve">Figura </w:t>
        </w:r>
        <w:r w:rsidR="0020779A">
          <w:rPr>
            <w:noProof/>
          </w:rPr>
          <w:t>1</w:t>
        </w:r>
        <w:r w:rsidR="004459FC">
          <w:fldChar w:fldCharType="end"/>
        </w:r>
        <w:r w:rsidR="004459FC">
          <w:t xml:space="preserve">. </w:t>
        </w:r>
      </w:ins>
      <w:customXmlInsRangeStart w:id="1209" w:author="Redondo García Francisco Javier" w:date="2025-09-02T09:44:00Z"/>
      <w:sdt>
        <w:sdtPr>
          <w:id w:val="823165017"/>
          <w:citation/>
        </w:sdtPr>
        <w:sdtEndPr/>
        <w:sdtContent>
          <w:customXmlInsRangeEnd w:id="1209"/>
          <w:ins w:id="1210" w:author="Redondo García Francisco Javier" w:date="2025-09-02T09:44:00Z">
            <w:r w:rsidR="004459FC">
              <w:fldChar w:fldCharType="begin"/>
            </w:r>
            <w:r w:rsidR="004459FC">
              <w:instrText xml:space="preserve"> CITATION Fis22 \l 3082 </w:instrText>
            </w:r>
            <w:r w:rsidR="004459FC">
              <w:fldChar w:fldCharType="separate"/>
            </w:r>
            <w:r w:rsidR="00477B4E" w:rsidRPr="00477B4E">
              <w:rPr>
                <w:noProof/>
              </w:rPr>
              <w:t>[3]</w:t>
            </w:r>
            <w:r w:rsidR="004459FC">
              <w:fldChar w:fldCharType="end"/>
            </w:r>
          </w:ins>
          <w:customXmlInsRangeStart w:id="1211" w:author="Redondo García Francisco Javier" w:date="2025-09-02T09:44:00Z"/>
        </w:sdtContent>
      </w:sdt>
      <w:customXmlInsRangeEnd w:id="1211"/>
    </w:p>
    <w:p w14:paraId="191C2391" w14:textId="77777777" w:rsidR="004459FC" w:rsidRDefault="00B0073E" w:rsidP="004459FC">
      <w:pPr>
        <w:pStyle w:val="Prrafodelista"/>
        <w:keepNext/>
        <w:rPr>
          <w:ins w:id="1212" w:author="Redondo García Francisco Javier" w:date="2025-09-02T09:44:00Z"/>
        </w:rPr>
      </w:pPr>
      <w:ins w:id="1213" w:author="Redondo García Francisco Javier" w:date="2025-09-02T09:44:00Z">
        <w:r>
          <w:rPr>
            <w:noProof/>
          </w:rPr>
          <w:drawing>
            <wp:inline distT="0" distB="0" distL="0" distR="0" wp14:anchorId="7B3B940E" wp14:editId="00E235EF">
              <wp:extent cx="4396740" cy="2247900"/>
              <wp:effectExtent l="0" t="0" r="3810" b="0"/>
              <wp:docPr id="61189475"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89475" name="Imagen 1" descr="Escala de tiempo&#10;&#10;El contenido generado por IA puede ser incorrecto."/>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9596" t="12793" r="8984" b="13211"/>
                      <a:stretch/>
                    </pic:blipFill>
                    <pic:spPr bwMode="auto">
                      <a:xfrm>
                        <a:off x="0" y="0"/>
                        <a:ext cx="4396740" cy="2247900"/>
                      </a:xfrm>
                      <a:prstGeom prst="rect">
                        <a:avLst/>
                      </a:prstGeom>
                      <a:noFill/>
                      <a:ln>
                        <a:noFill/>
                      </a:ln>
                      <a:extLst>
                        <a:ext uri="{53640926-AAD7-44D8-BBD7-CCE9431645EC}">
                          <a14:shadowObscured xmlns:a14="http://schemas.microsoft.com/office/drawing/2010/main"/>
                        </a:ext>
                      </a:extLst>
                    </pic:spPr>
                  </pic:pic>
                </a:graphicData>
              </a:graphic>
            </wp:inline>
          </w:drawing>
        </w:r>
      </w:ins>
    </w:p>
    <w:p w14:paraId="4F32C17E" w14:textId="5F6A9C0E" w:rsidR="00B0073E" w:rsidRDefault="004459FC" w:rsidP="004459FC">
      <w:pPr>
        <w:pStyle w:val="Descripcin"/>
        <w:jc w:val="center"/>
        <w:rPr>
          <w:ins w:id="1214" w:author="Redondo García Francisco Javier" w:date="2025-09-02T09:44:00Z"/>
        </w:rPr>
      </w:pPr>
      <w:bookmarkStart w:id="1215" w:name="_Ref206520971"/>
      <w:bookmarkStart w:id="1216" w:name="_Toc207314934"/>
      <w:ins w:id="1217" w:author="Redondo García Francisco Javier" w:date="2025-09-02T09:44:00Z">
        <w:r>
          <w:t xml:space="preserve">Figura </w:t>
        </w:r>
        <w:r w:rsidR="00DE1F43">
          <w:fldChar w:fldCharType="begin"/>
        </w:r>
        <w:r w:rsidR="00DE1F43">
          <w:instrText xml:space="preserve"> SEQ Figura \* ARABIC </w:instrText>
        </w:r>
        <w:r w:rsidR="00DE1F43">
          <w:fldChar w:fldCharType="separate"/>
        </w:r>
      </w:ins>
      <w:r w:rsidR="00885F17">
        <w:rPr>
          <w:noProof/>
        </w:rPr>
        <w:t>1</w:t>
      </w:r>
      <w:ins w:id="1218" w:author="Redondo García Francisco Javier" w:date="2025-09-02T09:44:00Z">
        <w:r w:rsidR="00DE1F43">
          <w:rPr>
            <w:noProof/>
          </w:rPr>
          <w:fldChar w:fldCharType="end"/>
        </w:r>
        <w:bookmarkEnd w:id="1215"/>
        <w:r>
          <w:t xml:space="preserve"> - Posiciones en la prueba de equilibrio </w:t>
        </w:r>
        <w:proofErr w:type="gramStart"/>
        <w:r>
          <w:t>del test</w:t>
        </w:r>
        <w:proofErr w:type="gramEnd"/>
        <w:r>
          <w:t xml:space="preserve"> SPPB</w:t>
        </w:r>
        <w:bookmarkEnd w:id="1216"/>
      </w:ins>
    </w:p>
    <w:p w14:paraId="6C104275" w14:textId="77777777" w:rsidR="00260674" w:rsidRDefault="00260674" w:rsidP="00260674">
      <w:pPr>
        <w:pStyle w:val="Prrafodelista"/>
        <w:numPr>
          <w:ilvl w:val="0"/>
          <w:numId w:val="2"/>
        </w:numPr>
      </w:pPr>
      <w:r w:rsidRPr="00E43AF9">
        <w:rPr>
          <w:b/>
          <w:bCs/>
        </w:rPr>
        <w:t>Prueba de velocidad de la marcha</w:t>
      </w:r>
      <w:r>
        <w:t>: se registra el tiempo que tarda el paciente en caminar una distancia de 4 metros en línea recta.</w:t>
      </w:r>
    </w:p>
    <w:p w14:paraId="46D2657C" w14:textId="77777777" w:rsidR="00260674" w:rsidRDefault="00260674" w:rsidP="00260674">
      <w:pPr>
        <w:pStyle w:val="Prrafodelista"/>
        <w:numPr>
          <w:ilvl w:val="0"/>
          <w:numId w:val="2"/>
        </w:numPr>
      </w:pPr>
      <w:r w:rsidRPr="00E43AF9">
        <w:rPr>
          <w:b/>
          <w:bCs/>
        </w:rPr>
        <w:lastRenderedPageBreak/>
        <w:t>Prueba de sentadillas</w:t>
      </w:r>
      <w:r>
        <w:t>: el paciente debe levantarse de una silla cinco veces consecutivas lo más rápido posible, sin utilizar los brazos, midiendo el tiempo total empleado.</w:t>
      </w:r>
    </w:p>
    <w:p w14:paraId="108C1DF1" w14:textId="77777777" w:rsidR="00260674" w:rsidRDefault="00260674" w:rsidP="00F272E4">
      <w:r>
        <w:t>Según el desempeño que el paciente haya tenido en las pruebas, se le asignan unos puntos, que son utilizados por el personal sanitario como una herramienta de ayuda a la detección de fragilidad.</w:t>
      </w:r>
    </w:p>
    <w:p w14:paraId="6A655C7F" w14:textId="77777777" w:rsidR="00260674" w:rsidRDefault="00260674" w:rsidP="00F272E4">
      <w:r>
        <w:t>Hoy en día estas pruebas se realizan en consultas de geriatría de manera manual, esto supone una supervisión constante de profesional sanitario, añadiendo también subjetividad en algunas variables.</w:t>
      </w:r>
    </w:p>
    <w:p w14:paraId="4D9A6BF2" w14:textId="290A97CB" w:rsidR="00260674" w:rsidRDefault="00260674" w:rsidP="00B26795">
      <w:r w:rsidRPr="000D0D2A">
        <w:t xml:space="preserve">Partiendo de esta situación, y teniendo en cuenta que el protocolo del SPPB es </w:t>
      </w:r>
      <w:r>
        <w:t>muy</w:t>
      </w:r>
      <w:r w:rsidRPr="000D0D2A">
        <w:t xml:space="preserve"> repetitivo y estructurado, se plantea una solución tecnológica que permita la automatización parcial o total de estas pruebas mediante el uso de sensores, dispositivos móviles y aplicaciones de software</w:t>
      </w:r>
      <w:r>
        <w:t xml:space="preserve">, detallándose estos </w:t>
      </w:r>
      <w:r w:rsidR="00B0073E">
        <w:t>propós</w:t>
      </w:r>
      <w:r w:rsidR="004459FC">
        <w:t>i</w:t>
      </w:r>
      <w:r w:rsidR="00B0073E">
        <w:t>tos</w:t>
      </w:r>
      <w:r>
        <w:t xml:space="preserve"> en </w:t>
      </w:r>
      <w:r w:rsidR="0092044A" w:rsidRPr="0092044A">
        <w:rPr>
          <w:i/>
          <w:iCs/>
        </w:rPr>
        <w:fldChar w:fldCharType="begin"/>
      </w:r>
      <w:r w:rsidR="0092044A" w:rsidRPr="0092044A">
        <w:rPr>
          <w:i/>
          <w:iCs/>
        </w:rPr>
        <w:instrText xml:space="preserve"> REF _Ref200115680 \h </w:instrText>
      </w:r>
      <w:r w:rsidR="0092044A">
        <w:rPr>
          <w:i/>
          <w:iCs/>
        </w:rPr>
        <w:instrText xml:space="preserve"> \* MERGEFORMAT </w:instrText>
      </w:r>
      <w:r w:rsidR="0092044A" w:rsidRPr="0092044A">
        <w:rPr>
          <w:i/>
          <w:iCs/>
        </w:rPr>
      </w:r>
      <w:r w:rsidR="0092044A" w:rsidRPr="0092044A">
        <w:rPr>
          <w:i/>
          <w:iCs/>
        </w:rPr>
        <w:fldChar w:fldCharType="separate"/>
      </w:r>
      <w:r w:rsidR="0020779A" w:rsidRPr="0020779A">
        <w:rPr>
          <w:i/>
          <w:iCs/>
        </w:rPr>
        <w:t>Objetivos</w:t>
      </w:r>
      <w:r w:rsidR="0092044A" w:rsidRPr="0092044A">
        <w:rPr>
          <w:i/>
          <w:iCs/>
        </w:rPr>
        <w:fldChar w:fldCharType="end"/>
      </w:r>
      <w:r>
        <w:t>.</w:t>
      </w:r>
    </w:p>
    <w:p w14:paraId="34F365EF" w14:textId="5C45BAD8" w:rsidR="00273041" w:rsidRDefault="00273041" w:rsidP="00B26795">
      <w:pPr>
        <w:rPr>
          <w:ins w:id="1219" w:author="Redondo García Francisco Javier" w:date="2025-09-02T09:44:00Z"/>
        </w:rPr>
      </w:pPr>
      <w:ins w:id="1220" w:author="Redondo García Francisco Javier" w:date="2025-09-02T09:44:00Z">
        <w:r w:rsidRPr="00273041">
          <w:t xml:space="preserve">Este trabajo se ha desarrollado en el seno del grupo de investigación GEINTRA-US&amp;RF, de la Universidad de Alcalá, en el marco de los proyectos </w:t>
        </w:r>
        <w:proofErr w:type="spellStart"/>
        <w:r w:rsidRPr="00273041">
          <w:t>FrailAlert</w:t>
        </w:r>
        <w:proofErr w:type="spellEnd"/>
        <w:r>
          <w:t xml:space="preserve"> </w:t>
        </w:r>
      </w:ins>
      <w:customXmlInsRangeStart w:id="1221" w:author="Redondo García Francisco Javier" w:date="2025-09-02T09:44:00Z"/>
      <w:sdt>
        <w:sdtPr>
          <w:id w:val="488829601"/>
          <w:citation/>
        </w:sdtPr>
        <w:sdtEndPr/>
        <w:sdtContent>
          <w:customXmlInsRangeEnd w:id="1221"/>
          <w:ins w:id="1222" w:author="Redondo García Francisco Javier" w:date="2025-09-02T09:44:00Z">
            <w:r>
              <w:fldChar w:fldCharType="begin"/>
            </w:r>
            <w:r>
              <w:instrText xml:space="preserve">CITATION UAH21 \l 3082 </w:instrText>
            </w:r>
            <w:r>
              <w:fldChar w:fldCharType="separate"/>
            </w:r>
            <w:r w:rsidR="00477B4E" w:rsidRPr="00477B4E">
              <w:rPr>
                <w:noProof/>
              </w:rPr>
              <w:t>[4]</w:t>
            </w:r>
            <w:r>
              <w:fldChar w:fldCharType="end"/>
            </w:r>
          </w:ins>
          <w:customXmlInsRangeStart w:id="1223" w:author="Redondo García Francisco Javier" w:date="2025-09-02T09:44:00Z"/>
        </w:sdtContent>
      </w:sdt>
      <w:customXmlInsRangeEnd w:id="1223"/>
      <w:ins w:id="1224" w:author="Redondo García Francisco Javier" w:date="2025-09-02T09:44:00Z">
        <w:r w:rsidRPr="00273041">
          <w:t xml:space="preserve"> y </w:t>
        </w:r>
        <w:proofErr w:type="spellStart"/>
        <w:r w:rsidRPr="00273041">
          <w:t>ActiTracker</w:t>
        </w:r>
        <w:proofErr w:type="spellEnd"/>
        <w:r>
          <w:t xml:space="preserve"> </w:t>
        </w:r>
      </w:ins>
      <w:customXmlInsRangeStart w:id="1225" w:author="Redondo García Francisco Javier" w:date="2025-09-02T09:44:00Z"/>
      <w:sdt>
        <w:sdtPr>
          <w:id w:val="-61251929"/>
          <w:citation/>
        </w:sdtPr>
        <w:sdtEndPr/>
        <w:sdtContent>
          <w:customXmlInsRangeEnd w:id="1225"/>
          <w:ins w:id="1226" w:author="Redondo García Francisco Javier" w:date="2025-09-02T09:44:00Z">
            <w:r>
              <w:fldChar w:fldCharType="begin"/>
            </w:r>
            <w:r>
              <w:instrText xml:space="preserve">CITATION UAH22 \l 3082 </w:instrText>
            </w:r>
            <w:r>
              <w:fldChar w:fldCharType="separate"/>
            </w:r>
            <w:r w:rsidR="00477B4E" w:rsidRPr="00477B4E">
              <w:rPr>
                <w:noProof/>
              </w:rPr>
              <w:t>[5]</w:t>
            </w:r>
            <w:r>
              <w:fldChar w:fldCharType="end"/>
            </w:r>
          </w:ins>
          <w:customXmlInsRangeStart w:id="1227" w:author="Redondo García Francisco Javier" w:date="2025-09-02T09:44:00Z"/>
        </w:sdtContent>
      </w:sdt>
      <w:customXmlInsRangeEnd w:id="1227"/>
      <w:ins w:id="1228" w:author="Redondo García Francisco Javier" w:date="2025-09-02T09:44:00Z">
        <w:r w:rsidRPr="00273041">
          <w:t>, centrados en el estudio y desarrollo de soluciones tecnológicas para la mejora de la calidad de vida en personas mayores. La experiencia y recursos aportados por estos proyectos han servido como base para el desarrollo del presente sistema, incluyendo el acceso a sensores biomédicos y protocolos de evaluación geriátrica.</w:t>
        </w:r>
      </w:ins>
    </w:p>
    <w:p w14:paraId="382C0DC3" w14:textId="77777777" w:rsidR="00260674" w:rsidRDefault="00260674" w:rsidP="00B26795"/>
    <w:p w14:paraId="0D18CC6E" w14:textId="77777777" w:rsidR="00260674" w:rsidRDefault="00260674" w:rsidP="00260674">
      <w:pPr>
        <w:pStyle w:val="Ttulo2"/>
        <w:numPr>
          <w:ilvl w:val="1"/>
          <w:numId w:val="1"/>
        </w:numPr>
      </w:pPr>
      <w:bookmarkStart w:id="1229" w:name="_Ref200115680"/>
      <w:bookmarkStart w:id="1230" w:name="_Toc207317052"/>
      <w:bookmarkStart w:id="1231" w:name="_Toc202786255"/>
      <w:r>
        <w:t>Objetivos</w:t>
      </w:r>
      <w:bookmarkEnd w:id="1229"/>
      <w:bookmarkEnd w:id="1230"/>
      <w:bookmarkEnd w:id="1231"/>
    </w:p>
    <w:p w14:paraId="0B676298" w14:textId="77777777" w:rsidR="00260674" w:rsidRPr="00E77185" w:rsidRDefault="00260674" w:rsidP="00E77185"/>
    <w:p w14:paraId="183E1167" w14:textId="77777777" w:rsidR="00260674" w:rsidRDefault="00260674" w:rsidP="00F272E4">
      <w:r>
        <w:t xml:space="preserve">El objetivo principal del proyecto es facilitar, agilizar y mejorar la intervención médica con ayuda tecnológica. Para esto, se utilizarán los datos que proporciona el sistema desarrollado en el grupo de investigación (Sección 1.3), convirtiéndolos en información útil y analizable, de tal manera que estas pruebas puedan realizarse en atención primaria, descongestionando así consultas de geriatría. </w:t>
      </w:r>
    </w:p>
    <w:p w14:paraId="2A8E0372" w14:textId="306160C2" w:rsidR="00260674" w:rsidRDefault="00260674" w:rsidP="00F272E4">
      <w:r>
        <w:t>Para alcanzar este objetivo</w:t>
      </w:r>
      <w:r w:rsidR="00B0073E">
        <w:t xml:space="preserve"> principal</w:t>
      </w:r>
      <w:r>
        <w:t>, el proyecto se divide en tres objetivos parciales. En primer lugar, la elección del gestor de bases de datos adecuado, en segundo lugar, el desarrollo de una aplicación móvil</w:t>
      </w:r>
      <w:r w:rsidR="0037120E">
        <w:t xml:space="preserve"> para la ejec</w:t>
      </w:r>
      <w:r w:rsidR="00910842">
        <w:t>u</w:t>
      </w:r>
      <w:r w:rsidR="0037120E">
        <w:t>c</w:t>
      </w:r>
      <w:r w:rsidR="00910842">
        <w:t>i</w:t>
      </w:r>
      <w:r w:rsidR="0037120E">
        <w:t xml:space="preserve">ón </w:t>
      </w:r>
      <w:proofErr w:type="gramStart"/>
      <w:r w:rsidR="0037120E">
        <w:t>del test</w:t>
      </w:r>
      <w:proofErr w:type="gramEnd"/>
      <w:r w:rsidR="0037120E">
        <w:t xml:space="preserve"> SPPB</w:t>
      </w:r>
      <w:r>
        <w:t xml:space="preserve"> y, por último, el desarrollo de una </w:t>
      </w:r>
      <w:r w:rsidR="0037120E">
        <w:t>aplicación</w:t>
      </w:r>
      <w:r>
        <w:t xml:space="preserve"> web</w:t>
      </w:r>
      <w:r w:rsidR="0037120E">
        <w:t xml:space="preserve"> para </w:t>
      </w:r>
      <w:r w:rsidR="00910842">
        <w:t>la</w:t>
      </w:r>
      <w:r w:rsidR="0037120E">
        <w:t xml:space="preserve"> gestión y visualización de resultados</w:t>
      </w:r>
      <w:r>
        <w:t>.</w:t>
      </w:r>
    </w:p>
    <w:p w14:paraId="60F1CDC8" w14:textId="11A39E45" w:rsidR="00260674" w:rsidRDefault="00260674" w:rsidP="00F272E4">
      <w:r>
        <w:t>Con respecto al gestor de la base de datos, actualmente, existen diferentes tipos de bases de datos atendiendo a estructura y al modelo de datos que utilizan. Es fundamental conocer bien los datos que se utilizan y almacenarlos de una manera óptima y accesible para los sistemas externos. Por ello será necesario realizar un análisis exhaustivo de qué tipos de datos vamos a tener, qué campos nos interesan y qué estructura es óptima para almacenarlos, eligiendo así el gestor más adecuado para el trabajo.</w:t>
      </w:r>
    </w:p>
    <w:p w14:paraId="6B9CA6D4" w14:textId="5CF1F1A1" w:rsidR="00260674" w:rsidRDefault="00260674" w:rsidP="00F272E4">
      <w:r>
        <w:t>En cuanto a la aplicación móvil, hoy en día está sumamente extendido el uso de Smartphones que tienen conexión a internet, Bluetooth y un alcance de procesamiento muy potente. Sabiendo esto, se pretende desarrollar una aplicación que, conectada con los dispositivos proporcionados por GEINTRA US&amp;RF (Sección 1.3), recoja los datos en crudo</w:t>
      </w:r>
      <w:r w:rsidR="0037120E">
        <w:t xml:space="preserve"> de los sensores de evaluación</w:t>
      </w:r>
      <w:r>
        <w:t xml:space="preserve"> y haga todo el procesamiento, para convertirlos en información útil para el personal sanitario. Desde esta aplicación</w:t>
      </w:r>
      <w:r w:rsidR="0037120E">
        <w:t xml:space="preserve"> móvil</w:t>
      </w:r>
      <w:r>
        <w:t xml:space="preserve"> el personal sanitario podrá dar de alta al paciente y </w:t>
      </w:r>
      <w:r>
        <w:lastRenderedPageBreak/>
        <w:t>realizarle las pruebas, con una interfaz sencilla y guiada hasta que las pruebas se hayan terminado y decida si subir</w:t>
      </w:r>
      <w:r w:rsidR="0037120E">
        <w:t xml:space="preserve"> los resultados a </w:t>
      </w:r>
      <w:r>
        <w:t xml:space="preserve">la base de datos, quedando de esta forma guardada la prueba y accesible para su visualización en la </w:t>
      </w:r>
      <w:r w:rsidR="0037120E">
        <w:t>aplicación</w:t>
      </w:r>
      <w:r>
        <w:t xml:space="preserve"> web. Este dispositivo deberá estar conectado a internet para, una vez terminada la prueba, subir la información a la base de datos, donde quedará registrada y estructurada.</w:t>
      </w:r>
    </w:p>
    <w:p w14:paraId="1E767944" w14:textId="33BBACC4" w:rsidR="00260674" w:rsidRDefault="00260674" w:rsidP="00F272E4">
      <w:r>
        <w:t xml:space="preserve">Por último, se pretende visualizar la información en un punto diferente de donde se recogen los datos. Para esto se desarrolla una </w:t>
      </w:r>
      <w:r w:rsidR="0037120E">
        <w:t xml:space="preserve">aplicación </w:t>
      </w:r>
      <w:r>
        <w:t>web donde el personal sanitario pueda visualizar</w:t>
      </w:r>
      <w:r w:rsidR="0037120E">
        <w:t xml:space="preserve"> y gestionar</w:t>
      </w:r>
      <w:r>
        <w:t xml:space="preserve"> la información de cada paciente, ver las pruebas que ha realizado y poder consultar un histórico. Esta </w:t>
      </w:r>
      <w:r w:rsidR="0037120E">
        <w:t xml:space="preserve">aplicación </w:t>
      </w:r>
      <w:r>
        <w:t>web contiene información sensible de cada paciente, por lo que se debe trabajar en un proceso de autenticación con una seguridad fiable. Se debe poder gestionar un rol para las personas que accedan a la web, dando la capacidad de visualizar la información solo a ciertos usuarios. Para esta gestión, los datos deben estar anonimizados y se debe establecer una jerarquía de usuarios para evitar el acceso de cualquier usuario a información sensible.</w:t>
      </w:r>
    </w:p>
    <w:p w14:paraId="02A75703" w14:textId="27FD582A" w:rsidR="00260674" w:rsidRDefault="00260674" w:rsidP="00F272E4">
      <w:r>
        <w:t>Estos tres sistemas deben estar conectados y actualizarse automáticamente cuando haya algún cambio en cualquiera de ellos. Se pretende que sea una interfaz sencilla e intuitiva que ayude al personal sanitario a realizar estas pruebas de manera ágil, ordenada y cómoda.</w:t>
      </w:r>
    </w:p>
    <w:p w14:paraId="68C1C456" w14:textId="4D91E25F" w:rsidR="00260674" w:rsidRDefault="00260674" w:rsidP="00E43AF9">
      <w:r>
        <w:t xml:space="preserve">En la </w:t>
      </w:r>
      <w:commentRangeStart w:id="1232"/>
      <w:r w:rsidR="008F3709">
        <w:rPr>
          <w:i/>
          <w:iCs/>
        </w:rPr>
        <w:fldChar w:fldCharType="begin"/>
      </w:r>
      <w:r w:rsidR="008F3709" w:rsidRPr="00BE631C">
        <w:rPr>
          <w:i/>
          <w:iCs/>
        </w:rPr>
        <w:instrText xml:space="preserve"> REF _Ref200025200 \h </w:instrText>
      </w:r>
      <w:r w:rsidR="00BE631C">
        <w:rPr>
          <w:i/>
          <w:iCs/>
        </w:rPr>
        <w:instrText xml:space="preserve"> \* MERGEFORMAT </w:instrText>
      </w:r>
      <w:r w:rsidR="008F3709">
        <w:rPr>
          <w:i/>
          <w:iCs/>
        </w:rPr>
      </w:r>
      <w:r w:rsidR="008F3709">
        <w:rPr>
          <w:i/>
          <w:iCs/>
        </w:rPr>
        <w:fldChar w:fldCharType="separate"/>
      </w:r>
      <w:r w:rsidR="0020779A" w:rsidRPr="0020779A">
        <w:rPr>
          <w:i/>
          <w:iCs/>
        </w:rPr>
        <w:t>Figura</w:t>
      </w:r>
      <w:r w:rsidR="0020779A">
        <w:t xml:space="preserve"> </w:t>
      </w:r>
      <w:del w:id="1233" w:author="Redondo García Francisco Javier" w:date="2025-09-02T09:44:00Z">
        <w:r w:rsidR="0048457C">
          <w:rPr>
            <w:noProof/>
          </w:rPr>
          <w:delText>1</w:delText>
        </w:r>
      </w:del>
      <w:ins w:id="1234" w:author="Redondo García Francisco Javier" w:date="2025-09-02T09:44:00Z">
        <w:r w:rsidR="0020779A">
          <w:rPr>
            <w:noProof/>
          </w:rPr>
          <w:t>2</w:t>
        </w:r>
      </w:ins>
      <w:r w:rsidR="008F3709">
        <w:fldChar w:fldCharType="end"/>
      </w:r>
      <w:commentRangeEnd w:id="1232"/>
      <w:r w:rsidR="00D50E38">
        <w:rPr>
          <w:rStyle w:val="Refdecomentario"/>
        </w:rPr>
        <w:commentReference w:id="1232"/>
      </w:r>
      <w:r w:rsidR="008F3709">
        <w:t xml:space="preserve"> </w:t>
      </w:r>
      <w:r>
        <w:t>se representa de manera muy básica la conexión entre los</w:t>
      </w:r>
      <w:r w:rsidR="0037120E">
        <w:t xml:space="preserve"> distintos</w:t>
      </w:r>
      <w:r>
        <w:t xml:space="preserve"> sistemas</w:t>
      </w:r>
      <w:r w:rsidR="0037120E">
        <w:t xml:space="preserve"> que la constituyen</w:t>
      </w:r>
      <w:r>
        <w:t>.</w:t>
      </w:r>
    </w:p>
    <w:p w14:paraId="6C960490" w14:textId="77777777" w:rsidR="00260674" w:rsidRDefault="00260674" w:rsidP="00E43AF9"/>
    <w:p w14:paraId="31B98875" w14:textId="77777777" w:rsidR="00260674" w:rsidRDefault="00260674" w:rsidP="00731BF8">
      <w:pPr>
        <w:pStyle w:val="Sinespaciado"/>
        <w:rPr>
          <w:del w:id="1235" w:author="Redondo García Francisco Javier" w:date="2025-09-02T09:44:00Z"/>
        </w:rPr>
      </w:pPr>
      <w:del w:id="1236" w:author="Redondo García Francisco Javier" w:date="2025-09-02T09:44:00Z">
        <w:r>
          <w:rPr>
            <w:noProof/>
          </w:rPr>
          <w:drawing>
            <wp:inline distT="0" distB="0" distL="0" distR="0" wp14:anchorId="35B4B211" wp14:editId="70200D8A">
              <wp:extent cx="6381750" cy="2581275"/>
              <wp:effectExtent l="0" t="0" r="0"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81750" cy="2581275"/>
                      </a:xfrm>
                      <a:prstGeom prst="rect">
                        <a:avLst/>
                      </a:prstGeom>
                      <a:noFill/>
                    </pic:spPr>
                  </pic:pic>
                </a:graphicData>
              </a:graphic>
            </wp:inline>
          </w:drawing>
        </w:r>
      </w:del>
    </w:p>
    <w:p w14:paraId="5239F9AE" w14:textId="4C67B07D" w:rsidR="00260674" w:rsidRDefault="00260674" w:rsidP="00731BF8">
      <w:pPr>
        <w:pStyle w:val="Sinespaciado"/>
        <w:rPr>
          <w:ins w:id="1237" w:author="Redondo García Francisco Javier" w:date="2025-09-02T09:44:00Z"/>
        </w:rPr>
      </w:pPr>
      <w:ins w:id="1238" w:author="Redondo García Francisco Javier" w:date="2025-09-02T09:44:00Z">
        <w:r>
          <w:rPr>
            <w:noProof/>
          </w:rPr>
          <w:lastRenderedPageBreak/>
          <w:drawing>
            <wp:inline distT="0" distB="0" distL="0" distR="0" wp14:anchorId="75550F0A" wp14:editId="457D0B97">
              <wp:extent cx="5280660" cy="2135909"/>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95180" cy="2141782"/>
                      </a:xfrm>
                      <a:prstGeom prst="rect">
                        <a:avLst/>
                      </a:prstGeom>
                      <a:noFill/>
                    </pic:spPr>
                  </pic:pic>
                </a:graphicData>
              </a:graphic>
            </wp:inline>
          </w:drawing>
        </w:r>
      </w:ins>
    </w:p>
    <w:p w14:paraId="152C5B4F" w14:textId="36D4BE55" w:rsidR="00260674" w:rsidRDefault="00BE631C" w:rsidP="00B26795">
      <w:r>
        <w:rPr>
          <w:noProof/>
        </w:rPr>
        <mc:AlternateContent>
          <mc:Choice Requires="wps">
            <w:drawing>
              <wp:anchor distT="0" distB="0" distL="114300" distR="114300" simplePos="0" relativeHeight="251660288" behindDoc="0" locked="0" layoutInCell="1" allowOverlap="1" wp14:anchorId="087E3C9C" wp14:editId="1A96A4E3">
                <wp:simplePos x="0" y="0"/>
                <wp:positionH relativeFrom="margin">
                  <wp:align>center</wp:align>
                </wp:positionH>
                <wp:positionV relativeFrom="paragraph">
                  <wp:posOffset>204114</wp:posOffset>
                </wp:positionV>
                <wp:extent cx="6381750" cy="635"/>
                <wp:effectExtent l="0" t="0" r="0" b="0"/>
                <wp:wrapSquare wrapText="bothSides"/>
                <wp:docPr id="4" name="Cuadro de texto 4"/>
                <wp:cNvGraphicFramePr/>
                <a:graphic xmlns:a="http://schemas.openxmlformats.org/drawingml/2006/main">
                  <a:graphicData uri="http://schemas.microsoft.com/office/word/2010/wordprocessingShape">
                    <wps:wsp>
                      <wps:cNvSpPr txBox="1"/>
                      <wps:spPr>
                        <a:xfrm>
                          <a:off x="0" y="0"/>
                          <a:ext cx="6381750" cy="635"/>
                        </a:xfrm>
                        <a:prstGeom prst="rect">
                          <a:avLst/>
                        </a:prstGeom>
                        <a:solidFill>
                          <a:prstClr val="white"/>
                        </a:solidFill>
                        <a:ln>
                          <a:noFill/>
                        </a:ln>
                      </wps:spPr>
                      <wps:txbx>
                        <w:txbxContent>
                          <w:p w14:paraId="0365D3FC" w14:textId="041B8262" w:rsidR="00260674" w:rsidRDefault="00260674" w:rsidP="00BE631C">
                            <w:pPr>
                              <w:pStyle w:val="Descripcin"/>
                              <w:jc w:val="center"/>
                              <w:rPr>
                                <w:noProof/>
                              </w:rPr>
                            </w:pPr>
                            <w:bookmarkStart w:id="1239" w:name="_Ref200025200"/>
                            <w:bookmarkStart w:id="1240" w:name="_Toc207314935"/>
                            <w:bookmarkStart w:id="1241" w:name="_Toc202786363"/>
                            <w:r>
                              <w:t xml:space="preserve">Figura </w:t>
                            </w:r>
                            <w:r w:rsidR="00DE1F43">
                              <w:fldChar w:fldCharType="begin"/>
                            </w:r>
                            <w:r w:rsidR="00DE1F43">
                              <w:instrText xml:space="preserve"> SEQ Figura \* ARABIC </w:instrText>
                            </w:r>
                            <w:r w:rsidR="00DE1F43">
                              <w:fldChar w:fldCharType="separate"/>
                            </w:r>
                            <w:r w:rsidR="00885F17">
                              <w:rPr>
                                <w:noProof/>
                              </w:rPr>
                              <w:t>2</w:t>
                            </w:r>
                            <w:r w:rsidR="00DE1F43">
                              <w:rPr>
                                <w:noProof/>
                              </w:rPr>
                              <w:fldChar w:fldCharType="end"/>
                            </w:r>
                            <w:bookmarkEnd w:id="1239"/>
                            <w:r>
                              <w:t xml:space="preserve"> - Diagrama de bloques genérico </w:t>
                            </w:r>
                            <w:r>
                              <w:rPr>
                                <w:noProof/>
                              </w:rPr>
                              <w:t>del sistema</w:t>
                            </w:r>
                            <w:r w:rsidR="0037120E">
                              <w:rPr>
                                <w:noProof/>
                              </w:rPr>
                              <w:t xml:space="preserve"> global</w:t>
                            </w:r>
                            <w:bookmarkEnd w:id="1240"/>
                            <w:bookmarkEnd w:id="12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7E3C9C" id="Cuadro de texto 4" o:spid="_x0000_s1034" type="#_x0000_t202" style="position:absolute;left:0;text-align:left;margin-left:0;margin-top:16.05pt;width:502.5pt;height:.05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" stroked="f">
                <v:textbox style="mso-fit-shape-to-text:t" inset="0,0,0,0">
                  <w:txbxContent>
                    <w:p w14:paraId="0365D3FC" w14:textId="041B8262" w:rsidR="00260674" w:rsidRDefault="00260674" w:rsidP="00BE631C">
                      <w:pPr>
                        <w:pStyle w:val="Descripcin"/>
                        <w:jc w:val="center"/>
                        <w:rPr>
                          <w:noProof/>
                        </w:rPr>
                      </w:pPr>
                      <w:bookmarkStart w:id="1242" w:name="_Ref200025200"/>
                      <w:bookmarkStart w:id="1243" w:name="_Toc207314935"/>
                      <w:bookmarkStart w:id="1244" w:name="_Toc202786363"/>
                      <w:r>
                        <w:t xml:space="preserve">Figura </w:t>
                      </w:r>
                      <w:r w:rsidR="00DE1F43">
                        <w:fldChar w:fldCharType="begin"/>
                      </w:r>
                      <w:r w:rsidR="00DE1F43">
                        <w:instrText xml:space="preserve"> SEQ Figura \* ARABIC </w:instrText>
                      </w:r>
                      <w:r w:rsidR="00DE1F43">
                        <w:fldChar w:fldCharType="separate"/>
                      </w:r>
                      <w:r w:rsidR="00885F17">
                        <w:rPr>
                          <w:noProof/>
                        </w:rPr>
                        <w:t>2</w:t>
                      </w:r>
                      <w:r w:rsidR="00DE1F43">
                        <w:rPr>
                          <w:noProof/>
                        </w:rPr>
                        <w:fldChar w:fldCharType="end"/>
                      </w:r>
                      <w:bookmarkEnd w:id="1242"/>
                      <w:r>
                        <w:t xml:space="preserve"> - Diagrama de bloques genérico </w:t>
                      </w:r>
                      <w:r>
                        <w:rPr>
                          <w:noProof/>
                        </w:rPr>
                        <w:t>del sistema</w:t>
                      </w:r>
                      <w:r w:rsidR="0037120E">
                        <w:rPr>
                          <w:noProof/>
                        </w:rPr>
                        <w:t xml:space="preserve"> global</w:t>
                      </w:r>
                      <w:bookmarkEnd w:id="1243"/>
                      <w:bookmarkEnd w:id="1244"/>
                    </w:p>
                  </w:txbxContent>
                </v:textbox>
                <w10:wrap type="square" anchorx="margin"/>
              </v:shape>
            </w:pict>
          </mc:Fallback>
        </mc:AlternateContent>
      </w:r>
    </w:p>
    <w:p w14:paraId="61B7AA08" w14:textId="4B74C544" w:rsidR="00260674" w:rsidRPr="00B26795" w:rsidRDefault="00260674" w:rsidP="00B26795"/>
    <w:p w14:paraId="5E02E7EB" w14:textId="227F7449" w:rsidR="00260674" w:rsidRDefault="00260674" w:rsidP="00260674">
      <w:pPr>
        <w:pStyle w:val="Ttulo2"/>
        <w:numPr>
          <w:ilvl w:val="1"/>
          <w:numId w:val="1"/>
        </w:numPr>
      </w:pPr>
      <w:bookmarkStart w:id="1245" w:name="_Toc207317053"/>
      <w:bookmarkStart w:id="1246" w:name="_Toc202786256"/>
      <w:r>
        <w:t>Hardware proporcionado</w:t>
      </w:r>
      <w:bookmarkEnd w:id="1245"/>
      <w:bookmarkEnd w:id="1246"/>
    </w:p>
    <w:p w14:paraId="30881B9B" w14:textId="44BCAD75" w:rsidR="00260674" w:rsidRDefault="00260674"/>
    <w:p w14:paraId="7097DF19" w14:textId="1B0F42EF" w:rsidR="00260674" w:rsidRDefault="00260674" w:rsidP="00F82BDD">
      <w:r>
        <w:t xml:space="preserve">Para la realización de este proyecto, se cuenta con el apoyo del </w:t>
      </w:r>
      <w:commentRangeStart w:id="1247"/>
      <w:r>
        <w:t>subgrupo de investigación GEINTRA US&amp;RF</w:t>
      </w:r>
      <w:commentRangeEnd w:id="1247"/>
      <w:r w:rsidR="00201386">
        <w:rPr>
          <w:rStyle w:val="Refdecomentario"/>
        </w:rPr>
        <w:commentReference w:id="1247"/>
      </w:r>
      <w:r w:rsidR="00885F17">
        <w:t xml:space="preserve"> de la UAH</w:t>
      </w:r>
      <w:r>
        <w:t>, que ha proporcionado tres dispositivos que proporcionan los datos en crudo de cada una de las pruebas. Estos datos se transmiten vía Bluetooth y deberán ser procesados por la aplicación Android</w:t>
      </w:r>
      <w:r w:rsidR="0037120E">
        <w:t xml:space="preserve"> desarrollada</w:t>
      </w:r>
      <w:r>
        <w:t>.</w:t>
      </w:r>
    </w:p>
    <w:p w14:paraId="6639AA38" w14:textId="4A1EFFC6" w:rsidR="00B04F0F" w:rsidRDefault="00260674" w:rsidP="00B04F0F">
      <w:r>
        <w:t>En esta sección se describe brevemente el hardware proporcionado</w:t>
      </w:r>
      <w:r w:rsidR="00B04F0F">
        <w:t xml:space="preserve"> para las tres pruebas a realizar: equilibrio, velocidad de la marcha y sentadillas.</w:t>
      </w:r>
    </w:p>
    <w:p w14:paraId="224734E9" w14:textId="20C58A4A" w:rsidR="00253944" w:rsidRDefault="00253944" w:rsidP="00B04F0F">
      <w:pPr>
        <w:rPr>
          <w:ins w:id="1248" w:author="Redondo García Francisco Javier" w:date="2025-09-02T09:44:00Z"/>
        </w:rPr>
      </w:pPr>
      <w:moveToRangeStart w:id="1249" w:author="Redondo García Francisco Javier" w:date="2025-09-02T09:44:00Z" w:name="move207698689"/>
      <w:moveTo w:id="1250" w:author="Redondo García Francisco Javier" w:date="2025-09-02T09:44:00Z">
        <w:r>
          <w:t xml:space="preserve">Estos tres dispositivos, combinados con la aplicación móvil, permitirán determinar de manera objetiva cómo se ha realizado cada prueba física </w:t>
        </w:r>
        <w:proofErr w:type="gramStart"/>
        <w:r>
          <w:t>del test</w:t>
        </w:r>
        <w:proofErr w:type="gramEnd"/>
        <w:r>
          <w:t xml:space="preserve"> SPPB, lo que constituye la base del proyecto.</w:t>
        </w:r>
      </w:moveTo>
      <w:moveToRangeEnd w:id="1249"/>
    </w:p>
    <w:p w14:paraId="0D56C177" w14:textId="4D440D38" w:rsidR="00260674" w:rsidRDefault="00260674" w:rsidP="00F82BDD"/>
    <w:p w14:paraId="54489D9D" w14:textId="38449614" w:rsidR="00260674" w:rsidRDefault="00260674" w:rsidP="00F82BDD"/>
    <w:p w14:paraId="00D37066" w14:textId="2568A54F" w:rsidR="00260674" w:rsidRDefault="00B04F0F" w:rsidP="00260674">
      <w:pPr>
        <w:pStyle w:val="Ttulo3"/>
        <w:numPr>
          <w:ilvl w:val="2"/>
          <w:numId w:val="1"/>
        </w:numPr>
        <w:rPr>
          <w:noProof/>
        </w:rPr>
      </w:pPr>
      <w:bookmarkStart w:id="1251" w:name="_Toc207317054"/>
      <w:bookmarkStart w:id="1252" w:name="_Toc202786257"/>
      <w:r>
        <w:t>Prueba de e</w:t>
      </w:r>
      <w:r w:rsidR="00260674">
        <w:t>quilibrio</w:t>
      </w:r>
      <w:bookmarkEnd w:id="1251"/>
      <w:bookmarkEnd w:id="1252"/>
    </w:p>
    <w:p w14:paraId="4A8B9CCC" w14:textId="4BA368FF" w:rsidR="00260674" w:rsidRDefault="00D0368B" w:rsidP="00F82BDD">
      <w:pPr>
        <w:rPr>
          <w:noProof/>
        </w:rPr>
      </w:pPr>
      <w:r>
        <w:rPr>
          <w:noProof/>
        </w:rPr>
        <w:t xml:space="preserve">Se diseñó una plataforma de presión </w:t>
      </w:r>
      <w:r w:rsidRPr="00B0073E">
        <w:rPr>
          <w:i/>
          <w:iCs/>
          <w:noProof/>
        </w:rPr>
        <w:t>ad</w:t>
      </w:r>
      <w:r w:rsidR="00B0073E" w:rsidRPr="00B0073E">
        <w:rPr>
          <w:i/>
          <w:iCs/>
          <w:noProof/>
        </w:rPr>
        <w:t xml:space="preserve"> </w:t>
      </w:r>
      <w:r w:rsidRPr="00B0073E">
        <w:rPr>
          <w:i/>
          <w:iCs/>
          <w:noProof/>
        </w:rPr>
        <w:t>hoc</w:t>
      </w:r>
      <w:r>
        <w:rPr>
          <w:noProof/>
        </w:rPr>
        <w:t xml:space="preserve"> </w:t>
      </w:r>
      <w:r w:rsidR="00260674">
        <w:rPr>
          <w:noProof/>
        </w:rPr>
        <w:t xml:space="preserve">para la realización de la prueba de equilibrio, </w:t>
      </w:r>
      <w:r>
        <w:rPr>
          <w:noProof/>
        </w:rPr>
        <w:t>que recoge</w:t>
      </w:r>
      <w:r w:rsidR="00260674">
        <w:rPr>
          <w:noProof/>
        </w:rPr>
        <w:t xml:space="preserve"> datos cuando detecta presión sobre unos sensores colocados sobre una plantilla que muestra las tres posiciones que deberán ejecutarse durante la prueba</w:t>
      </w:r>
      <w:r>
        <w:rPr>
          <w:noProof/>
        </w:rPr>
        <w:t xml:space="preserve">, como se muestra en la </w:t>
      </w:r>
      <w:r w:rsidRPr="00910842">
        <w:rPr>
          <w:i/>
          <w:iCs/>
          <w:noProof/>
        </w:rPr>
        <w:fldChar w:fldCharType="begin"/>
      </w:r>
      <w:r w:rsidRPr="00910842">
        <w:rPr>
          <w:i/>
          <w:iCs/>
          <w:noProof/>
        </w:rPr>
        <w:instrText xml:space="preserve"> REF _Ref202633846 \h </w:instrText>
      </w:r>
      <w:r w:rsidR="00910842">
        <w:rPr>
          <w:i/>
          <w:iCs/>
          <w:noProof/>
        </w:rPr>
        <w:instrText xml:space="preserve"> \* MERGEFORMAT </w:instrText>
      </w:r>
      <w:r w:rsidRPr="00910842">
        <w:rPr>
          <w:i/>
          <w:iCs/>
          <w:noProof/>
        </w:rPr>
      </w:r>
      <w:r w:rsidRPr="00910842">
        <w:rPr>
          <w:i/>
          <w:iCs/>
          <w:noProof/>
        </w:rPr>
        <w:fldChar w:fldCharType="separate"/>
      </w:r>
      <w:r w:rsidR="0020779A" w:rsidRPr="0020779A">
        <w:rPr>
          <w:i/>
          <w:iCs/>
        </w:rPr>
        <w:t xml:space="preserve">Figura </w:t>
      </w:r>
      <w:del w:id="1253" w:author="Redondo García Francisco Javier" w:date="2025-09-02T09:44:00Z">
        <w:r w:rsidRPr="00910842">
          <w:rPr>
            <w:i/>
            <w:iCs/>
            <w:noProof/>
          </w:rPr>
          <w:delText>2</w:delText>
        </w:r>
      </w:del>
      <w:ins w:id="1254" w:author="Redondo García Francisco Javier" w:date="2025-09-02T09:44:00Z">
        <w:r w:rsidR="0020779A" w:rsidRPr="0020779A">
          <w:rPr>
            <w:i/>
            <w:iCs/>
            <w:noProof/>
          </w:rPr>
          <w:t>3</w:t>
        </w:r>
      </w:ins>
      <w:r w:rsidRPr="00910842">
        <w:rPr>
          <w:i/>
          <w:iCs/>
          <w:noProof/>
        </w:rPr>
        <w:fldChar w:fldCharType="end"/>
      </w:r>
      <w:r>
        <w:rPr>
          <w:noProof/>
        </w:rPr>
        <w:t>.</w:t>
      </w:r>
    </w:p>
    <w:p w14:paraId="60A5133D" w14:textId="77777777" w:rsidR="00910842" w:rsidRDefault="00910842" w:rsidP="00910842">
      <w:pPr>
        <w:keepNext/>
        <w:jc w:val="center"/>
      </w:pPr>
      <w:r>
        <w:rPr>
          <w:noProof/>
        </w:rPr>
        <w:lastRenderedPageBreak/>
        <w:drawing>
          <wp:inline distT="0" distB="0" distL="0" distR="0" wp14:anchorId="243E58B7" wp14:editId="06DE3375">
            <wp:extent cx="1828715" cy="4047255"/>
            <wp:effectExtent l="0" t="4445" r="0" b="0"/>
            <wp:docPr id="10" name="Imagen 9" descr="Imagen que contiene tabla, camiseta, hombre&#10;&#10;Descripción generada automáticamente">
              <a:extLst xmlns:a="http://schemas.openxmlformats.org/drawingml/2006/main">
                <a:ext uri="{FF2B5EF4-FFF2-40B4-BE49-F238E27FC236}">
                  <a16:creationId xmlns:a16="http://schemas.microsoft.com/office/drawing/2014/main" id="{334A4DE9-D2F6-423C-A2BF-AB4F46744D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descr="Imagen que contiene tabla, camiseta, hombre&#10;&#10;Descripción generada automáticamente">
                      <a:extLst>
                        <a:ext uri="{FF2B5EF4-FFF2-40B4-BE49-F238E27FC236}">
                          <a16:creationId xmlns:a16="http://schemas.microsoft.com/office/drawing/2014/main" id="{334A4DE9-D2F6-423C-A2BF-AB4F46744DE2}"/>
                        </a:ext>
                      </a:extLst>
                    </pic:cNvPr>
                    <pic:cNvPicPr>
                      <a:picLocks noChangeAspect="1"/>
                    </pic:cNvPicPr>
                  </pic:nvPicPr>
                  <pic:blipFill rotWithShape="1">
                    <a:blip r:embed="rId16" cstate="print">
                      <a:extLst>
                        <a:ext uri="{28A0092B-C50C-407E-A947-70E740481C1C}">
                          <a14:useLocalDpi xmlns:a14="http://schemas.microsoft.com/office/drawing/2010/main" val="0"/>
                        </a:ext>
                      </a:extLst>
                    </a:blip>
                    <a:srcRect l="31378" t="4476" r="11074"/>
                    <a:stretch/>
                  </pic:blipFill>
                  <pic:spPr>
                    <a:xfrm rot="5400000">
                      <a:off x="0" y="0"/>
                      <a:ext cx="1832855" cy="4056418"/>
                    </a:xfrm>
                    <a:prstGeom prst="rect">
                      <a:avLst/>
                    </a:prstGeom>
                  </pic:spPr>
                </pic:pic>
              </a:graphicData>
            </a:graphic>
          </wp:inline>
        </w:drawing>
      </w:r>
    </w:p>
    <w:p w14:paraId="37DFEAC5" w14:textId="7E02FD22" w:rsidR="00910842" w:rsidRDefault="00910842" w:rsidP="00910842">
      <w:pPr>
        <w:pStyle w:val="Descripcin"/>
        <w:jc w:val="center"/>
      </w:pPr>
      <w:bookmarkStart w:id="1255" w:name="_Ref202633846"/>
      <w:bookmarkStart w:id="1256" w:name="_Toc207314936"/>
      <w:bookmarkStart w:id="1257" w:name="_Toc202786364"/>
      <w:r>
        <w:t xml:space="preserve">Figura </w:t>
      </w:r>
      <w:r w:rsidR="00DE1F43">
        <w:fldChar w:fldCharType="begin"/>
      </w:r>
      <w:r w:rsidR="00DE1F43">
        <w:instrText xml:space="preserve"> SEQ Figura \* ARABIC </w:instrText>
      </w:r>
      <w:r w:rsidR="00DE1F43">
        <w:fldChar w:fldCharType="separate"/>
      </w:r>
      <w:r w:rsidR="00885F17">
        <w:rPr>
          <w:noProof/>
        </w:rPr>
        <w:t>3</w:t>
      </w:r>
      <w:r w:rsidR="00DE1F43">
        <w:rPr>
          <w:noProof/>
        </w:rPr>
        <w:fldChar w:fldCharType="end"/>
      </w:r>
      <w:bookmarkEnd w:id="1255"/>
      <w:r>
        <w:t xml:space="preserve"> - </w:t>
      </w:r>
      <w:r w:rsidRPr="00DE5696">
        <w:t>Dispositivo equilibrio (1)</w:t>
      </w:r>
      <w:bookmarkEnd w:id="1256"/>
      <w:bookmarkEnd w:id="1257"/>
    </w:p>
    <w:p w14:paraId="155B0A41" w14:textId="77777777" w:rsidR="00910842" w:rsidRDefault="00910842" w:rsidP="00F82BDD">
      <w:pPr>
        <w:rPr>
          <w:noProof/>
        </w:rPr>
      </w:pPr>
    </w:p>
    <w:p w14:paraId="690B0A3C" w14:textId="50CF43BE" w:rsidR="00260674" w:rsidRDefault="00260674" w:rsidP="00F82BDD">
      <w:pPr>
        <w:rPr>
          <w:noProof/>
        </w:rPr>
      </w:pPr>
      <w:r>
        <w:rPr>
          <w:noProof/>
        </w:rPr>
        <w:t xml:space="preserve">La </w:t>
      </w:r>
      <w:r w:rsidR="00D0368B">
        <w:rPr>
          <w:noProof/>
        </w:rPr>
        <w:t>plataforma</w:t>
      </w:r>
      <w:r>
        <w:rPr>
          <w:noProof/>
        </w:rPr>
        <w:t xml:space="preserve"> cuenta con dieciséis sensores de presión y luces led a los extremos que se iluminarán cuando se detecte la presión en ese punto</w:t>
      </w:r>
      <w:r w:rsidR="00D0368B">
        <w:rPr>
          <w:noProof/>
        </w:rPr>
        <w:t xml:space="preserve"> y permiten verificar la postura correcta previamente a iniciar la prueba de evaluación. </w:t>
      </w:r>
    </w:p>
    <w:p w14:paraId="67949A14" w14:textId="32E3B22E" w:rsidR="00260674" w:rsidRDefault="00260674" w:rsidP="00F82BDD">
      <w:pPr>
        <w:rPr>
          <w:noProof/>
        </w:rPr>
      </w:pPr>
      <w:r>
        <w:rPr>
          <w:noProof/>
        </w:rPr>
        <w:t xml:space="preserve">La </w:t>
      </w:r>
      <w:r w:rsidR="00D0368B">
        <w:rPr>
          <w:noProof/>
        </w:rPr>
        <w:t xml:space="preserve">plataforma </w:t>
      </w:r>
      <w:r>
        <w:rPr>
          <w:noProof/>
        </w:rPr>
        <w:t xml:space="preserve">se conecta </w:t>
      </w:r>
      <w:r w:rsidR="00D0368B">
        <w:rPr>
          <w:noProof/>
        </w:rPr>
        <w:t xml:space="preserve">a través de un conector para cable plano flexible </w:t>
      </w:r>
      <w:r>
        <w:rPr>
          <w:noProof/>
        </w:rPr>
        <w:t>con</w:t>
      </w:r>
      <w:r>
        <w:t xml:space="preserve"> una carcasa que contiene los elementos electrónicos necesarios para su funcionamiento autónomo</w:t>
      </w:r>
      <w:r w:rsidR="00910842">
        <w:t xml:space="preserve"> (</w:t>
      </w:r>
      <w:r w:rsidR="00910842" w:rsidRPr="00910842">
        <w:rPr>
          <w:i/>
          <w:iCs/>
        </w:rPr>
        <w:fldChar w:fldCharType="begin"/>
      </w:r>
      <w:r w:rsidR="00910842" w:rsidRPr="00910842">
        <w:rPr>
          <w:i/>
          <w:iCs/>
        </w:rPr>
        <w:instrText xml:space="preserve"> REF _Ref202782320 \h </w:instrText>
      </w:r>
      <w:r w:rsidR="00910842">
        <w:rPr>
          <w:i/>
          <w:iCs/>
        </w:rPr>
        <w:instrText xml:space="preserve"> \* MERGEFORMAT </w:instrText>
      </w:r>
      <w:r w:rsidR="00910842" w:rsidRPr="00910842">
        <w:rPr>
          <w:i/>
          <w:iCs/>
        </w:rPr>
      </w:r>
      <w:r w:rsidR="00910842" w:rsidRPr="00910842">
        <w:rPr>
          <w:i/>
          <w:iCs/>
        </w:rPr>
        <w:fldChar w:fldCharType="separate"/>
      </w:r>
      <w:r w:rsidR="0020779A" w:rsidRPr="0020779A">
        <w:rPr>
          <w:i/>
          <w:iCs/>
        </w:rPr>
        <w:t xml:space="preserve">Figura </w:t>
      </w:r>
      <w:del w:id="1258" w:author="Redondo García Francisco Javier" w:date="2025-09-02T09:44:00Z">
        <w:r w:rsidR="00910842" w:rsidRPr="00910842">
          <w:rPr>
            <w:i/>
            <w:iCs/>
            <w:noProof/>
          </w:rPr>
          <w:delText>3</w:delText>
        </w:r>
      </w:del>
      <w:ins w:id="1259" w:author="Redondo García Francisco Javier" w:date="2025-09-02T09:44:00Z">
        <w:r w:rsidR="0020779A" w:rsidRPr="0020779A">
          <w:rPr>
            <w:i/>
            <w:iCs/>
            <w:noProof/>
          </w:rPr>
          <w:t>4</w:t>
        </w:r>
      </w:ins>
      <w:r w:rsidR="00910842" w:rsidRPr="00910842">
        <w:rPr>
          <w:i/>
          <w:iCs/>
        </w:rPr>
        <w:fldChar w:fldCharType="end"/>
      </w:r>
      <w:r w:rsidR="00910842">
        <w:t>)</w:t>
      </w:r>
      <w:r>
        <w:t>,</w:t>
      </w:r>
      <w:r>
        <w:rPr>
          <w:noProof/>
        </w:rPr>
        <w:t xml:space="preserve"> </w:t>
      </w:r>
      <w:r w:rsidR="00D0368B">
        <w:t>Esta caja</w:t>
      </w:r>
      <w:r w:rsidR="00D0368B">
        <w:rPr>
          <w:noProof/>
        </w:rPr>
        <w:t xml:space="preserve"> proprociona alimentación a los sensores y los led, a través de baterías, y será desde donde se emitan los datos en crudo de presión por bluetooth a la aplicación móvil que gestionará la ejecución de la prueba.</w:t>
      </w:r>
    </w:p>
    <w:p w14:paraId="38AA5FA8" w14:textId="77777777" w:rsidR="008F3709" w:rsidRDefault="00260674" w:rsidP="008F3709">
      <w:pPr>
        <w:keepNext/>
        <w:jc w:val="center"/>
      </w:pPr>
      <w:r>
        <w:rPr>
          <w:noProof/>
        </w:rPr>
        <w:drawing>
          <wp:inline distT="0" distB="0" distL="0" distR="0" wp14:anchorId="02DA154C" wp14:editId="036FB491">
            <wp:extent cx="4057650" cy="1859264"/>
            <wp:effectExtent l="0" t="0" r="0" b="8255"/>
            <wp:docPr id="12" name="Imagen 11" descr="Imagen que contiene edificio, texto, pizarrón&#10;&#10;Descripción generada automáticamente">
              <a:extLst xmlns:a="http://schemas.openxmlformats.org/drawingml/2006/main">
                <a:ext uri="{FF2B5EF4-FFF2-40B4-BE49-F238E27FC236}">
                  <a16:creationId xmlns:a16="http://schemas.microsoft.com/office/drawing/2014/main" id="{6D4133BC-D8C6-47E4-B892-831C2A5CCA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1" descr="Imagen que contiene edificio, texto, pizarrón&#10;&#10;Descripción generada automáticamente">
                      <a:extLst>
                        <a:ext uri="{FF2B5EF4-FFF2-40B4-BE49-F238E27FC236}">
                          <a16:creationId xmlns:a16="http://schemas.microsoft.com/office/drawing/2014/main" id="{6D4133BC-D8C6-47E4-B892-831C2A5CCAD6}"/>
                        </a:ext>
                      </a:extLst>
                    </pic:cNvPr>
                    <pic:cNvPicPr>
                      <a:picLocks noChangeAspect="1"/>
                    </pic:cNvPicPr>
                  </pic:nvPicPr>
                  <pic:blipFill rotWithShape="1">
                    <a:blip r:embed="rId17" cstate="print">
                      <a:extLst>
                        <a:ext uri="{28A0092B-C50C-407E-A947-70E740481C1C}">
                          <a14:useLocalDpi xmlns:a14="http://schemas.microsoft.com/office/drawing/2010/main" val="0"/>
                        </a:ext>
                      </a:extLst>
                    </a:blip>
                    <a:srcRect l="3333" t="15351" r="2092" b="17341"/>
                    <a:stretch/>
                  </pic:blipFill>
                  <pic:spPr>
                    <a:xfrm>
                      <a:off x="0" y="0"/>
                      <a:ext cx="4067234" cy="1863655"/>
                    </a:xfrm>
                    <a:prstGeom prst="rect">
                      <a:avLst/>
                    </a:prstGeom>
                  </pic:spPr>
                </pic:pic>
              </a:graphicData>
            </a:graphic>
          </wp:inline>
        </w:drawing>
      </w:r>
    </w:p>
    <w:p w14:paraId="54879B95" w14:textId="7D923C15" w:rsidR="00260674" w:rsidRDefault="008F3709" w:rsidP="008F3709">
      <w:pPr>
        <w:pStyle w:val="Descripcin"/>
        <w:jc w:val="center"/>
      </w:pPr>
      <w:bookmarkStart w:id="1260" w:name="_Ref202782320"/>
      <w:bookmarkStart w:id="1261" w:name="_Toc207314937"/>
      <w:bookmarkStart w:id="1262" w:name="_Toc202786365"/>
      <w:r>
        <w:t xml:space="preserve">Figura </w:t>
      </w:r>
      <w:r w:rsidR="00DE1F43">
        <w:fldChar w:fldCharType="begin"/>
      </w:r>
      <w:r w:rsidR="00DE1F43">
        <w:instrText xml:space="preserve"> SEQ Figura \* ARABIC </w:instrText>
      </w:r>
      <w:r w:rsidR="00DE1F43">
        <w:fldChar w:fldCharType="separate"/>
      </w:r>
      <w:r w:rsidR="00885F17">
        <w:rPr>
          <w:noProof/>
        </w:rPr>
        <w:t>4</w:t>
      </w:r>
      <w:r w:rsidR="00DE1F43">
        <w:rPr>
          <w:noProof/>
        </w:rPr>
        <w:fldChar w:fldCharType="end"/>
      </w:r>
      <w:bookmarkEnd w:id="1260"/>
      <w:r>
        <w:t xml:space="preserve"> - </w:t>
      </w:r>
      <w:r w:rsidRPr="006862C9">
        <w:t>Dispositivo equilibrio (2)</w:t>
      </w:r>
      <w:bookmarkEnd w:id="1261"/>
      <w:bookmarkEnd w:id="1262"/>
    </w:p>
    <w:p w14:paraId="4FE56F65" w14:textId="77777777" w:rsidR="00260674" w:rsidRDefault="00260674" w:rsidP="00731BF8">
      <w:pPr>
        <w:pStyle w:val="Sinespaciado"/>
      </w:pPr>
    </w:p>
    <w:p w14:paraId="2FEF5C1F" w14:textId="548AEE1E" w:rsidR="00260674" w:rsidRDefault="00D0368B" w:rsidP="00260674">
      <w:pPr>
        <w:pStyle w:val="Ttulo3"/>
        <w:numPr>
          <w:ilvl w:val="2"/>
          <w:numId w:val="1"/>
        </w:numPr>
      </w:pPr>
      <w:bookmarkStart w:id="1263" w:name="_Toc207317055"/>
      <w:bookmarkStart w:id="1264" w:name="_Toc202786258"/>
      <w:r>
        <w:t>Prueba de la v</w:t>
      </w:r>
      <w:r w:rsidR="00260674">
        <w:t>elocidad de la marcha</w:t>
      </w:r>
      <w:bookmarkEnd w:id="1263"/>
      <w:bookmarkEnd w:id="1264"/>
    </w:p>
    <w:p w14:paraId="0CADD05B" w14:textId="452677D8" w:rsidR="00260674" w:rsidRDefault="00260674" w:rsidP="00F82BDD">
      <w:r>
        <w:t xml:space="preserve">Para el cálculo de la velocidad de la marcha se cuenta con un sensor </w:t>
      </w:r>
      <w:proofErr w:type="spellStart"/>
      <w:r>
        <w:t>ToF</w:t>
      </w:r>
      <w:proofErr w:type="spellEnd"/>
      <w:r>
        <w:t xml:space="preserve"> (Time </w:t>
      </w:r>
      <w:proofErr w:type="spellStart"/>
      <w:r>
        <w:t>Of</w:t>
      </w:r>
      <w:proofErr w:type="spellEnd"/>
      <w:r>
        <w:t xml:space="preserve"> Flight) que mide la distancia entre el sensor y un objeto </w:t>
      </w:r>
      <w:r w:rsidRPr="00F82BDD">
        <w:t xml:space="preserve">calculando el tiempo que tarda un pulso de luz en ir y volver. Utiliza tecnología infrarroja para obtener datos de profundidad. </w:t>
      </w:r>
      <w:r>
        <w:t>Para su estabilidad se hace uso de un trípode.</w:t>
      </w:r>
      <w:ins w:id="1265" w:author="Redondo García Francisco Javier" w:date="2025-09-02T09:44:00Z">
        <w:r w:rsidR="00273041">
          <w:t xml:space="preserve"> En la </w:t>
        </w:r>
        <w:r w:rsidR="00273041">
          <w:fldChar w:fldCharType="begin"/>
        </w:r>
        <w:r w:rsidR="00273041">
          <w:instrText xml:space="preserve"> REF _Ref207305778 \h </w:instrText>
        </w:r>
        <w:r w:rsidR="00273041">
          <w:fldChar w:fldCharType="separate"/>
        </w:r>
        <w:r w:rsidR="0020779A">
          <w:t xml:space="preserve">Figura </w:t>
        </w:r>
        <w:r w:rsidR="0020779A">
          <w:rPr>
            <w:noProof/>
          </w:rPr>
          <w:t>5</w:t>
        </w:r>
        <w:r w:rsidR="00273041">
          <w:fldChar w:fldCharType="end"/>
        </w:r>
        <w:r w:rsidR="00273041">
          <w:t xml:space="preserve"> se muestra el interior de la caja donde se encuentra el dispositivo </w:t>
        </w:r>
        <w:proofErr w:type="spellStart"/>
        <w:r w:rsidR="00273041">
          <w:t>ToF</w:t>
        </w:r>
        <w:proofErr w:type="spellEnd"/>
        <w:r w:rsidR="00273041">
          <w:t xml:space="preserve">, además de las baterías que permiten el uso del dispositivo sin necesidad de estar conectado por cable a la corriente, así como el </w:t>
        </w:r>
        <w:proofErr w:type="spellStart"/>
        <w:r w:rsidR="00273041">
          <w:t>interruptior</w:t>
        </w:r>
        <w:proofErr w:type="spellEnd"/>
        <w:r w:rsidR="00273041">
          <w:t xml:space="preserve"> de encendido/apagado, un microcontrolador y el módulo de carga. </w:t>
        </w:r>
      </w:ins>
    </w:p>
    <w:p w14:paraId="41039F02" w14:textId="77777777" w:rsidR="006E544C" w:rsidRDefault="00260674" w:rsidP="006E544C">
      <w:pPr>
        <w:keepNext/>
        <w:jc w:val="center"/>
      </w:pPr>
      <w:r w:rsidRPr="008B290B">
        <w:rPr>
          <w:noProof/>
        </w:rPr>
        <w:lastRenderedPageBreak/>
        <w:drawing>
          <wp:inline distT="0" distB="0" distL="0" distR="0" wp14:anchorId="6F6EDBBE" wp14:editId="0AF0FA49">
            <wp:extent cx="3275123" cy="2524125"/>
            <wp:effectExtent l="0" t="0" r="190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92008" cy="2537138"/>
                    </a:xfrm>
                    <a:prstGeom prst="rect">
                      <a:avLst/>
                    </a:prstGeom>
                  </pic:spPr>
                </pic:pic>
              </a:graphicData>
            </a:graphic>
          </wp:inline>
        </w:drawing>
      </w:r>
    </w:p>
    <w:p w14:paraId="031EE44A" w14:textId="73BF6C63" w:rsidR="00260674" w:rsidRDefault="006E544C" w:rsidP="006E544C">
      <w:pPr>
        <w:pStyle w:val="Descripcin"/>
        <w:jc w:val="center"/>
      </w:pPr>
      <w:bookmarkStart w:id="1266" w:name="_Ref207305778"/>
      <w:bookmarkStart w:id="1267" w:name="_Ref207305775"/>
      <w:bookmarkStart w:id="1268" w:name="_Toc207314938"/>
      <w:bookmarkStart w:id="1269" w:name="_Toc202786366"/>
      <w:r>
        <w:t xml:space="preserve">Figura </w:t>
      </w:r>
      <w:r w:rsidR="00DE1F43">
        <w:fldChar w:fldCharType="begin"/>
      </w:r>
      <w:r w:rsidR="00DE1F43">
        <w:instrText xml:space="preserve"> SEQ Figura \* ARABIC </w:instrText>
      </w:r>
      <w:r w:rsidR="00DE1F43">
        <w:fldChar w:fldCharType="separate"/>
      </w:r>
      <w:r w:rsidR="00885F17">
        <w:rPr>
          <w:noProof/>
        </w:rPr>
        <w:t>5</w:t>
      </w:r>
      <w:r w:rsidR="00DE1F43">
        <w:rPr>
          <w:noProof/>
        </w:rPr>
        <w:fldChar w:fldCharType="end"/>
      </w:r>
      <w:bookmarkEnd w:id="1266"/>
      <w:r>
        <w:t xml:space="preserve"> - </w:t>
      </w:r>
      <w:r w:rsidRPr="00F56524">
        <w:t>Dispositivo velocidad de la marcha</w:t>
      </w:r>
      <w:bookmarkEnd w:id="1267"/>
      <w:bookmarkEnd w:id="1268"/>
      <w:bookmarkEnd w:id="1269"/>
    </w:p>
    <w:p w14:paraId="5328AB52" w14:textId="160EA5AB" w:rsidR="00260674" w:rsidRDefault="00260674" w:rsidP="006E544C">
      <w:pPr>
        <w:pStyle w:val="Descripcin"/>
      </w:pPr>
    </w:p>
    <w:p w14:paraId="5A414AB9" w14:textId="61D2EC5C" w:rsidR="00260674" w:rsidRDefault="00D0368B" w:rsidP="00260674">
      <w:pPr>
        <w:pStyle w:val="Ttulo3"/>
        <w:numPr>
          <w:ilvl w:val="2"/>
          <w:numId w:val="1"/>
        </w:numPr>
      </w:pPr>
      <w:bookmarkStart w:id="1270" w:name="_Toc207317056"/>
      <w:bookmarkStart w:id="1271" w:name="_Toc202786259"/>
      <w:r>
        <w:t>Prueba de S</w:t>
      </w:r>
      <w:r w:rsidR="00260674">
        <w:t>entadillas</w:t>
      </w:r>
      <w:bookmarkEnd w:id="1270"/>
      <w:bookmarkEnd w:id="1271"/>
    </w:p>
    <w:p w14:paraId="15DC7533" w14:textId="51B27E2C" w:rsidR="00260674" w:rsidRDefault="00260674" w:rsidP="00BD06F0">
      <w:r>
        <w:t xml:space="preserve">El dispositivo </w:t>
      </w:r>
      <w:r w:rsidR="00D0368B">
        <w:t xml:space="preserve">para realizar el seguimiento de la prueba </w:t>
      </w:r>
      <w:r>
        <w:t xml:space="preserve">de sentadillas pretende detectar </w:t>
      </w:r>
      <w:r w:rsidR="00D0368B">
        <w:t>si están realizadas</w:t>
      </w:r>
      <w:r>
        <w:t xml:space="preserve"> correctamente realizadas a partir de unos datos en crudo </w:t>
      </w:r>
      <w:r w:rsidR="00D0368B">
        <w:t xml:space="preserve">del movimiento realizado </w:t>
      </w:r>
      <w:r>
        <w:t xml:space="preserve">que procesará el dispositivo móvil. </w:t>
      </w:r>
      <w:r w:rsidR="00D0368B">
        <w:t xml:space="preserve">Se ha utilizado un sistema inercial </w:t>
      </w:r>
      <w:r w:rsidR="00D0368B" w:rsidRPr="00B0073E">
        <w:rPr>
          <w:i/>
          <w:iCs/>
        </w:rPr>
        <w:t>ad</w:t>
      </w:r>
      <w:r w:rsidR="00B0073E" w:rsidRPr="00B0073E">
        <w:rPr>
          <w:i/>
          <w:iCs/>
        </w:rPr>
        <w:t xml:space="preserve"> </w:t>
      </w:r>
      <w:r w:rsidR="00D0368B" w:rsidRPr="00B0073E">
        <w:rPr>
          <w:i/>
          <w:iCs/>
        </w:rPr>
        <w:t>hoc</w:t>
      </w:r>
      <w:r w:rsidR="00D0368B">
        <w:t xml:space="preserve"> que está formado por un acelerómetro y giróscopo tridimensional. El giróscopo es un sensor que mide la </w:t>
      </w:r>
      <w:r w:rsidR="00D0368B" w:rsidRPr="00D0368B">
        <w:rPr>
          <w:rStyle w:val="Textoennegrita"/>
          <w:b w:val="0"/>
          <w:bCs w:val="0"/>
        </w:rPr>
        <w:t>velocidad angular</w:t>
      </w:r>
      <w:r w:rsidR="00D0368B">
        <w:t xml:space="preserve"> de un objeto, es decir, cuánto y en qué dirección está girando en torno a tres ejes ortogonales.  </w:t>
      </w:r>
      <w:r>
        <w:t xml:space="preserve">Junto con una batería y una luz led que indica si está o no encendido, se coloca en </w:t>
      </w:r>
      <w:r w:rsidR="00D0368B">
        <w:t>la parte superior del cuádriceps</w:t>
      </w:r>
      <w:r>
        <w:t xml:space="preserve"> con ayuda de tiras elásticas y un velcro.</w:t>
      </w:r>
      <w:ins w:id="1272" w:author="Redondo García Francisco Javier" w:date="2025-09-02T09:44:00Z">
        <w:r w:rsidR="00D36B34">
          <w:t xml:space="preserve"> En la </w:t>
        </w:r>
        <w:r w:rsidR="00D36B34">
          <w:fldChar w:fldCharType="begin"/>
        </w:r>
        <w:r w:rsidR="00D36B34">
          <w:instrText xml:space="preserve"> REF _Ref207314231 \h </w:instrText>
        </w:r>
        <w:r w:rsidR="00D36B34">
          <w:fldChar w:fldCharType="separate"/>
        </w:r>
        <w:r w:rsidR="0020779A">
          <w:t xml:space="preserve">Figura </w:t>
        </w:r>
        <w:r w:rsidR="0020779A">
          <w:rPr>
            <w:noProof/>
          </w:rPr>
          <w:t>6</w:t>
        </w:r>
        <w:r w:rsidR="00D36B34">
          <w:fldChar w:fldCharType="end"/>
        </w:r>
        <w:r w:rsidR="00D36B34">
          <w:t xml:space="preserve"> se muestra el dispositivo por dentro y sus conectores, que se encuentran en la parte frontal.</w:t>
        </w:r>
      </w:ins>
    </w:p>
    <w:p w14:paraId="4588DEC6" w14:textId="77777777" w:rsidR="00260674" w:rsidRDefault="00260674"/>
    <w:p w14:paraId="6C1980BB" w14:textId="77777777" w:rsidR="006E544C" w:rsidRDefault="00260674" w:rsidP="006E544C">
      <w:pPr>
        <w:keepNext/>
        <w:jc w:val="center"/>
      </w:pPr>
      <w:r w:rsidRPr="00E20522">
        <w:rPr>
          <w:noProof/>
        </w:rPr>
        <w:drawing>
          <wp:inline distT="0" distB="0" distL="0" distR="0" wp14:anchorId="59BE66DC" wp14:editId="787CE36E">
            <wp:extent cx="2520950" cy="2674597"/>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25692" cy="2679628"/>
                    </a:xfrm>
                    <a:prstGeom prst="rect">
                      <a:avLst/>
                    </a:prstGeom>
                  </pic:spPr>
                </pic:pic>
              </a:graphicData>
            </a:graphic>
          </wp:inline>
        </w:drawing>
      </w:r>
    </w:p>
    <w:p w14:paraId="2ED72314" w14:textId="64F804E6" w:rsidR="00260674" w:rsidRDefault="006E544C" w:rsidP="006E544C">
      <w:pPr>
        <w:pStyle w:val="Descripcin"/>
        <w:jc w:val="center"/>
      </w:pPr>
      <w:bookmarkStart w:id="1273" w:name="_Ref207314231"/>
      <w:bookmarkStart w:id="1274" w:name="_Toc207314939"/>
      <w:bookmarkStart w:id="1275" w:name="_Toc202786367"/>
      <w:r>
        <w:t xml:space="preserve">Figura </w:t>
      </w:r>
      <w:r w:rsidR="00DE1F43">
        <w:fldChar w:fldCharType="begin"/>
      </w:r>
      <w:r w:rsidR="00DE1F43">
        <w:instrText xml:space="preserve"> SEQ Figura \* ARABIC </w:instrText>
      </w:r>
      <w:r w:rsidR="00DE1F43">
        <w:fldChar w:fldCharType="separate"/>
      </w:r>
      <w:r w:rsidR="00885F17">
        <w:rPr>
          <w:noProof/>
        </w:rPr>
        <w:t>6</w:t>
      </w:r>
      <w:r w:rsidR="00DE1F43">
        <w:rPr>
          <w:noProof/>
        </w:rPr>
        <w:fldChar w:fldCharType="end"/>
      </w:r>
      <w:bookmarkEnd w:id="1273"/>
      <w:r>
        <w:t xml:space="preserve"> - </w:t>
      </w:r>
      <w:r w:rsidRPr="009A3CD4">
        <w:t>Dispositivo sentadillas</w:t>
      </w:r>
      <w:bookmarkEnd w:id="1274"/>
      <w:bookmarkEnd w:id="1275"/>
    </w:p>
    <w:p w14:paraId="7A6140EE" w14:textId="77777777" w:rsidR="00260674" w:rsidRDefault="00260674" w:rsidP="006E544C">
      <w:pPr>
        <w:pStyle w:val="Descripcin"/>
        <w:rPr>
          <w:del w:id="1276" w:author="Redondo García Francisco Javier" w:date="2025-09-02T09:44:00Z"/>
        </w:rPr>
      </w:pPr>
    </w:p>
    <w:p w14:paraId="0004F229" w14:textId="77777777" w:rsidR="00260674" w:rsidRDefault="00260674" w:rsidP="000F66B5">
      <w:pPr>
        <w:jc w:val="center"/>
        <w:rPr>
          <w:del w:id="1277" w:author="Redondo García Francisco Javier" w:date="2025-09-02T09:44:00Z"/>
        </w:rPr>
      </w:pPr>
    </w:p>
    <w:p w14:paraId="2B5DA6EE" w14:textId="58CAC092" w:rsidR="00260674" w:rsidRPr="00F82BDD" w:rsidRDefault="00253944" w:rsidP="00F57BF3">
      <w:moveFromRangeStart w:id="1278" w:author="Redondo García Francisco Javier" w:date="2025-09-02T09:44:00Z" w:name="move207698689"/>
      <w:moveFrom w:id="1279" w:author="Redondo García Francisco Javier" w:date="2025-09-02T09:44:00Z">
        <w:r>
          <w:lastRenderedPageBreak/>
          <w:t>Estos tres dispositivos, combinados con la aplicación móvil, permitirán determinar de manera objetiva cómo se ha realizado cada prueba física del test SPPB, lo que constituye la base del proyecto.</w:t>
        </w:r>
      </w:moveFrom>
      <w:moveFromRangeEnd w:id="1278"/>
      <w:r w:rsidR="00260674">
        <w:br w:type="page"/>
      </w:r>
    </w:p>
    <w:p w14:paraId="42D9B6BA" w14:textId="77777777" w:rsidR="00260674" w:rsidRDefault="00260674" w:rsidP="00260674">
      <w:pPr>
        <w:pStyle w:val="Ttulo2"/>
        <w:numPr>
          <w:ilvl w:val="1"/>
          <w:numId w:val="1"/>
        </w:numPr>
      </w:pPr>
      <w:bookmarkStart w:id="1280" w:name="_Toc207317057"/>
      <w:bookmarkStart w:id="1281" w:name="_Toc202786260"/>
      <w:r>
        <w:lastRenderedPageBreak/>
        <w:t>Estructura de la memoria</w:t>
      </w:r>
      <w:bookmarkEnd w:id="1280"/>
      <w:bookmarkEnd w:id="1281"/>
    </w:p>
    <w:p w14:paraId="3543E0BD" w14:textId="77777777" w:rsidR="00260674" w:rsidRDefault="00260674" w:rsidP="00F57BF3"/>
    <w:p w14:paraId="7BCF44F2" w14:textId="48870D78" w:rsidR="00260674" w:rsidRDefault="00260674" w:rsidP="00660501">
      <w:r>
        <w:t>La memoria se estructura en siete capítulos principales, además de un anexo final con documentación complementaria. A continuación, se resume brevemente el contenido de cada uno de ellos para facilitar su comprensión global:</w:t>
      </w:r>
    </w:p>
    <w:p w14:paraId="44249B74" w14:textId="001C95C8" w:rsidR="00260674" w:rsidRDefault="00260674" w:rsidP="00660501">
      <w:r>
        <w:t xml:space="preserve">El Capítulo 1 introduce el contexto del proyecto, destacando el problema del envejecimiento de la población y la utilidad </w:t>
      </w:r>
      <w:proofErr w:type="gramStart"/>
      <w:r>
        <w:t>del test</w:t>
      </w:r>
      <w:proofErr w:type="gramEnd"/>
      <w:r>
        <w:t xml:space="preserve"> SPPB para detectar la fragilidad en personas mayores. Se definen los objetivos, el alcance del trabajo y los antecedentes disponibles, como los sensores proporcionados por el subgrupo de investigación y la versión inicial de la aplicación Android.</w:t>
      </w:r>
    </w:p>
    <w:p w14:paraId="1F55E2C3" w14:textId="63AABD52" w:rsidR="00260674" w:rsidRDefault="00260674" w:rsidP="00660501">
      <w:r>
        <w:t xml:space="preserve">El Capítulo 2 presenta un estudio teórico del estado del arte, donde se analiza la evolución y situación actual de las tecnologías web, bases de datos y desarrollo móvil. Se incluyen comparativas entre tecnologías relevantes como Angular y </w:t>
      </w:r>
      <w:proofErr w:type="spellStart"/>
      <w:r>
        <w:t>React</w:t>
      </w:r>
      <w:proofErr w:type="spellEnd"/>
      <w:r>
        <w:t xml:space="preserve">, </w:t>
      </w:r>
      <w:proofErr w:type="spellStart"/>
      <w:r>
        <w:t>Firebase</w:t>
      </w:r>
      <w:proofErr w:type="spellEnd"/>
      <w:r>
        <w:t xml:space="preserve"> y PostgreSQL, o Android e iOS, que posteriormente justifican las decisiones tecnológicas adoptadas.</w:t>
      </w:r>
    </w:p>
    <w:p w14:paraId="543F309A" w14:textId="282DDE50" w:rsidR="00260674" w:rsidRDefault="00260674" w:rsidP="00660501">
      <w:r>
        <w:t xml:space="preserve">En el Capítulo 3 se desarrolla el análisis funcional y no funcional del sistema. A partir de estos requisitos, se selecciona el </w:t>
      </w:r>
      <w:proofErr w:type="spellStart"/>
      <w:r>
        <w:t>stack</w:t>
      </w:r>
      <w:proofErr w:type="spellEnd"/>
      <w:r>
        <w:t xml:space="preserve"> tecnológico elegido para el desarrollo, justificando su elección en base al estudio previo.</w:t>
      </w:r>
    </w:p>
    <w:p w14:paraId="6C0D702D" w14:textId="02B67E08" w:rsidR="00260674" w:rsidRDefault="00260674" w:rsidP="00660501">
      <w:r>
        <w:t>El Capítulo 4 está dedicado al diseño del sistema. Se expone la metodología empleada (modelo en cascada), los requerimientos software y hardware, la arquitectura distribuida en capas, y una colección de diagramas (casos de uso, flujo y secuencia) que representan gráficamente el funcionamiento y estructura del sistema.</w:t>
      </w:r>
    </w:p>
    <w:p w14:paraId="2EE7A9C4" w14:textId="2E0D99A7" w:rsidR="00260674" w:rsidRDefault="00260674" w:rsidP="00660501">
      <w:r>
        <w:t xml:space="preserve">En el Capítulo 5 se detalla la implementación del sistema, dividida en tres bloques: desarrollo de la aplicación móvil Android, la base de datos en </w:t>
      </w:r>
      <w:proofErr w:type="spellStart"/>
      <w:r>
        <w:t>Firebase</w:t>
      </w:r>
      <w:proofErr w:type="spellEnd"/>
      <w:r>
        <w:t xml:space="preserve"> y la aplicación web en Angular. Se describe el estado inicial de cada componente, las funcionalidades desarrolladas, el diseño aplicado, y se incluyen fragmentos de código explicados.</w:t>
      </w:r>
    </w:p>
    <w:p w14:paraId="2DCF1CD6" w14:textId="5ACC5D9B" w:rsidR="00260674" w:rsidRDefault="00260674" w:rsidP="00660501">
      <w:r>
        <w:t>El Capítulo 6 recoge las pruebas realizadas para validar el sistema con distintos usuarios, así como las limitaciones encontradas durante el proceso, ya sean técnicas (por ejemplo, entorno físico) o relacionadas con el uso de los sensores.</w:t>
      </w:r>
    </w:p>
    <w:p w14:paraId="67EA68F2" w14:textId="1468A3FA" w:rsidR="00260674" w:rsidRDefault="00BD06F0" w:rsidP="00660501">
      <w:r>
        <w:t>El</w:t>
      </w:r>
      <w:r w:rsidR="00260674">
        <w:t xml:space="preserve"> Capítulo 7 presenta las conclusiones del trabajo, valorando el cumplimiento de los objetivos, y se proponen posibles líneas de mejora o desarrollo futuro.</w:t>
      </w:r>
    </w:p>
    <w:p w14:paraId="26C902D4" w14:textId="56B9E48B" w:rsidR="00D0368B" w:rsidRDefault="00D0368B" w:rsidP="00660501">
      <w:r>
        <w:t>Finalmente se incluye un anexo con</w:t>
      </w:r>
      <w:r w:rsidR="00260674">
        <w:t xml:space="preserve"> </w:t>
      </w:r>
      <w:r w:rsidR="00BD06F0">
        <w:t xml:space="preserve">una estimación del presupuesto necesario para la implementación completa del proyecto, </w:t>
      </w:r>
      <w:r w:rsidR="00B0073E">
        <w:t xml:space="preserve">así como </w:t>
      </w:r>
      <w:r w:rsidR="00260674">
        <w:t>el manual de despliegue del sistema</w:t>
      </w:r>
      <w:r w:rsidR="00BD06F0">
        <w:t xml:space="preserve"> y</w:t>
      </w:r>
      <w:r w:rsidR="00260674">
        <w:t xml:space="preserve"> </w:t>
      </w:r>
      <w:r w:rsidR="00BD06F0">
        <w:t>el</w:t>
      </w:r>
      <w:r w:rsidR="00260674">
        <w:t xml:space="preserve"> manual de usuario.</w:t>
      </w:r>
    </w:p>
    <w:p w14:paraId="05D4DD1D" w14:textId="77777777" w:rsidR="00910842" w:rsidRDefault="00910842">
      <w:pPr>
        <w:jc w:val="left"/>
      </w:pPr>
      <w:r>
        <w:br w:type="page"/>
      </w:r>
    </w:p>
    <w:p w14:paraId="7F8211A7" w14:textId="5CF6DEF9" w:rsidR="00260674" w:rsidRDefault="00D0368B" w:rsidP="00D0368B">
      <w:pPr>
        <w:jc w:val="left"/>
      </w:pPr>
      <w:r>
        <w:lastRenderedPageBreak/>
        <w:br w:type="page"/>
      </w:r>
    </w:p>
    <w:p w14:paraId="7BD7437C" w14:textId="7D408F06" w:rsidR="00260674" w:rsidRPr="00260674" w:rsidRDefault="00260674" w:rsidP="00260674">
      <w:pPr>
        <w:pStyle w:val="Ttulo1"/>
        <w:numPr>
          <w:ilvl w:val="0"/>
          <w:numId w:val="1"/>
        </w:numPr>
      </w:pPr>
      <w:bookmarkStart w:id="1282" w:name="_Toc207317058"/>
      <w:bookmarkStart w:id="1283" w:name="_Toc202786261"/>
      <w:r w:rsidRPr="00260674">
        <w:lastRenderedPageBreak/>
        <w:t>Estado del arte/Estudio teórico</w:t>
      </w:r>
      <w:bookmarkEnd w:id="1282"/>
      <w:bookmarkEnd w:id="1283"/>
    </w:p>
    <w:p w14:paraId="0C44F3BF" w14:textId="77777777" w:rsidR="00260674" w:rsidRPr="00B410D9" w:rsidRDefault="00260674" w:rsidP="00BD06F0">
      <w:pPr>
        <w:rPr>
          <w:lang w:eastAsia="es-ES"/>
        </w:rPr>
      </w:pPr>
      <w:r w:rsidRPr="00B410D9">
        <w:rPr>
          <w:lang w:eastAsia="es-ES"/>
        </w:rPr>
        <w:t xml:space="preserve">El sistema planteado para este proyecto se compondrá de tres tecnologías de software: una aplicación para smartphone, una base de datos y una aplicación web. La finalidad de este capítulo es hacer un estudio de estas tecnologías, pasando por su evolución histórica y estudiando después alguna tecnología en particular. Esto servirá como base para justificar la elección de un </w:t>
      </w:r>
      <w:proofErr w:type="spellStart"/>
      <w:r w:rsidRPr="00B410D9">
        <w:rPr>
          <w:lang w:eastAsia="es-ES"/>
        </w:rPr>
        <w:t>stack</w:t>
      </w:r>
      <w:proofErr w:type="spellEnd"/>
      <w:r w:rsidRPr="00B410D9">
        <w:rPr>
          <w:lang w:eastAsia="es-ES"/>
        </w:rPr>
        <w:t xml:space="preserve"> más adelante.</w:t>
      </w:r>
    </w:p>
    <w:p w14:paraId="4C479810" w14:textId="77777777" w:rsidR="00260674" w:rsidRPr="00DD6204" w:rsidRDefault="00260674" w:rsidP="00260674">
      <w:pPr>
        <w:pStyle w:val="Ttulo2"/>
      </w:pPr>
      <w:bookmarkStart w:id="1284" w:name="_Toc207317059"/>
      <w:bookmarkStart w:id="1285" w:name="_Toc202786262"/>
      <w:r w:rsidRPr="00DD6204">
        <w:t>2.1. Smartphones</w:t>
      </w:r>
      <w:bookmarkEnd w:id="1284"/>
      <w:bookmarkEnd w:id="1285"/>
    </w:p>
    <w:p w14:paraId="71A1880F" w14:textId="77777777" w:rsidR="00260674" w:rsidRPr="00DD6204" w:rsidRDefault="00260674" w:rsidP="00260674">
      <w:pPr>
        <w:pStyle w:val="Ttulo3"/>
      </w:pPr>
      <w:bookmarkStart w:id="1286" w:name="_Toc207317060"/>
      <w:bookmarkStart w:id="1287" w:name="_Toc202786263"/>
      <w:r w:rsidRPr="00DD6204">
        <w:t xml:space="preserve">2.1.1.  Evolución histórica de </w:t>
      </w:r>
      <w:r>
        <w:t xml:space="preserve">aplicaciones para </w:t>
      </w:r>
      <w:r w:rsidRPr="00DD6204">
        <w:t>smartphones</w:t>
      </w:r>
      <w:bookmarkEnd w:id="1286"/>
      <w:bookmarkEnd w:id="1287"/>
    </w:p>
    <w:p w14:paraId="5CED9704" w14:textId="77777777" w:rsidR="00260674" w:rsidRPr="005D4CFE" w:rsidRDefault="00260674" w:rsidP="00BD06F0">
      <w:pPr>
        <w:rPr>
          <w:lang w:eastAsia="es-ES"/>
        </w:rPr>
      </w:pPr>
      <w:r w:rsidRPr="005D4CFE">
        <w:rPr>
          <w:lang w:eastAsia="es-ES"/>
        </w:rPr>
        <w:t>La evolución de las aplicaciones móviles ha estado estrechamente ligada al desarrollo del hardware de los teléfonos inteligentes y a la consolidación de sus sistemas operativos. Desde sus inicios hasta la actualidad, el desarrollo de software para dispositivos móviles ha pasado de ser una funcionalidad limitada a convertirse en un elemento central de la vida digital contemporánea, con millones de aplicaciones activas en distintas plataformas.</w:t>
      </w:r>
    </w:p>
    <w:p w14:paraId="21C76021" w14:textId="77777777" w:rsidR="00260674" w:rsidRPr="005D4CFE" w:rsidRDefault="00260674" w:rsidP="00BD06F0">
      <w:pPr>
        <w:rPr>
          <w:lang w:eastAsia="es-ES"/>
        </w:rPr>
      </w:pPr>
      <w:r w:rsidRPr="005D4CFE">
        <w:rPr>
          <w:lang w:eastAsia="es-ES"/>
        </w:rPr>
        <w:t xml:space="preserve">Los primeros antecedentes del software móvil pueden encontrarse en las </w:t>
      </w:r>
      <w:proofErr w:type="spellStart"/>
      <w:r w:rsidRPr="00B410D9">
        <w:rPr>
          <w:lang w:eastAsia="es-ES"/>
        </w:rPr>
        <w:t>PDAs</w:t>
      </w:r>
      <w:proofErr w:type="spellEnd"/>
      <w:r w:rsidRPr="005D4CFE">
        <w:rPr>
          <w:lang w:eastAsia="es-ES"/>
        </w:rPr>
        <w:t xml:space="preserve"> (Personal Digital </w:t>
      </w:r>
      <w:proofErr w:type="spellStart"/>
      <w:r w:rsidRPr="005D4CFE">
        <w:rPr>
          <w:lang w:eastAsia="es-ES"/>
        </w:rPr>
        <w:t>Assistants</w:t>
      </w:r>
      <w:proofErr w:type="spellEnd"/>
      <w:r w:rsidRPr="005D4CFE">
        <w:rPr>
          <w:lang w:eastAsia="es-ES"/>
        </w:rPr>
        <w:t xml:space="preserve">) de los años 90, como la Palm </w:t>
      </w:r>
      <w:proofErr w:type="spellStart"/>
      <w:r w:rsidRPr="005D4CFE">
        <w:rPr>
          <w:lang w:eastAsia="es-ES"/>
        </w:rPr>
        <w:t>Pilot</w:t>
      </w:r>
      <w:proofErr w:type="spellEnd"/>
      <w:r w:rsidRPr="005D4CFE">
        <w:rPr>
          <w:lang w:eastAsia="es-ES"/>
        </w:rPr>
        <w:t xml:space="preserve"> o la serie </w:t>
      </w:r>
      <w:proofErr w:type="spellStart"/>
      <w:r w:rsidRPr="005D4CFE">
        <w:rPr>
          <w:lang w:eastAsia="es-ES"/>
        </w:rPr>
        <w:t>Psion</w:t>
      </w:r>
      <w:proofErr w:type="spellEnd"/>
      <w:r w:rsidRPr="005D4CFE">
        <w:rPr>
          <w:lang w:eastAsia="es-ES"/>
        </w:rPr>
        <w:t xml:space="preserve">, que permitían ejecutar aplicaciones básicas de calendario, notas o gestión de contactos. Estas aplicaciones eran estáticas, sin conectividad a Internet, y con interfaces muy simples. Posteriormente, algunos teléfonos móviles de gama alta comenzaron a incorporar funciones avanzadas y rudimentarias tiendas de aplicaciones, como el Nokia </w:t>
      </w:r>
      <w:proofErr w:type="spellStart"/>
      <w:r w:rsidRPr="005D4CFE">
        <w:rPr>
          <w:lang w:eastAsia="es-ES"/>
        </w:rPr>
        <w:t>Ovi</w:t>
      </w:r>
      <w:proofErr w:type="spellEnd"/>
      <w:r w:rsidRPr="005D4CFE">
        <w:rPr>
          <w:lang w:eastAsia="es-ES"/>
        </w:rPr>
        <w:t xml:space="preserve"> Store, que ofrecían juegos y utilidades sencillas.</w:t>
      </w:r>
    </w:p>
    <w:p w14:paraId="78BF8623" w14:textId="77777777" w:rsidR="00260674" w:rsidRPr="005D4CFE" w:rsidRDefault="00260674" w:rsidP="00BD06F0">
      <w:pPr>
        <w:rPr>
          <w:lang w:eastAsia="es-ES"/>
        </w:rPr>
      </w:pPr>
      <w:r>
        <w:rPr>
          <w:lang w:eastAsia="es-ES"/>
        </w:rPr>
        <w:t>Pero</w:t>
      </w:r>
      <w:r w:rsidRPr="005D4CFE">
        <w:rPr>
          <w:lang w:eastAsia="es-ES"/>
        </w:rPr>
        <w:t xml:space="preserve"> el verdadero punto de inflexión llegó en </w:t>
      </w:r>
      <w:r w:rsidRPr="00B410D9">
        <w:rPr>
          <w:lang w:eastAsia="es-ES"/>
        </w:rPr>
        <w:t>2007</w:t>
      </w:r>
      <w:r w:rsidRPr="005D4CFE">
        <w:rPr>
          <w:lang w:eastAsia="es-ES"/>
        </w:rPr>
        <w:t xml:space="preserve">, con la aparición del </w:t>
      </w:r>
      <w:r w:rsidRPr="00B410D9">
        <w:rPr>
          <w:lang w:eastAsia="es-ES"/>
        </w:rPr>
        <w:t>iPhone</w:t>
      </w:r>
      <w:r w:rsidRPr="005D4CFE">
        <w:rPr>
          <w:lang w:eastAsia="es-ES"/>
        </w:rPr>
        <w:t xml:space="preserve"> y el lanzamiento de </w:t>
      </w:r>
      <w:r w:rsidRPr="00B410D9">
        <w:rPr>
          <w:lang w:eastAsia="es-ES"/>
        </w:rPr>
        <w:t>iOS</w:t>
      </w:r>
      <w:r w:rsidRPr="005D4CFE">
        <w:rPr>
          <w:lang w:eastAsia="es-ES"/>
        </w:rPr>
        <w:t xml:space="preserve"> (en ese momento </w:t>
      </w:r>
      <w:r>
        <w:rPr>
          <w:lang w:eastAsia="es-ES"/>
        </w:rPr>
        <w:t>llamado</w:t>
      </w:r>
      <w:r w:rsidRPr="005D4CFE">
        <w:rPr>
          <w:lang w:eastAsia="es-ES"/>
        </w:rPr>
        <w:t xml:space="preserve"> iPhone OS). Apple introdujo por primera vez una interfaz multitáctil con una experiencia de usuario optimizada, y</w:t>
      </w:r>
      <w:r>
        <w:rPr>
          <w:lang w:eastAsia="es-ES"/>
        </w:rPr>
        <w:t>,</w:t>
      </w:r>
      <w:r w:rsidRPr="005D4CFE">
        <w:rPr>
          <w:lang w:eastAsia="es-ES"/>
        </w:rPr>
        <w:t xml:space="preserve"> en 2008, lanzó la </w:t>
      </w:r>
      <w:r w:rsidRPr="00B410D9">
        <w:rPr>
          <w:lang w:eastAsia="es-ES"/>
        </w:rPr>
        <w:t>App Store</w:t>
      </w:r>
      <w:r w:rsidRPr="005D4CFE">
        <w:rPr>
          <w:lang w:eastAsia="es-ES"/>
        </w:rPr>
        <w:t>, que</w:t>
      </w:r>
      <w:r>
        <w:rPr>
          <w:lang w:eastAsia="es-ES"/>
        </w:rPr>
        <w:t xml:space="preserve"> significó un gran cambio que lleva siendo práctico hasta hoy en día,</w:t>
      </w:r>
      <w:r w:rsidRPr="005D4CFE">
        <w:rPr>
          <w:lang w:eastAsia="es-ES"/>
        </w:rPr>
        <w:t xml:space="preserve"> permiti</w:t>
      </w:r>
      <w:r>
        <w:rPr>
          <w:lang w:eastAsia="es-ES"/>
        </w:rPr>
        <w:t>endo</w:t>
      </w:r>
      <w:r w:rsidRPr="005D4CFE">
        <w:rPr>
          <w:lang w:eastAsia="es-ES"/>
        </w:rPr>
        <w:t xml:space="preserve"> a desarrolladores externos distribuir aplicaciones de forma centralizada y sencilla.</w:t>
      </w:r>
    </w:p>
    <w:p w14:paraId="6689D6BD" w14:textId="77777777" w:rsidR="00260674" w:rsidRPr="005D4CFE" w:rsidRDefault="00260674" w:rsidP="00BD06F0">
      <w:pPr>
        <w:rPr>
          <w:lang w:eastAsia="es-ES"/>
        </w:rPr>
      </w:pPr>
      <w:r w:rsidRPr="005D4CFE">
        <w:rPr>
          <w:lang w:eastAsia="es-ES"/>
        </w:rPr>
        <w:t xml:space="preserve">Ese mismo año, Google lanzó la primera versión de </w:t>
      </w:r>
      <w:r w:rsidRPr="00B410D9">
        <w:rPr>
          <w:lang w:eastAsia="es-ES"/>
        </w:rPr>
        <w:t>Android</w:t>
      </w:r>
      <w:r w:rsidRPr="005D4CFE">
        <w:rPr>
          <w:lang w:eastAsia="es-ES"/>
        </w:rPr>
        <w:t xml:space="preserve">, un sistema operativo móvil basado en Linux, </w:t>
      </w:r>
      <w:r>
        <w:rPr>
          <w:lang w:eastAsia="es-ES"/>
        </w:rPr>
        <w:t>y, al igual que iOS, lanzó también una</w:t>
      </w:r>
      <w:r w:rsidRPr="005D4CFE">
        <w:rPr>
          <w:lang w:eastAsia="es-ES"/>
        </w:rPr>
        <w:t xml:space="preserve"> tienda oficial</w:t>
      </w:r>
      <w:r>
        <w:rPr>
          <w:lang w:eastAsia="es-ES"/>
        </w:rPr>
        <w:t>:</w:t>
      </w:r>
      <w:r w:rsidRPr="005D4CFE">
        <w:rPr>
          <w:lang w:eastAsia="es-ES"/>
        </w:rPr>
        <w:t xml:space="preserve"> Google Play (inicialmente Android </w:t>
      </w:r>
      <w:proofErr w:type="spellStart"/>
      <w:r w:rsidRPr="005D4CFE">
        <w:rPr>
          <w:lang w:eastAsia="es-ES"/>
        </w:rPr>
        <w:t>Market</w:t>
      </w:r>
      <w:proofErr w:type="spellEnd"/>
      <w:r w:rsidRPr="005D4CFE">
        <w:rPr>
          <w:lang w:eastAsia="es-ES"/>
        </w:rPr>
        <w:t xml:space="preserve">). Android se caracterizó desde el inicio por su naturaleza de </w:t>
      </w:r>
      <w:r w:rsidRPr="00B410D9">
        <w:rPr>
          <w:lang w:eastAsia="es-ES"/>
        </w:rPr>
        <w:t>código abierto</w:t>
      </w:r>
      <w:r w:rsidRPr="005D4CFE">
        <w:rPr>
          <w:lang w:eastAsia="es-ES"/>
        </w:rPr>
        <w:t xml:space="preserve"> y su disponibilidad en múltiples dispositivos fabricados por distintas marcas, </w:t>
      </w:r>
      <w:r>
        <w:rPr>
          <w:lang w:eastAsia="es-ES"/>
        </w:rPr>
        <w:t xml:space="preserve">y esto </w:t>
      </w:r>
      <w:r w:rsidRPr="005D4CFE">
        <w:rPr>
          <w:lang w:eastAsia="es-ES"/>
        </w:rPr>
        <w:t>favoreció una rápida expansión global. Esta apertura dio lugar a una gran diversidad de dispositivos, versiones y configuraciones, lo que supuso un reto añadido para los desarrolladores, pero también una gran oportunidad de alcance.</w:t>
      </w:r>
    </w:p>
    <w:p w14:paraId="50FFEB66" w14:textId="77777777" w:rsidR="00260674" w:rsidRPr="005D4CFE" w:rsidRDefault="00260674" w:rsidP="00BD06F0">
      <w:pPr>
        <w:rPr>
          <w:lang w:eastAsia="es-ES"/>
        </w:rPr>
      </w:pPr>
      <w:r>
        <w:rPr>
          <w:lang w:eastAsia="es-ES"/>
        </w:rPr>
        <w:t>Gracias a la existencia de estas tiendas oficiales que abrían la posibilidad a cualquier desarrollador a tener su aplicación propia en un mercado de grandes compañías, d</w:t>
      </w:r>
      <w:r w:rsidRPr="005D4CFE">
        <w:rPr>
          <w:lang w:eastAsia="es-ES"/>
        </w:rPr>
        <w:t xml:space="preserve">urante la década de 2010, el desarrollo de aplicaciones móviles se consolidó como una disciplina propia dentro del ámbito del desarrollo de software. </w:t>
      </w:r>
      <w:r>
        <w:rPr>
          <w:lang w:eastAsia="es-ES"/>
        </w:rPr>
        <w:t>Entonces s</w:t>
      </w:r>
      <w:r w:rsidRPr="005D4CFE">
        <w:rPr>
          <w:lang w:eastAsia="es-ES"/>
        </w:rPr>
        <w:t xml:space="preserve">urgieron </w:t>
      </w:r>
      <w:r w:rsidRPr="00B410D9">
        <w:rPr>
          <w:lang w:eastAsia="es-ES"/>
        </w:rPr>
        <w:t>entornos de desarrollo integrados (IDE)</w:t>
      </w:r>
      <w:r w:rsidRPr="005D4CFE">
        <w:rPr>
          <w:lang w:eastAsia="es-ES"/>
        </w:rPr>
        <w:t xml:space="preserve"> específicos como </w:t>
      </w:r>
      <w:proofErr w:type="spellStart"/>
      <w:r w:rsidRPr="00B410D9">
        <w:rPr>
          <w:lang w:eastAsia="es-ES"/>
        </w:rPr>
        <w:t>Xcode</w:t>
      </w:r>
      <w:proofErr w:type="spellEnd"/>
      <w:r w:rsidRPr="005D4CFE">
        <w:rPr>
          <w:lang w:eastAsia="es-ES"/>
        </w:rPr>
        <w:t xml:space="preserve"> (para iOS) y </w:t>
      </w:r>
      <w:r w:rsidRPr="00B410D9">
        <w:rPr>
          <w:lang w:eastAsia="es-ES"/>
        </w:rPr>
        <w:t>Android Studio</w:t>
      </w:r>
      <w:r w:rsidRPr="005D4CFE">
        <w:rPr>
          <w:lang w:eastAsia="es-ES"/>
        </w:rPr>
        <w:t xml:space="preserve"> (para Android), y se introdujeron lenguajes de programación modernos como </w:t>
      </w:r>
      <w:r w:rsidRPr="00B410D9">
        <w:rPr>
          <w:lang w:eastAsia="es-ES"/>
        </w:rPr>
        <w:t>Swift</w:t>
      </w:r>
      <w:r w:rsidRPr="005D4CFE">
        <w:rPr>
          <w:lang w:eastAsia="es-ES"/>
        </w:rPr>
        <w:t xml:space="preserve"> (Apple, 2014) y </w:t>
      </w:r>
      <w:proofErr w:type="spellStart"/>
      <w:r w:rsidRPr="00B410D9">
        <w:rPr>
          <w:lang w:eastAsia="es-ES"/>
        </w:rPr>
        <w:t>Kotlin</w:t>
      </w:r>
      <w:proofErr w:type="spellEnd"/>
      <w:r w:rsidRPr="005D4CFE">
        <w:rPr>
          <w:lang w:eastAsia="es-ES"/>
        </w:rPr>
        <w:t xml:space="preserve"> (</w:t>
      </w:r>
      <w:proofErr w:type="spellStart"/>
      <w:r w:rsidRPr="005D4CFE">
        <w:rPr>
          <w:lang w:eastAsia="es-ES"/>
        </w:rPr>
        <w:t>JetBrains</w:t>
      </w:r>
      <w:proofErr w:type="spellEnd"/>
      <w:r w:rsidRPr="005D4CFE">
        <w:rPr>
          <w:lang w:eastAsia="es-ES"/>
        </w:rPr>
        <w:t>, adoptado oficialmente por Google en 2017), que simplificaron la creación de aplicaciones robustas y seguras.</w:t>
      </w:r>
    </w:p>
    <w:p w14:paraId="04F680A0" w14:textId="77777777" w:rsidR="00260674" w:rsidRDefault="00260674" w:rsidP="00BD06F0">
      <w:pPr>
        <w:rPr>
          <w:lang w:eastAsia="es-ES"/>
        </w:rPr>
      </w:pPr>
      <w:r w:rsidRPr="005D4CFE">
        <w:rPr>
          <w:lang w:eastAsia="es-ES"/>
        </w:rPr>
        <w:t>Al mismo tiempo, se popularizaron nuevas arquitecturas de diseño orientadas a la experiencia de usuario (</w:t>
      </w:r>
      <w:r w:rsidRPr="00B410D9">
        <w:rPr>
          <w:lang w:eastAsia="es-ES"/>
        </w:rPr>
        <w:t>UX/UI</w:t>
      </w:r>
      <w:r w:rsidRPr="005D4CFE">
        <w:rPr>
          <w:lang w:eastAsia="es-ES"/>
        </w:rPr>
        <w:t xml:space="preserve">), </w:t>
      </w:r>
      <w:proofErr w:type="gramStart"/>
      <w:r w:rsidRPr="005D4CFE">
        <w:rPr>
          <w:lang w:eastAsia="es-ES"/>
        </w:rPr>
        <w:t>la modularidad</w:t>
      </w:r>
      <w:proofErr w:type="gramEnd"/>
      <w:r w:rsidRPr="005D4CFE">
        <w:rPr>
          <w:lang w:eastAsia="es-ES"/>
        </w:rPr>
        <w:t xml:space="preserve"> y la mantenibilidad del código. También</w:t>
      </w:r>
      <w:r>
        <w:rPr>
          <w:lang w:eastAsia="es-ES"/>
        </w:rPr>
        <w:t xml:space="preserve">, con el paso de los años y la gran acogida que fue teniendo esto a nivel internacional, tanto en compañías como a nivel personal, </w:t>
      </w:r>
      <w:r w:rsidRPr="005D4CFE">
        <w:rPr>
          <w:lang w:eastAsia="es-ES"/>
        </w:rPr>
        <w:t xml:space="preserve">se hizo </w:t>
      </w:r>
      <w:r>
        <w:rPr>
          <w:lang w:eastAsia="es-ES"/>
        </w:rPr>
        <w:t>una práctica muy habitual</w:t>
      </w:r>
      <w:r w:rsidRPr="005D4CFE">
        <w:rPr>
          <w:lang w:eastAsia="es-ES"/>
        </w:rPr>
        <w:t xml:space="preserve"> la integración con servicios en la nube, bases de datos remotas, </w:t>
      </w:r>
      <w:proofErr w:type="spellStart"/>
      <w:r w:rsidRPr="005D4CFE">
        <w:rPr>
          <w:lang w:eastAsia="es-ES"/>
        </w:rPr>
        <w:t>APIs</w:t>
      </w:r>
      <w:proofErr w:type="spellEnd"/>
      <w:r w:rsidRPr="005D4CFE">
        <w:rPr>
          <w:lang w:eastAsia="es-ES"/>
        </w:rPr>
        <w:t xml:space="preserve"> externas y funcionalidades avanzadas como geolocalización, </w:t>
      </w:r>
      <w:r w:rsidRPr="005D4CFE">
        <w:rPr>
          <w:lang w:eastAsia="es-ES"/>
        </w:rPr>
        <w:lastRenderedPageBreak/>
        <w:t xml:space="preserve">reconocimiento facial, almacenamiento local, sensores, notificaciones </w:t>
      </w:r>
      <w:proofErr w:type="spellStart"/>
      <w:r w:rsidRPr="005D4CFE">
        <w:rPr>
          <w:lang w:eastAsia="es-ES"/>
        </w:rPr>
        <w:t>push</w:t>
      </w:r>
      <w:proofErr w:type="spellEnd"/>
      <w:r w:rsidRPr="005D4CFE">
        <w:rPr>
          <w:lang w:eastAsia="es-ES"/>
        </w:rPr>
        <w:t xml:space="preserve"> y machine </w:t>
      </w:r>
      <w:proofErr w:type="spellStart"/>
      <w:r w:rsidRPr="005D4CFE">
        <w:rPr>
          <w:lang w:eastAsia="es-ES"/>
        </w:rPr>
        <w:t>learning</w:t>
      </w:r>
      <w:proofErr w:type="spellEnd"/>
      <w:r>
        <w:rPr>
          <w:lang w:eastAsia="es-ES"/>
        </w:rPr>
        <w:t>, convirtiendo el desarrollo de aplicaciones en dispositivos móviles en un mercado gigante con infinitas posibilidades y adaptado a las necesidades concretas de cada usuario.</w:t>
      </w:r>
    </w:p>
    <w:p w14:paraId="7FB1220F" w14:textId="77777777" w:rsidR="00260674" w:rsidRPr="005D4CFE" w:rsidRDefault="00260674" w:rsidP="00BD06F0">
      <w:pPr>
        <w:rPr>
          <w:lang w:eastAsia="es-ES"/>
        </w:rPr>
      </w:pPr>
      <w:r>
        <w:rPr>
          <w:lang w:eastAsia="es-ES"/>
        </w:rPr>
        <w:t xml:space="preserve">Es por esto </w:t>
      </w:r>
      <w:proofErr w:type="gramStart"/>
      <w:r>
        <w:rPr>
          <w:lang w:eastAsia="es-ES"/>
        </w:rPr>
        <w:t>que</w:t>
      </w:r>
      <w:proofErr w:type="gramEnd"/>
      <w:r>
        <w:rPr>
          <w:lang w:eastAsia="es-ES"/>
        </w:rPr>
        <w:t xml:space="preserve"> cada año más compañías y desarrolladores individuales se unen a la creación de aplicaciones, y los mercados como App Store y Google Play Store se convierten en una base de datos enorme de aplicaciones con funcionalidades tan distintas como intereses individuales existan. Cada día salen nuevos desafíos y tendencias, se pretende mejorar el rendimiento, mejorar de manera continua la experiencia de usuario, así como la seguridad de los datos o la integración con distintas nuevas tecnologías, como la IA, la realidad aumentada o los dispositivos </w:t>
      </w:r>
      <w:proofErr w:type="gramStart"/>
      <w:r>
        <w:rPr>
          <w:lang w:eastAsia="es-ES"/>
        </w:rPr>
        <w:t>wearables</w:t>
      </w:r>
      <w:proofErr w:type="gramEnd"/>
      <w:r>
        <w:rPr>
          <w:lang w:eastAsia="es-ES"/>
        </w:rPr>
        <w:t xml:space="preserve"> que hoy en día se pueden encontrar en muchos hogares.</w:t>
      </w:r>
    </w:p>
    <w:p w14:paraId="49749288" w14:textId="77777777" w:rsidR="00260674" w:rsidRPr="005D4CFE" w:rsidRDefault="00260674" w:rsidP="00BD06F0">
      <w:pPr>
        <w:rPr>
          <w:lang w:eastAsia="es-ES"/>
        </w:rPr>
      </w:pPr>
      <w:r>
        <w:rPr>
          <w:lang w:eastAsia="es-ES"/>
        </w:rPr>
        <w:t>Por último, e</w:t>
      </w:r>
      <w:r w:rsidRPr="005D4CFE">
        <w:rPr>
          <w:lang w:eastAsia="es-ES"/>
        </w:rPr>
        <w:t xml:space="preserve">n los últimos años, el avance tecnológico ha impulsado también el desarrollo de herramientas </w:t>
      </w:r>
      <w:r w:rsidRPr="00B410D9">
        <w:rPr>
          <w:lang w:eastAsia="es-ES"/>
        </w:rPr>
        <w:t>multiplataforma</w:t>
      </w:r>
      <w:r w:rsidRPr="005D4CFE">
        <w:rPr>
          <w:lang w:eastAsia="es-ES"/>
        </w:rPr>
        <w:t xml:space="preserve">, como </w:t>
      </w:r>
      <w:proofErr w:type="spellStart"/>
      <w:r w:rsidRPr="00B410D9">
        <w:rPr>
          <w:lang w:eastAsia="es-ES"/>
        </w:rPr>
        <w:t>Flutter</w:t>
      </w:r>
      <w:proofErr w:type="spellEnd"/>
      <w:r w:rsidRPr="005D4CFE">
        <w:rPr>
          <w:lang w:eastAsia="es-ES"/>
        </w:rPr>
        <w:t xml:space="preserve">, </w:t>
      </w:r>
      <w:proofErr w:type="spellStart"/>
      <w:r w:rsidRPr="00B410D9">
        <w:rPr>
          <w:lang w:eastAsia="es-ES"/>
        </w:rPr>
        <w:t>React</w:t>
      </w:r>
      <w:proofErr w:type="spellEnd"/>
      <w:r w:rsidRPr="00B410D9">
        <w:rPr>
          <w:lang w:eastAsia="es-ES"/>
        </w:rPr>
        <w:t xml:space="preserve"> Native</w:t>
      </w:r>
      <w:r w:rsidRPr="005D4CFE">
        <w:rPr>
          <w:lang w:eastAsia="es-ES"/>
        </w:rPr>
        <w:t xml:space="preserve">, </w:t>
      </w:r>
      <w:proofErr w:type="spellStart"/>
      <w:r w:rsidRPr="00B410D9">
        <w:rPr>
          <w:lang w:eastAsia="es-ES"/>
        </w:rPr>
        <w:t>Xamarin</w:t>
      </w:r>
      <w:proofErr w:type="spellEnd"/>
      <w:r w:rsidRPr="005D4CFE">
        <w:rPr>
          <w:lang w:eastAsia="es-ES"/>
        </w:rPr>
        <w:t xml:space="preserve"> o </w:t>
      </w:r>
      <w:proofErr w:type="spellStart"/>
      <w:r w:rsidRPr="00B410D9">
        <w:rPr>
          <w:lang w:eastAsia="es-ES"/>
        </w:rPr>
        <w:t>Ionic</w:t>
      </w:r>
      <w:proofErr w:type="spellEnd"/>
      <w:r w:rsidRPr="005D4CFE">
        <w:rPr>
          <w:lang w:eastAsia="es-ES"/>
        </w:rPr>
        <w:t>, que permiten escribir una única base de código para generar aplicaciones tanto para Android como para iOS. Aunque estas soluciones ofrecen ventajas en cuanto a velocidad y coste de desarrollo, en muchos casos no alcanzan el mismo nivel de rendimiento o integración que las aplicaciones nativas, especialmente en lo relativo al acceso a funcionalidades específicas del dispositivo.</w:t>
      </w:r>
    </w:p>
    <w:p w14:paraId="182659A1" w14:textId="08C12D1E" w:rsidR="00260674" w:rsidRDefault="00260674" w:rsidP="00BD06F0">
      <w:pPr>
        <w:rPr>
          <w:lang w:eastAsia="es-ES"/>
        </w:rPr>
      </w:pPr>
      <w:r>
        <w:rPr>
          <w:lang w:eastAsia="es-ES"/>
        </w:rPr>
        <w:t>A continuación</w:t>
      </w:r>
      <w:r w:rsidR="00BD06F0">
        <w:rPr>
          <w:lang w:eastAsia="es-ES"/>
        </w:rPr>
        <w:t>,</w:t>
      </w:r>
      <w:r>
        <w:rPr>
          <w:lang w:eastAsia="es-ES"/>
        </w:rPr>
        <w:t xml:space="preserve"> </w:t>
      </w:r>
      <w:r w:rsidR="00B0073E">
        <w:rPr>
          <w:lang w:eastAsia="es-ES"/>
        </w:rPr>
        <w:t>se procede</w:t>
      </w:r>
      <w:r>
        <w:rPr>
          <w:lang w:eastAsia="es-ES"/>
        </w:rPr>
        <w:t xml:space="preserve"> a ver más en detalle las características y algunos datos técnicos de uno de los gigantes actuales, Android.</w:t>
      </w:r>
    </w:p>
    <w:p w14:paraId="12493063" w14:textId="77777777" w:rsidR="00260674" w:rsidRPr="00DD6204" w:rsidRDefault="00260674" w:rsidP="00260674">
      <w:pPr>
        <w:pStyle w:val="Ttulo3"/>
      </w:pPr>
      <w:bookmarkStart w:id="1288" w:name="_Toc207317061"/>
      <w:bookmarkStart w:id="1289" w:name="_Toc202786264"/>
      <w:r w:rsidRPr="00DD6204">
        <w:t xml:space="preserve">2.1.2. </w:t>
      </w:r>
      <w:r>
        <w:t>Android</w:t>
      </w:r>
      <w:bookmarkEnd w:id="1288"/>
      <w:bookmarkEnd w:id="1289"/>
    </w:p>
    <w:p w14:paraId="1CD1F09A" w14:textId="77777777" w:rsidR="00260674" w:rsidRDefault="00260674" w:rsidP="00BD06F0">
      <w:pPr>
        <w:rPr>
          <w:lang w:eastAsia="es-ES"/>
        </w:rPr>
      </w:pPr>
      <w:r>
        <w:rPr>
          <w:lang w:eastAsia="es-ES"/>
        </w:rPr>
        <w:t>Android es un sistema operativo orientado a Smartphones que fue desarrollado inicialmente por Android Inc. y que posteriormente y hasta hoy en día forma parte de la compañía Google, que publicó su primera versión definitiva en 2008, aunque no fue hasta 2010, con el crecimiento en el uso de este tipo de dispositivos, que Android se convirtió en uno de los líderes mundiales en este sector.</w:t>
      </w:r>
    </w:p>
    <w:p w14:paraId="3D0804FC" w14:textId="754A8B49" w:rsidR="00260674" w:rsidRPr="00B410D9" w:rsidRDefault="00260674" w:rsidP="00BD06F0">
      <w:pPr>
        <w:rPr>
          <w:lang w:eastAsia="es-ES"/>
        </w:rPr>
      </w:pPr>
      <w:r>
        <w:rPr>
          <w:lang w:eastAsia="es-ES"/>
        </w:rPr>
        <w:t>Uno de los motivos que hacen de Android un sistema operativo líder es su naturaleza de código abierto, basada en el proyecto AOSP (</w:t>
      </w:r>
      <w:r w:rsidRPr="00B410D9">
        <w:rPr>
          <w:lang w:eastAsia="es-ES"/>
        </w:rPr>
        <w:t xml:space="preserve">Android Open </w:t>
      </w:r>
      <w:proofErr w:type="spellStart"/>
      <w:r w:rsidRPr="00B410D9">
        <w:rPr>
          <w:lang w:eastAsia="es-ES"/>
        </w:rPr>
        <w:t>Source</w:t>
      </w:r>
      <w:proofErr w:type="spellEnd"/>
      <w:r w:rsidRPr="00B410D9">
        <w:rPr>
          <w:lang w:eastAsia="es-ES"/>
        </w:rPr>
        <w:t xml:space="preserve"> Project</w:t>
      </w:r>
      <w:del w:id="1290" w:author="Redondo García Francisco Javier" w:date="2025-09-02T09:44:00Z">
        <w:r w:rsidRPr="00B410D9">
          <w:rPr>
            <w:lang w:eastAsia="es-ES"/>
          </w:rPr>
          <w:delText>).</w:delText>
        </w:r>
      </w:del>
      <w:ins w:id="1291" w:author="Redondo García Francisco Javier" w:date="2025-09-02T09:44:00Z">
        <w:r w:rsidRPr="00B410D9">
          <w:rPr>
            <w:lang w:eastAsia="es-ES"/>
          </w:rPr>
          <w:t>)</w:t>
        </w:r>
        <w:r w:rsidR="001A2520">
          <w:rPr>
            <w:lang w:eastAsia="es-ES"/>
          </w:rPr>
          <w:t xml:space="preserve"> </w:t>
        </w:r>
      </w:ins>
      <w:customXmlInsRangeStart w:id="1292" w:author="Redondo García Francisco Javier" w:date="2025-09-02T09:44:00Z"/>
      <w:sdt>
        <w:sdtPr>
          <w:rPr>
            <w:lang w:eastAsia="es-ES"/>
          </w:rPr>
          <w:id w:val="1061294948"/>
          <w:citation/>
        </w:sdtPr>
        <w:sdtEndPr/>
        <w:sdtContent>
          <w:customXmlInsRangeEnd w:id="1292"/>
          <w:ins w:id="1293" w:author="Redondo García Francisco Javier" w:date="2025-09-02T09:44:00Z">
            <w:r w:rsidR="001A2520">
              <w:rPr>
                <w:lang w:eastAsia="es-ES"/>
              </w:rPr>
              <w:fldChar w:fldCharType="begin"/>
            </w:r>
            <w:r w:rsidR="001A2520">
              <w:rPr>
                <w:lang w:eastAsia="es-ES"/>
              </w:rPr>
              <w:instrText xml:space="preserve"> CITATION And252 \l 3082 </w:instrText>
            </w:r>
            <w:r w:rsidR="001A2520">
              <w:rPr>
                <w:lang w:eastAsia="es-ES"/>
              </w:rPr>
              <w:fldChar w:fldCharType="separate"/>
            </w:r>
            <w:r w:rsidR="00477B4E" w:rsidRPr="00477B4E">
              <w:rPr>
                <w:noProof/>
                <w:lang w:eastAsia="es-ES"/>
              </w:rPr>
              <w:t>[6]</w:t>
            </w:r>
            <w:r w:rsidR="001A2520">
              <w:rPr>
                <w:lang w:eastAsia="es-ES"/>
              </w:rPr>
              <w:fldChar w:fldCharType="end"/>
            </w:r>
          </w:ins>
          <w:customXmlInsRangeStart w:id="1294" w:author="Redondo García Francisco Javier" w:date="2025-09-02T09:44:00Z"/>
        </w:sdtContent>
      </w:sdt>
      <w:customXmlInsRangeEnd w:id="1294"/>
      <w:ins w:id="1295" w:author="Redondo García Francisco Javier" w:date="2025-09-02T09:44:00Z">
        <w:r w:rsidRPr="00B410D9">
          <w:rPr>
            <w:lang w:eastAsia="es-ES"/>
          </w:rPr>
          <w:t>.</w:t>
        </w:r>
      </w:ins>
      <w:r w:rsidRPr="00B410D9">
        <w:rPr>
          <w:lang w:eastAsia="es-ES"/>
        </w:rPr>
        <w:t xml:space="preserve"> Esto facilita que cualquier compañía de fabricantes de smartphones (Xiaomi, Samsung…) pueda personalizar a su gusto cualquier parte del sistema sin la necesidad de pagar por licencias de uso. Esto ha facilitado que se puedan fabricar dispositivos Android en una variedad de gamas muy grande, desde dispositivos con funcionalidades básicas hasta smartphones muy potentes, lo que ha ayudado a que su comercialización sea internacional, al tener un abanico de precios tan grande.</w:t>
      </w:r>
    </w:p>
    <w:p w14:paraId="77B4047F" w14:textId="77777777" w:rsidR="00260674" w:rsidRPr="00B410D9" w:rsidRDefault="00260674" w:rsidP="00BD06F0">
      <w:pPr>
        <w:rPr>
          <w:lang w:eastAsia="es-ES"/>
        </w:rPr>
      </w:pPr>
      <w:r w:rsidRPr="00B410D9">
        <w:rPr>
          <w:lang w:eastAsia="es-ES"/>
        </w:rPr>
        <w:t xml:space="preserve">Otra característica destacable de Android es su gran capacidad de escalabilidad y flexibilidad, siendo compatible con una gran variedad de dispositivos. a lo largo de los años Android ha sido utilizado en todo tipo de dispositivos emergentes que han salido al mercado como relojes inteligentes (Android </w:t>
      </w:r>
      <w:proofErr w:type="spellStart"/>
      <w:r w:rsidRPr="00B410D9">
        <w:rPr>
          <w:lang w:eastAsia="es-ES"/>
        </w:rPr>
        <w:t>Wear</w:t>
      </w:r>
      <w:proofErr w:type="spellEnd"/>
      <w:r w:rsidRPr="00B410D9">
        <w:rPr>
          <w:lang w:eastAsia="es-ES"/>
        </w:rPr>
        <w:t xml:space="preserve">), televisores (Android TV), automóviles (Android Auto) e incluso dispositivos </w:t>
      </w:r>
      <w:proofErr w:type="spellStart"/>
      <w:r w:rsidRPr="00B410D9">
        <w:rPr>
          <w:lang w:eastAsia="es-ES"/>
        </w:rPr>
        <w:t>IoT</w:t>
      </w:r>
      <w:proofErr w:type="spellEnd"/>
      <w:r w:rsidRPr="00B410D9">
        <w:rPr>
          <w:lang w:eastAsia="es-ES"/>
        </w:rPr>
        <w:t>.</w:t>
      </w:r>
    </w:p>
    <w:p w14:paraId="501D6AE1" w14:textId="77777777" w:rsidR="00260674" w:rsidRPr="00DD6204" w:rsidRDefault="00260674" w:rsidP="00260674">
      <w:pPr>
        <w:pStyle w:val="Ttulo4"/>
      </w:pPr>
      <w:bookmarkStart w:id="1296" w:name="_Toc207317062"/>
      <w:r w:rsidRPr="00DD6204">
        <w:t xml:space="preserve">2.1.2.1. </w:t>
      </w:r>
      <w:r w:rsidRPr="00BD06F0">
        <w:rPr>
          <w:i/>
          <w:iCs w:val="0"/>
        </w:rPr>
        <w:t>Estructura de Android</w:t>
      </w:r>
      <w:bookmarkEnd w:id="1296"/>
    </w:p>
    <w:p w14:paraId="139A2590" w14:textId="77777777" w:rsidR="00260674" w:rsidRPr="00B410D9" w:rsidRDefault="00260674" w:rsidP="00BD06F0">
      <w:pPr>
        <w:rPr>
          <w:lang w:eastAsia="es-ES"/>
        </w:rPr>
      </w:pPr>
      <w:r w:rsidRPr="00B410D9">
        <w:rPr>
          <w:lang w:eastAsia="es-ES"/>
        </w:rPr>
        <w:t>El núcleo de Android está basado en Linux, con lo que se tienen servicios de seguridad, acceso a memoria, multiproceso o drivers de dispositivos.</w:t>
      </w:r>
    </w:p>
    <w:p w14:paraId="1B9FC767" w14:textId="77777777" w:rsidR="00260674" w:rsidRPr="00523702" w:rsidRDefault="00260674" w:rsidP="00BD06F0">
      <w:pPr>
        <w:rPr>
          <w:lang w:eastAsia="es-ES"/>
        </w:rPr>
      </w:pPr>
      <w:r w:rsidRPr="00523702">
        <w:rPr>
          <w:lang w:eastAsia="es-ES"/>
        </w:rPr>
        <w:t xml:space="preserve">Todas las capas subyacentes del sistema se comunican a través de este núcleo. Para garantizar el correcto funcionamiento del sistema operativo, se emplean entornos de ejecución basados en el lenguaje Java, como es el caso de </w:t>
      </w:r>
      <w:proofErr w:type="spellStart"/>
      <w:r w:rsidRPr="00B410D9">
        <w:rPr>
          <w:lang w:eastAsia="es-ES"/>
        </w:rPr>
        <w:t>Dalvik</w:t>
      </w:r>
      <w:proofErr w:type="spellEnd"/>
      <w:r w:rsidRPr="00523702">
        <w:rPr>
          <w:lang w:eastAsia="es-ES"/>
        </w:rPr>
        <w:t xml:space="preserve"> (y actualmente </w:t>
      </w:r>
      <w:r w:rsidRPr="00B410D9">
        <w:rPr>
          <w:lang w:eastAsia="es-ES"/>
        </w:rPr>
        <w:t>ART</w:t>
      </w:r>
      <w:r w:rsidRPr="00523702">
        <w:rPr>
          <w:lang w:eastAsia="es-ES"/>
        </w:rPr>
        <w:t xml:space="preserve"> en versiones modernas), además de incorporar diversas bibliotecas desarrolladas en otros lenguajes como </w:t>
      </w:r>
      <w:r w:rsidRPr="00B410D9">
        <w:rPr>
          <w:lang w:eastAsia="es-ES"/>
        </w:rPr>
        <w:t>C</w:t>
      </w:r>
      <w:r w:rsidRPr="00523702">
        <w:rPr>
          <w:lang w:eastAsia="es-ES"/>
        </w:rPr>
        <w:t xml:space="preserve"> y </w:t>
      </w:r>
      <w:r w:rsidRPr="00B410D9">
        <w:rPr>
          <w:lang w:eastAsia="es-ES"/>
        </w:rPr>
        <w:t>C++</w:t>
      </w:r>
      <w:r w:rsidRPr="00523702">
        <w:rPr>
          <w:lang w:eastAsia="es-ES"/>
        </w:rPr>
        <w:t xml:space="preserve">. Entre </w:t>
      </w:r>
      <w:r w:rsidRPr="00523702">
        <w:rPr>
          <w:lang w:eastAsia="es-ES"/>
        </w:rPr>
        <w:lastRenderedPageBreak/>
        <w:t xml:space="preserve">estas librerías destaca </w:t>
      </w:r>
      <w:r w:rsidRPr="00B410D9">
        <w:rPr>
          <w:lang w:eastAsia="es-ES"/>
        </w:rPr>
        <w:t>SQLite</w:t>
      </w:r>
      <w:r w:rsidRPr="00523702">
        <w:rPr>
          <w:lang w:eastAsia="es-ES"/>
        </w:rPr>
        <w:t>, un motor de bases de datos ligero ampliamente utilizado en el entorno móvil por su eficiencia y portabilidad.</w:t>
      </w:r>
    </w:p>
    <w:p w14:paraId="5BB175D6" w14:textId="77777777" w:rsidR="00260674" w:rsidRDefault="00260674" w:rsidP="00BD06F0">
      <w:pPr>
        <w:rPr>
          <w:lang w:eastAsia="es-ES"/>
        </w:rPr>
      </w:pPr>
      <w:r w:rsidRPr="00523702">
        <w:rPr>
          <w:lang w:eastAsia="es-ES"/>
        </w:rPr>
        <w:t xml:space="preserve">En los niveles superiores del sistema se encuentran los entornos de aplicación, que constituyen la plataforma de acceso a las distintas funcionalidades del dispositivo. Estas capas superiores permiten el desarrollo de aplicaciones de manera libre y flexible. El sistema fue diseñado desde su origen para fomentar la </w:t>
      </w:r>
      <w:r w:rsidRPr="00B410D9">
        <w:rPr>
          <w:lang w:eastAsia="es-ES"/>
        </w:rPr>
        <w:t>reutilización de componentes</w:t>
      </w:r>
      <w:r w:rsidRPr="00523702">
        <w:rPr>
          <w:lang w:eastAsia="es-ES"/>
        </w:rPr>
        <w:t xml:space="preserve">, de </w:t>
      </w:r>
      <w:r>
        <w:rPr>
          <w:lang w:eastAsia="es-ES"/>
        </w:rPr>
        <w:t>esta forma</w:t>
      </w:r>
      <w:r w:rsidRPr="00523702">
        <w:rPr>
          <w:lang w:eastAsia="es-ES"/>
        </w:rPr>
        <w:t xml:space="preserve"> distintas aplicaciones pueden beneficiarse e interactuar entre sí, aprovechando funcionalidades ya existentes y optimizando el desarrollo.</w:t>
      </w:r>
    </w:p>
    <w:p w14:paraId="42026E28" w14:textId="77777777" w:rsidR="00260674" w:rsidRPr="00DD6204" w:rsidRDefault="00260674" w:rsidP="00260674">
      <w:pPr>
        <w:pStyle w:val="Ttulo4"/>
      </w:pPr>
      <w:bookmarkStart w:id="1297" w:name="_Toc207317063"/>
      <w:r w:rsidRPr="00DD6204">
        <w:t>2.1.2.2. Actualizaciones Android</w:t>
      </w:r>
      <w:bookmarkEnd w:id="1297"/>
    </w:p>
    <w:p w14:paraId="7248BF15" w14:textId="77777777" w:rsidR="00260674" w:rsidRDefault="00260674" w:rsidP="007C6C7B">
      <w:pPr>
        <w:rPr>
          <w:lang w:eastAsia="es-ES"/>
        </w:rPr>
      </w:pPr>
      <w:r>
        <w:rPr>
          <w:lang w:eastAsia="es-ES"/>
        </w:rPr>
        <w:t>Android ha tenido una evolución constante desde su lanzamiento, traduciéndose en actualizaciones periódicas que mejoran el rendimiento y añaden funcionalidades, así como avances en seguridad e interfaz de usuario.</w:t>
      </w:r>
    </w:p>
    <w:p w14:paraId="6BD77E90" w14:textId="77777777" w:rsidR="00260674" w:rsidRDefault="00260674" w:rsidP="007C6C7B">
      <w:pPr>
        <w:rPr>
          <w:lang w:eastAsia="es-ES"/>
        </w:rPr>
      </w:pPr>
      <w:r>
        <w:rPr>
          <w:lang w:eastAsia="es-ES"/>
        </w:rPr>
        <w:t>En el contexto del desarrollo en Android, es importante garantizar la compatibilidad entre versiones del sistema, evitando inestabilidad en distintos dispositivos.</w:t>
      </w:r>
    </w:p>
    <w:p w14:paraId="451F56EB" w14:textId="6E3FE0C9" w:rsidR="00260674" w:rsidRDefault="00260674" w:rsidP="007C6C7B">
      <w:pPr>
        <w:rPr>
          <w:lang w:eastAsia="es-ES"/>
        </w:rPr>
      </w:pPr>
      <w:r>
        <w:rPr>
          <w:lang w:eastAsia="es-ES"/>
        </w:rPr>
        <w:t xml:space="preserve">En la </w:t>
      </w:r>
      <w:r w:rsidR="00721F98">
        <w:rPr>
          <w:i/>
          <w:iCs/>
          <w:lang w:eastAsia="es-ES"/>
        </w:rPr>
        <w:fldChar w:fldCharType="begin"/>
      </w:r>
      <w:r w:rsidR="00721F98" w:rsidRPr="00721F98">
        <w:rPr>
          <w:i/>
          <w:iCs/>
          <w:lang w:eastAsia="es-ES"/>
        </w:rPr>
        <w:instrText xml:space="preserve"> REF _Ref200115585 \h </w:instrText>
      </w:r>
      <w:r w:rsidR="00721F98">
        <w:rPr>
          <w:i/>
          <w:iCs/>
          <w:lang w:eastAsia="es-ES"/>
        </w:rPr>
        <w:instrText xml:space="preserve"> \* MERGEFORMAT </w:instrText>
      </w:r>
      <w:r w:rsidR="00721F98">
        <w:rPr>
          <w:i/>
          <w:iCs/>
          <w:lang w:eastAsia="es-ES"/>
        </w:rPr>
      </w:r>
      <w:r w:rsidR="00721F98">
        <w:rPr>
          <w:i/>
          <w:iCs/>
          <w:lang w:eastAsia="es-ES"/>
        </w:rPr>
        <w:fldChar w:fldCharType="separate"/>
      </w:r>
      <w:r w:rsidR="0020779A" w:rsidRPr="0020779A">
        <w:rPr>
          <w:i/>
          <w:iCs/>
        </w:rPr>
        <w:t>Tabla</w:t>
      </w:r>
      <w:r w:rsidR="0020779A">
        <w:t xml:space="preserve"> </w:t>
      </w:r>
      <w:r w:rsidR="0020779A">
        <w:rPr>
          <w:noProof/>
        </w:rPr>
        <w:t>1</w:t>
      </w:r>
      <w:r w:rsidR="00721F98">
        <w:rPr>
          <w:lang w:eastAsia="es-ES"/>
        </w:rPr>
        <w:fldChar w:fldCharType="end"/>
      </w:r>
      <w:r w:rsidR="00721F98">
        <w:rPr>
          <w:lang w:eastAsia="es-ES"/>
        </w:rPr>
        <w:t xml:space="preserve"> </w:t>
      </w:r>
      <w:r>
        <w:rPr>
          <w:lang w:eastAsia="es-ES"/>
        </w:rPr>
        <w:t xml:space="preserve">se muestran todas las versiones existentes </w:t>
      </w:r>
      <w:proofErr w:type="gramStart"/>
      <w:r>
        <w:rPr>
          <w:lang w:eastAsia="es-ES"/>
        </w:rPr>
        <w:t>a día de hoy</w:t>
      </w:r>
      <w:proofErr w:type="gramEnd"/>
      <w:r>
        <w:rPr>
          <w:lang w:eastAsia="es-ES"/>
        </w:rPr>
        <w:t>, con su fecha de lanzamiento.</w:t>
      </w:r>
    </w:p>
    <w:tbl>
      <w:tblPr>
        <w:tblW w:w="0" w:type="auto"/>
        <w:jc w:val="center"/>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3784"/>
        <w:gridCol w:w="1433"/>
        <w:gridCol w:w="2533"/>
      </w:tblGrid>
      <w:tr w:rsidR="00260674" w:rsidRPr="00BD06F0" w14:paraId="63FC3EF4"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tcPr>
          <w:p w14:paraId="5E5651E8" w14:textId="77777777" w:rsidR="00260674" w:rsidRPr="00D73972" w:rsidRDefault="00260674" w:rsidP="00BD06F0">
            <w:pPr>
              <w:spacing w:before="100" w:beforeAutospacing="1" w:after="100" w:afterAutospacing="1" w:line="240" w:lineRule="auto"/>
              <w:jc w:val="center"/>
              <w:rPr>
                <w:b/>
                <w:bCs/>
                <w:lang w:eastAsia="es-ES"/>
              </w:rPr>
            </w:pPr>
            <w:r w:rsidRPr="00D73972">
              <w:rPr>
                <w:b/>
                <w:bCs/>
                <w:lang w:eastAsia="es-ES"/>
              </w:rPr>
              <w:t>Nombre de versión</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tcPr>
          <w:p w14:paraId="309117A2" w14:textId="77777777" w:rsidR="00260674" w:rsidRPr="00D73972" w:rsidRDefault="00260674" w:rsidP="00BD06F0">
            <w:pPr>
              <w:spacing w:before="100" w:beforeAutospacing="1" w:after="100" w:afterAutospacing="1" w:line="240" w:lineRule="auto"/>
              <w:jc w:val="center"/>
              <w:rPr>
                <w:b/>
                <w:bCs/>
                <w:lang w:eastAsia="es-ES"/>
              </w:rPr>
            </w:pPr>
            <w:proofErr w:type="spellStart"/>
            <w:r w:rsidRPr="00D73972">
              <w:rPr>
                <w:b/>
                <w:bCs/>
                <w:lang w:eastAsia="es-ES"/>
              </w:rPr>
              <w:t>Nº</w:t>
            </w:r>
            <w:proofErr w:type="spellEnd"/>
            <w:r w:rsidRPr="00D73972">
              <w:rPr>
                <w:b/>
                <w:bCs/>
                <w:lang w:eastAsia="es-ES"/>
              </w:rPr>
              <w:t xml:space="preserve"> de versión</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tcPr>
          <w:p w14:paraId="49448056" w14:textId="77777777" w:rsidR="00260674" w:rsidRPr="00D73972" w:rsidRDefault="00260674" w:rsidP="00BD06F0">
            <w:pPr>
              <w:spacing w:before="100" w:beforeAutospacing="1" w:after="100" w:afterAutospacing="1" w:line="240" w:lineRule="auto"/>
              <w:jc w:val="center"/>
              <w:rPr>
                <w:b/>
                <w:bCs/>
                <w:lang w:eastAsia="es-ES"/>
              </w:rPr>
            </w:pPr>
            <w:r w:rsidRPr="00D73972">
              <w:rPr>
                <w:b/>
                <w:bCs/>
                <w:lang w:eastAsia="es-ES"/>
              </w:rPr>
              <w:t>Fecha de lanzamiento</w:t>
            </w:r>
          </w:p>
        </w:tc>
      </w:tr>
      <w:tr w:rsidR="00260674" w:rsidRPr="00BD06F0" w14:paraId="08AAA812"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F07FD11" w14:textId="47CE6CF3" w:rsidR="00260674" w:rsidRPr="00D73972" w:rsidRDefault="00260674" w:rsidP="00BD06F0">
            <w:pPr>
              <w:spacing w:before="100" w:beforeAutospacing="1" w:after="100" w:afterAutospacing="1" w:line="240" w:lineRule="auto"/>
              <w:jc w:val="center"/>
              <w:rPr>
                <w:lang w:eastAsia="es-ES"/>
              </w:rPr>
            </w:pPr>
            <w:del w:id="1298" w:author="Redondo García Francisco Javier" w:date="2025-09-02T09:44:00Z">
              <w:r w:rsidRPr="000907FD">
                <w:rPr>
                  <w:rFonts w:cstheme="minorHAnsi"/>
                </w:rPr>
                <w:fldChar w:fldCharType="begin"/>
              </w:r>
              <w:r w:rsidRPr="000907FD">
                <w:rPr>
                  <w:rFonts w:cstheme="minorHAnsi"/>
                </w:rPr>
                <w:delInstrText>HYPERLINK "https://es.wikipedia.org/wiki/Android" \l "Android_1.0_(API_1)"</w:delInstrText>
              </w:r>
              <w:r w:rsidRPr="000907FD">
                <w:rPr>
                  <w:rFonts w:cstheme="minorHAnsi"/>
                </w:rPr>
                <w:fldChar w:fldCharType="separate"/>
              </w:r>
              <w:r w:rsidRPr="009B0570">
                <w:rPr>
                  <w:rFonts w:eastAsia="Times New Roman" w:cstheme="minorHAnsi"/>
                  <w:lang w:eastAsia="es-ES"/>
                </w:rPr>
                <w:delText>Apple Pie</w:delText>
              </w:r>
              <w:r w:rsidRPr="000907FD">
                <w:rPr>
                  <w:rFonts w:cstheme="minorHAnsi"/>
                </w:rPr>
                <w:fldChar w:fldCharType="end"/>
              </w:r>
              <w:r w:rsidRPr="000907FD">
                <w:rPr>
                  <w:rFonts w:cstheme="minorHAnsi"/>
                </w:rPr>
                <w:fldChar w:fldCharType="begin"/>
              </w:r>
              <w:r w:rsidRPr="000907FD">
                <w:rPr>
                  <w:rFonts w:cstheme="minorHAnsi"/>
                </w:rPr>
                <w:delInstrText>HYPERLINK "https://es.wikipedia.org/wiki/Android" \l "cite_note-nombres_oficiales_y_no_oficiales-59"</w:delInstrText>
              </w:r>
              <w:r w:rsidRPr="000907FD">
                <w:rPr>
                  <w:rFonts w:cstheme="minorHAnsi"/>
                </w:rPr>
                <w:fldChar w:fldCharType="separate"/>
              </w:r>
              <w:r w:rsidRPr="009B0570">
                <w:rPr>
                  <w:rFonts w:eastAsia="Times New Roman" w:cstheme="minorHAnsi"/>
                  <w:lang w:eastAsia="es-ES"/>
                </w:rPr>
                <w:delText>[59]</w:delText>
              </w:r>
              <w:r w:rsidRPr="000907FD">
                <w:rPr>
                  <w:rFonts w:cstheme="minorHAnsi"/>
                </w:rPr>
                <w:fldChar w:fldCharType="end"/>
              </w:r>
              <w:r w:rsidRPr="009B0570">
                <w:rPr>
                  <w:rFonts w:eastAsia="Times New Roman" w:cstheme="minorHAnsi"/>
                  <w:lang w:eastAsia="es-ES"/>
                </w:rPr>
                <w:delText>​</w:delText>
              </w:r>
            </w:del>
            <w:ins w:id="1299" w:author="Redondo García Francisco Javier" w:date="2025-09-02T09:44:00Z">
              <w:r w:rsidR="0056181D">
                <w:fldChar w:fldCharType="begin"/>
              </w:r>
              <w:r w:rsidR="0056181D">
                <w:instrText xml:space="preserve"> HYPERLINK "https://es.wikipedia.org/wiki/Android" \l "Android_1.0_(API_1)" </w:instrText>
              </w:r>
              <w:r w:rsidR="0056181D">
                <w:fldChar w:fldCharType="separate"/>
              </w:r>
              <w:r w:rsidRPr="00D73972">
                <w:rPr>
                  <w:lang w:eastAsia="es-ES"/>
                </w:rPr>
                <w:t>Apple Pie</w:t>
              </w:r>
              <w:r w:rsidR="0056181D">
                <w:rPr>
                  <w:lang w:eastAsia="es-ES"/>
                </w:rPr>
                <w:fldChar w:fldCharType="end"/>
              </w:r>
              <w:r w:rsidR="0056181D">
                <w:fldChar w:fldCharType="begin"/>
              </w:r>
              <w:r w:rsidR="0056181D">
                <w:instrText xml:space="preserve"> HYPERLINK "https://es.wikipedia.org/wiki/Android" \l "cite_note-nombres_oficiales_y_no_oficiales-59" </w:instrText>
              </w:r>
              <w:r w:rsidR="0056181D">
                <w:fldChar w:fldCharType="separate"/>
              </w:r>
              <w:r w:rsidRPr="00D73972">
                <w:rPr>
                  <w:lang w:eastAsia="es-ES"/>
                </w:rPr>
                <w:t>[59]</w:t>
              </w:r>
              <w:r w:rsidR="0056181D">
                <w:rPr>
                  <w:lang w:eastAsia="es-ES"/>
                </w:rPr>
                <w:fldChar w:fldCharType="end"/>
              </w:r>
              <w:r w:rsidRPr="00D73972">
                <w:rPr>
                  <w:lang w:eastAsia="es-ES"/>
                </w:rPr>
                <w:t>​</w:t>
              </w:r>
            </w:ins>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0845AA1"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1.0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095AA15"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23 de septiembre de 2008</w:t>
            </w:r>
          </w:p>
        </w:tc>
      </w:tr>
      <w:tr w:rsidR="00260674" w:rsidRPr="00BD06F0" w14:paraId="6ACED5D4"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5FE761C" w14:textId="553682D0" w:rsidR="00260674" w:rsidRPr="00D73972" w:rsidRDefault="00260674" w:rsidP="00BD06F0">
            <w:pPr>
              <w:spacing w:before="100" w:beforeAutospacing="1" w:after="100" w:afterAutospacing="1" w:line="240" w:lineRule="auto"/>
              <w:jc w:val="center"/>
              <w:rPr>
                <w:lang w:eastAsia="es-ES"/>
              </w:rPr>
            </w:pPr>
            <w:del w:id="1300" w:author="Redondo García Francisco Javier" w:date="2025-09-02T09:44:00Z">
              <w:r w:rsidRPr="000907FD">
                <w:rPr>
                  <w:rFonts w:cstheme="minorHAnsi"/>
                </w:rPr>
                <w:fldChar w:fldCharType="begin"/>
              </w:r>
              <w:r w:rsidRPr="000907FD">
                <w:rPr>
                  <w:rFonts w:cstheme="minorHAnsi"/>
                </w:rPr>
                <w:delInstrText>HYPERLINK "https://es.wikipedia.org/wiki/Android" \l "Android_1.1_(API_2)"</w:delInstrText>
              </w:r>
              <w:r w:rsidRPr="000907FD">
                <w:rPr>
                  <w:rFonts w:cstheme="minorHAnsi"/>
                </w:rPr>
                <w:fldChar w:fldCharType="separate"/>
              </w:r>
              <w:r w:rsidRPr="009B0570">
                <w:rPr>
                  <w:rFonts w:eastAsia="Times New Roman" w:cstheme="minorHAnsi"/>
                  <w:lang w:eastAsia="es-ES"/>
                </w:rPr>
                <w:delText>Banana Bread</w:delText>
              </w:r>
              <w:r w:rsidRPr="000907FD">
                <w:rPr>
                  <w:rFonts w:cstheme="minorHAnsi"/>
                </w:rPr>
                <w:fldChar w:fldCharType="end"/>
              </w:r>
              <w:r w:rsidRPr="000907FD">
                <w:rPr>
                  <w:rFonts w:cstheme="minorHAnsi"/>
                </w:rPr>
                <w:fldChar w:fldCharType="begin"/>
              </w:r>
              <w:r w:rsidRPr="000907FD">
                <w:rPr>
                  <w:rFonts w:cstheme="minorHAnsi"/>
                </w:rPr>
                <w:delInstrText>HYPERLINK "https://es.wikipedia.org/wiki/Android" \l "cite_note-nombres_oficiales_y_no_oficiales-59"</w:delInstrText>
              </w:r>
              <w:r w:rsidRPr="000907FD">
                <w:rPr>
                  <w:rFonts w:cstheme="minorHAnsi"/>
                </w:rPr>
                <w:fldChar w:fldCharType="separate"/>
              </w:r>
              <w:r w:rsidRPr="009B0570">
                <w:rPr>
                  <w:rFonts w:eastAsia="Times New Roman" w:cstheme="minorHAnsi"/>
                  <w:lang w:eastAsia="es-ES"/>
                </w:rPr>
                <w:delText>[59]</w:delText>
              </w:r>
              <w:r w:rsidRPr="000907FD">
                <w:rPr>
                  <w:rFonts w:cstheme="minorHAnsi"/>
                </w:rPr>
                <w:fldChar w:fldCharType="end"/>
              </w:r>
              <w:r w:rsidRPr="009B0570">
                <w:rPr>
                  <w:rFonts w:eastAsia="Times New Roman" w:cstheme="minorHAnsi"/>
                  <w:lang w:eastAsia="es-ES"/>
                </w:rPr>
                <w:delText>​</w:delText>
              </w:r>
            </w:del>
            <w:ins w:id="1301" w:author="Redondo García Francisco Javier" w:date="2025-09-02T09:44:00Z">
              <w:r w:rsidR="0056181D">
                <w:fldChar w:fldCharType="begin"/>
              </w:r>
              <w:r w:rsidR="0056181D">
                <w:instrText xml:space="preserve"> HYPERLINK "https://es.wikipedia.org/wiki/Android" \l "Android_1.1_(API_2)" </w:instrText>
              </w:r>
              <w:r w:rsidR="0056181D">
                <w:fldChar w:fldCharType="separate"/>
              </w:r>
              <w:r w:rsidRPr="00D73972">
                <w:rPr>
                  <w:lang w:eastAsia="es-ES"/>
                </w:rPr>
                <w:t>Banana Bread</w:t>
              </w:r>
              <w:r w:rsidR="0056181D">
                <w:rPr>
                  <w:lang w:eastAsia="es-ES"/>
                </w:rPr>
                <w:fldChar w:fldCharType="end"/>
              </w:r>
              <w:r w:rsidR="0056181D">
                <w:fldChar w:fldCharType="begin"/>
              </w:r>
              <w:r w:rsidR="0056181D">
                <w:instrText xml:space="preserve"> HYPERLINK "https://es.wikipedia.org/wiki/Android" \l "cite_note-nombres_oficiales_y_no_oficiales-59" </w:instrText>
              </w:r>
              <w:r w:rsidR="0056181D">
                <w:fldChar w:fldCharType="separate"/>
              </w:r>
              <w:r w:rsidRPr="00D73972">
                <w:rPr>
                  <w:lang w:eastAsia="es-ES"/>
                </w:rPr>
                <w:t>[59]</w:t>
              </w:r>
              <w:r w:rsidR="0056181D">
                <w:rPr>
                  <w:lang w:eastAsia="es-ES"/>
                </w:rPr>
                <w:fldChar w:fldCharType="end"/>
              </w:r>
              <w:r w:rsidRPr="00D73972">
                <w:rPr>
                  <w:lang w:eastAsia="es-ES"/>
                </w:rPr>
                <w:t>​</w:t>
              </w:r>
            </w:ins>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E05DEA8"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1.1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23BCA5B"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9 de febrero de 2009</w:t>
            </w:r>
          </w:p>
        </w:tc>
      </w:tr>
      <w:tr w:rsidR="00260674" w:rsidRPr="00BD06F0" w14:paraId="3AE770B7"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BEE1EE1" w14:textId="27454BEB" w:rsidR="00260674" w:rsidRPr="00D73972" w:rsidRDefault="00260674" w:rsidP="00BD06F0">
            <w:pPr>
              <w:spacing w:before="100" w:beforeAutospacing="1" w:after="100" w:afterAutospacing="1" w:line="240" w:lineRule="auto"/>
              <w:jc w:val="center"/>
              <w:rPr>
                <w:lang w:eastAsia="es-ES"/>
              </w:rPr>
            </w:pPr>
            <w:del w:id="1302" w:author="Redondo García Francisco Javier" w:date="2025-09-02T09:44:00Z">
              <w:r w:rsidRPr="000907FD">
                <w:rPr>
                  <w:rFonts w:cstheme="minorHAnsi"/>
                </w:rPr>
                <w:fldChar w:fldCharType="begin"/>
              </w:r>
              <w:r w:rsidRPr="000907FD">
                <w:rPr>
                  <w:rFonts w:cstheme="minorHAnsi"/>
                </w:rPr>
                <w:delInstrText>HYPERLINK "https://es.wikipedia.org/wiki/Android_Cupcake" \o "Android Cupcake"</w:delInstrText>
              </w:r>
              <w:r w:rsidRPr="000907FD">
                <w:rPr>
                  <w:rFonts w:cstheme="minorHAnsi"/>
                </w:rPr>
                <w:fldChar w:fldCharType="separate"/>
              </w:r>
              <w:r w:rsidRPr="009B0570">
                <w:rPr>
                  <w:rFonts w:eastAsia="Times New Roman" w:cstheme="minorHAnsi"/>
                  <w:lang w:eastAsia="es-ES"/>
                </w:rPr>
                <w:delText>Cupcake</w:delText>
              </w:r>
              <w:r w:rsidRPr="000907FD">
                <w:rPr>
                  <w:rFonts w:cstheme="minorHAnsi"/>
                </w:rPr>
                <w:fldChar w:fldCharType="end"/>
              </w:r>
            </w:del>
            <w:ins w:id="1303" w:author="Redondo García Francisco Javier" w:date="2025-09-02T09:44:00Z">
              <w:r w:rsidR="0056181D">
                <w:fldChar w:fldCharType="begin"/>
              </w:r>
              <w:r w:rsidR="0056181D">
                <w:instrText xml:space="preserve"> HYPERLINK "https://es.wikip</w:instrText>
              </w:r>
              <w:r w:rsidR="0056181D">
                <w:instrText xml:space="preserve">edia.org/wiki/Android_Cupcake" \o "Android Cupcake" </w:instrText>
              </w:r>
              <w:r w:rsidR="0056181D">
                <w:fldChar w:fldCharType="separate"/>
              </w:r>
              <w:proofErr w:type="spellStart"/>
              <w:r w:rsidRPr="00D73972">
                <w:rPr>
                  <w:lang w:eastAsia="es-ES"/>
                </w:rPr>
                <w:t>Cupcake</w:t>
              </w:r>
              <w:proofErr w:type="spellEnd"/>
              <w:r w:rsidR="0056181D">
                <w:rPr>
                  <w:lang w:eastAsia="es-ES"/>
                </w:rPr>
                <w:fldChar w:fldCharType="end"/>
              </w:r>
            </w:ins>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92350C4"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1.5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ADE3D6D"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25 de abril de 2009</w:t>
            </w:r>
          </w:p>
        </w:tc>
      </w:tr>
      <w:tr w:rsidR="00260674" w:rsidRPr="00BD06F0" w14:paraId="78A575E4"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BDBE888" w14:textId="287E2E7F" w:rsidR="00260674" w:rsidRPr="00D73972" w:rsidRDefault="00260674" w:rsidP="00BD06F0">
            <w:pPr>
              <w:spacing w:before="100" w:beforeAutospacing="1" w:after="100" w:afterAutospacing="1" w:line="240" w:lineRule="auto"/>
              <w:jc w:val="center"/>
              <w:rPr>
                <w:lang w:eastAsia="es-ES"/>
              </w:rPr>
            </w:pPr>
            <w:del w:id="1304" w:author="Redondo García Francisco Javier" w:date="2025-09-02T09:44:00Z">
              <w:r w:rsidRPr="000907FD">
                <w:rPr>
                  <w:rFonts w:cstheme="minorHAnsi"/>
                </w:rPr>
                <w:fldChar w:fldCharType="begin"/>
              </w:r>
              <w:r w:rsidRPr="000907FD">
                <w:rPr>
                  <w:rFonts w:cstheme="minorHAnsi"/>
                </w:rPr>
                <w:delInstrText>HYPERLINK "https://es.wikipedia.org/wiki/Android_Donut" \o "Android Donut"</w:delInstrText>
              </w:r>
              <w:r w:rsidRPr="000907FD">
                <w:rPr>
                  <w:rFonts w:cstheme="minorHAnsi"/>
                </w:rPr>
                <w:fldChar w:fldCharType="separate"/>
              </w:r>
              <w:r w:rsidRPr="009B0570">
                <w:rPr>
                  <w:rFonts w:eastAsia="Times New Roman" w:cstheme="minorHAnsi"/>
                  <w:lang w:eastAsia="es-ES"/>
                </w:rPr>
                <w:delText>Donut</w:delText>
              </w:r>
              <w:r w:rsidRPr="000907FD">
                <w:rPr>
                  <w:rFonts w:cstheme="minorHAnsi"/>
                </w:rPr>
                <w:fldChar w:fldCharType="end"/>
              </w:r>
            </w:del>
            <w:ins w:id="1305" w:author="Redondo García Francisco Javier" w:date="2025-09-02T09:44:00Z">
              <w:r w:rsidR="0056181D">
                <w:fldChar w:fldCharType="begin"/>
              </w:r>
              <w:r w:rsidR="0056181D">
                <w:instrText xml:space="preserve"> HYPERLINK "https://es.wikipedia.org/wiki/Android_Donut" \o "Android Donut" </w:instrText>
              </w:r>
              <w:r w:rsidR="0056181D">
                <w:fldChar w:fldCharType="separate"/>
              </w:r>
              <w:r w:rsidRPr="00D73972">
                <w:rPr>
                  <w:lang w:eastAsia="es-ES"/>
                </w:rPr>
                <w:t>Donut</w:t>
              </w:r>
              <w:r w:rsidR="0056181D">
                <w:rPr>
                  <w:lang w:eastAsia="es-ES"/>
                </w:rPr>
                <w:fldChar w:fldCharType="end"/>
              </w:r>
            </w:ins>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E749142"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1.6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8F5615F"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15 de septiembre de 2009</w:t>
            </w:r>
          </w:p>
        </w:tc>
      </w:tr>
      <w:tr w:rsidR="00260674" w:rsidRPr="00BD06F0" w14:paraId="0A03B00C"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EA899BF" w14:textId="0BCA737D" w:rsidR="00260674" w:rsidRPr="00D73972" w:rsidRDefault="00260674" w:rsidP="00BD06F0">
            <w:pPr>
              <w:spacing w:before="100" w:beforeAutospacing="1" w:after="100" w:afterAutospacing="1" w:line="240" w:lineRule="auto"/>
              <w:jc w:val="center"/>
              <w:rPr>
                <w:lang w:eastAsia="es-ES"/>
              </w:rPr>
            </w:pPr>
            <w:del w:id="1306" w:author="Redondo García Francisco Javier" w:date="2025-09-02T09:44:00Z">
              <w:r w:rsidRPr="000907FD">
                <w:rPr>
                  <w:rFonts w:cstheme="minorHAnsi"/>
                </w:rPr>
                <w:fldChar w:fldCharType="begin"/>
              </w:r>
              <w:r w:rsidRPr="000907FD">
                <w:rPr>
                  <w:rFonts w:cstheme="minorHAnsi"/>
                </w:rPr>
                <w:delInstrText>HYPERLINK "https://es.wikipedia.org/wiki/Android_Eclair" \o "Android Eclair"</w:delInstrText>
              </w:r>
              <w:r w:rsidRPr="000907FD">
                <w:rPr>
                  <w:rFonts w:cstheme="minorHAnsi"/>
                </w:rPr>
                <w:fldChar w:fldCharType="separate"/>
              </w:r>
              <w:r w:rsidRPr="009B0570">
                <w:rPr>
                  <w:rFonts w:eastAsia="Times New Roman" w:cstheme="minorHAnsi"/>
                  <w:lang w:eastAsia="es-ES"/>
                </w:rPr>
                <w:delText>Eclair</w:delText>
              </w:r>
              <w:r w:rsidRPr="000907FD">
                <w:rPr>
                  <w:rFonts w:cstheme="minorHAnsi"/>
                </w:rPr>
                <w:fldChar w:fldCharType="end"/>
              </w:r>
            </w:del>
            <w:ins w:id="1307" w:author="Redondo García Francisco Javier" w:date="2025-09-02T09:44:00Z">
              <w:r w:rsidR="0056181D">
                <w:fldChar w:fldCharType="begin"/>
              </w:r>
              <w:r w:rsidR="0056181D">
                <w:instrText xml:space="preserve"> HYPERLINK "https://es.wikipedia.org/wiki/Android_Eclair" \o "Android Eclair" </w:instrText>
              </w:r>
              <w:r w:rsidR="0056181D">
                <w:fldChar w:fldCharType="separate"/>
              </w:r>
              <w:proofErr w:type="spellStart"/>
              <w:r w:rsidRPr="00D73972">
                <w:rPr>
                  <w:lang w:eastAsia="es-ES"/>
                </w:rPr>
                <w:t>Eclair</w:t>
              </w:r>
              <w:proofErr w:type="spellEnd"/>
              <w:r w:rsidR="0056181D">
                <w:rPr>
                  <w:lang w:eastAsia="es-ES"/>
                </w:rPr>
                <w:fldChar w:fldCharType="end"/>
              </w:r>
            </w:ins>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51F2036"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2.0 – 2.1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62379C8"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26 de octubre de 2009</w:t>
            </w:r>
          </w:p>
        </w:tc>
      </w:tr>
      <w:tr w:rsidR="00260674" w:rsidRPr="00BD06F0" w14:paraId="4F66F3F6"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A856D4A" w14:textId="70BD4279" w:rsidR="00260674" w:rsidRPr="00D73972" w:rsidRDefault="00260674" w:rsidP="00BD06F0">
            <w:pPr>
              <w:spacing w:before="100" w:beforeAutospacing="1" w:after="100" w:afterAutospacing="1" w:line="240" w:lineRule="auto"/>
              <w:jc w:val="center"/>
              <w:rPr>
                <w:lang w:eastAsia="es-ES"/>
              </w:rPr>
            </w:pPr>
            <w:del w:id="1308" w:author="Redondo García Francisco Javier" w:date="2025-09-02T09:44:00Z">
              <w:r w:rsidRPr="000907FD">
                <w:rPr>
                  <w:rFonts w:cstheme="minorHAnsi"/>
                </w:rPr>
                <w:fldChar w:fldCharType="begin"/>
              </w:r>
              <w:r w:rsidRPr="000907FD">
                <w:rPr>
                  <w:rFonts w:cstheme="minorHAnsi"/>
                </w:rPr>
                <w:delInstrText>HYPERLINK "https://es.wikipedia.org/wiki/Android_Froyo" \o "Android Froyo"</w:delInstrText>
              </w:r>
              <w:r w:rsidRPr="000907FD">
                <w:rPr>
                  <w:rFonts w:cstheme="minorHAnsi"/>
                </w:rPr>
                <w:fldChar w:fldCharType="separate"/>
              </w:r>
              <w:r w:rsidRPr="009B0570">
                <w:rPr>
                  <w:rFonts w:eastAsia="Times New Roman" w:cstheme="minorHAnsi"/>
                  <w:lang w:eastAsia="es-ES"/>
                </w:rPr>
                <w:delText>Froyo</w:delText>
              </w:r>
              <w:r w:rsidRPr="000907FD">
                <w:rPr>
                  <w:rFonts w:cstheme="minorHAnsi"/>
                </w:rPr>
                <w:fldChar w:fldCharType="end"/>
              </w:r>
            </w:del>
            <w:ins w:id="1309" w:author="Redondo García Francisco Javier" w:date="2025-09-02T09:44:00Z">
              <w:r w:rsidR="0056181D">
                <w:fldChar w:fldCharType="begin"/>
              </w:r>
              <w:r w:rsidR="0056181D">
                <w:instrText xml:space="preserve"> HYPERLINK "https://es.wikipedia.org/wiki/Android_Froyo" \o "Android Froyo" </w:instrText>
              </w:r>
              <w:r w:rsidR="0056181D">
                <w:fldChar w:fldCharType="separate"/>
              </w:r>
              <w:proofErr w:type="spellStart"/>
              <w:r w:rsidRPr="00D73972">
                <w:rPr>
                  <w:lang w:eastAsia="es-ES"/>
                </w:rPr>
                <w:t>Froyo</w:t>
              </w:r>
              <w:proofErr w:type="spellEnd"/>
              <w:r w:rsidR="0056181D">
                <w:rPr>
                  <w:lang w:eastAsia="es-ES"/>
                </w:rPr>
                <w:fldChar w:fldCharType="end"/>
              </w:r>
            </w:ins>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BBE7ACF"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2.2 – 2.2.3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57A499D"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20 de mayo de 2010</w:t>
            </w:r>
          </w:p>
        </w:tc>
      </w:tr>
      <w:tr w:rsidR="00260674" w:rsidRPr="00BD06F0" w14:paraId="63F143F2"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BA9FBBC" w14:textId="27AC0169" w:rsidR="00260674" w:rsidRPr="00D73972" w:rsidRDefault="00260674" w:rsidP="00BD06F0">
            <w:pPr>
              <w:spacing w:before="100" w:beforeAutospacing="1" w:after="100" w:afterAutospacing="1" w:line="240" w:lineRule="auto"/>
              <w:jc w:val="center"/>
              <w:rPr>
                <w:lang w:eastAsia="es-ES"/>
              </w:rPr>
            </w:pPr>
            <w:del w:id="1310" w:author="Redondo García Francisco Javier" w:date="2025-09-02T09:44:00Z">
              <w:r w:rsidRPr="000907FD">
                <w:rPr>
                  <w:rFonts w:cstheme="minorHAnsi"/>
                </w:rPr>
                <w:fldChar w:fldCharType="begin"/>
              </w:r>
              <w:r w:rsidRPr="000907FD">
                <w:rPr>
                  <w:rFonts w:cstheme="minorHAnsi"/>
                </w:rPr>
                <w:delInstrText>HYPERLINK "https://es.wikipedia.org/wiki/Android_Gingerbread" \o "Android Gingerbread"</w:delInstrText>
              </w:r>
              <w:r w:rsidRPr="000907FD">
                <w:rPr>
                  <w:rFonts w:cstheme="minorHAnsi"/>
                </w:rPr>
                <w:fldChar w:fldCharType="separate"/>
              </w:r>
              <w:r w:rsidRPr="009B0570">
                <w:rPr>
                  <w:rFonts w:eastAsia="Times New Roman" w:cstheme="minorHAnsi"/>
                  <w:lang w:eastAsia="es-ES"/>
                </w:rPr>
                <w:delText>Gingerbread</w:delText>
              </w:r>
              <w:r w:rsidRPr="000907FD">
                <w:rPr>
                  <w:rFonts w:cstheme="minorHAnsi"/>
                </w:rPr>
                <w:fldChar w:fldCharType="end"/>
              </w:r>
            </w:del>
            <w:ins w:id="1311" w:author="Redondo García Francisco Javier" w:date="2025-09-02T09:44:00Z">
              <w:r w:rsidR="0056181D">
                <w:fldChar w:fldCharType="begin"/>
              </w:r>
              <w:r w:rsidR="0056181D">
                <w:instrText xml:space="preserve"> HYPERLINK "https:</w:instrText>
              </w:r>
              <w:r w:rsidR="0056181D">
                <w:instrText xml:space="preserve">//es.wikipedia.org/wiki/Android_Gingerbread" \o "Android Gingerbread" </w:instrText>
              </w:r>
              <w:r w:rsidR="0056181D">
                <w:fldChar w:fldCharType="separate"/>
              </w:r>
              <w:proofErr w:type="spellStart"/>
              <w:r w:rsidRPr="00D73972">
                <w:rPr>
                  <w:lang w:eastAsia="es-ES"/>
                </w:rPr>
                <w:t>Gingerbread</w:t>
              </w:r>
              <w:proofErr w:type="spellEnd"/>
              <w:r w:rsidR="0056181D">
                <w:rPr>
                  <w:lang w:eastAsia="es-ES"/>
                </w:rPr>
                <w:fldChar w:fldCharType="end"/>
              </w:r>
            </w:ins>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32B2D33"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2.3 – 2.3.7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A719F19"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6 de diciembre de 2010</w:t>
            </w:r>
          </w:p>
        </w:tc>
      </w:tr>
      <w:tr w:rsidR="00260674" w:rsidRPr="00BD06F0" w14:paraId="1353468B"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9C87ECB" w14:textId="0CBEF0E4" w:rsidR="00260674" w:rsidRPr="00D73972" w:rsidRDefault="00260674" w:rsidP="00BD06F0">
            <w:pPr>
              <w:spacing w:before="100" w:beforeAutospacing="1" w:after="100" w:afterAutospacing="1" w:line="240" w:lineRule="auto"/>
              <w:jc w:val="center"/>
              <w:rPr>
                <w:lang w:eastAsia="es-ES"/>
              </w:rPr>
            </w:pPr>
            <w:del w:id="1312" w:author="Redondo García Francisco Javier" w:date="2025-09-02T09:44:00Z">
              <w:r w:rsidRPr="000907FD">
                <w:rPr>
                  <w:rFonts w:cstheme="minorHAnsi"/>
                </w:rPr>
                <w:fldChar w:fldCharType="begin"/>
              </w:r>
              <w:r w:rsidRPr="000907FD">
                <w:rPr>
                  <w:rFonts w:cstheme="minorHAnsi"/>
                </w:rPr>
                <w:delInstrText>HYPERLINK "https://es.wikipedia.org/wiki/Android_Honeycomb" \o "Android Honeycomb"</w:delInstrText>
              </w:r>
              <w:r w:rsidRPr="000907FD">
                <w:rPr>
                  <w:rFonts w:cstheme="minorHAnsi"/>
                </w:rPr>
                <w:fldChar w:fldCharType="separate"/>
              </w:r>
              <w:r w:rsidRPr="009B0570">
                <w:rPr>
                  <w:rFonts w:eastAsia="Times New Roman" w:cstheme="minorHAnsi"/>
                  <w:lang w:eastAsia="es-ES"/>
                </w:rPr>
                <w:delText>Honeycomb</w:delText>
              </w:r>
              <w:r w:rsidRPr="000907FD">
                <w:rPr>
                  <w:rFonts w:cstheme="minorHAnsi"/>
                </w:rPr>
                <w:fldChar w:fldCharType="end"/>
              </w:r>
              <w:r w:rsidRPr="000907FD">
                <w:rPr>
                  <w:rFonts w:cstheme="minorHAnsi"/>
                </w:rPr>
                <w:fldChar w:fldCharType="begin"/>
              </w:r>
              <w:r w:rsidRPr="000907FD">
                <w:rPr>
                  <w:rFonts w:cstheme="minorHAnsi"/>
                </w:rPr>
                <w:delInstrText>HYPERLINK "https://es.wikipedia.org/wiki/Android" \l "cite_note-60"</w:delInstrText>
              </w:r>
              <w:r w:rsidRPr="000907FD">
                <w:rPr>
                  <w:rFonts w:cstheme="minorHAnsi"/>
                </w:rPr>
                <w:fldChar w:fldCharType="separate"/>
              </w:r>
              <w:r w:rsidRPr="009B0570">
                <w:rPr>
                  <w:rFonts w:eastAsia="Times New Roman" w:cstheme="minorHAnsi"/>
                  <w:lang w:eastAsia="es-ES"/>
                </w:rPr>
                <w:delText>[60]</w:delText>
              </w:r>
              <w:r w:rsidRPr="000907FD">
                <w:rPr>
                  <w:rFonts w:cstheme="minorHAnsi"/>
                </w:rPr>
                <w:fldChar w:fldCharType="end"/>
              </w:r>
              <w:r w:rsidRPr="009B0570">
                <w:rPr>
                  <w:rFonts w:eastAsia="Times New Roman" w:cstheme="minorHAnsi"/>
                  <w:lang w:eastAsia="es-ES"/>
                </w:rPr>
                <w:delText>​</w:delText>
              </w:r>
            </w:del>
            <w:ins w:id="1313" w:author="Redondo García Francisco Javier" w:date="2025-09-02T09:44:00Z">
              <w:r w:rsidR="0056181D">
                <w:fldChar w:fldCharType="begin"/>
              </w:r>
              <w:r w:rsidR="0056181D">
                <w:instrText xml:space="preserve"> HYPERLINK "https://es.wikipedia.org/wiki/Android_Honeycomb" \o "Android Honeycomb" </w:instrText>
              </w:r>
              <w:r w:rsidR="0056181D">
                <w:fldChar w:fldCharType="separate"/>
              </w:r>
              <w:proofErr w:type="spellStart"/>
              <w:r w:rsidRPr="00D73972">
                <w:rPr>
                  <w:lang w:eastAsia="es-ES"/>
                </w:rPr>
                <w:t>Honeycomb</w:t>
              </w:r>
              <w:proofErr w:type="spellEnd"/>
              <w:r w:rsidR="0056181D">
                <w:rPr>
                  <w:lang w:eastAsia="es-ES"/>
                </w:rPr>
                <w:fldChar w:fldCharType="end"/>
              </w:r>
              <w:r w:rsidR="0056181D">
                <w:fldChar w:fldCharType="begin"/>
              </w:r>
              <w:r w:rsidR="0056181D">
                <w:instrText xml:space="preserve"> HYPERLINK "https://es.wikipedia.org/wiki/Android" \l "cite_note-60" </w:instrText>
              </w:r>
              <w:r w:rsidR="0056181D">
                <w:fldChar w:fldCharType="separate"/>
              </w:r>
              <w:r w:rsidRPr="00D73972">
                <w:rPr>
                  <w:lang w:eastAsia="es-ES"/>
                </w:rPr>
                <w:t>[60]</w:t>
              </w:r>
              <w:r w:rsidR="0056181D">
                <w:rPr>
                  <w:lang w:eastAsia="es-ES"/>
                </w:rPr>
                <w:fldChar w:fldCharType="end"/>
              </w:r>
              <w:r w:rsidRPr="00D73972">
                <w:rPr>
                  <w:lang w:eastAsia="es-ES"/>
                </w:rPr>
                <w:t>​</w:t>
              </w:r>
            </w:ins>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BB51074"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3.0 – 3.2.6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C4522C2"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22 de febrero de 2011</w:t>
            </w:r>
          </w:p>
        </w:tc>
      </w:tr>
      <w:tr w:rsidR="00260674" w:rsidRPr="00BD06F0" w14:paraId="071DD3F0"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CC602B5" w14:textId="142C02D8" w:rsidR="00260674" w:rsidRPr="00D73972" w:rsidRDefault="00260674" w:rsidP="00BD06F0">
            <w:pPr>
              <w:spacing w:before="100" w:beforeAutospacing="1" w:after="100" w:afterAutospacing="1" w:line="240" w:lineRule="auto"/>
              <w:jc w:val="center"/>
              <w:rPr>
                <w:lang w:eastAsia="es-ES"/>
              </w:rPr>
            </w:pPr>
            <w:del w:id="1314" w:author="Redondo García Francisco Javier" w:date="2025-09-02T09:44:00Z">
              <w:r w:rsidRPr="000907FD">
                <w:rPr>
                  <w:rFonts w:cstheme="minorHAnsi"/>
                </w:rPr>
                <w:fldChar w:fldCharType="begin"/>
              </w:r>
              <w:r w:rsidRPr="000907FD">
                <w:rPr>
                  <w:rFonts w:cstheme="minorHAnsi"/>
                </w:rPr>
                <w:delInstrText>HYPERLINK "https://es.wikipedia.org/wiki/Android_Ice_Cream_Sandwich" \o "Android Ice Cream Sandwich"</w:delInstrText>
              </w:r>
              <w:r w:rsidRPr="000907FD">
                <w:rPr>
                  <w:rFonts w:cstheme="minorHAnsi"/>
                </w:rPr>
                <w:fldChar w:fldCharType="separate"/>
              </w:r>
              <w:r w:rsidRPr="009B0570">
                <w:rPr>
                  <w:rFonts w:eastAsia="Times New Roman" w:cstheme="minorHAnsi"/>
                  <w:lang w:eastAsia="es-ES"/>
                </w:rPr>
                <w:delText>Ice Cream Sandwich</w:delText>
              </w:r>
              <w:r w:rsidRPr="000907FD">
                <w:rPr>
                  <w:rFonts w:cstheme="minorHAnsi"/>
                </w:rPr>
                <w:fldChar w:fldCharType="end"/>
              </w:r>
            </w:del>
            <w:ins w:id="1315" w:author="Redondo García Francisco Javier" w:date="2025-09-02T09:44:00Z">
              <w:r w:rsidR="0056181D">
                <w:fldChar w:fldCharType="begin"/>
              </w:r>
              <w:r w:rsidR="0056181D">
                <w:instrText xml:space="preserve"> HYPERLINK "https://es.wikipedia.org/wiki/Andro</w:instrText>
              </w:r>
              <w:r w:rsidR="0056181D">
                <w:instrText xml:space="preserve">id_Ice_Cream_Sandwich" \o "Android Ice Cream Sandwich" </w:instrText>
              </w:r>
              <w:r w:rsidR="0056181D">
                <w:fldChar w:fldCharType="separate"/>
              </w:r>
              <w:r w:rsidRPr="00D73972">
                <w:rPr>
                  <w:lang w:eastAsia="es-ES"/>
                </w:rPr>
                <w:t xml:space="preserve">Ice </w:t>
              </w:r>
              <w:proofErr w:type="spellStart"/>
              <w:r w:rsidRPr="00D73972">
                <w:rPr>
                  <w:lang w:eastAsia="es-ES"/>
                </w:rPr>
                <w:t>Cream</w:t>
              </w:r>
              <w:proofErr w:type="spellEnd"/>
              <w:r w:rsidRPr="00D73972">
                <w:rPr>
                  <w:lang w:eastAsia="es-ES"/>
                </w:rPr>
                <w:t xml:space="preserve"> </w:t>
              </w:r>
              <w:proofErr w:type="spellStart"/>
              <w:r w:rsidRPr="00D73972">
                <w:rPr>
                  <w:lang w:eastAsia="es-ES"/>
                </w:rPr>
                <w:t>Sandwich</w:t>
              </w:r>
              <w:proofErr w:type="spellEnd"/>
              <w:r w:rsidR="0056181D">
                <w:rPr>
                  <w:lang w:eastAsia="es-ES"/>
                </w:rPr>
                <w:fldChar w:fldCharType="end"/>
              </w:r>
            </w:ins>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362CD25"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4.0 – 4.0.5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064D3CB"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18 de octubre de 2011</w:t>
            </w:r>
          </w:p>
        </w:tc>
      </w:tr>
      <w:tr w:rsidR="00260674" w:rsidRPr="00BD06F0" w14:paraId="62FE06C2"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E5852B7" w14:textId="7775CBCB" w:rsidR="00260674" w:rsidRPr="00D73972" w:rsidRDefault="00260674" w:rsidP="00BD06F0">
            <w:pPr>
              <w:spacing w:before="100" w:beforeAutospacing="1" w:after="100" w:afterAutospacing="1" w:line="240" w:lineRule="auto"/>
              <w:jc w:val="center"/>
              <w:rPr>
                <w:lang w:eastAsia="es-ES"/>
              </w:rPr>
            </w:pPr>
            <w:del w:id="1316" w:author="Redondo García Francisco Javier" w:date="2025-09-02T09:44:00Z">
              <w:r w:rsidRPr="000907FD">
                <w:rPr>
                  <w:rFonts w:cstheme="minorHAnsi"/>
                </w:rPr>
                <w:fldChar w:fldCharType="begin"/>
              </w:r>
              <w:r w:rsidRPr="000907FD">
                <w:rPr>
                  <w:rFonts w:cstheme="minorHAnsi"/>
                </w:rPr>
                <w:delInstrText>HYPERLINK "https://es.wikipedia.org/wiki/Android_Jelly_Bean" \o "Android Jelly Bean"</w:delInstrText>
              </w:r>
              <w:r w:rsidRPr="000907FD">
                <w:rPr>
                  <w:rFonts w:cstheme="minorHAnsi"/>
                </w:rPr>
                <w:fldChar w:fldCharType="separate"/>
              </w:r>
              <w:r w:rsidRPr="009B0570">
                <w:rPr>
                  <w:rFonts w:eastAsia="Times New Roman" w:cstheme="minorHAnsi"/>
                  <w:lang w:eastAsia="es-ES"/>
                </w:rPr>
                <w:delText>Jelly Bean</w:delText>
              </w:r>
              <w:r w:rsidRPr="000907FD">
                <w:rPr>
                  <w:rFonts w:cstheme="minorHAnsi"/>
                </w:rPr>
                <w:fldChar w:fldCharType="end"/>
              </w:r>
            </w:del>
            <w:ins w:id="1317" w:author="Redondo García Francisco Javier" w:date="2025-09-02T09:44:00Z">
              <w:r w:rsidR="0056181D">
                <w:fldChar w:fldCharType="begin"/>
              </w:r>
              <w:r w:rsidR="0056181D">
                <w:instrText xml:space="preserve"> HYPERLINK "https://es.wikipedia.org/wiki/Android_Jelly_Bean" \o "Android Jelly Bean" </w:instrText>
              </w:r>
              <w:r w:rsidR="0056181D">
                <w:fldChar w:fldCharType="separate"/>
              </w:r>
              <w:proofErr w:type="spellStart"/>
              <w:r w:rsidRPr="00D73972">
                <w:rPr>
                  <w:lang w:eastAsia="es-ES"/>
                </w:rPr>
                <w:t>Jelly</w:t>
              </w:r>
              <w:proofErr w:type="spellEnd"/>
              <w:r w:rsidRPr="00D73972">
                <w:rPr>
                  <w:lang w:eastAsia="es-ES"/>
                </w:rPr>
                <w:t xml:space="preserve"> </w:t>
              </w:r>
              <w:proofErr w:type="spellStart"/>
              <w:r w:rsidRPr="00D73972">
                <w:rPr>
                  <w:lang w:eastAsia="es-ES"/>
                </w:rPr>
                <w:t>Bean</w:t>
              </w:r>
              <w:proofErr w:type="spellEnd"/>
              <w:r w:rsidR="0056181D">
                <w:rPr>
                  <w:lang w:eastAsia="es-ES"/>
                </w:rPr>
                <w:fldChar w:fldCharType="end"/>
              </w:r>
            </w:ins>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D69F69F"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4.1 – 4.3.1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526F7D2"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9 de julio de 2012</w:t>
            </w:r>
          </w:p>
        </w:tc>
      </w:tr>
      <w:tr w:rsidR="00260674" w:rsidRPr="00BD06F0" w14:paraId="423DCB5A"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65627A7" w14:textId="7D1814D7" w:rsidR="00260674" w:rsidRPr="00D73972" w:rsidRDefault="00260674" w:rsidP="00BD06F0">
            <w:pPr>
              <w:spacing w:before="100" w:beforeAutospacing="1" w:after="100" w:afterAutospacing="1" w:line="240" w:lineRule="auto"/>
              <w:jc w:val="center"/>
              <w:rPr>
                <w:lang w:eastAsia="es-ES"/>
              </w:rPr>
            </w:pPr>
            <w:del w:id="1318" w:author="Redondo García Francisco Javier" w:date="2025-09-02T09:44:00Z">
              <w:r w:rsidRPr="000907FD">
                <w:rPr>
                  <w:rFonts w:cstheme="minorHAnsi"/>
                </w:rPr>
                <w:fldChar w:fldCharType="begin"/>
              </w:r>
              <w:r w:rsidRPr="000907FD">
                <w:rPr>
                  <w:rFonts w:cstheme="minorHAnsi"/>
                </w:rPr>
                <w:delInstrText>HYPERLINK "https://es.wikipedia.org/wiki/Android_KitKat" \o "Android KitKat"</w:delInstrText>
              </w:r>
              <w:r w:rsidRPr="000907FD">
                <w:rPr>
                  <w:rFonts w:cstheme="minorHAnsi"/>
                </w:rPr>
                <w:fldChar w:fldCharType="separate"/>
              </w:r>
              <w:r w:rsidRPr="009B0570">
                <w:rPr>
                  <w:rFonts w:eastAsia="Times New Roman" w:cstheme="minorHAnsi"/>
                  <w:lang w:eastAsia="es-ES"/>
                </w:rPr>
                <w:delText>KitKat</w:delText>
              </w:r>
              <w:r w:rsidRPr="000907FD">
                <w:rPr>
                  <w:rFonts w:cstheme="minorHAnsi"/>
                </w:rPr>
                <w:fldChar w:fldCharType="end"/>
              </w:r>
            </w:del>
            <w:ins w:id="1319" w:author="Redondo García Francisco Javier" w:date="2025-09-02T09:44:00Z">
              <w:r w:rsidR="0056181D">
                <w:fldChar w:fldCharType="begin"/>
              </w:r>
              <w:r w:rsidR="0056181D">
                <w:instrText xml:space="preserve"> HYPERLINK "https://es.wikipedia.org/wiki/Android_KitKat" \o "Android KitKat" </w:instrText>
              </w:r>
              <w:r w:rsidR="0056181D">
                <w:fldChar w:fldCharType="separate"/>
              </w:r>
              <w:r w:rsidRPr="00D73972">
                <w:rPr>
                  <w:lang w:eastAsia="es-ES"/>
                </w:rPr>
                <w:t>KitKat</w:t>
              </w:r>
              <w:r w:rsidR="0056181D">
                <w:rPr>
                  <w:lang w:eastAsia="es-ES"/>
                </w:rPr>
                <w:fldChar w:fldCharType="end"/>
              </w:r>
            </w:ins>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23C1013"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4.4 – 4.4.4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541A403"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31 de octubre de 2013</w:t>
            </w:r>
          </w:p>
        </w:tc>
      </w:tr>
      <w:tr w:rsidR="00260674" w:rsidRPr="00BD06F0" w14:paraId="0A2668BC"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7AF0161" w14:textId="1FE4841A" w:rsidR="00260674" w:rsidRPr="00D73972" w:rsidRDefault="00260674" w:rsidP="00BD06F0">
            <w:pPr>
              <w:spacing w:before="100" w:beforeAutospacing="1" w:after="100" w:afterAutospacing="1" w:line="240" w:lineRule="auto"/>
              <w:jc w:val="center"/>
              <w:rPr>
                <w:lang w:eastAsia="es-ES"/>
              </w:rPr>
            </w:pPr>
            <w:del w:id="1320" w:author="Redondo García Francisco Javier" w:date="2025-09-02T09:44:00Z">
              <w:r w:rsidRPr="000907FD">
                <w:rPr>
                  <w:rFonts w:cstheme="minorHAnsi"/>
                </w:rPr>
                <w:fldChar w:fldCharType="begin"/>
              </w:r>
              <w:r w:rsidRPr="000907FD">
                <w:rPr>
                  <w:rFonts w:cstheme="minorHAnsi"/>
                </w:rPr>
                <w:delInstrText>HYPERLINK "https://es.wikipedia.org/wiki/Android_Lollipop" \o "Android Lollipop"</w:delInstrText>
              </w:r>
              <w:r w:rsidRPr="000907FD">
                <w:rPr>
                  <w:rFonts w:cstheme="minorHAnsi"/>
                </w:rPr>
                <w:fldChar w:fldCharType="separate"/>
              </w:r>
              <w:r w:rsidRPr="009B0570">
                <w:rPr>
                  <w:rFonts w:eastAsia="Times New Roman" w:cstheme="minorHAnsi"/>
                  <w:lang w:eastAsia="es-ES"/>
                </w:rPr>
                <w:delText>Lollipop</w:delText>
              </w:r>
              <w:r w:rsidRPr="000907FD">
                <w:rPr>
                  <w:rFonts w:cstheme="minorHAnsi"/>
                </w:rPr>
                <w:fldChar w:fldCharType="end"/>
              </w:r>
            </w:del>
            <w:ins w:id="1321" w:author="Redondo García Francisco Javier" w:date="2025-09-02T09:44:00Z">
              <w:r w:rsidR="0056181D">
                <w:fldChar w:fldCharType="begin"/>
              </w:r>
              <w:r w:rsidR="0056181D">
                <w:instrText xml:space="preserve"> HYPERLINK "https://es.wikipedia.org/wiki/Android_Lollipop" \o "Android Lollipop" </w:instrText>
              </w:r>
              <w:r w:rsidR="0056181D">
                <w:fldChar w:fldCharType="separate"/>
              </w:r>
              <w:proofErr w:type="spellStart"/>
              <w:r w:rsidRPr="00D73972">
                <w:rPr>
                  <w:lang w:eastAsia="es-ES"/>
                </w:rPr>
                <w:t>Lollipop</w:t>
              </w:r>
              <w:proofErr w:type="spellEnd"/>
              <w:r w:rsidR="0056181D">
                <w:rPr>
                  <w:lang w:eastAsia="es-ES"/>
                </w:rPr>
                <w:fldChar w:fldCharType="end"/>
              </w:r>
            </w:ins>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FD4BD3A"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5.0 – 5.1.1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F6C55DA"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4 de noviembre de 2014</w:t>
            </w:r>
          </w:p>
        </w:tc>
      </w:tr>
      <w:tr w:rsidR="00260674" w:rsidRPr="00BD06F0" w14:paraId="68FC6446"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E8CB448" w14:textId="1CACA700" w:rsidR="00260674" w:rsidRPr="00D73972" w:rsidRDefault="00260674" w:rsidP="00BD06F0">
            <w:pPr>
              <w:spacing w:before="100" w:beforeAutospacing="1" w:after="100" w:afterAutospacing="1" w:line="240" w:lineRule="auto"/>
              <w:jc w:val="center"/>
              <w:rPr>
                <w:lang w:eastAsia="es-ES"/>
              </w:rPr>
            </w:pPr>
            <w:del w:id="1322" w:author="Redondo García Francisco Javier" w:date="2025-09-02T09:44:00Z">
              <w:r w:rsidRPr="000907FD">
                <w:rPr>
                  <w:rFonts w:cstheme="minorHAnsi"/>
                </w:rPr>
                <w:fldChar w:fldCharType="begin"/>
              </w:r>
              <w:r w:rsidRPr="000907FD">
                <w:rPr>
                  <w:rFonts w:cstheme="minorHAnsi"/>
                </w:rPr>
                <w:delInstrText>HYPERLINK "https://es.wikipedia.org/wiki/Android_Marshmallow" \o "Android Marshmallow"</w:delInstrText>
              </w:r>
              <w:r w:rsidRPr="000907FD">
                <w:rPr>
                  <w:rFonts w:cstheme="minorHAnsi"/>
                </w:rPr>
                <w:fldChar w:fldCharType="separate"/>
              </w:r>
              <w:r w:rsidRPr="009B0570">
                <w:rPr>
                  <w:rFonts w:eastAsia="Times New Roman" w:cstheme="minorHAnsi"/>
                  <w:lang w:eastAsia="es-ES"/>
                </w:rPr>
                <w:delText>Marshmallow</w:delText>
              </w:r>
              <w:r w:rsidRPr="000907FD">
                <w:rPr>
                  <w:rFonts w:cstheme="minorHAnsi"/>
                </w:rPr>
                <w:fldChar w:fldCharType="end"/>
              </w:r>
            </w:del>
            <w:ins w:id="1323" w:author="Redondo García Francisco Javier" w:date="2025-09-02T09:44:00Z">
              <w:r w:rsidR="0056181D">
                <w:fldChar w:fldCharType="begin"/>
              </w:r>
              <w:r w:rsidR="0056181D">
                <w:instrText xml:space="preserve"> HY</w:instrText>
              </w:r>
              <w:r w:rsidR="0056181D">
                <w:instrText xml:space="preserve">PERLINK "https://es.wikipedia.org/wiki/Android_Marshmallow" \o "Android Marshmallow" </w:instrText>
              </w:r>
              <w:r w:rsidR="0056181D">
                <w:fldChar w:fldCharType="separate"/>
              </w:r>
              <w:proofErr w:type="spellStart"/>
              <w:r w:rsidRPr="00D73972">
                <w:rPr>
                  <w:lang w:eastAsia="es-ES"/>
                </w:rPr>
                <w:t>Marshmallow</w:t>
              </w:r>
              <w:proofErr w:type="spellEnd"/>
              <w:r w:rsidR="0056181D">
                <w:rPr>
                  <w:lang w:eastAsia="es-ES"/>
                </w:rPr>
                <w:fldChar w:fldCharType="end"/>
              </w:r>
            </w:ins>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6ED3300"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6.0 – 6.0.1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4CA8928"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29 de septiembre de 2015</w:t>
            </w:r>
          </w:p>
        </w:tc>
      </w:tr>
      <w:tr w:rsidR="00260674" w:rsidRPr="00BD06F0" w14:paraId="0280F316"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59FB9BB" w14:textId="268F5E67" w:rsidR="00260674" w:rsidRPr="00D73972" w:rsidRDefault="00260674" w:rsidP="00BD06F0">
            <w:pPr>
              <w:spacing w:before="100" w:beforeAutospacing="1" w:after="100" w:afterAutospacing="1" w:line="240" w:lineRule="auto"/>
              <w:jc w:val="center"/>
              <w:rPr>
                <w:lang w:eastAsia="es-ES"/>
              </w:rPr>
            </w:pPr>
            <w:del w:id="1324" w:author="Redondo García Francisco Javier" w:date="2025-09-02T09:44:00Z">
              <w:r w:rsidRPr="000907FD">
                <w:rPr>
                  <w:rFonts w:cstheme="minorHAnsi"/>
                </w:rPr>
                <w:fldChar w:fldCharType="begin"/>
              </w:r>
              <w:r w:rsidRPr="000907FD">
                <w:rPr>
                  <w:rFonts w:cstheme="minorHAnsi"/>
                </w:rPr>
                <w:delInstrText>HYPERLINK "https://es.wikipedia.org/wiki/Android_Nougat" \o "Android Nougat"</w:delInstrText>
              </w:r>
              <w:r w:rsidRPr="000907FD">
                <w:rPr>
                  <w:rFonts w:cstheme="minorHAnsi"/>
                </w:rPr>
                <w:fldChar w:fldCharType="separate"/>
              </w:r>
              <w:r w:rsidRPr="009B0570">
                <w:rPr>
                  <w:rFonts w:eastAsia="Times New Roman" w:cstheme="minorHAnsi"/>
                  <w:lang w:eastAsia="es-ES"/>
                </w:rPr>
                <w:delText>Nougat</w:delText>
              </w:r>
              <w:r w:rsidRPr="000907FD">
                <w:rPr>
                  <w:rFonts w:cstheme="minorHAnsi"/>
                </w:rPr>
                <w:fldChar w:fldCharType="end"/>
              </w:r>
            </w:del>
            <w:ins w:id="1325" w:author="Redondo García Francisco Javier" w:date="2025-09-02T09:44:00Z">
              <w:r w:rsidR="0056181D">
                <w:fldChar w:fldCharType="begin"/>
              </w:r>
              <w:r w:rsidR="0056181D">
                <w:instrText xml:space="preserve"> HYPERLINK "https://es.wikipedia.org/wiki/Android_Nougat" \o "Android Nougat" </w:instrText>
              </w:r>
              <w:r w:rsidR="0056181D">
                <w:fldChar w:fldCharType="separate"/>
              </w:r>
              <w:proofErr w:type="spellStart"/>
              <w:r w:rsidRPr="00D73972">
                <w:rPr>
                  <w:lang w:eastAsia="es-ES"/>
                </w:rPr>
                <w:t>Nougat</w:t>
              </w:r>
              <w:proofErr w:type="spellEnd"/>
              <w:r w:rsidR="0056181D">
                <w:rPr>
                  <w:lang w:eastAsia="es-ES"/>
                </w:rPr>
                <w:fldChar w:fldCharType="end"/>
              </w:r>
            </w:ins>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BA50EC7"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7.0 – 7.1.2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634CBF3"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15 de junio de 2016</w:t>
            </w:r>
          </w:p>
        </w:tc>
      </w:tr>
      <w:tr w:rsidR="00260674" w:rsidRPr="00BD06F0" w14:paraId="4FA75B85"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7FA433F" w14:textId="6525601F" w:rsidR="00260674" w:rsidRPr="00D73972" w:rsidRDefault="00260674" w:rsidP="00BD06F0">
            <w:pPr>
              <w:spacing w:before="100" w:beforeAutospacing="1" w:after="100" w:afterAutospacing="1" w:line="240" w:lineRule="auto"/>
              <w:jc w:val="center"/>
              <w:rPr>
                <w:lang w:eastAsia="es-ES"/>
              </w:rPr>
            </w:pPr>
            <w:del w:id="1326" w:author="Redondo García Francisco Javier" w:date="2025-09-02T09:44:00Z">
              <w:r w:rsidRPr="000907FD">
                <w:rPr>
                  <w:rFonts w:cstheme="minorHAnsi"/>
                </w:rPr>
                <w:fldChar w:fldCharType="begin"/>
              </w:r>
              <w:r w:rsidRPr="000907FD">
                <w:rPr>
                  <w:rFonts w:cstheme="minorHAnsi"/>
                </w:rPr>
                <w:delInstrText>HYPERLINK "https://es.wikipedia.org/wiki/Android_Oreo" \o "Android Oreo"</w:delInstrText>
              </w:r>
              <w:r w:rsidRPr="000907FD">
                <w:rPr>
                  <w:rFonts w:cstheme="minorHAnsi"/>
                </w:rPr>
                <w:fldChar w:fldCharType="separate"/>
              </w:r>
              <w:r w:rsidRPr="009B0570">
                <w:rPr>
                  <w:rFonts w:eastAsia="Times New Roman" w:cstheme="minorHAnsi"/>
                  <w:lang w:eastAsia="es-ES"/>
                </w:rPr>
                <w:delText>Oreo</w:delText>
              </w:r>
              <w:r w:rsidRPr="000907FD">
                <w:rPr>
                  <w:rFonts w:cstheme="minorHAnsi"/>
                </w:rPr>
                <w:fldChar w:fldCharType="end"/>
              </w:r>
            </w:del>
            <w:ins w:id="1327" w:author="Redondo García Francisco Javier" w:date="2025-09-02T09:44:00Z">
              <w:r w:rsidR="0056181D">
                <w:fldChar w:fldCharType="begin"/>
              </w:r>
              <w:r w:rsidR="0056181D">
                <w:instrText xml:space="preserve"> HYPERLINK "https://es.wikipedia.org/wiki/Android_Oreo" \o "Android Oreo" </w:instrText>
              </w:r>
              <w:r w:rsidR="0056181D">
                <w:fldChar w:fldCharType="separate"/>
              </w:r>
              <w:r w:rsidRPr="00D73972">
                <w:rPr>
                  <w:lang w:eastAsia="es-ES"/>
                </w:rPr>
                <w:t>Oreo</w:t>
              </w:r>
              <w:r w:rsidR="0056181D">
                <w:rPr>
                  <w:lang w:eastAsia="es-ES"/>
                </w:rPr>
                <w:fldChar w:fldCharType="end"/>
              </w:r>
            </w:ins>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6F2A0D4"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8.0 – 8.1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510C6CC"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21 de agosto de 2017</w:t>
            </w:r>
          </w:p>
        </w:tc>
      </w:tr>
      <w:tr w:rsidR="00260674" w:rsidRPr="00BD06F0" w14:paraId="08372DD6"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26EEE3B" w14:textId="65E562C5" w:rsidR="00260674" w:rsidRPr="00D73972" w:rsidRDefault="00260674" w:rsidP="00BD06F0">
            <w:pPr>
              <w:spacing w:before="100" w:beforeAutospacing="1" w:after="100" w:afterAutospacing="1" w:line="240" w:lineRule="auto"/>
              <w:jc w:val="center"/>
              <w:rPr>
                <w:lang w:eastAsia="es-ES"/>
              </w:rPr>
            </w:pPr>
            <w:del w:id="1328" w:author="Redondo García Francisco Javier" w:date="2025-09-02T09:44:00Z">
              <w:r w:rsidRPr="000907FD">
                <w:rPr>
                  <w:rFonts w:cstheme="minorHAnsi"/>
                </w:rPr>
                <w:fldChar w:fldCharType="begin"/>
              </w:r>
              <w:r w:rsidRPr="000907FD">
                <w:rPr>
                  <w:rFonts w:cstheme="minorHAnsi"/>
                </w:rPr>
                <w:delInstrText>HYPERLINK "https://es.wikipedia.org/wiki/Android_Pie" \o "Android Pie"</w:delInstrText>
              </w:r>
              <w:r w:rsidRPr="000907FD">
                <w:rPr>
                  <w:rFonts w:cstheme="minorHAnsi"/>
                </w:rPr>
                <w:fldChar w:fldCharType="separate"/>
              </w:r>
              <w:r w:rsidRPr="009B0570">
                <w:rPr>
                  <w:rFonts w:eastAsia="Times New Roman" w:cstheme="minorHAnsi"/>
                  <w:lang w:eastAsia="es-ES"/>
                </w:rPr>
                <w:delText>Pie</w:delText>
              </w:r>
              <w:r w:rsidRPr="000907FD">
                <w:rPr>
                  <w:rFonts w:cstheme="minorHAnsi"/>
                </w:rPr>
                <w:fldChar w:fldCharType="end"/>
              </w:r>
            </w:del>
            <w:ins w:id="1329" w:author="Redondo García Francisco Javier" w:date="2025-09-02T09:44:00Z">
              <w:r w:rsidR="0056181D">
                <w:fldChar w:fldCharType="begin"/>
              </w:r>
              <w:r w:rsidR="0056181D">
                <w:instrText xml:space="preserve"> HYPERLINK "https://e</w:instrText>
              </w:r>
              <w:r w:rsidR="0056181D">
                <w:instrText xml:space="preserve">s.wikipedia.org/wiki/Android_Pie" \o "Android Pie" </w:instrText>
              </w:r>
              <w:r w:rsidR="0056181D">
                <w:fldChar w:fldCharType="separate"/>
              </w:r>
              <w:r w:rsidRPr="00D73972">
                <w:rPr>
                  <w:lang w:eastAsia="es-ES"/>
                </w:rPr>
                <w:t>Pie</w:t>
              </w:r>
              <w:r w:rsidR="0056181D">
                <w:rPr>
                  <w:lang w:eastAsia="es-ES"/>
                </w:rPr>
                <w:fldChar w:fldCharType="end"/>
              </w:r>
            </w:ins>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4B6435F"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9.0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F43699A"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6 de agosto de 2018</w:t>
            </w:r>
          </w:p>
        </w:tc>
      </w:tr>
      <w:tr w:rsidR="00260674" w:rsidRPr="00BD06F0" w14:paraId="6C493800"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7E62C01" w14:textId="2C0B13C8" w:rsidR="00260674" w:rsidRPr="00D73972" w:rsidRDefault="00260674" w:rsidP="00BD06F0">
            <w:pPr>
              <w:spacing w:before="100" w:beforeAutospacing="1" w:after="100" w:afterAutospacing="1" w:line="240" w:lineRule="auto"/>
              <w:jc w:val="center"/>
              <w:rPr>
                <w:lang w:eastAsia="es-ES"/>
              </w:rPr>
            </w:pPr>
            <w:del w:id="1330" w:author="Redondo García Francisco Javier" w:date="2025-09-02T09:44:00Z">
              <w:r w:rsidRPr="000907FD">
                <w:rPr>
                  <w:rFonts w:cstheme="minorHAnsi"/>
                </w:rPr>
                <w:fldChar w:fldCharType="begin"/>
              </w:r>
              <w:r w:rsidRPr="000907FD">
                <w:rPr>
                  <w:rFonts w:cstheme="minorHAnsi"/>
                </w:rPr>
                <w:delInstrText>HYPERLINK "https://es.wikipedia.org/wiki/Android_10" \o "Android 10"</w:delInstrText>
              </w:r>
              <w:r w:rsidRPr="000907FD">
                <w:rPr>
                  <w:rFonts w:cstheme="minorHAnsi"/>
                </w:rPr>
                <w:fldChar w:fldCharType="separate"/>
              </w:r>
              <w:r w:rsidRPr="009B0570">
                <w:rPr>
                  <w:rFonts w:eastAsia="Times New Roman" w:cstheme="minorHAnsi"/>
                  <w:lang w:eastAsia="es-ES"/>
                </w:rPr>
                <w:delText>10</w:delText>
              </w:r>
              <w:r w:rsidRPr="000907FD">
                <w:rPr>
                  <w:rFonts w:cstheme="minorHAnsi"/>
                </w:rPr>
                <w:fldChar w:fldCharType="end"/>
              </w:r>
            </w:del>
            <w:ins w:id="1331" w:author="Redondo García Francisco Javier" w:date="2025-09-02T09:44:00Z">
              <w:r w:rsidR="0056181D">
                <w:fldChar w:fldCharType="begin"/>
              </w:r>
              <w:r w:rsidR="0056181D">
                <w:instrText xml:space="preserve"> HYPERLINK "https://es.wikipedia.org/wiki/Android_10" \o "Android 10" </w:instrText>
              </w:r>
              <w:r w:rsidR="0056181D">
                <w:fldChar w:fldCharType="separate"/>
              </w:r>
              <w:r w:rsidRPr="00D73972">
                <w:rPr>
                  <w:lang w:eastAsia="es-ES"/>
                </w:rPr>
                <w:t>10</w:t>
              </w:r>
              <w:r w:rsidR="0056181D">
                <w:rPr>
                  <w:lang w:eastAsia="es-ES"/>
                </w:rPr>
                <w:fldChar w:fldCharType="end"/>
              </w:r>
            </w:ins>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4330438"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10.0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435BABA"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3 de septiembre de 2019</w:t>
            </w:r>
          </w:p>
        </w:tc>
      </w:tr>
      <w:tr w:rsidR="00260674" w:rsidRPr="00BD06F0" w14:paraId="38AEA3BE"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FF64E50" w14:textId="4002AEEE" w:rsidR="00260674" w:rsidRPr="00D73972" w:rsidRDefault="00260674" w:rsidP="00BD06F0">
            <w:pPr>
              <w:spacing w:before="100" w:beforeAutospacing="1" w:after="100" w:afterAutospacing="1" w:line="240" w:lineRule="auto"/>
              <w:jc w:val="center"/>
              <w:rPr>
                <w:lang w:eastAsia="es-ES"/>
              </w:rPr>
            </w:pPr>
            <w:del w:id="1332" w:author="Redondo García Francisco Javier" w:date="2025-09-02T09:44:00Z">
              <w:r w:rsidRPr="000907FD">
                <w:rPr>
                  <w:rFonts w:cstheme="minorHAnsi"/>
                </w:rPr>
                <w:fldChar w:fldCharType="begin"/>
              </w:r>
              <w:r w:rsidRPr="000907FD">
                <w:rPr>
                  <w:rFonts w:cstheme="minorHAnsi"/>
                </w:rPr>
                <w:delInstrText>HYPERLINK "https://es.wikipedia.org/wiki/Android_11" \o "Android 11"</w:delInstrText>
              </w:r>
              <w:r w:rsidRPr="000907FD">
                <w:rPr>
                  <w:rFonts w:cstheme="minorHAnsi"/>
                </w:rPr>
                <w:fldChar w:fldCharType="separate"/>
              </w:r>
              <w:r w:rsidRPr="009B0570">
                <w:rPr>
                  <w:rFonts w:eastAsia="Times New Roman" w:cstheme="minorHAnsi"/>
                  <w:lang w:eastAsia="es-ES"/>
                </w:rPr>
                <w:delText>11</w:delText>
              </w:r>
              <w:r w:rsidRPr="000907FD">
                <w:rPr>
                  <w:rFonts w:cstheme="minorHAnsi"/>
                </w:rPr>
                <w:fldChar w:fldCharType="end"/>
              </w:r>
            </w:del>
            <w:ins w:id="1333" w:author="Redondo García Francisco Javier" w:date="2025-09-02T09:44:00Z">
              <w:r w:rsidR="0056181D">
                <w:fldChar w:fldCharType="begin"/>
              </w:r>
              <w:r w:rsidR="0056181D">
                <w:instrText xml:space="preserve"> HYPERLINK "https://es.wikipedia.org/wiki/Android_11" \o "Android 11" </w:instrText>
              </w:r>
              <w:r w:rsidR="0056181D">
                <w:fldChar w:fldCharType="separate"/>
              </w:r>
              <w:r w:rsidRPr="00D73972">
                <w:rPr>
                  <w:lang w:eastAsia="es-ES"/>
                </w:rPr>
                <w:t>11</w:t>
              </w:r>
              <w:r w:rsidR="0056181D">
                <w:rPr>
                  <w:lang w:eastAsia="es-ES"/>
                </w:rPr>
                <w:fldChar w:fldCharType="end"/>
              </w:r>
            </w:ins>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72725B6"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11.0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3DE7801"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8 de septiembre de 2020</w:t>
            </w:r>
          </w:p>
        </w:tc>
      </w:tr>
      <w:tr w:rsidR="00260674" w:rsidRPr="00BD06F0" w14:paraId="26A95C2E"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ECC80B9" w14:textId="41FDC10B" w:rsidR="00260674" w:rsidRPr="00D73972" w:rsidRDefault="00260674" w:rsidP="00BD06F0">
            <w:pPr>
              <w:spacing w:before="100" w:beforeAutospacing="1" w:after="100" w:afterAutospacing="1" w:line="240" w:lineRule="auto"/>
              <w:jc w:val="center"/>
              <w:rPr>
                <w:lang w:eastAsia="es-ES"/>
              </w:rPr>
            </w:pPr>
            <w:del w:id="1334" w:author="Redondo García Francisco Javier" w:date="2025-09-02T09:44:00Z">
              <w:r w:rsidRPr="000907FD">
                <w:rPr>
                  <w:rFonts w:cstheme="minorHAnsi"/>
                </w:rPr>
                <w:fldChar w:fldCharType="begin"/>
              </w:r>
              <w:r w:rsidRPr="000907FD">
                <w:rPr>
                  <w:rFonts w:cstheme="minorHAnsi"/>
                </w:rPr>
                <w:delInstrText>HYPERLINK "https://es.wikipedia.org/wiki/Android_12" \o "Android 12"</w:delInstrText>
              </w:r>
              <w:r w:rsidRPr="000907FD">
                <w:rPr>
                  <w:rFonts w:cstheme="minorHAnsi"/>
                </w:rPr>
                <w:fldChar w:fldCharType="separate"/>
              </w:r>
              <w:r w:rsidRPr="009B0570">
                <w:rPr>
                  <w:rFonts w:eastAsia="Times New Roman" w:cstheme="minorHAnsi"/>
                  <w:lang w:eastAsia="es-ES"/>
                </w:rPr>
                <w:delText>12</w:delText>
              </w:r>
              <w:r w:rsidRPr="000907FD">
                <w:rPr>
                  <w:rFonts w:cstheme="minorHAnsi"/>
                </w:rPr>
                <w:fldChar w:fldCharType="end"/>
              </w:r>
            </w:del>
            <w:ins w:id="1335" w:author="Redondo García Francisco Javier" w:date="2025-09-02T09:44:00Z">
              <w:r w:rsidR="0056181D">
                <w:fldChar w:fldCharType="begin"/>
              </w:r>
              <w:r w:rsidR="0056181D">
                <w:instrText xml:space="preserve"> HYPERLINK "https://es.wikipedia.org/wiki/Android_12" \o "Android 12" </w:instrText>
              </w:r>
              <w:r w:rsidR="0056181D">
                <w:fldChar w:fldCharType="separate"/>
              </w:r>
              <w:r w:rsidRPr="00D73972">
                <w:rPr>
                  <w:lang w:eastAsia="es-ES"/>
                </w:rPr>
                <w:t>12</w:t>
              </w:r>
              <w:r w:rsidR="0056181D">
                <w:rPr>
                  <w:lang w:eastAsia="es-ES"/>
                </w:rPr>
                <w:fldChar w:fldCharType="end"/>
              </w:r>
            </w:ins>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67304BD"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12.0 - 12L</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5897DBC"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4 de octubre de 2021</w:t>
            </w:r>
          </w:p>
        </w:tc>
      </w:tr>
      <w:tr w:rsidR="00260674" w:rsidRPr="00BD06F0" w14:paraId="0D4A46EB"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A42241B" w14:textId="3EE3A201" w:rsidR="00260674" w:rsidRPr="00D73972" w:rsidRDefault="00260674" w:rsidP="00BD06F0">
            <w:pPr>
              <w:spacing w:before="100" w:beforeAutospacing="1" w:after="100" w:afterAutospacing="1" w:line="240" w:lineRule="auto"/>
              <w:jc w:val="center"/>
              <w:rPr>
                <w:lang w:eastAsia="es-ES"/>
              </w:rPr>
            </w:pPr>
            <w:del w:id="1336" w:author="Redondo García Francisco Javier" w:date="2025-09-02T09:44:00Z">
              <w:r w:rsidRPr="000907FD">
                <w:rPr>
                  <w:rFonts w:cstheme="minorHAnsi"/>
                </w:rPr>
                <w:fldChar w:fldCharType="begin"/>
              </w:r>
              <w:r w:rsidRPr="000907FD">
                <w:rPr>
                  <w:rFonts w:cstheme="minorHAnsi"/>
                </w:rPr>
                <w:delInstrText>HYPERLINK "https://es.wikipedia.org/wiki/Android_13" \o "Android 13"</w:delInstrText>
              </w:r>
              <w:r w:rsidRPr="000907FD">
                <w:rPr>
                  <w:rFonts w:cstheme="minorHAnsi"/>
                </w:rPr>
                <w:fldChar w:fldCharType="separate"/>
              </w:r>
              <w:r w:rsidRPr="009B0570">
                <w:rPr>
                  <w:rFonts w:eastAsia="Times New Roman" w:cstheme="minorHAnsi"/>
                  <w:lang w:eastAsia="es-ES"/>
                </w:rPr>
                <w:delText>13</w:delText>
              </w:r>
              <w:r w:rsidRPr="000907FD">
                <w:rPr>
                  <w:rFonts w:cstheme="minorHAnsi"/>
                </w:rPr>
                <w:fldChar w:fldCharType="end"/>
              </w:r>
            </w:del>
            <w:ins w:id="1337" w:author="Redondo García Francisco Javier" w:date="2025-09-02T09:44:00Z">
              <w:r w:rsidR="0056181D">
                <w:fldChar w:fldCharType="begin"/>
              </w:r>
              <w:r w:rsidR="0056181D">
                <w:instrText xml:space="preserve"> HYPERLINK "https://es.wikipedia.org/wiki/Android_13" \o "Android 13" </w:instrText>
              </w:r>
              <w:r w:rsidR="0056181D">
                <w:fldChar w:fldCharType="separate"/>
              </w:r>
              <w:r w:rsidRPr="00D73972">
                <w:rPr>
                  <w:lang w:eastAsia="es-ES"/>
                </w:rPr>
                <w:t>13</w:t>
              </w:r>
              <w:r w:rsidR="0056181D">
                <w:rPr>
                  <w:lang w:eastAsia="es-ES"/>
                </w:rPr>
                <w:fldChar w:fldCharType="end"/>
              </w:r>
            </w:ins>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6700004"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13.0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1BD7BFB"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15 de agosto de 2022</w:t>
            </w:r>
          </w:p>
        </w:tc>
      </w:tr>
      <w:tr w:rsidR="00260674" w:rsidRPr="00BD06F0" w14:paraId="075976BC"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58F6D39" w14:textId="3DCAE67E" w:rsidR="00260674" w:rsidRPr="00D73972" w:rsidRDefault="00260674" w:rsidP="00BD06F0">
            <w:pPr>
              <w:spacing w:before="100" w:beforeAutospacing="1" w:after="100" w:afterAutospacing="1" w:line="240" w:lineRule="auto"/>
              <w:jc w:val="center"/>
              <w:rPr>
                <w:lang w:eastAsia="es-ES"/>
              </w:rPr>
            </w:pPr>
            <w:del w:id="1338" w:author="Redondo García Francisco Javier" w:date="2025-09-02T09:44:00Z">
              <w:r w:rsidRPr="000907FD">
                <w:rPr>
                  <w:rFonts w:cstheme="minorHAnsi"/>
                </w:rPr>
                <w:fldChar w:fldCharType="begin"/>
              </w:r>
              <w:r w:rsidRPr="000907FD">
                <w:rPr>
                  <w:rFonts w:cstheme="minorHAnsi"/>
                </w:rPr>
                <w:delInstrText>HYPERLINK "https://es.wikipedia.org/wiki/Android_14" \o "Android 14"</w:delInstrText>
              </w:r>
              <w:r w:rsidRPr="000907FD">
                <w:rPr>
                  <w:rFonts w:cstheme="minorHAnsi"/>
                </w:rPr>
                <w:fldChar w:fldCharType="separate"/>
              </w:r>
              <w:r w:rsidRPr="009B0570">
                <w:rPr>
                  <w:rFonts w:eastAsia="Times New Roman" w:cstheme="minorHAnsi"/>
                  <w:lang w:eastAsia="es-ES"/>
                </w:rPr>
                <w:delText>14</w:delText>
              </w:r>
              <w:r w:rsidRPr="000907FD">
                <w:rPr>
                  <w:rFonts w:cstheme="minorHAnsi"/>
                </w:rPr>
                <w:fldChar w:fldCharType="end"/>
              </w:r>
            </w:del>
            <w:ins w:id="1339" w:author="Redondo García Francisco Javier" w:date="2025-09-02T09:44:00Z">
              <w:r w:rsidR="0056181D">
                <w:fldChar w:fldCharType="begin"/>
              </w:r>
              <w:r w:rsidR="0056181D">
                <w:instrText xml:space="preserve"> HYPERLINK "https://es.wikipedia.org/wiki/Android_14" \o "Android 14" </w:instrText>
              </w:r>
              <w:r w:rsidR="0056181D">
                <w:fldChar w:fldCharType="separate"/>
              </w:r>
              <w:r w:rsidRPr="00D73972">
                <w:rPr>
                  <w:lang w:eastAsia="es-ES"/>
                </w:rPr>
                <w:t>14</w:t>
              </w:r>
              <w:r w:rsidR="0056181D">
                <w:rPr>
                  <w:lang w:eastAsia="es-ES"/>
                </w:rPr>
                <w:fldChar w:fldCharType="end"/>
              </w:r>
            </w:ins>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A5E2B54"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14.0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9B106AA"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4 de octubre de 2023</w:t>
            </w:r>
          </w:p>
        </w:tc>
      </w:tr>
      <w:tr w:rsidR="00260674" w:rsidRPr="00BD06F0" w14:paraId="3A11AF1B"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E2CCF02" w14:textId="2BF9395B" w:rsidR="00260674" w:rsidRPr="00D73972" w:rsidRDefault="00260674" w:rsidP="00BD06F0">
            <w:pPr>
              <w:spacing w:before="100" w:beforeAutospacing="1" w:after="100" w:afterAutospacing="1" w:line="240" w:lineRule="auto"/>
              <w:jc w:val="center"/>
              <w:rPr>
                <w:lang w:eastAsia="es-ES"/>
              </w:rPr>
            </w:pPr>
            <w:del w:id="1340" w:author="Redondo García Francisco Javier" w:date="2025-09-02T09:44:00Z">
              <w:r w:rsidRPr="000907FD">
                <w:rPr>
                  <w:rFonts w:cstheme="minorHAnsi"/>
                </w:rPr>
                <w:lastRenderedPageBreak/>
                <w:fldChar w:fldCharType="begin"/>
              </w:r>
              <w:r w:rsidRPr="000907FD">
                <w:rPr>
                  <w:rFonts w:cstheme="minorHAnsi"/>
                </w:rPr>
                <w:delInstrText>HYPERLINK "https://es.wikipedia.org/wiki/Android_15" \o "Android 15"</w:delInstrText>
              </w:r>
              <w:r w:rsidRPr="000907FD">
                <w:rPr>
                  <w:rFonts w:cstheme="minorHAnsi"/>
                </w:rPr>
                <w:fldChar w:fldCharType="separate"/>
              </w:r>
              <w:r w:rsidRPr="009B0570">
                <w:rPr>
                  <w:rFonts w:eastAsia="Times New Roman" w:cstheme="minorHAnsi"/>
                  <w:lang w:eastAsia="es-ES"/>
                </w:rPr>
                <w:delText>15</w:delText>
              </w:r>
              <w:r w:rsidRPr="000907FD">
                <w:rPr>
                  <w:rFonts w:cstheme="minorHAnsi"/>
                </w:rPr>
                <w:fldChar w:fldCharType="end"/>
              </w:r>
            </w:del>
            <w:ins w:id="1341" w:author="Redondo García Francisco Javier" w:date="2025-09-02T09:44:00Z">
              <w:r w:rsidR="0056181D">
                <w:fldChar w:fldCharType="begin"/>
              </w:r>
              <w:r w:rsidR="0056181D">
                <w:instrText xml:space="preserve"> HYPERLINK "https://es.wikipedia.org/wiki/Android_15" \o "Android 15" </w:instrText>
              </w:r>
              <w:r w:rsidR="0056181D">
                <w:fldChar w:fldCharType="separate"/>
              </w:r>
              <w:r w:rsidRPr="00D73972">
                <w:rPr>
                  <w:lang w:eastAsia="es-ES"/>
                </w:rPr>
                <w:t>15</w:t>
              </w:r>
              <w:r w:rsidR="0056181D">
                <w:rPr>
                  <w:lang w:eastAsia="es-ES"/>
                </w:rPr>
                <w:fldChar w:fldCharType="end"/>
              </w:r>
            </w:ins>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80E48DB"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15.0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70DDE31"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15 de octubre de 2024</w:t>
            </w:r>
          </w:p>
        </w:tc>
      </w:tr>
      <w:tr w:rsidR="00260674" w:rsidRPr="00EA15A9" w14:paraId="5B4134F6"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3776637" w14:textId="131A19C6" w:rsidR="00260674" w:rsidRPr="00D73972" w:rsidRDefault="00260674" w:rsidP="00BD06F0">
            <w:pPr>
              <w:spacing w:before="100" w:beforeAutospacing="1" w:after="100" w:afterAutospacing="1" w:line="240" w:lineRule="auto"/>
              <w:jc w:val="center"/>
              <w:rPr>
                <w:lang w:eastAsia="es-ES"/>
              </w:rPr>
            </w:pPr>
            <w:del w:id="1342" w:author="Redondo García Francisco Javier" w:date="2025-09-02T09:44:00Z">
              <w:r w:rsidRPr="000907FD">
                <w:rPr>
                  <w:rFonts w:cstheme="minorHAnsi"/>
                </w:rPr>
                <w:fldChar w:fldCharType="begin"/>
              </w:r>
              <w:r w:rsidRPr="000907FD">
                <w:rPr>
                  <w:rFonts w:cstheme="minorHAnsi"/>
                </w:rPr>
                <w:delInstrText>HYPERLINK "https://es.wikipedia.org/wiki/Android_16" \o "Android 16"</w:delInstrText>
              </w:r>
              <w:r w:rsidRPr="000907FD">
                <w:rPr>
                  <w:rFonts w:cstheme="minorHAnsi"/>
                </w:rPr>
                <w:fldChar w:fldCharType="separate"/>
              </w:r>
              <w:r w:rsidRPr="009B0570">
                <w:rPr>
                  <w:rFonts w:eastAsia="Times New Roman" w:cstheme="minorHAnsi"/>
                  <w:lang w:eastAsia="es-ES"/>
                </w:rPr>
                <w:delText>Baklava</w:delText>
              </w:r>
              <w:r w:rsidRPr="000907FD">
                <w:rPr>
                  <w:rFonts w:cstheme="minorHAnsi"/>
                </w:rPr>
                <w:fldChar w:fldCharType="end"/>
              </w:r>
              <w:r w:rsidRPr="000907FD">
                <w:rPr>
                  <w:rFonts w:cstheme="minorHAnsi"/>
                </w:rPr>
                <w:fldChar w:fldCharType="begin"/>
              </w:r>
              <w:r w:rsidRPr="000907FD">
                <w:rPr>
                  <w:rFonts w:cstheme="minorHAnsi"/>
                </w:rPr>
                <w:delInstrText>HYPERLINK "https://es.wikipedia.org/wiki/Android" \l "cite_note-61"</w:delInstrText>
              </w:r>
              <w:r w:rsidRPr="000907FD">
                <w:rPr>
                  <w:rFonts w:cstheme="minorHAnsi"/>
                </w:rPr>
                <w:fldChar w:fldCharType="separate"/>
              </w:r>
              <w:r w:rsidRPr="009B0570">
                <w:rPr>
                  <w:rFonts w:eastAsia="Times New Roman" w:cstheme="minorHAnsi"/>
                  <w:lang w:eastAsia="es-ES"/>
                </w:rPr>
                <w:delText>[61]</w:delText>
              </w:r>
              <w:r w:rsidRPr="000907FD">
                <w:rPr>
                  <w:rFonts w:cstheme="minorHAnsi"/>
                </w:rPr>
                <w:fldChar w:fldCharType="end"/>
              </w:r>
              <w:r w:rsidRPr="009B0570">
                <w:rPr>
                  <w:rFonts w:eastAsia="Times New Roman" w:cstheme="minorHAnsi"/>
                  <w:lang w:eastAsia="es-ES"/>
                </w:rPr>
                <w:delText>​</w:delText>
              </w:r>
            </w:del>
            <w:ins w:id="1343" w:author="Redondo García Francisco Javier" w:date="2025-09-02T09:44:00Z">
              <w:r w:rsidR="0056181D">
                <w:fldChar w:fldCharType="begin"/>
              </w:r>
              <w:r w:rsidR="0056181D">
                <w:instrText xml:space="preserve"> HYPERLINK "https://es.wikipedia.org/wiki/Android_16" \o "Android 16" </w:instrText>
              </w:r>
              <w:r w:rsidR="0056181D">
                <w:fldChar w:fldCharType="separate"/>
              </w:r>
              <w:r w:rsidRPr="00D73972">
                <w:rPr>
                  <w:lang w:eastAsia="es-ES"/>
                </w:rPr>
                <w:t>Baklava</w:t>
              </w:r>
              <w:r w:rsidR="0056181D">
                <w:rPr>
                  <w:lang w:eastAsia="es-ES"/>
                </w:rPr>
                <w:fldChar w:fldCharType="end"/>
              </w:r>
            </w:ins>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69929CB"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16.0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CE5141B" w14:textId="77777777" w:rsidR="00260674" w:rsidRPr="00D73972" w:rsidRDefault="00260674" w:rsidP="00BD06F0">
            <w:pPr>
              <w:keepNext/>
              <w:spacing w:before="100" w:beforeAutospacing="1" w:after="100" w:afterAutospacing="1" w:line="240" w:lineRule="auto"/>
              <w:jc w:val="center"/>
              <w:rPr>
                <w:lang w:eastAsia="es-ES"/>
              </w:rPr>
            </w:pPr>
            <w:r w:rsidRPr="00D73972">
              <w:rPr>
                <w:lang w:eastAsia="es-ES"/>
              </w:rPr>
              <w:t>18 de noviembre de 2024</w:t>
            </w:r>
          </w:p>
        </w:tc>
      </w:tr>
    </w:tbl>
    <w:p w14:paraId="6F99A372" w14:textId="6B5B7FDE" w:rsidR="00260674" w:rsidRPr="00523702" w:rsidRDefault="00260674" w:rsidP="00DD6204">
      <w:pPr>
        <w:pStyle w:val="Descripcin"/>
        <w:jc w:val="center"/>
        <w:rPr>
          <w:rFonts w:ascii="Times New Roman" w:eastAsia="Times New Roman" w:hAnsi="Times New Roman" w:cs="Times New Roman"/>
          <w:lang w:eastAsia="es-ES"/>
        </w:rPr>
      </w:pPr>
      <w:bookmarkStart w:id="1344" w:name="_Ref200115585"/>
      <w:bookmarkStart w:id="1345" w:name="_Toc207314995"/>
      <w:bookmarkStart w:id="1346" w:name="_Toc202786422"/>
      <w:commentRangeStart w:id="1347"/>
      <w:r>
        <w:t xml:space="preserve">Tabla </w:t>
      </w:r>
      <w:r w:rsidR="00DE1F43">
        <w:fldChar w:fldCharType="begin"/>
      </w:r>
      <w:r w:rsidR="00DE1F43">
        <w:instrText xml:space="preserve"> SEQ Tabla \* ARABIC </w:instrText>
      </w:r>
      <w:r w:rsidR="00DE1F43">
        <w:fldChar w:fldCharType="separate"/>
      </w:r>
      <w:r w:rsidR="0020779A">
        <w:rPr>
          <w:noProof/>
        </w:rPr>
        <w:t>1</w:t>
      </w:r>
      <w:r w:rsidR="00DE1F43">
        <w:rPr>
          <w:noProof/>
        </w:rPr>
        <w:fldChar w:fldCharType="end"/>
      </w:r>
      <w:bookmarkEnd w:id="1344"/>
      <w:r>
        <w:t>: Versiones Android y fecha de lanzamiento</w:t>
      </w:r>
      <w:bookmarkEnd w:id="1345"/>
      <w:bookmarkEnd w:id="1346"/>
      <w:commentRangeEnd w:id="1347"/>
      <w:r w:rsidR="000907FD">
        <w:rPr>
          <w:rStyle w:val="Refdecomentario"/>
          <w:i w:val="0"/>
          <w:iCs w:val="0"/>
          <w:color w:val="auto"/>
        </w:rPr>
        <w:commentReference w:id="1347"/>
      </w:r>
    </w:p>
    <w:p w14:paraId="742043B2" w14:textId="7C08A54A" w:rsidR="00260674" w:rsidRDefault="00260674" w:rsidP="007C6C7B">
      <w:pPr>
        <w:rPr>
          <w:lang w:eastAsia="es-ES"/>
        </w:rPr>
      </w:pPr>
      <w:r>
        <w:rPr>
          <w:lang w:eastAsia="es-ES"/>
        </w:rPr>
        <w:t>Es recomen</w:t>
      </w:r>
      <w:r w:rsidR="00707686">
        <w:rPr>
          <w:lang w:eastAsia="es-ES"/>
        </w:rPr>
        <w:t>d</w:t>
      </w:r>
      <w:r>
        <w:rPr>
          <w:lang w:eastAsia="es-ES"/>
        </w:rPr>
        <w:t>able, también, a la hora del desarrollo, conocer qué versiones de Android son más utilizadas en los dispositivos que hay en el mercado. En la siguiente tabla se muestra la cuota de mercado de las distintas versiones hasta agosto de 2024</w:t>
      </w:r>
      <w:ins w:id="1348" w:author="Redondo García Francisco Javier" w:date="2025-09-02T09:44:00Z">
        <w:r w:rsidR="003067BC">
          <w:rPr>
            <w:lang w:eastAsia="es-ES"/>
          </w:rPr>
          <w:t xml:space="preserve"> </w:t>
        </w:r>
      </w:ins>
      <w:customXmlInsRangeStart w:id="1349" w:author="Redondo García Francisco Javier" w:date="2025-09-02T09:44:00Z"/>
      <w:sdt>
        <w:sdtPr>
          <w:rPr>
            <w:lang w:eastAsia="es-ES"/>
          </w:rPr>
          <w:id w:val="619566463"/>
          <w:citation/>
        </w:sdtPr>
        <w:sdtEndPr/>
        <w:sdtContent>
          <w:customXmlInsRangeEnd w:id="1349"/>
          <w:ins w:id="1350" w:author="Redondo García Francisco Javier" w:date="2025-09-02T09:44:00Z">
            <w:r w:rsidR="003067BC">
              <w:rPr>
                <w:lang w:eastAsia="es-ES"/>
              </w:rPr>
              <w:fldChar w:fldCharType="begin"/>
            </w:r>
            <w:r w:rsidR="003067BC">
              <w:rPr>
                <w:lang w:eastAsia="es-ES"/>
              </w:rPr>
              <w:instrText xml:space="preserve"> CITATION Sta \l 3082 </w:instrText>
            </w:r>
            <w:r w:rsidR="003067BC">
              <w:rPr>
                <w:lang w:eastAsia="es-ES"/>
              </w:rPr>
              <w:fldChar w:fldCharType="separate"/>
            </w:r>
            <w:r w:rsidR="00477B4E" w:rsidRPr="00477B4E">
              <w:rPr>
                <w:noProof/>
                <w:lang w:eastAsia="es-ES"/>
              </w:rPr>
              <w:t>[7]</w:t>
            </w:r>
            <w:r w:rsidR="003067BC">
              <w:rPr>
                <w:lang w:eastAsia="es-ES"/>
              </w:rPr>
              <w:fldChar w:fldCharType="end"/>
            </w:r>
          </w:ins>
          <w:customXmlInsRangeStart w:id="1351" w:author="Redondo García Francisco Javier" w:date="2025-09-02T09:44:00Z"/>
        </w:sdtContent>
      </w:sdt>
      <w:customXmlInsRangeEnd w:id="1351"/>
      <w:r>
        <w:rPr>
          <w:lang w:eastAsia="es-ES"/>
        </w:rPr>
        <w:t>.</w:t>
      </w:r>
    </w:p>
    <w:tbl>
      <w:tblPr>
        <w:tblStyle w:val="Tablaconcuadrcula"/>
        <w:tblW w:w="0" w:type="auto"/>
        <w:jc w:val="center"/>
        <w:tblLook w:val="04A0" w:firstRow="1" w:lastRow="0" w:firstColumn="1" w:lastColumn="0" w:noHBand="0" w:noVBand="1"/>
      </w:tblPr>
      <w:tblGrid>
        <w:gridCol w:w="2547"/>
        <w:gridCol w:w="2977"/>
      </w:tblGrid>
      <w:tr w:rsidR="00260674" w14:paraId="5C6DC26D" w14:textId="77777777" w:rsidTr="009F6F72">
        <w:trPr>
          <w:jc w:val="center"/>
        </w:trPr>
        <w:tc>
          <w:tcPr>
            <w:tcW w:w="2547" w:type="dxa"/>
          </w:tcPr>
          <w:p w14:paraId="14D20A77" w14:textId="77777777" w:rsidR="00260674" w:rsidRPr="009F6F72" w:rsidRDefault="00260674" w:rsidP="009F6F72">
            <w:pPr>
              <w:jc w:val="center"/>
              <w:rPr>
                <w:sz w:val="22"/>
                <w:szCs w:val="22"/>
                <w:lang w:eastAsia="es-ES"/>
              </w:rPr>
            </w:pPr>
            <w:r w:rsidRPr="009F6F72">
              <w:rPr>
                <w:sz w:val="22"/>
                <w:szCs w:val="22"/>
                <w:lang w:eastAsia="es-ES"/>
              </w:rPr>
              <w:t>Versión</w:t>
            </w:r>
          </w:p>
        </w:tc>
        <w:tc>
          <w:tcPr>
            <w:tcW w:w="2977" w:type="dxa"/>
          </w:tcPr>
          <w:p w14:paraId="58E82203" w14:textId="77777777" w:rsidR="00260674" w:rsidRPr="009F6F72" w:rsidRDefault="00260674" w:rsidP="009F6F72">
            <w:pPr>
              <w:jc w:val="center"/>
              <w:rPr>
                <w:sz w:val="22"/>
                <w:szCs w:val="22"/>
                <w:lang w:eastAsia="es-ES"/>
              </w:rPr>
            </w:pPr>
            <w:r w:rsidRPr="009F6F72">
              <w:rPr>
                <w:sz w:val="22"/>
                <w:szCs w:val="22"/>
                <w:lang w:eastAsia="es-ES"/>
              </w:rPr>
              <w:t>Cuota de mercado (%)</w:t>
            </w:r>
          </w:p>
        </w:tc>
      </w:tr>
      <w:tr w:rsidR="00260674" w14:paraId="474C68AA" w14:textId="77777777" w:rsidTr="009F6F72">
        <w:trPr>
          <w:jc w:val="center"/>
        </w:trPr>
        <w:tc>
          <w:tcPr>
            <w:tcW w:w="2547" w:type="dxa"/>
          </w:tcPr>
          <w:p w14:paraId="79C8BAAB" w14:textId="77777777" w:rsidR="00260674" w:rsidRPr="009F6F72" w:rsidRDefault="00260674" w:rsidP="009F6F72">
            <w:pPr>
              <w:jc w:val="center"/>
              <w:rPr>
                <w:sz w:val="22"/>
                <w:szCs w:val="22"/>
                <w:lang w:eastAsia="es-ES"/>
              </w:rPr>
            </w:pPr>
            <w:r w:rsidRPr="009F6F72">
              <w:rPr>
                <w:sz w:val="22"/>
                <w:szCs w:val="22"/>
                <w:lang w:eastAsia="es-ES"/>
              </w:rPr>
              <w:t>Android 14</w:t>
            </w:r>
          </w:p>
        </w:tc>
        <w:tc>
          <w:tcPr>
            <w:tcW w:w="2977" w:type="dxa"/>
          </w:tcPr>
          <w:p w14:paraId="24AE219E" w14:textId="77777777" w:rsidR="00260674" w:rsidRPr="009F6F72" w:rsidRDefault="00260674" w:rsidP="009F6F72">
            <w:pPr>
              <w:jc w:val="center"/>
              <w:rPr>
                <w:sz w:val="22"/>
                <w:szCs w:val="22"/>
                <w:lang w:eastAsia="es-ES"/>
              </w:rPr>
            </w:pPr>
            <w:r w:rsidRPr="009F6F72">
              <w:rPr>
                <w:sz w:val="22"/>
                <w:szCs w:val="22"/>
                <w:lang w:eastAsia="es-ES"/>
              </w:rPr>
              <w:t>30.84</w:t>
            </w:r>
          </w:p>
        </w:tc>
      </w:tr>
      <w:tr w:rsidR="00260674" w14:paraId="1E8F2E2D" w14:textId="77777777" w:rsidTr="009F6F72">
        <w:trPr>
          <w:jc w:val="center"/>
        </w:trPr>
        <w:tc>
          <w:tcPr>
            <w:tcW w:w="2547" w:type="dxa"/>
          </w:tcPr>
          <w:p w14:paraId="5958196C" w14:textId="77777777" w:rsidR="00260674" w:rsidRPr="009F6F72" w:rsidRDefault="00260674" w:rsidP="009F6F72">
            <w:pPr>
              <w:jc w:val="center"/>
              <w:rPr>
                <w:sz w:val="22"/>
                <w:szCs w:val="22"/>
                <w:lang w:eastAsia="es-ES"/>
              </w:rPr>
            </w:pPr>
            <w:r w:rsidRPr="009F6F72">
              <w:rPr>
                <w:sz w:val="22"/>
                <w:szCs w:val="22"/>
                <w:lang w:eastAsia="es-ES"/>
              </w:rPr>
              <w:t>Android 13</w:t>
            </w:r>
          </w:p>
        </w:tc>
        <w:tc>
          <w:tcPr>
            <w:tcW w:w="2977" w:type="dxa"/>
          </w:tcPr>
          <w:p w14:paraId="23D43202" w14:textId="77777777" w:rsidR="00260674" w:rsidRPr="009F6F72" w:rsidRDefault="00260674" w:rsidP="009F6F72">
            <w:pPr>
              <w:jc w:val="center"/>
              <w:rPr>
                <w:sz w:val="22"/>
                <w:szCs w:val="22"/>
                <w:lang w:eastAsia="es-ES"/>
              </w:rPr>
            </w:pPr>
            <w:r w:rsidRPr="009F6F72">
              <w:rPr>
                <w:sz w:val="22"/>
                <w:szCs w:val="22"/>
                <w:lang w:eastAsia="es-ES"/>
              </w:rPr>
              <w:t>20.57</w:t>
            </w:r>
          </w:p>
        </w:tc>
      </w:tr>
      <w:tr w:rsidR="00260674" w14:paraId="2F9A4983" w14:textId="77777777" w:rsidTr="009F6F72">
        <w:trPr>
          <w:jc w:val="center"/>
        </w:trPr>
        <w:tc>
          <w:tcPr>
            <w:tcW w:w="2547" w:type="dxa"/>
          </w:tcPr>
          <w:p w14:paraId="75EB37B5" w14:textId="77777777" w:rsidR="00260674" w:rsidRPr="009F6F72" w:rsidRDefault="00260674" w:rsidP="009F6F72">
            <w:pPr>
              <w:jc w:val="center"/>
              <w:rPr>
                <w:sz w:val="22"/>
                <w:szCs w:val="22"/>
                <w:lang w:eastAsia="es-ES"/>
              </w:rPr>
            </w:pPr>
            <w:r w:rsidRPr="009F6F72">
              <w:rPr>
                <w:sz w:val="22"/>
                <w:szCs w:val="22"/>
                <w:lang w:eastAsia="es-ES"/>
              </w:rPr>
              <w:t>Android 12</w:t>
            </w:r>
          </w:p>
        </w:tc>
        <w:tc>
          <w:tcPr>
            <w:tcW w:w="2977" w:type="dxa"/>
          </w:tcPr>
          <w:p w14:paraId="5BC4FFE8" w14:textId="77777777" w:rsidR="00260674" w:rsidRPr="009F6F72" w:rsidRDefault="00260674" w:rsidP="009F6F72">
            <w:pPr>
              <w:jc w:val="center"/>
              <w:rPr>
                <w:sz w:val="22"/>
                <w:szCs w:val="22"/>
                <w:lang w:eastAsia="es-ES"/>
              </w:rPr>
            </w:pPr>
            <w:r w:rsidRPr="009F6F72">
              <w:rPr>
                <w:sz w:val="22"/>
                <w:szCs w:val="22"/>
                <w:lang w:eastAsia="es-ES"/>
              </w:rPr>
              <w:t>15.09</w:t>
            </w:r>
          </w:p>
        </w:tc>
      </w:tr>
      <w:tr w:rsidR="00260674" w14:paraId="5900CFEA" w14:textId="77777777" w:rsidTr="009F6F72">
        <w:trPr>
          <w:jc w:val="center"/>
        </w:trPr>
        <w:tc>
          <w:tcPr>
            <w:tcW w:w="2547" w:type="dxa"/>
          </w:tcPr>
          <w:p w14:paraId="4D030573" w14:textId="77777777" w:rsidR="00260674" w:rsidRPr="009F6F72" w:rsidRDefault="00260674" w:rsidP="009F6F72">
            <w:pPr>
              <w:jc w:val="center"/>
              <w:rPr>
                <w:sz w:val="22"/>
                <w:szCs w:val="22"/>
                <w:lang w:eastAsia="es-ES"/>
              </w:rPr>
            </w:pPr>
            <w:r w:rsidRPr="009F6F72">
              <w:rPr>
                <w:sz w:val="22"/>
                <w:szCs w:val="22"/>
                <w:lang w:eastAsia="es-ES"/>
              </w:rPr>
              <w:t>Android 11</w:t>
            </w:r>
          </w:p>
        </w:tc>
        <w:tc>
          <w:tcPr>
            <w:tcW w:w="2977" w:type="dxa"/>
          </w:tcPr>
          <w:p w14:paraId="07F4E4F9" w14:textId="77777777" w:rsidR="00260674" w:rsidRPr="009F6F72" w:rsidRDefault="00260674" w:rsidP="009F6F72">
            <w:pPr>
              <w:jc w:val="center"/>
              <w:rPr>
                <w:sz w:val="22"/>
                <w:szCs w:val="22"/>
                <w:lang w:eastAsia="es-ES"/>
              </w:rPr>
            </w:pPr>
            <w:r w:rsidRPr="009F6F72">
              <w:rPr>
                <w:sz w:val="22"/>
                <w:szCs w:val="22"/>
                <w:lang w:eastAsia="es-ES"/>
              </w:rPr>
              <w:t>13.32</w:t>
            </w:r>
          </w:p>
        </w:tc>
      </w:tr>
      <w:tr w:rsidR="00260674" w14:paraId="08FBA593" w14:textId="77777777" w:rsidTr="009F6F72">
        <w:trPr>
          <w:jc w:val="center"/>
        </w:trPr>
        <w:tc>
          <w:tcPr>
            <w:tcW w:w="2547" w:type="dxa"/>
          </w:tcPr>
          <w:p w14:paraId="0F352B56" w14:textId="77777777" w:rsidR="00260674" w:rsidRPr="009F6F72" w:rsidRDefault="00260674" w:rsidP="009F6F72">
            <w:pPr>
              <w:jc w:val="center"/>
              <w:rPr>
                <w:sz w:val="22"/>
                <w:szCs w:val="22"/>
                <w:lang w:eastAsia="es-ES"/>
              </w:rPr>
            </w:pPr>
            <w:r w:rsidRPr="009F6F72">
              <w:rPr>
                <w:sz w:val="22"/>
                <w:szCs w:val="22"/>
                <w:lang w:eastAsia="es-ES"/>
              </w:rPr>
              <w:t>Android 10</w:t>
            </w:r>
          </w:p>
        </w:tc>
        <w:tc>
          <w:tcPr>
            <w:tcW w:w="2977" w:type="dxa"/>
          </w:tcPr>
          <w:p w14:paraId="05CC483B" w14:textId="77777777" w:rsidR="00260674" w:rsidRPr="009F6F72" w:rsidRDefault="00260674" w:rsidP="009F6F72">
            <w:pPr>
              <w:jc w:val="center"/>
              <w:rPr>
                <w:sz w:val="22"/>
                <w:szCs w:val="22"/>
                <w:lang w:eastAsia="es-ES"/>
              </w:rPr>
            </w:pPr>
            <w:r w:rsidRPr="009F6F72">
              <w:rPr>
                <w:sz w:val="22"/>
                <w:szCs w:val="22"/>
                <w:lang w:eastAsia="es-ES"/>
              </w:rPr>
              <w:t>7.23</w:t>
            </w:r>
          </w:p>
        </w:tc>
      </w:tr>
      <w:tr w:rsidR="00260674" w14:paraId="3DD8FE0F" w14:textId="77777777" w:rsidTr="009F6F72">
        <w:trPr>
          <w:jc w:val="center"/>
        </w:trPr>
        <w:tc>
          <w:tcPr>
            <w:tcW w:w="2547" w:type="dxa"/>
          </w:tcPr>
          <w:p w14:paraId="390BBD56" w14:textId="77777777" w:rsidR="00260674" w:rsidRPr="009F6F72" w:rsidRDefault="00260674" w:rsidP="009F6F72">
            <w:pPr>
              <w:jc w:val="center"/>
              <w:rPr>
                <w:sz w:val="22"/>
                <w:szCs w:val="22"/>
                <w:lang w:eastAsia="es-ES"/>
              </w:rPr>
            </w:pPr>
            <w:r w:rsidRPr="009F6F72">
              <w:rPr>
                <w:sz w:val="22"/>
                <w:szCs w:val="22"/>
                <w:lang w:eastAsia="es-ES"/>
              </w:rPr>
              <w:t>Android 9</w:t>
            </w:r>
          </w:p>
        </w:tc>
        <w:tc>
          <w:tcPr>
            <w:tcW w:w="2977" w:type="dxa"/>
          </w:tcPr>
          <w:p w14:paraId="126B6A48" w14:textId="77777777" w:rsidR="00260674" w:rsidRPr="009F6F72" w:rsidRDefault="00260674" w:rsidP="009F6F72">
            <w:pPr>
              <w:jc w:val="center"/>
              <w:rPr>
                <w:sz w:val="22"/>
                <w:szCs w:val="22"/>
                <w:lang w:eastAsia="es-ES"/>
              </w:rPr>
            </w:pPr>
            <w:r w:rsidRPr="009F6F72">
              <w:rPr>
                <w:sz w:val="22"/>
                <w:szCs w:val="22"/>
                <w:lang w:eastAsia="es-ES"/>
              </w:rPr>
              <w:t>4.63</w:t>
            </w:r>
          </w:p>
        </w:tc>
      </w:tr>
      <w:tr w:rsidR="00260674" w14:paraId="18643582" w14:textId="77777777" w:rsidTr="009F6F72">
        <w:trPr>
          <w:jc w:val="center"/>
        </w:trPr>
        <w:tc>
          <w:tcPr>
            <w:tcW w:w="2547" w:type="dxa"/>
          </w:tcPr>
          <w:p w14:paraId="48975E3D" w14:textId="77777777" w:rsidR="00260674" w:rsidRPr="009F6F72" w:rsidRDefault="00260674" w:rsidP="009F6F72">
            <w:pPr>
              <w:jc w:val="center"/>
              <w:rPr>
                <w:sz w:val="22"/>
                <w:szCs w:val="22"/>
                <w:lang w:eastAsia="es-ES"/>
              </w:rPr>
            </w:pPr>
            <w:r w:rsidRPr="009F6F72">
              <w:rPr>
                <w:sz w:val="22"/>
                <w:szCs w:val="22"/>
                <w:lang w:eastAsia="es-ES"/>
              </w:rPr>
              <w:t>Android 8</w:t>
            </w:r>
          </w:p>
        </w:tc>
        <w:tc>
          <w:tcPr>
            <w:tcW w:w="2977" w:type="dxa"/>
          </w:tcPr>
          <w:p w14:paraId="72072D5D" w14:textId="77777777" w:rsidR="00260674" w:rsidRPr="009F6F72" w:rsidRDefault="00260674" w:rsidP="009F6F72">
            <w:pPr>
              <w:jc w:val="center"/>
              <w:rPr>
                <w:sz w:val="22"/>
                <w:szCs w:val="22"/>
                <w:lang w:eastAsia="es-ES"/>
              </w:rPr>
            </w:pPr>
            <w:r w:rsidRPr="009F6F72">
              <w:rPr>
                <w:sz w:val="22"/>
                <w:szCs w:val="22"/>
                <w:lang w:eastAsia="es-ES"/>
              </w:rPr>
              <w:t>2.65</w:t>
            </w:r>
          </w:p>
        </w:tc>
      </w:tr>
      <w:tr w:rsidR="00260674" w14:paraId="427445B7" w14:textId="77777777" w:rsidTr="009F6F72">
        <w:trPr>
          <w:jc w:val="center"/>
        </w:trPr>
        <w:tc>
          <w:tcPr>
            <w:tcW w:w="2547" w:type="dxa"/>
          </w:tcPr>
          <w:p w14:paraId="57658548" w14:textId="77777777" w:rsidR="00260674" w:rsidRPr="009F6F72" w:rsidRDefault="00260674" w:rsidP="009F6F72">
            <w:pPr>
              <w:jc w:val="center"/>
              <w:rPr>
                <w:sz w:val="22"/>
                <w:szCs w:val="22"/>
                <w:lang w:eastAsia="es-ES"/>
              </w:rPr>
            </w:pPr>
            <w:r w:rsidRPr="009F6F72">
              <w:rPr>
                <w:sz w:val="22"/>
                <w:szCs w:val="22"/>
                <w:lang w:eastAsia="es-ES"/>
              </w:rPr>
              <w:t>Android 7</w:t>
            </w:r>
          </w:p>
        </w:tc>
        <w:tc>
          <w:tcPr>
            <w:tcW w:w="2977" w:type="dxa"/>
          </w:tcPr>
          <w:p w14:paraId="6CB6F8D0" w14:textId="77777777" w:rsidR="00260674" w:rsidRPr="009F6F72" w:rsidRDefault="00260674" w:rsidP="009F6F72">
            <w:pPr>
              <w:jc w:val="center"/>
              <w:rPr>
                <w:sz w:val="22"/>
                <w:szCs w:val="22"/>
                <w:lang w:eastAsia="es-ES"/>
              </w:rPr>
            </w:pPr>
            <w:r w:rsidRPr="009F6F72">
              <w:rPr>
                <w:sz w:val="22"/>
                <w:szCs w:val="22"/>
                <w:lang w:eastAsia="es-ES"/>
              </w:rPr>
              <w:t>1.21</w:t>
            </w:r>
          </w:p>
        </w:tc>
      </w:tr>
      <w:tr w:rsidR="00260674" w14:paraId="45F63D98" w14:textId="77777777" w:rsidTr="009F6F72">
        <w:trPr>
          <w:jc w:val="center"/>
        </w:trPr>
        <w:tc>
          <w:tcPr>
            <w:tcW w:w="2547" w:type="dxa"/>
          </w:tcPr>
          <w:p w14:paraId="01A34497" w14:textId="77777777" w:rsidR="00260674" w:rsidRPr="009F6F72" w:rsidRDefault="00260674" w:rsidP="009F6F72">
            <w:pPr>
              <w:jc w:val="center"/>
              <w:rPr>
                <w:sz w:val="22"/>
                <w:szCs w:val="22"/>
                <w:lang w:eastAsia="es-ES"/>
              </w:rPr>
            </w:pPr>
            <w:r w:rsidRPr="009F6F72">
              <w:rPr>
                <w:sz w:val="22"/>
                <w:szCs w:val="22"/>
                <w:lang w:eastAsia="es-ES"/>
              </w:rPr>
              <w:t>Otros</w:t>
            </w:r>
          </w:p>
        </w:tc>
        <w:tc>
          <w:tcPr>
            <w:tcW w:w="2977" w:type="dxa"/>
          </w:tcPr>
          <w:p w14:paraId="6F8B16CA" w14:textId="77777777" w:rsidR="00260674" w:rsidRPr="009F6F72" w:rsidRDefault="00260674" w:rsidP="009F6F72">
            <w:pPr>
              <w:jc w:val="center"/>
              <w:rPr>
                <w:sz w:val="22"/>
                <w:szCs w:val="22"/>
                <w:lang w:eastAsia="es-ES"/>
              </w:rPr>
            </w:pPr>
            <w:r w:rsidRPr="009F6F72">
              <w:rPr>
                <w:sz w:val="22"/>
                <w:szCs w:val="22"/>
                <w:lang w:eastAsia="es-ES"/>
              </w:rPr>
              <w:t>3.54</w:t>
            </w:r>
          </w:p>
        </w:tc>
      </w:tr>
    </w:tbl>
    <w:p w14:paraId="12A5B921" w14:textId="6D512549" w:rsidR="00260674" w:rsidRDefault="00260674" w:rsidP="00DD6204">
      <w:pPr>
        <w:pStyle w:val="Descripcin"/>
        <w:jc w:val="center"/>
        <w:rPr>
          <w:rFonts w:ascii="Times New Roman" w:eastAsia="Times New Roman" w:hAnsi="Times New Roman" w:cs="Times New Roman"/>
          <w:lang w:eastAsia="es-ES"/>
        </w:rPr>
      </w:pPr>
      <w:bookmarkStart w:id="1352" w:name="_Toc207314996"/>
      <w:bookmarkStart w:id="1353" w:name="_Toc202786423"/>
      <w:r>
        <w:t xml:space="preserve">Tabla </w:t>
      </w:r>
      <w:r w:rsidR="00DE1F43">
        <w:fldChar w:fldCharType="begin"/>
      </w:r>
      <w:r w:rsidR="00DE1F43">
        <w:instrText xml:space="preserve"> SEQ Tabla \* ARABIC </w:instrText>
      </w:r>
      <w:r w:rsidR="00DE1F43">
        <w:fldChar w:fldCharType="separate"/>
      </w:r>
      <w:r w:rsidR="0020779A">
        <w:rPr>
          <w:noProof/>
        </w:rPr>
        <w:t>2</w:t>
      </w:r>
      <w:r w:rsidR="00DE1F43">
        <w:rPr>
          <w:noProof/>
        </w:rPr>
        <w:fldChar w:fldCharType="end"/>
      </w:r>
      <w:r>
        <w:t>: Cuota de mercado de las versiones Android</w:t>
      </w:r>
      <w:bookmarkEnd w:id="1352"/>
      <w:bookmarkEnd w:id="1353"/>
    </w:p>
    <w:p w14:paraId="7ABBD058" w14:textId="2C3E9087" w:rsidR="00260674" w:rsidRPr="00DD6204" w:rsidRDefault="00260674" w:rsidP="00260674">
      <w:pPr>
        <w:pStyle w:val="Ttulo4"/>
      </w:pPr>
      <w:bookmarkStart w:id="1354" w:name="_Toc207317064"/>
      <w:r w:rsidRPr="00DD6204">
        <w:t xml:space="preserve">2.1.2.3. </w:t>
      </w:r>
      <w:r>
        <w:t xml:space="preserve">Estructura </w:t>
      </w:r>
      <w:commentRangeStart w:id="1355"/>
      <w:r>
        <w:t>fundamental</w:t>
      </w:r>
      <w:r w:rsidRPr="00DD6204">
        <w:t xml:space="preserve"> </w:t>
      </w:r>
      <w:r w:rsidR="00D73972">
        <w:t>de una aplicación</w:t>
      </w:r>
      <w:bookmarkEnd w:id="1354"/>
      <w:del w:id="1356" w:author="Redondo García Francisco Javier" w:date="2025-09-02T09:44:00Z">
        <w:r w:rsidRPr="00DD6204">
          <w:delText xml:space="preserve"> </w:delText>
        </w:r>
        <w:commentRangeEnd w:id="1355"/>
        <w:r w:rsidR="004D6850">
          <w:rPr>
            <w:rStyle w:val="Refdecomentario"/>
            <w:rFonts w:asciiTheme="minorHAnsi" w:eastAsiaTheme="minorHAnsi" w:hAnsiTheme="minorHAnsi" w:cstheme="minorBidi"/>
            <w:iCs w:val="0"/>
            <w:color w:val="auto"/>
          </w:rPr>
          <w:commentReference w:id="1355"/>
        </w:r>
      </w:del>
    </w:p>
    <w:p w14:paraId="1234CA5D" w14:textId="77777777" w:rsidR="00260674" w:rsidRPr="00B410D9" w:rsidRDefault="00260674" w:rsidP="00260674">
      <w:pPr>
        <w:pStyle w:val="Ttulo5"/>
      </w:pPr>
      <w:bookmarkStart w:id="1357" w:name="_Toc207317065"/>
      <w:r w:rsidRPr="00B410D9">
        <w:t xml:space="preserve">2.1.2.3.1. </w:t>
      </w:r>
      <w:r>
        <w:t>Actividad</w:t>
      </w:r>
      <w:bookmarkEnd w:id="1357"/>
    </w:p>
    <w:p w14:paraId="0E441825" w14:textId="39A325EB" w:rsidR="00260674" w:rsidRDefault="00260674" w:rsidP="009F6F72">
      <w:pPr>
        <w:rPr>
          <w:lang w:eastAsia="es-ES"/>
        </w:rPr>
      </w:pPr>
      <w:r>
        <w:rPr>
          <w:lang w:eastAsia="es-ES"/>
        </w:rPr>
        <w:t>Para entender la estructura fundamental de una aplicación Android es fundamental introducir el concepto de Actividad</w:t>
      </w:r>
      <w:del w:id="1358" w:author="Redondo García Francisco Javier" w:date="2025-09-02T09:44:00Z">
        <w:r>
          <w:rPr>
            <w:lang w:eastAsia="es-ES"/>
          </w:rPr>
          <w:delText>.</w:delText>
        </w:r>
      </w:del>
      <w:ins w:id="1359" w:author="Redondo García Francisco Javier" w:date="2025-09-02T09:44:00Z">
        <w:r w:rsidR="00C57518">
          <w:rPr>
            <w:lang w:eastAsia="es-ES"/>
          </w:rPr>
          <w:t xml:space="preserve"> </w:t>
        </w:r>
      </w:ins>
      <w:customXmlInsRangeStart w:id="1360" w:author="Redondo García Francisco Javier" w:date="2025-09-02T09:44:00Z"/>
      <w:sdt>
        <w:sdtPr>
          <w:rPr>
            <w:lang w:eastAsia="es-ES"/>
          </w:rPr>
          <w:id w:val="1002548281"/>
          <w:citation/>
        </w:sdtPr>
        <w:sdtEndPr/>
        <w:sdtContent>
          <w:customXmlInsRangeEnd w:id="1360"/>
          <w:ins w:id="1361" w:author="Redondo García Francisco Javier" w:date="2025-09-02T09:44:00Z">
            <w:r w:rsidR="00C57518">
              <w:rPr>
                <w:lang w:eastAsia="es-ES"/>
              </w:rPr>
              <w:fldChar w:fldCharType="begin"/>
            </w:r>
            <w:r w:rsidR="00C57518">
              <w:rPr>
                <w:lang w:eastAsia="es-ES"/>
              </w:rPr>
              <w:instrText xml:space="preserve"> CITATION Des23 \l 3082 </w:instrText>
            </w:r>
            <w:r w:rsidR="00C57518">
              <w:rPr>
                <w:lang w:eastAsia="es-ES"/>
              </w:rPr>
              <w:fldChar w:fldCharType="separate"/>
            </w:r>
            <w:r w:rsidR="00477B4E" w:rsidRPr="00477B4E">
              <w:rPr>
                <w:noProof/>
                <w:lang w:eastAsia="es-ES"/>
              </w:rPr>
              <w:t>[8]</w:t>
            </w:r>
            <w:r w:rsidR="00C57518">
              <w:rPr>
                <w:lang w:eastAsia="es-ES"/>
              </w:rPr>
              <w:fldChar w:fldCharType="end"/>
            </w:r>
          </w:ins>
          <w:customXmlInsRangeStart w:id="1362" w:author="Redondo García Francisco Javier" w:date="2025-09-02T09:44:00Z"/>
        </w:sdtContent>
      </w:sdt>
      <w:customXmlInsRangeEnd w:id="1362"/>
      <w:ins w:id="1363" w:author="Redondo García Francisco Javier" w:date="2025-09-02T09:44:00Z">
        <w:r>
          <w:rPr>
            <w:lang w:eastAsia="es-ES"/>
          </w:rPr>
          <w:t>.</w:t>
        </w:r>
      </w:ins>
      <w:r>
        <w:rPr>
          <w:lang w:eastAsia="es-ES"/>
        </w:rPr>
        <w:t xml:space="preserve"> </w:t>
      </w:r>
    </w:p>
    <w:p w14:paraId="655F0C6B" w14:textId="77777777" w:rsidR="00260674" w:rsidRDefault="00260674" w:rsidP="009F6F72">
      <w:pPr>
        <w:rPr>
          <w:lang w:eastAsia="es-ES"/>
        </w:rPr>
      </w:pPr>
      <w:r>
        <w:rPr>
          <w:lang w:eastAsia="es-ES"/>
        </w:rPr>
        <w:t>Una Actividad (</w:t>
      </w:r>
      <w:proofErr w:type="spellStart"/>
      <w:r>
        <w:rPr>
          <w:lang w:eastAsia="es-ES"/>
        </w:rPr>
        <w:t>Activity</w:t>
      </w:r>
      <w:proofErr w:type="spellEnd"/>
      <w:r>
        <w:rPr>
          <w:lang w:eastAsia="es-ES"/>
        </w:rPr>
        <w:t>) es uno de los componentes principales del ciclo de vida de cualquier aplicación Android. La finalidad de este componente es proporcionar una pantalla para realizar la interacción con el usuario. Se podría entender como cualquier parte visual del sistema, ya sea un formulario, una pantalla de inicio, o cualquier acción, como tomar una foto o enviar un correo electrónico.</w:t>
      </w:r>
    </w:p>
    <w:p w14:paraId="0A6C61EE" w14:textId="77777777" w:rsidR="00260674" w:rsidRPr="00B410D9" w:rsidRDefault="00260674" w:rsidP="009F6F72">
      <w:pPr>
        <w:rPr>
          <w:lang w:eastAsia="es-ES"/>
        </w:rPr>
      </w:pPr>
      <w:r w:rsidRPr="00B410D9">
        <w:rPr>
          <w:lang w:eastAsia="es-ES"/>
        </w:rPr>
        <w:t xml:space="preserve">El cambio de ventanas se maneja mediante </w:t>
      </w:r>
      <w:proofErr w:type="spellStart"/>
      <w:r w:rsidRPr="00B410D9">
        <w:rPr>
          <w:lang w:eastAsia="es-ES"/>
        </w:rPr>
        <w:t>Intents</w:t>
      </w:r>
      <w:proofErr w:type="spellEnd"/>
      <w:r w:rsidRPr="00B410D9">
        <w:rPr>
          <w:lang w:eastAsia="es-ES"/>
        </w:rPr>
        <w:t xml:space="preserve"> (que se explicarán más adelante), los cuales se almacenan en una pila. Cada actividad que se abre se pausa a la espera de ser retomada, lo que da lugar a la llamada "pila de retroceso". </w:t>
      </w:r>
    </w:p>
    <w:p w14:paraId="7AF5A101" w14:textId="77777777" w:rsidR="00260674" w:rsidRDefault="00260674" w:rsidP="009F6F72">
      <w:pPr>
        <w:rPr>
          <w:lang w:eastAsia="es-ES"/>
        </w:rPr>
      </w:pPr>
      <w:r w:rsidRPr="00B410D9">
        <w:rPr>
          <w:lang w:eastAsia="es-ES"/>
        </w:rPr>
        <w:t>Las actividades tienen cuatro posibles estados que están vinculados a esta pila:</w:t>
      </w:r>
    </w:p>
    <w:p w14:paraId="3C2E9062" w14:textId="77777777" w:rsidR="00260674" w:rsidRPr="009F6F72" w:rsidRDefault="00260674" w:rsidP="00C87F70">
      <w:pPr>
        <w:pStyle w:val="Prrafodelista"/>
        <w:numPr>
          <w:ilvl w:val="0"/>
          <w:numId w:val="32"/>
        </w:numPr>
        <w:rPr>
          <w:lang w:eastAsia="es-ES"/>
        </w:rPr>
      </w:pPr>
      <w:r w:rsidRPr="007C6C7B">
        <w:rPr>
          <w:b/>
          <w:bCs/>
          <w:lang w:eastAsia="es-ES"/>
        </w:rPr>
        <w:t>Running (Activo):</w:t>
      </w:r>
      <w:r w:rsidRPr="009F6F72">
        <w:rPr>
          <w:lang w:eastAsia="es-ES"/>
        </w:rPr>
        <w:t xml:space="preserve"> La actividad está en primer plano, mostrándose al usuario y situada en la cima de la pila. </w:t>
      </w:r>
    </w:p>
    <w:p w14:paraId="6165E487" w14:textId="77777777" w:rsidR="00260674" w:rsidRPr="009F6F72" w:rsidRDefault="00260674" w:rsidP="00C87F70">
      <w:pPr>
        <w:pStyle w:val="Prrafodelista"/>
        <w:numPr>
          <w:ilvl w:val="0"/>
          <w:numId w:val="32"/>
        </w:numPr>
        <w:rPr>
          <w:lang w:eastAsia="es-ES"/>
        </w:rPr>
      </w:pPr>
      <w:proofErr w:type="spellStart"/>
      <w:r w:rsidRPr="007C6C7B">
        <w:rPr>
          <w:b/>
          <w:bCs/>
          <w:lang w:eastAsia="es-ES"/>
        </w:rPr>
        <w:t>Paused</w:t>
      </w:r>
      <w:proofErr w:type="spellEnd"/>
      <w:r w:rsidRPr="007C6C7B">
        <w:rPr>
          <w:b/>
          <w:bCs/>
          <w:lang w:eastAsia="es-ES"/>
        </w:rPr>
        <w:t xml:space="preserve"> (Pausado):</w:t>
      </w:r>
      <w:r w:rsidRPr="009F6F72">
        <w:rPr>
          <w:lang w:eastAsia="es-ES"/>
        </w:rPr>
        <w:t xml:space="preserve"> La actividad está en segundo plano porque otra actividad está en primer plano. Si otra actividad se vuelve activa, esta pasa al siguiente estado.</w:t>
      </w:r>
    </w:p>
    <w:p w14:paraId="1CFD0296" w14:textId="77777777" w:rsidR="00260674" w:rsidRPr="009F6F72" w:rsidRDefault="00260674" w:rsidP="00C87F70">
      <w:pPr>
        <w:pStyle w:val="Prrafodelista"/>
        <w:numPr>
          <w:ilvl w:val="0"/>
          <w:numId w:val="32"/>
        </w:numPr>
        <w:rPr>
          <w:lang w:eastAsia="es-ES"/>
        </w:rPr>
      </w:pPr>
      <w:proofErr w:type="spellStart"/>
      <w:r w:rsidRPr="007C6C7B">
        <w:rPr>
          <w:b/>
          <w:bCs/>
          <w:lang w:eastAsia="es-ES"/>
        </w:rPr>
        <w:t>Stopped</w:t>
      </w:r>
      <w:proofErr w:type="spellEnd"/>
      <w:r w:rsidRPr="007C6C7B">
        <w:rPr>
          <w:b/>
          <w:bCs/>
          <w:lang w:eastAsia="es-ES"/>
        </w:rPr>
        <w:t xml:space="preserve"> (Parada):</w:t>
      </w:r>
      <w:r w:rsidRPr="009F6F72">
        <w:rPr>
          <w:lang w:eastAsia="es-ES"/>
        </w:rPr>
        <w:t xml:space="preserve"> La actividad no es visible y su estado debe ser guardado para su futura recuperación.</w:t>
      </w:r>
    </w:p>
    <w:p w14:paraId="3158EB6A" w14:textId="77777777" w:rsidR="00260674" w:rsidRPr="009F6F72" w:rsidRDefault="00260674" w:rsidP="00C87F70">
      <w:pPr>
        <w:pStyle w:val="Prrafodelista"/>
        <w:numPr>
          <w:ilvl w:val="0"/>
          <w:numId w:val="32"/>
        </w:numPr>
        <w:rPr>
          <w:lang w:eastAsia="es-ES"/>
        </w:rPr>
      </w:pPr>
      <w:proofErr w:type="spellStart"/>
      <w:r w:rsidRPr="007C6C7B">
        <w:rPr>
          <w:b/>
          <w:bCs/>
          <w:lang w:eastAsia="es-ES"/>
        </w:rPr>
        <w:t>Destroyed</w:t>
      </w:r>
      <w:proofErr w:type="spellEnd"/>
      <w:r w:rsidRPr="007C6C7B">
        <w:rPr>
          <w:b/>
          <w:bCs/>
          <w:lang w:eastAsia="es-ES"/>
        </w:rPr>
        <w:t xml:space="preserve"> (Destruida):</w:t>
      </w:r>
      <w:r w:rsidRPr="009F6F72">
        <w:rPr>
          <w:lang w:eastAsia="es-ES"/>
        </w:rPr>
        <w:t xml:space="preserve"> La actividad ha sido eliminada definitivamente y no puede ser recuperada, ya que ha salido de la pila.</w:t>
      </w:r>
    </w:p>
    <w:p w14:paraId="3B4C20D1" w14:textId="77777777" w:rsidR="00260674" w:rsidRPr="009F6F72" w:rsidRDefault="00260674" w:rsidP="007C6C7B">
      <w:pPr>
        <w:rPr>
          <w:lang w:eastAsia="es-ES"/>
        </w:rPr>
      </w:pPr>
      <w:r w:rsidRPr="009F6F72">
        <w:rPr>
          <w:lang w:eastAsia="es-ES"/>
        </w:rPr>
        <w:t xml:space="preserve">Para manejar estos estados, las actividades pueden definir las acciones a seguir mediante los siguientes métodos: </w:t>
      </w:r>
    </w:p>
    <w:p w14:paraId="7293CD8F" w14:textId="77777777" w:rsidR="00260674" w:rsidRPr="009F6F72" w:rsidRDefault="00260674" w:rsidP="00C87F70">
      <w:pPr>
        <w:pStyle w:val="Prrafodelista"/>
        <w:numPr>
          <w:ilvl w:val="0"/>
          <w:numId w:val="33"/>
        </w:numPr>
        <w:rPr>
          <w:lang w:eastAsia="es-ES"/>
        </w:rPr>
      </w:pPr>
      <w:proofErr w:type="spellStart"/>
      <w:r w:rsidRPr="007C6C7B">
        <w:rPr>
          <w:b/>
          <w:bCs/>
          <w:lang w:eastAsia="es-ES"/>
        </w:rPr>
        <w:t>onCreate</w:t>
      </w:r>
      <w:proofErr w:type="spellEnd"/>
      <w:r w:rsidRPr="007C6C7B">
        <w:rPr>
          <w:b/>
          <w:bCs/>
          <w:lang w:eastAsia="es-ES"/>
        </w:rPr>
        <w:t>():</w:t>
      </w:r>
      <w:r w:rsidRPr="009F6F72">
        <w:rPr>
          <w:lang w:eastAsia="es-ES"/>
        </w:rPr>
        <w:t xml:space="preserve"> Se llama una vez al crear la actividad. </w:t>
      </w:r>
    </w:p>
    <w:p w14:paraId="2B41ECC6" w14:textId="77777777" w:rsidR="00260674" w:rsidRPr="009F6F72" w:rsidRDefault="00260674" w:rsidP="00C87F70">
      <w:pPr>
        <w:pStyle w:val="Prrafodelista"/>
        <w:numPr>
          <w:ilvl w:val="0"/>
          <w:numId w:val="33"/>
        </w:numPr>
        <w:rPr>
          <w:lang w:eastAsia="es-ES"/>
        </w:rPr>
      </w:pPr>
      <w:proofErr w:type="spellStart"/>
      <w:r w:rsidRPr="007C6C7B">
        <w:rPr>
          <w:b/>
          <w:bCs/>
          <w:lang w:eastAsia="es-ES"/>
        </w:rPr>
        <w:t>onRestart</w:t>
      </w:r>
      <w:proofErr w:type="spellEnd"/>
      <w:r w:rsidRPr="007C6C7B">
        <w:rPr>
          <w:b/>
          <w:bCs/>
          <w:lang w:eastAsia="es-ES"/>
        </w:rPr>
        <w:t>():</w:t>
      </w:r>
      <w:r w:rsidRPr="009F6F72">
        <w:rPr>
          <w:lang w:eastAsia="es-ES"/>
        </w:rPr>
        <w:t xml:space="preserve"> Se llama cuando la actividad vuelve al primer plano. </w:t>
      </w:r>
    </w:p>
    <w:p w14:paraId="1B252B4B" w14:textId="77777777" w:rsidR="00260674" w:rsidRPr="009F6F72" w:rsidRDefault="00260674" w:rsidP="00C87F70">
      <w:pPr>
        <w:pStyle w:val="Prrafodelista"/>
        <w:numPr>
          <w:ilvl w:val="0"/>
          <w:numId w:val="33"/>
        </w:numPr>
        <w:rPr>
          <w:lang w:eastAsia="es-ES"/>
        </w:rPr>
      </w:pPr>
      <w:proofErr w:type="spellStart"/>
      <w:r w:rsidRPr="007C6C7B">
        <w:rPr>
          <w:b/>
          <w:bCs/>
          <w:lang w:eastAsia="es-ES"/>
        </w:rPr>
        <w:lastRenderedPageBreak/>
        <w:t>onStart</w:t>
      </w:r>
      <w:proofErr w:type="spellEnd"/>
      <w:r w:rsidRPr="007C6C7B">
        <w:rPr>
          <w:b/>
          <w:bCs/>
          <w:lang w:eastAsia="es-ES"/>
        </w:rPr>
        <w:t xml:space="preserve">(): </w:t>
      </w:r>
      <w:r w:rsidRPr="009F6F72">
        <w:rPr>
          <w:lang w:eastAsia="es-ES"/>
        </w:rPr>
        <w:t xml:space="preserve">Se llama cuando la actividad se vuelve visible al usuario. </w:t>
      </w:r>
    </w:p>
    <w:p w14:paraId="7BFA9B08" w14:textId="77777777" w:rsidR="00260674" w:rsidRPr="009F6F72" w:rsidRDefault="00260674" w:rsidP="00C87F70">
      <w:pPr>
        <w:pStyle w:val="Prrafodelista"/>
        <w:numPr>
          <w:ilvl w:val="0"/>
          <w:numId w:val="33"/>
        </w:numPr>
        <w:rPr>
          <w:lang w:eastAsia="es-ES"/>
        </w:rPr>
      </w:pPr>
      <w:proofErr w:type="spellStart"/>
      <w:r w:rsidRPr="007C6C7B">
        <w:rPr>
          <w:b/>
          <w:bCs/>
          <w:lang w:eastAsia="es-ES"/>
        </w:rPr>
        <w:t>onResume</w:t>
      </w:r>
      <w:proofErr w:type="spellEnd"/>
      <w:r w:rsidRPr="007C6C7B">
        <w:rPr>
          <w:b/>
          <w:bCs/>
          <w:lang w:eastAsia="es-ES"/>
        </w:rPr>
        <w:t>()</w:t>
      </w:r>
      <w:r w:rsidRPr="009F6F72">
        <w:rPr>
          <w:lang w:eastAsia="es-ES"/>
        </w:rPr>
        <w:t xml:space="preserve">: Se llama cada vez que el usuario vuelve a interactuar con la actividad. </w:t>
      </w:r>
    </w:p>
    <w:p w14:paraId="581A8A59" w14:textId="77777777" w:rsidR="00260674" w:rsidRPr="009F6F72" w:rsidRDefault="00260674" w:rsidP="00C87F70">
      <w:pPr>
        <w:pStyle w:val="Prrafodelista"/>
        <w:numPr>
          <w:ilvl w:val="0"/>
          <w:numId w:val="33"/>
        </w:numPr>
        <w:rPr>
          <w:lang w:eastAsia="es-ES"/>
        </w:rPr>
      </w:pPr>
      <w:proofErr w:type="spellStart"/>
      <w:r w:rsidRPr="007C6C7B">
        <w:rPr>
          <w:b/>
          <w:bCs/>
          <w:lang w:eastAsia="es-ES"/>
        </w:rPr>
        <w:t>onPause</w:t>
      </w:r>
      <w:proofErr w:type="spellEnd"/>
      <w:r w:rsidRPr="007C6C7B">
        <w:rPr>
          <w:b/>
          <w:bCs/>
          <w:lang w:eastAsia="es-ES"/>
        </w:rPr>
        <w:t>():</w:t>
      </w:r>
      <w:r w:rsidRPr="009F6F72">
        <w:rPr>
          <w:lang w:eastAsia="es-ES"/>
        </w:rPr>
        <w:t xml:space="preserve"> Se llama cuando otra actividad pasa al primer plano. </w:t>
      </w:r>
    </w:p>
    <w:p w14:paraId="0D3A6FB2" w14:textId="77777777" w:rsidR="00260674" w:rsidRPr="009F6F72" w:rsidRDefault="00260674" w:rsidP="00C87F70">
      <w:pPr>
        <w:pStyle w:val="Prrafodelista"/>
        <w:numPr>
          <w:ilvl w:val="0"/>
          <w:numId w:val="33"/>
        </w:numPr>
        <w:rPr>
          <w:lang w:eastAsia="es-ES"/>
        </w:rPr>
      </w:pPr>
      <w:proofErr w:type="spellStart"/>
      <w:r w:rsidRPr="007C6C7B">
        <w:rPr>
          <w:b/>
          <w:bCs/>
          <w:lang w:eastAsia="es-ES"/>
        </w:rPr>
        <w:t>onStop</w:t>
      </w:r>
      <w:proofErr w:type="spellEnd"/>
      <w:r w:rsidRPr="007C6C7B">
        <w:rPr>
          <w:b/>
          <w:bCs/>
          <w:lang w:eastAsia="es-ES"/>
        </w:rPr>
        <w:t>():</w:t>
      </w:r>
      <w:r w:rsidRPr="009F6F72">
        <w:rPr>
          <w:lang w:eastAsia="es-ES"/>
        </w:rPr>
        <w:t xml:space="preserve"> Se llama cuando la actividad deja de ser visible. </w:t>
      </w:r>
    </w:p>
    <w:p w14:paraId="15DBC0B4" w14:textId="77777777" w:rsidR="00260674" w:rsidRPr="009F6F72" w:rsidRDefault="00260674" w:rsidP="00C87F70">
      <w:pPr>
        <w:pStyle w:val="Prrafodelista"/>
        <w:numPr>
          <w:ilvl w:val="0"/>
          <w:numId w:val="33"/>
        </w:numPr>
        <w:rPr>
          <w:lang w:eastAsia="es-ES"/>
        </w:rPr>
      </w:pPr>
      <w:proofErr w:type="spellStart"/>
      <w:r w:rsidRPr="007C6C7B">
        <w:rPr>
          <w:b/>
          <w:bCs/>
          <w:lang w:eastAsia="es-ES"/>
        </w:rPr>
        <w:t>onDestroy</w:t>
      </w:r>
      <w:proofErr w:type="spellEnd"/>
      <w:r w:rsidRPr="007C6C7B">
        <w:rPr>
          <w:b/>
          <w:bCs/>
          <w:lang w:eastAsia="es-ES"/>
        </w:rPr>
        <w:t>():</w:t>
      </w:r>
      <w:r w:rsidRPr="009F6F72">
        <w:rPr>
          <w:lang w:eastAsia="es-ES"/>
        </w:rPr>
        <w:t xml:space="preserve"> Se llama cuando la actividad está finalizando, ya sea porque el método </w:t>
      </w:r>
      <w:proofErr w:type="spellStart"/>
      <w:r w:rsidRPr="007C6C7B">
        <w:rPr>
          <w:i/>
          <w:iCs/>
          <w:lang w:eastAsia="es-ES"/>
        </w:rPr>
        <w:t>onFinish</w:t>
      </w:r>
      <w:proofErr w:type="spellEnd"/>
      <w:r w:rsidRPr="007C6C7B">
        <w:rPr>
          <w:i/>
          <w:iCs/>
          <w:lang w:eastAsia="es-ES"/>
        </w:rPr>
        <w:t>()</w:t>
      </w:r>
      <w:r w:rsidRPr="009F6F72">
        <w:rPr>
          <w:lang w:eastAsia="es-ES"/>
        </w:rPr>
        <w:t xml:space="preserve"> fue llamado o para liberar memoria.</w:t>
      </w:r>
    </w:p>
    <w:p w14:paraId="2A7C8658" w14:textId="68BFCE39" w:rsidR="00260674" w:rsidRPr="009F6F72" w:rsidRDefault="00260674" w:rsidP="007C6C7B">
      <w:pPr>
        <w:rPr>
          <w:lang w:eastAsia="es-ES"/>
        </w:rPr>
      </w:pPr>
      <w:r w:rsidRPr="009F6F72">
        <w:rPr>
          <w:lang w:eastAsia="es-ES"/>
        </w:rPr>
        <w:t xml:space="preserve">En </w:t>
      </w:r>
      <w:commentRangeStart w:id="1364"/>
      <w:r w:rsidR="00707686" w:rsidRPr="009F6F72">
        <w:rPr>
          <w:lang w:eastAsia="es-ES"/>
        </w:rPr>
        <w:t xml:space="preserve">la </w:t>
      </w:r>
      <w:r w:rsidR="00707686" w:rsidRPr="009F6F72">
        <w:rPr>
          <w:i/>
          <w:iCs/>
          <w:lang w:eastAsia="es-ES"/>
        </w:rPr>
        <w:fldChar w:fldCharType="begin"/>
      </w:r>
      <w:r w:rsidR="00707686" w:rsidRPr="009F6F72">
        <w:rPr>
          <w:i/>
          <w:iCs/>
          <w:lang w:eastAsia="es-ES"/>
        </w:rPr>
        <w:instrText xml:space="preserve"> REF _Ref200024936 \h  \* MERGEFORMAT </w:instrText>
      </w:r>
      <w:r w:rsidR="00707686" w:rsidRPr="009F6F72">
        <w:rPr>
          <w:i/>
          <w:iCs/>
          <w:lang w:eastAsia="es-ES"/>
        </w:rPr>
      </w:r>
      <w:r w:rsidR="00707686" w:rsidRPr="009F6F72">
        <w:rPr>
          <w:i/>
          <w:iCs/>
          <w:lang w:eastAsia="es-ES"/>
        </w:rPr>
        <w:fldChar w:fldCharType="separate"/>
      </w:r>
      <w:r w:rsidR="0020779A" w:rsidRPr="0020779A">
        <w:rPr>
          <w:i/>
          <w:iCs/>
        </w:rPr>
        <w:t>Figura</w:t>
      </w:r>
      <w:r w:rsidR="0020779A">
        <w:t xml:space="preserve"> </w:t>
      </w:r>
      <w:del w:id="1365" w:author="Redondo García Francisco Javier" w:date="2025-09-02T09:44:00Z">
        <w:r w:rsidR="00707686" w:rsidRPr="009F6F72">
          <w:rPr>
            <w:noProof/>
          </w:rPr>
          <w:delText>6</w:delText>
        </w:r>
      </w:del>
      <w:ins w:id="1366" w:author="Redondo García Francisco Javier" w:date="2025-09-02T09:44:00Z">
        <w:r w:rsidR="0020779A">
          <w:rPr>
            <w:noProof/>
          </w:rPr>
          <w:t>7</w:t>
        </w:r>
      </w:ins>
      <w:r w:rsidR="00707686" w:rsidRPr="009F6F72">
        <w:rPr>
          <w:lang w:eastAsia="es-ES"/>
        </w:rPr>
        <w:fldChar w:fldCharType="end"/>
      </w:r>
      <w:r w:rsidRPr="009F6F72">
        <w:rPr>
          <w:lang w:eastAsia="es-ES"/>
        </w:rPr>
        <w:t xml:space="preserve"> </w:t>
      </w:r>
      <w:r w:rsidR="00707686" w:rsidRPr="009F6F72">
        <w:rPr>
          <w:lang w:eastAsia="es-ES"/>
        </w:rPr>
        <w:t xml:space="preserve">se </w:t>
      </w:r>
      <w:commentRangeEnd w:id="1364"/>
      <w:r w:rsidR="00E65B60">
        <w:rPr>
          <w:rStyle w:val="Refdecomentario"/>
        </w:rPr>
        <w:commentReference w:id="1364"/>
      </w:r>
      <w:r w:rsidR="00707686" w:rsidRPr="009F6F72">
        <w:rPr>
          <w:lang w:eastAsia="es-ES"/>
        </w:rPr>
        <w:t>ve</w:t>
      </w:r>
      <w:r w:rsidRPr="009F6F72">
        <w:rPr>
          <w:lang w:eastAsia="es-ES"/>
        </w:rPr>
        <w:t xml:space="preserve"> una representación del ciclo de vida de una actividad en Android</w:t>
      </w:r>
      <w:ins w:id="1367" w:author="Redondo García Francisco Javier" w:date="2025-09-02T09:44:00Z">
        <w:r w:rsidR="002261B3">
          <w:rPr>
            <w:lang w:eastAsia="es-ES"/>
          </w:rPr>
          <w:t xml:space="preserve"> </w:t>
        </w:r>
      </w:ins>
      <w:customXmlInsRangeStart w:id="1368" w:author="Redondo García Francisco Javier" w:date="2025-09-02T09:44:00Z"/>
      <w:sdt>
        <w:sdtPr>
          <w:rPr>
            <w:lang w:eastAsia="es-ES"/>
          </w:rPr>
          <w:id w:val="-704025087"/>
          <w:citation/>
        </w:sdtPr>
        <w:sdtEndPr/>
        <w:sdtContent>
          <w:customXmlInsRangeEnd w:id="1368"/>
          <w:ins w:id="1369" w:author="Redondo García Francisco Javier" w:date="2025-09-02T09:44:00Z">
            <w:r w:rsidR="002261B3">
              <w:rPr>
                <w:lang w:eastAsia="es-ES"/>
              </w:rPr>
              <w:fldChar w:fldCharType="begin"/>
            </w:r>
            <w:r w:rsidR="002261B3">
              <w:rPr>
                <w:lang w:eastAsia="es-ES"/>
              </w:rPr>
              <w:instrText xml:space="preserve"> CITATION And25 \l 3082 </w:instrText>
            </w:r>
            <w:r w:rsidR="002261B3">
              <w:rPr>
                <w:lang w:eastAsia="es-ES"/>
              </w:rPr>
              <w:fldChar w:fldCharType="separate"/>
            </w:r>
            <w:r w:rsidR="00477B4E" w:rsidRPr="00477B4E">
              <w:rPr>
                <w:noProof/>
                <w:lang w:eastAsia="es-ES"/>
              </w:rPr>
              <w:t>[9]</w:t>
            </w:r>
            <w:r w:rsidR="002261B3">
              <w:rPr>
                <w:lang w:eastAsia="es-ES"/>
              </w:rPr>
              <w:fldChar w:fldCharType="end"/>
            </w:r>
          </w:ins>
          <w:customXmlInsRangeStart w:id="1370" w:author="Redondo García Francisco Javier" w:date="2025-09-02T09:44:00Z"/>
        </w:sdtContent>
      </w:sdt>
      <w:customXmlInsRangeEnd w:id="1370"/>
      <w:r w:rsidRPr="009F6F72">
        <w:rPr>
          <w:lang w:eastAsia="es-ES"/>
        </w:rPr>
        <w:t>.</w:t>
      </w:r>
    </w:p>
    <w:p w14:paraId="063AA65A" w14:textId="77777777" w:rsidR="00260674" w:rsidRDefault="00260674" w:rsidP="00DD6204">
      <w:pPr>
        <w:keepNext/>
        <w:spacing w:before="100" w:beforeAutospacing="1" w:after="100" w:afterAutospacing="1" w:line="240" w:lineRule="auto"/>
        <w:jc w:val="center"/>
      </w:pPr>
      <w:r>
        <w:rPr>
          <w:noProof/>
        </w:rPr>
        <w:drawing>
          <wp:inline distT="0" distB="0" distL="0" distR="0" wp14:anchorId="4E79FC56" wp14:editId="38D23E84">
            <wp:extent cx="3864610" cy="5088890"/>
            <wp:effectExtent l="0" t="0" r="2540" b="0"/>
            <wp:docPr id="3" name="Imagen 3" descr="Ciclo de vida de una Actividad — Android | by Emmit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clo de vida de una Actividad — Android | by Emmita | Mediu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64610" cy="5088890"/>
                    </a:xfrm>
                    <a:prstGeom prst="rect">
                      <a:avLst/>
                    </a:prstGeom>
                    <a:noFill/>
                    <a:ln>
                      <a:noFill/>
                    </a:ln>
                  </pic:spPr>
                </pic:pic>
              </a:graphicData>
            </a:graphic>
          </wp:inline>
        </w:drawing>
      </w:r>
    </w:p>
    <w:p w14:paraId="130C9002" w14:textId="26339152" w:rsidR="00260674" w:rsidRPr="005D4CFE" w:rsidRDefault="00260674" w:rsidP="00DD6204">
      <w:pPr>
        <w:pStyle w:val="Descripcin"/>
        <w:jc w:val="center"/>
        <w:rPr>
          <w:rFonts w:ascii="Times New Roman" w:eastAsia="Times New Roman" w:hAnsi="Times New Roman" w:cs="Times New Roman"/>
          <w:lang w:eastAsia="es-ES"/>
        </w:rPr>
      </w:pPr>
      <w:bookmarkStart w:id="1371" w:name="_Ref200024936"/>
      <w:bookmarkStart w:id="1372" w:name="_Toc207314940"/>
      <w:bookmarkStart w:id="1373" w:name="_Toc202786368"/>
      <w:r>
        <w:t xml:space="preserve">Figura </w:t>
      </w:r>
      <w:r w:rsidR="00DE1F43">
        <w:fldChar w:fldCharType="begin"/>
      </w:r>
      <w:r w:rsidR="00DE1F43">
        <w:instrText xml:space="preserve"> SEQ Figura \* ARABIC </w:instrText>
      </w:r>
      <w:r w:rsidR="00DE1F43">
        <w:fldChar w:fldCharType="separate"/>
      </w:r>
      <w:r w:rsidR="00885F17">
        <w:rPr>
          <w:noProof/>
        </w:rPr>
        <w:t>7</w:t>
      </w:r>
      <w:r w:rsidR="00DE1F43">
        <w:rPr>
          <w:noProof/>
        </w:rPr>
        <w:fldChar w:fldCharType="end"/>
      </w:r>
      <w:bookmarkEnd w:id="1371"/>
      <w:r>
        <w:t>: Ciclo de vida de una actividad Android</w:t>
      </w:r>
      <w:bookmarkEnd w:id="1372"/>
      <w:bookmarkEnd w:id="1373"/>
    </w:p>
    <w:p w14:paraId="63FD50E0" w14:textId="77777777" w:rsidR="00260674" w:rsidRPr="00DD6204" w:rsidRDefault="00260674" w:rsidP="00260674">
      <w:pPr>
        <w:pStyle w:val="Ttulo5"/>
      </w:pPr>
      <w:bookmarkStart w:id="1374" w:name="_Toc207317066"/>
      <w:r w:rsidRPr="00DD6204">
        <w:t xml:space="preserve">2.1.2.3.2. </w:t>
      </w:r>
      <w:proofErr w:type="spellStart"/>
      <w:r>
        <w:t>Intents</w:t>
      </w:r>
      <w:bookmarkEnd w:id="1374"/>
      <w:proofErr w:type="spellEnd"/>
    </w:p>
    <w:p w14:paraId="08148B67" w14:textId="77777777" w:rsidR="00260674" w:rsidRPr="00B410D9" w:rsidRDefault="00260674" w:rsidP="007C6C7B">
      <w:pPr>
        <w:rPr>
          <w:lang w:eastAsia="es-ES"/>
        </w:rPr>
      </w:pPr>
      <w:r w:rsidRPr="00B410D9">
        <w:rPr>
          <w:lang w:eastAsia="es-ES"/>
        </w:rPr>
        <w:t xml:space="preserve">En Android, </w:t>
      </w:r>
      <w:proofErr w:type="spellStart"/>
      <w:r w:rsidRPr="00B410D9">
        <w:rPr>
          <w:lang w:eastAsia="es-ES"/>
        </w:rPr>
        <w:t>Intent</w:t>
      </w:r>
      <w:proofErr w:type="spellEnd"/>
      <w:r w:rsidRPr="00B410D9">
        <w:rPr>
          <w:lang w:eastAsia="es-ES"/>
        </w:rPr>
        <w:t xml:space="preserve"> es un mecanismo utilizado para la comunicación entre los distintos componentes del sistema. Se entiende como un mensaje asíncrono que permite solicitar una acción, que puede ser dentro de la aplicación o entre aplicaciones.</w:t>
      </w:r>
    </w:p>
    <w:p w14:paraId="1734A2B9" w14:textId="77777777" w:rsidR="00260674" w:rsidRPr="00B410D9" w:rsidRDefault="00260674" w:rsidP="007C6C7B">
      <w:pPr>
        <w:rPr>
          <w:lang w:eastAsia="es-ES"/>
        </w:rPr>
      </w:pPr>
      <w:r w:rsidRPr="00B410D9">
        <w:rPr>
          <w:lang w:eastAsia="es-ES"/>
        </w:rPr>
        <w:t xml:space="preserve">Existen dos tipos de </w:t>
      </w:r>
      <w:proofErr w:type="spellStart"/>
      <w:r w:rsidRPr="00B410D9">
        <w:rPr>
          <w:lang w:eastAsia="es-ES"/>
        </w:rPr>
        <w:t>intents</w:t>
      </w:r>
      <w:proofErr w:type="spellEnd"/>
      <w:r w:rsidRPr="00B410D9">
        <w:rPr>
          <w:lang w:eastAsia="es-ES"/>
        </w:rPr>
        <w:t>:</w:t>
      </w:r>
    </w:p>
    <w:p w14:paraId="59533E70" w14:textId="77777777" w:rsidR="00260674" w:rsidRPr="00B410D9" w:rsidRDefault="00260674" w:rsidP="00C87F70">
      <w:pPr>
        <w:pStyle w:val="Prrafodelista"/>
        <w:numPr>
          <w:ilvl w:val="0"/>
          <w:numId w:val="34"/>
        </w:numPr>
        <w:rPr>
          <w:lang w:eastAsia="es-ES"/>
        </w:rPr>
      </w:pPr>
      <w:r w:rsidRPr="00B410D9">
        <w:rPr>
          <w:lang w:eastAsia="es-ES"/>
        </w:rPr>
        <w:t>Explícitos: Utilizados para iniciar un componente específico, que se debe especificar al crearlo</w:t>
      </w:r>
    </w:p>
    <w:p w14:paraId="698F4778" w14:textId="77777777" w:rsidR="00260674" w:rsidRPr="00B410D9" w:rsidRDefault="00260674" w:rsidP="00C87F70">
      <w:pPr>
        <w:pStyle w:val="Prrafodelista"/>
        <w:numPr>
          <w:ilvl w:val="0"/>
          <w:numId w:val="34"/>
        </w:numPr>
        <w:rPr>
          <w:lang w:eastAsia="es-ES"/>
        </w:rPr>
      </w:pPr>
      <w:r w:rsidRPr="00B410D9">
        <w:rPr>
          <w:lang w:eastAsia="es-ES"/>
        </w:rPr>
        <w:lastRenderedPageBreak/>
        <w:t>Implícitos: No se especifica ningún componente, sino que se llama a una acción general y será el propio sistema el encargado de resolverlo</w:t>
      </w:r>
    </w:p>
    <w:p w14:paraId="38B5BF4E" w14:textId="77777777" w:rsidR="00260674" w:rsidRDefault="00260674" w:rsidP="00525571">
      <w:pPr>
        <w:rPr>
          <w:rFonts w:asciiTheme="majorHAnsi" w:eastAsiaTheme="majorEastAsia" w:hAnsiTheme="majorHAnsi" w:cstheme="majorBidi"/>
          <w:color w:val="2F5496" w:themeColor="accent1" w:themeShade="BF"/>
          <w:sz w:val="32"/>
          <w:szCs w:val="32"/>
        </w:rPr>
      </w:pPr>
    </w:p>
    <w:p w14:paraId="2F78DEB7" w14:textId="77777777" w:rsidR="00260674" w:rsidRDefault="00260674" w:rsidP="00525571">
      <w:pPr>
        <w:rPr>
          <w:rFonts w:asciiTheme="majorHAnsi" w:eastAsiaTheme="majorEastAsia" w:hAnsiTheme="majorHAnsi" w:cstheme="majorBidi"/>
          <w:color w:val="2F5496" w:themeColor="accent1" w:themeShade="BF"/>
          <w:sz w:val="32"/>
          <w:szCs w:val="32"/>
        </w:rPr>
      </w:pPr>
    </w:p>
    <w:p w14:paraId="4B04E1FB" w14:textId="77777777" w:rsidR="00260674" w:rsidRPr="00B410D9" w:rsidRDefault="00260674" w:rsidP="00260674">
      <w:pPr>
        <w:pStyle w:val="Ttulo4"/>
      </w:pPr>
      <w:bookmarkStart w:id="1375" w:name="_Toc207317067"/>
      <w:r w:rsidRPr="00B410D9">
        <w:t>2.1.2.2 Comparativa con otras opciones</w:t>
      </w:r>
      <w:bookmarkEnd w:id="1375"/>
    </w:p>
    <w:p w14:paraId="155E2950" w14:textId="77777777" w:rsidR="00260674" w:rsidRPr="00B410D9" w:rsidRDefault="00260674" w:rsidP="007C6C7B">
      <w:pPr>
        <w:rPr>
          <w:lang w:eastAsia="es-ES"/>
        </w:rPr>
      </w:pPr>
      <w:r w:rsidRPr="00B410D9">
        <w:rPr>
          <w:lang w:eastAsia="es-ES"/>
        </w:rPr>
        <w:t>Frente a otras alternativas vistas anteriormente, como iOS, Android presenta una curva de entrada más accesible. iOS requiere equipos Apple y la compatibilidad con otro tipo de dispositivos es muy reducida. Además, Android no necesita ninguna licencia para publicar aplicaciones en su tienda oficial (Google Play Store), como sí se necesitan en la tienda de Apple (App Store), además de tener un proceso de revisión más estricto y políticas de calidad exigentes.</w:t>
      </w:r>
    </w:p>
    <w:p w14:paraId="58638E58" w14:textId="77777777" w:rsidR="00260674" w:rsidRPr="00B410D9" w:rsidRDefault="00260674" w:rsidP="007C6C7B">
      <w:pPr>
        <w:rPr>
          <w:lang w:eastAsia="es-ES"/>
        </w:rPr>
      </w:pPr>
      <w:r w:rsidRPr="00B410D9">
        <w:rPr>
          <w:lang w:eastAsia="es-ES"/>
        </w:rPr>
        <w:t xml:space="preserve">Por otro lado, en cuanto a las tecnologías multiplataforma, se presentan como una gran alternativa al desarrollo nativo. </w:t>
      </w:r>
      <w:proofErr w:type="spellStart"/>
      <w:r w:rsidRPr="00B410D9">
        <w:rPr>
          <w:lang w:eastAsia="es-ES"/>
        </w:rPr>
        <w:t>Aún</w:t>
      </w:r>
      <w:proofErr w:type="spellEnd"/>
      <w:r w:rsidRPr="00B410D9">
        <w:rPr>
          <w:lang w:eastAsia="es-ES"/>
        </w:rPr>
        <w:t xml:space="preserve"> así, actualmente, desarrollar directamente en Android ofrece un rendimiento mayor y mejor eficiencia, ya que permite interactuar con el sistema operativo directamente y no utiliza una capa intermedia, aprovechando de esta manera mejor los recursos que ofrece el dispositivo. Además, se permite un control total sobre aspectos vistos en el anterior apartado como el ciclo de vida de la aplicación, el manejo de actividades, así como una integración más profunda con servicios de Google como </w:t>
      </w:r>
      <w:proofErr w:type="spellStart"/>
      <w:r w:rsidRPr="00B410D9">
        <w:rPr>
          <w:lang w:eastAsia="es-ES"/>
        </w:rPr>
        <w:t>Firebase</w:t>
      </w:r>
      <w:proofErr w:type="spellEnd"/>
      <w:r w:rsidRPr="00B410D9">
        <w:rPr>
          <w:lang w:eastAsia="es-ES"/>
        </w:rPr>
        <w:t xml:space="preserve"> o Google </w:t>
      </w:r>
      <w:proofErr w:type="spellStart"/>
      <w:r w:rsidRPr="00B410D9">
        <w:rPr>
          <w:lang w:eastAsia="es-ES"/>
        </w:rPr>
        <w:t>Maps</w:t>
      </w:r>
      <w:proofErr w:type="spellEnd"/>
    </w:p>
    <w:p w14:paraId="7E58AD37" w14:textId="77777777" w:rsidR="00260674" w:rsidRDefault="00260674" w:rsidP="00451B91"/>
    <w:p w14:paraId="2AFA22B9" w14:textId="5127EC37" w:rsidR="00260674" w:rsidRPr="00C67DA1" w:rsidRDefault="00260674" w:rsidP="00260674">
      <w:pPr>
        <w:pStyle w:val="Ttulo2"/>
      </w:pPr>
      <w:bookmarkStart w:id="1376" w:name="_Toc207317068"/>
      <w:bookmarkStart w:id="1377" w:name="_Toc202786265"/>
      <w:r>
        <w:t>2.2. Bases de datos</w:t>
      </w:r>
      <w:bookmarkEnd w:id="1376"/>
      <w:bookmarkEnd w:id="1377"/>
    </w:p>
    <w:p w14:paraId="5912E3E7" w14:textId="2DD443C5" w:rsidR="00260674" w:rsidRPr="00260674" w:rsidRDefault="00260674" w:rsidP="00260674">
      <w:pPr>
        <w:pStyle w:val="Ttulo3"/>
      </w:pPr>
      <w:bookmarkStart w:id="1378" w:name="_Toc207317069"/>
      <w:bookmarkStart w:id="1379" w:name="_Toc202786266"/>
      <w:r w:rsidRPr="00260674">
        <w:t>2.2.</w:t>
      </w:r>
      <w:r>
        <w:t xml:space="preserve">1. </w:t>
      </w:r>
      <w:r w:rsidRPr="00260674">
        <w:t xml:space="preserve"> Evolución histórica de bases de datos</w:t>
      </w:r>
      <w:bookmarkEnd w:id="1378"/>
      <w:bookmarkEnd w:id="1379"/>
    </w:p>
    <w:p w14:paraId="44BE06CF" w14:textId="02881916" w:rsidR="00260674" w:rsidRPr="00B410D9" w:rsidRDefault="00260674" w:rsidP="007C6C7B">
      <w:pPr>
        <w:rPr>
          <w:lang w:eastAsia="es-ES"/>
        </w:rPr>
      </w:pPr>
      <w:r w:rsidRPr="00B410D9">
        <w:rPr>
          <w:lang w:eastAsia="es-ES"/>
        </w:rPr>
        <w:t>Se pasa ahora a estudiar una parte fundamental de la informática actual, las bases de datos</w:t>
      </w:r>
      <w:ins w:id="1380" w:author="Redondo García Francisco Javier" w:date="2025-09-02T09:44:00Z">
        <w:r w:rsidR="00C57518">
          <w:rPr>
            <w:lang w:eastAsia="es-ES"/>
          </w:rPr>
          <w:t xml:space="preserve"> </w:t>
        </w:r>
      </w:ins>
      <w:customXmlInsRangeStart w:id="1381" w:author="Redondo García Francisco Javier" w:date="2025-09-02T09:44:00Z"/>
      <w:sdt>
        <w:sdtPr>
          <w:rPr>
            <w:lang w:eastAsia="es-ES"/>
          </w:rPr>
          <w:id w:val="1703512763"/>
          <w:citation/>
        </w:sdtPr>
        <w:sdtEndPr/>
        <w:sdtContent>
          <w:customXmlInsRangeEnd w:id="1381"/>
          <w:ins w:id="1382" w:author="Redondo García Francisco Javier" w:date="2025-09-02T09:44:00Z">
            <w:r w:rsidR="00C57518">
              <w:rPr>
                <w:lang w:eastAsia="es-ES"/>
              </w:rPr>
              <w:fldChar w:fldCharType="begin"/>
            </w:r>
            <w:r w:rsidR="00C57518">
              <w:rPr>
                <w:lang w:eastAsia="es-ES"/>
              </w:rPr>
              <w:instrText xml:space="preserve"> CITATION CHR16 \l 3082 </w:instrText>
            </w:r>
            <w:r w:rsidR="00C57518">
              <w:rPr>
                <w:lang w:eastAsia="es-ES"/>
              </w:rPr>
              <w:fldChar w:fldCharType="separate"/>
            </w:r>
            <w:r w:rsidR="00477B4E" w:rsidRPr="00477B4E">
              <w:rPr>
                <w:noProof/>
                <w:lang w:eastAsia="es-ES"/>
              </w:rPr>
              <w:t>[10]</w:t>
            </w:r>
            <w:r w:rsidR="00C57518">
              <w:rPr>
                <w:lang w:eastAsia="es-ES"/>
              </w:rPr>
              <w:fldChar w:fldCharType="end"/>
            </w:r>
          </w:ins>
          <w:customXmlInsRangeStart w:id="1383" w:author="Redondo García Francisco Javier" w:date="2025-09-02T09:44:00Z"/>
        </w:sdtContent>
      </w:sdt>
      <w:customXmlInsRangeEnd w:id="1383"/>
      <w:r w:rsidRPr="00B410D9">
        <w:rPr>
          <w:lang w:eastAsia="es-ES"/>
        </w:rPr>
        <w:t xml:space="preserve">, que nacieron por la necesidad de tener un sistema que almacene los datos y facilite su acceso desde cualquier tipo de sistema. </w:t>
      </w:r>
    </w:p>
    <w:p w14:paraId="491810A2" w14:textId="77777777" w:rsidR="00260674" w:rsidRPr="0013071D" w:rsidRDefault="00260674" w:rsidP="007C6C7B">
      <w:pPr>
        <w:rPr>
          <w:lang w:eastAsia="es-ES"/>
        </w:rPr>
      </w:pPr>
      <w:r w:rsidRPr="0013071D">
        <w:rPr>
          <w:lang w:eastAsia="es-ES"/>
        </w:rPr>
        <w:t>El término de base de datos ha ido cambiando enormemente desde su origen en la segunda parte del siglo XX, manteniéndose siempre ajustado tanto a las demandas tecnológicas como empresariales de cada momento. El cambio ha estado caracterizado por el paso de modelos de almacenamiento sencillos y rígidos hasta que se convirtieran en cada vez más volátiles, distribuidos e inmersos en la nube, capaz de manejar enormes volúmenes de datos de modo eficaz y eficiente.</w:t>
      </w:r>
    </w:p>
    <w:p w14:paraId="3B430419" w14:textId="5BFFC576" w:rsidR="00260674" w:rsidRPr="0013071D" w:rsidRDefault="00260674" w:rsidP="007C6C7B">
      <w:pPr>
        <w:rPr>
          <w:lang w:eastAsia="es-ES"/>
        </w:rPr>
      </w:pPr>
      <w:r w:rsidRPr="0013071D">
        <w:rPr>
          <w:lang w:eastAsia="es-ES"/>
        </w:rPr>
        <w:t>Los primeros modelos de gestión de bases de datos aparecen en los años 60, en un período en el que informática se hallaba en el comienzo de su proceso de desarrollo. En esta primera etapa dominaban los modelos jerárquico</w:t>
      </w:r>
      <w:r w:rsidR="00D423E3">
        <w:rPr>
          <w:lang w:eastAsia="es-ES"/>
        </w:rPr>
        <w:t>s</w:t>
      </w:r>
      <w:r w:rsidRPr="0013071D">
        <w:rPr>
          <w:lang w:eastAsia="es-ES"/>
        </w:rPr>
        <w:t xml:space="preserve"> y de red, que estructuraban la información según esquemas de relaciones padre-hijo o complejas redes de nodos interconectados. </w:t>
      </w:r>
      <w:r>
        <w:rPr>
          <w:lang w:eastAsia="es-ES"/>
        </w:rPr>
        <w:t>Estos</w:t>
      </w:r>
      <w:r w:rsidRPr="0013071D">
        <w:rPr>
          <w:lang w:eastAsia="es-ES"/>
        </w:rPr>
        <w:t xml:space="preserve"> modelos ofrecían cierta eficiencia en contextos </w:t>
      </w:r>
      <w:r>
        <w:rPr>
          <w:lang w:eastAsia="es-ES"/>
        </w:rPr>
        <w:t>muy</w:t>
      </w:r>
      <w:r w:rsidRPr="0013071D">
        <w:rPr>
          <w:lang w:eastAsia="es-ES"/>
        </w:rPr>
        <w:t xml:space="preserve"> controlados, </w:t>
      </w:r>
      <w:r>
        <w:rPr>
          <w:lang w:eastAsia="es-ES"/>
        </w:rPr>
        <w:t>pero contaban con un</w:t>
      </w:r>
      <w:r w:rsidRPr="0013071D">
        <w:rPr>
          <w:lang w:eastAsia="es-ES"/>
        </w:rPr>
        <w:t xml:space="preserve"> enorme problema de escalabilidad, de flexibilidad y de mantenimiento</w:t>
      </w:r>
      <w:r>
        <w:rPr>
          <w:lang w:eastAsia="es-ES"/>
        </w:rPr>
        <w:t xml:space="preserve"> que</w:t>
      </w:r>
      <w:r w:rsidRPr="0013071D">
        <w:rPr>
          <w:lang w:eastAsia="es-ES"/>
        </w:rPr>
        <w:t xml:space="preserve"> hacía que </w:t>
      </w:r>
      <w:r>
        <w:rPr>
          <w:lang w:eastAsia="es-ES"/>
        </w:rPr>
        <w:t xml:space="preserve">no fueran útiles </w:t>
      </w:r>
      <w:r w:rsidRPr="0013071D">
        <w:rPr>
          <w:lang w:eastAsia="es-ES"/>
        </w:rPr>
        <w:t xml:space="preserve">en proyectos </w:t>
      </w:r>
      <w:r w:rsidR="00D423E3">
        <w:rPr>
          <w:lang w:eastAsia="es-ES"/>
        </w:rPr>
        <w:t xml:space="preserve">de </w:t>
      </w:r>
      <w:r w:rsidRPr="0013071D">
        <w:rPr>
          <w:lang w:eastAsia="es-ES"/>
        </w:rPr>
        <w:t>diferente</w:t>
      </w:r>
      <w:r w:rsidR="00D423E3">
        <w:rPr>
          <w:lang w:eastAsia="es-ES"/>
        </w:rPr>
        <w:t xml:space="preserve"> complejidad</w:t>
      </w:r>
      <w:r w:rsidRPr="0013071D">
        <w:rPr>
          <w:lang w:eastAsia="es-ES"/>
        </w:rPr>
        <w:t>.</w:t>
      </w:r>
    </w:p>
    <w:p w14:paraId="1501067B" w14:textId="77777777" w:rsidR="00260674" w:rsidRPr="0013071D" w:rsidRDefault="00260674" w:rsidP="007C6C7B">
      <w:pPr>
        <w:rPr>
          <w:lang w:eastAsia="es-ES"/>
        </w:rPr>
      </w:pPr>
      <w:r w:rsidRPr="0013071D">
        <w:rPr>
          <w:lang w:eastAsia="es-ES"/>
        </w:rPr>
        <w:t xml:space="preserve">El verdadero punto de inflexión se produjo en los años 70 con el invento del modelo relacional, ideado por Edgar F. Codd. Se basó en la representación de los datos en tablas (relaciones), su manipulación por medio de un lenguaje formal, el </w:t>
      </w:r>
      <w:proofErr w:type="spellStart"/>
      <w:r w:rsidRPr="0013071D">
        <w:rPr>
          <w:lang w:eastAsia="es-ES"/>
        </w:rPr>
        <w:t>Structured</w:t>
      </w:r>
      <w:proofErr w:type="spellEnd"/>
      <w:r w:rsidRPr="0013071D">
        <w:rPr>
          <w:lang w:eastAsia="es-ES"/>
        </w:rPr>
        <w:t xml:space="preserve"> </w:t>
      </w:r>
      <w:proofErr w:type="spellStart"/>
      <w:r w:rsidRPr="0013071D">
        <w:rPr>
          <w:lang w:eastAsia="es-ES"/>
        </w:rPr>
        <w:t>Query</w:t>
      </w:r>
      <w:proofErr w:type="spellEnd"/>
      <w:r w:rsidRPr="0013071D">
        <w:rPr>
          <w:lang w:eastAsia="es-ES"/>
        </w:rPr>
        <w:t xml:space="preserve"> </w:t>
      </w:r>
      <w:proofErr w:type="spellStart"/>
      <w:r w:rsidRPr="0013071D">
        <w:rPr>
          <w:lang w:eastAsia="es-ES"/>
        </w:rPr>
        <w:t>Language</w:t>
      </w:r>
      <w:proofErr w:type="spellEnd"/>
      <w:r w:rsidRPr="0013071D">
        <w:rPr>
          <w:lang w:eastAsia="es-ES"/>
        </w:rPr>
        <w:t xml:space="preserve"> (SQL). El modelo relacional simplificó de un modo notable cómo se interaccionaba con los datos</w:t>
      </w:r>
      <w:r>
        <w:rPr>
          <w:lang w:eastAsia="es-ES"/>
        </w:rPr>
        <w:t xml:space="preserve"> y </w:t>
      </w:r>
      <w:r w:rsidRPr="0013071D">
        <w:rPr>
          <w:lang w:eastAsia="es-ES"/>
        </w:rPr>
        <w:t xml:space="preserve">fomentó </w:t>
      </w:r>
      <w:r>
        <w:rPr>
          <w:lang w:eastAsia="es-ES"/>
        </w:rPr>
        <w:t>una</w:t>
      </w:r>
      <w:r w:rsidRPr="0013071D">
        <w:rPr>
          <w:lang w:eastAsia="es-ES"/>
        </w:rPr>
        <w:t xml:space="preserve"> separación entre estructura física y de carácter lógica. </w:t>
      </w:r>
      <w:r>
        <w:rPr>
          <w:lang w:eastAsia="es-ES"/>
        </w:rPr>
        <w:t>Gracias a este nuevo sistema, e</w:t>
      </w:r>
      <w:r w:rsidRPr="0013071D">
        <w:rPr>
          <w:lang w:eastAsia="es-ES"/>
        </w:rPr>
        <w:t xml:space="preserve">n las </w:t>
      </w:r>
      <w:r>
        <w:rPr>
          <w:lang w:eastAsia="es-ES"/>
        </w:rPr>
        <w:lastRenderedPageBreak/>
        <w:t xml:space="preserve">posteriores décadas nacieron </w:t>
      </w:r>
      <w:r w:rsidRPr="0013071D">
        <w:rPr>
          <w:lang w:eastAsia="es-ES"/>
        </w:rPr>
        <w:t xml:space="preserve">importantes sistemas de gestión de bases de datos relacionales (RDBMS), como Oracle, IBM DB2, Microsoft </w:t>
      </w:r>
      <w:proofErr w:type="spellStart"/>
      <w:r w:rsidRPr="0013071D">
        <w:rPr>
          <w:lang w:eastAsia="es-ES"/>
        </w:rPr>
        <w:t>SQLServer</w:t>
      </w:r>
      <w:proofErr w:type="spellEnd"/>
      <w:r w:rsidRPr="0013071D">
        <w:rPr>
          <w:lang w:eastAsia="es-ES"/>
        </w:rPr>
        <w:t xml:space="preserve"> y PostgreSQL, que se convirtieron en columnas centrales de la informática empresarial</w:t>
      </w:r>
      <w:r>
        <w:rPr>
          <w:lang w:eastAsia="es-ES"/>
        </w:rPr>
        <w:t xml:space="preserve">, que </w:t>
      </w:r>
      <w:proofErr w:type="gramStart"/>
      <w:r>
        <w:rPr>
          <w:lang w:eastAsia="es-ES"/>
        </w:rPr>
        <w:t>a día de hoy</w:t>
      </w:r>
      <w:proofErr w:type="gramEnd"/>
      <w:r>
        <w:rPr>
          <w:lang w:eastAsia="es-ES"/>
        </w:rPr>
        <w:t xml:space="preserve"> siguen siendo importantes sistemas utilizados en todo el mundo para la gestión de datos.</w:t>
      </w:r>
    </w:p>
    <w:p w14:paraId="63625687" w14:textId="7E472F22" w:rsidR="00260674" w:rsidRPr="0013071D" w:rsidRDefault="00260674" w:rsidP="007C6C7B">
      <w:pPr>
        <w:rPr>
          <w:lang w:eastAsia="es-ES"/>
        </w:rPr>
      </w:pPr>
      <w:r>
        <w:rPr>
          <w:lang w:eastAsia="es-ES"/>
        </w:rPr>
        <w:t xml:space="preserve">Con el paso de los años y </w:t>
      </w:r>
      <w:r w:rsidRPr="0013071D">
        <w:rPr>
          <w:lang w:eastAsia="es-ES"/>
        </w:rPr>
        <w:t>el crecimiento de Internet surgen nuevas demandas por escalabilidad, disponibilidad y elasticidad. En este ámbito, desde mediada la década de 2000 se iniciaron el desarrollo de las llamadas bases de datos NoSQL (“</w:t>
      </w:r>
      <w:proofErr w:type="spellStart"/>
      <w:r w:rsidRPr="0013071D">
        <w:rPr>
          <w:lang w:eastAsia="es-ES"/>
        </w:rPr>
        <w:t>Not</w:t>
      </w:r>
      <w:proofErr w:type="spellEnd"/>
      <w:r w:rsidRPr="0013071D">
        <w:rPr>
          <w:lang w:eastAsia="es-ES"/>
        </w:rPr>
        <w:t xml:space="preserve"> </w:t>
      </w:r>
      <w:proofErr w:type="spellStart"/>
      <w:r w:rsidRPr="0013071D">
        <w:rPr>
          <w:lang w:eastAsia="es-ES"/>
        </w:rPr>
        <w:t>Only</w:t>
      </w:r>
      <w:proofErr w:type="spellEnd"/>
      <w:r w:rsidRPr="0013071D">
        <w:rPr>
          <w:lang w:eastAsia="es-ES"/>
        </w:rPr>
        <w:t xml:space="preserve"> SQL”), </w:t>
      </w:r>
      <w:r>
        <w:rPr>
          <w:lang w:eastAsia="es-ES"/>
        </w:rPr>
        <w:t>con el fin de eliminar</w:t>
      </w:r>
      <w:r w:rsidRPr="0013071D">
        <w:rPr>
          <w:lang w:eastAsia="es-ES"/>
        </w:rPr>
        <w:t xml:space="preserve"> algunas de las restricciones </w:t>
      </w:r>
      <w:r>
        <w:rPr>
          <w:lang w:eastAsia="es-ES"/>
        </w:rPr>
        <w:t>que eran difíciles de solventar con los robustos sistemas de</w:t>
      </w:r>
      <w:r w:rsidRPr="0013071D">
        <w:rPr>
          <w:lang w:eastAsia="es-ES"/>
        </w:rPr>
        <w:t xml:space="preserve"> modelos relacional</w:t>
      </w:r>
      <w:r>
        <w:rPr>
          <w:lang w:eastAsia="es-ES"/>
        </w:rPr>
        <w:t>es</w:t>
      </w:r>
      <w:r w:rsidRPr="0013071D">
        <w:rPr>
          <w:lang w:eastAsia="es-ES"/>
        </w:rPr>
        <w:t xml:space="preserve"> </w:t>
      </w:r>
      <w:r>
        <w:rPr>
          <w:lang w:eastAsia="es-ES"/>
        </w:rPr>
        <w:t>cuando los datos que se tenían eran</w:t>
      </w:r>
      <w:r w:rsidRPr="0013071D">
        <w:rPr>
          <w:lang w:eastAsia="es-ES"/>
        </w:rPr>
        <w:t xml:space="preserve"> de naturaleza no estructurada. Base de datos como MongoDB, </w:t>
      </w:r>
      <w:proofErr w:type="spellStart"/>
      <w:r w:rsidRPr="0013071D">
        <w:rPr>
          <w:lang w:eastAsia="es-ES"/>
        </w:rPr>
        <w:t>Cassandra</w:t>
      </w:r>
      <w:proofErr w:type="spellEnd"/>
      <w:r w:rsidRPr="0013071D">
        <w:rPr>
          <w:lang w:eastAsia="es-ES"/>
        </w:rPr>
        <w:t xml:space="preserve"> o </w:t>
      </w:r>
      <w:proofErr w:type="spellStart"/>
      <w:r w:rsidRPr="0013071D">
        <w:rPr>
          <w:lang w:eastAsia="es-ES"/>
        </w:rPr>
        <w:t>CouchDB</w:t>
      </w:r>
      <w:proofErr w:type="spellEnd"/>
      <w:r w:rsidRPr="0013071D">
        <w:rPr>
          <w:lang w:eastAsia="es-ES"/>
        </w:rPr>
        <w:t xml:space="preserve"> nos permiten acceder a modelos de documentos, grafos o pares clave-valor, y se encuentran ampliamente adoptadas en las aplicaciones que procesan enormes volúmenes de datos o necesitan alta disponibilidad en tiempo real.</w:t>
      </w:r>
    </w:p>
    <w:p w14:paraId="4E9E5B93" w14:textId="77777777" w:rsidR="00260674" w:rsidRPr="0013071D" w:rsidRDefault="00260674" w:rsidP="007C6C7B">
      <w:pPr>
        <w:rPr>
          <w:lang w:eastAsia="es-ES"/>
        </w:rPr>
      </w:pPr>
      <w:r w:rsidRPr="0013071D">
        <w:rPr>
          <w:lang w:eastAsia="es-ES"/>
        </w:rPr>
        <w:t xml:space="preserve">En paralelo con el crecimiento de los servicios en la nube se produjo un nuevo paradigma en el almacenamiento de datos y gestión de ellos: el </w:t>
      </w:r>
      <w:proofErr w:type="spellStart"/>
      <w:r w:rsidRPr="0013071D">
        <w:rPr>
          <w:lang w:eastAsia="es-ES"/>
        </w:rPr>
        <w:t>Database</w:t>
      </w:r>
      <w:proofErr w:type="spellEnd"/>
      <w:r w:rsidRPr="0013071D">
        <w:rPr>
          <w:lang w:eastAsia="es-ES"/>
        </w:rPr>
        <w:t>-as-a-</w:t>
      </w:r>
      <w:proofErr w:type="spellStart"/>
      <w:r w:rsidRPr="0013071D">
        <w:rPr>
          <w:lang w:eastAsia="es-ES"/>
        </w:rPr>
        <w:t>Service</w:t>
      </w:r>
      <w:proofErr w:type="spellEnd"/>
      <w:r w:rsidRPr="0013071D">
        <w:rPr>
          <w:lang w:eastAsia="es-ES"/>
        </w:rPr>
        <w:t xml:space="preserve"> (</w:t>
      </w:r>
      <w:proofErr w:type="spellStart"/>
      <w:r w:rsidRPr="0013071D">
        <w:rPr>
          <w:lang w:eastAsia="es-ES"/>
        </w:rPr>
        <w:t>DBaaS</w:t>
      </w:r>
      <w:proofErr w:type="spellEnd"/>
      <w:r w:rsidRPr="0013071D">
        <w:rPr>
          <w:lang w:eastAsia="es-ES"/>
        </w:rPr>
        <w:t xml:space="preserve">). </w:t>
      </w:r>
      <w:r>
        <w:rPr>
          <w:lang w:eastAsia="es-ES"/>
        </w:rPr>
        <w:t>Este, s</w:t>
      </w:r>
      <w:r w:rsidRPr="0013071D">
        <w:rPr>
          <w:lang w:eastAsia="es-ES"/>
        </w:rPr>
        <w:t xml:space="preserve">e trata de un modelo que permite que los desarrolladores puedan trabajar con bases de datos sin </w:t>
      </w:r>
      <w:r>
        <w:rPr>
          <w:lang w:eastAsia="es-ES"/>
        </w:rPr>
        <w:t>darle importancia a</w:t>
      </w:r>
      <w:r w:rsidRPr="0013071D">
        <w:rPr>
          <w:lang w:eastAsia="es-ES"/>
        </w:rPr>
        <w:t xml:space="preserve"> cómo se mantienen ni su infraestructura, delegando estos aspectos en proveedores especializados. </w:t>
      </w:r>
      <w:proofErr w:type="spellStart"/>
      <w:r w:rsidRPr="0013071D">
        <w:rPr>
          <w:lang w:eastAsia="es-ES"/>
        </w:rPr>
        <w:t>Firebase</w:t>
      </w:r>
      <w:proofErr w:type="spellEnd"/>
      <w:r w:rsidRPr="0013071D">
        <w:rPr>
          <w:lang w:eastAsia="es-ES"/>
        </w:rPr>
        <w:t xml:space="preserve"> </w:t>
      </w:r>
      <w:proofErr w:type="spellStart"/>
      <w:r w:rsidRPr="0013071D">
        <w:rPr>
          <w:lang w:eastAsia="es-ES"/>
        </w:rPr>
        <w:t>Realtime</w:t>
      </w:r>
      <w:proofErr w:type="spellEnd"/>
      <w:r w:rsidRPr="0013071D">
        <w:rPr>
          <w:lang w:eastAsia="es-ES"/>
        </w:rPr>
        <w:t xml:space="preserve"> </w:t>
      </w:r>
      <w:proofErr w:type="spellStart"/>
      <w:r w:rsidRPr="0013071D">
        <w:rPr>
          <w:lang w:eastAsia="es-ES"/>
        </w:rPr>
        <w:t>Database</w:t>
      </w:r>
      <w:proofErr w:type="spellEnd"/>
      <w:r w:rsidRPr="0013071D">
        <w:rPr>
          <w:lang w:eastAsia="es-ES"/>
        </w:rPr>
        <w:t xml:space="preserve">, Amazon </w:t>
      </w:r>
      <w:proofErr w:type="spellStart"/>
      <w:r w:rsidRPr="0013071D">
        <w:rPr>
          <w:lang w:eastAsia="es-ES"/>
        </w:rPr>
        <w:t>DynamoDB</w:t>
      </w:r>
      <w:proofErr w:type="spellEnd"/>
      <w:r w:rsidRPr="0013071D">
        <w:rPr>
          <w:lang w:eastAsia="es-ES"/>
        </w:rPr>
        <w:t xml:space="preserve">, Google Cloud </w:t>
      </w:r>
      <w:proofErr w:type="spellStart"/>
      <w:r w:rsidRPr="0013071D">
        <w:rPr>
          <w:lang w:eastAsia="es-ES"/>
        </w:rPr>
        <w:t>Firestore</w:t>
      </w:r>
      <w:proofErr w:type="spellEnd"/>
      <w:r w:rsidRPr="0013071D">
        <w:rPr>
          <w:lang w:eastAsia="es-ES"/>
        </w:rPr>
        <w:t xml:space="preserve"> o </w:t>
      </w:r>
      <w:proofErr w:type="spellStart"/>
      <w:r w:rsidRPr="0013071D">
        <w:rPr>
          <w:lang w:eastAsia="es-ES"/>
        </w:rPr>
        <w:t>Supabase</w:t>
      </w:r>
      <w:proofErr w:type="spellEnd"/>
      <w:r w:rsidRPr="0013071D">
        <w:rPr>
          <w:lang w:eastAsia="es-ES"/>
        </w:rPr>
        <w:t xml:space="preserve"> son ejemplos de esta nueva tendencia de soluciones, en las que se convierten en aspectos importantes la escalabilidad automática, el tiempo de respuesta en tiempo real y comunicación con aplicaciones web como aplicaciones móviles.</w:t>
      </w:r>
    </w:p>
    <w:p w14:paraId="2C2BEAC6" w14:textId="6357A9B7" w:rsidR="00260674" w:rsidRPr="0013071D" w:rsidRDefault="00260674" w:rsidP="007C6C7B">
      <w:pPr>
        <w:rPr>
          <w:lang w:eastAsia="es-ES"/>
        </w:rPr>
      </w:pPr>
      <w:r w:rsidRPr="0013071D">
        <w:rPr>
          <w:lang w:eastAsia="es-ES"/>
        </w:rPr>
        <w:t xml:space="preserve">En el presente, las bases de datos cumplen con el mismo papel de almacenar información, pero también se integran con análisis, inteligencia artificial </w:t>
      </w:r>
      <w:r w:rsidR="00D423E3">
        <w:rPr>
          <w:lang w:eastAsia="es-ES"/>
        </w:rPr>
        <w:t>y</w:t>
      </w:r>
      <w:r w:rsidRPr="0013071D">
        <w:rPr>
          <w:lang w:eastAsia="es-ES"/>
        </w:rPr>
        <w:t xml:space="preserve"> automatización.</w:t>
      </w:r>
      <w:r>
        <w:rPr>
          <w:lang w:eastAsia="es-ES"/>
        </w:rPr>
        <w:t xml:space="preserve"> También crece el</w:t>
      </w:r>
      <w:r w:rsidRPr="0013071D">
        <w:rPr>
          <w:lang w:eastAsia="es-ES"/>
        </w:rPr>
        <w:t xml:space="preserve"> interés por conceptos como el de seguridad, escalabilidad horizontal y eficiencia energética en </w:t>
      </w:r>
      <w:r>
        <w:rPr>
          <w:lang w:eastAsia="es-ES"/>
        </w:rPr>
        <w:t>el proceso de trabajo de los datos.</w:t>
      </w:r>
    </w:p>
    <w:p w14:paraId="2BDA75A3" w14:textId="185A79BC" w:rsidR="00260674" w:rsidRPr="0013071D" w:rsidRDefault="00260674" w:rsidP="007C6C7B">
      <w:pPr>
        <w:rPr>
          <w:lang w:eastAsia="es-ES"/>
        </w:rPr>
      </w:pPr>
      <w:r>
        <w:rPr>
          <w:lang w:eastAsia="es-ES"/>
        </w:rPr>
        <w:t>A continuación</w:t>
      </w:r>
      <w:r w:rsidR="007C6C7B">
        <w:rPr>
          <w:lang w:eastAsia="es-ES"/>
        </w:rPr>
        <w:t>,</w:t>
      </w:r>
      <w:r>
        <w:rPr>
          <w:lang w:eastAsia="es-ES"/>
        </w:rPr>
        <w:t xml:space="preserve"> se va a ver más en detalle la base de datos </w:t>
      </w:r>
      <w:proofErr w:type="spellStart"/>
      <w:r>
        <w:rPr>
          <w:lang w:eastAsia="es-ES"/>
        </w:rPr>
        <w:t>Firebase</w:t>
      </w:r>
      <w:proofErr w:type="spellEnd"/>
      <w:r>
        <w:rPr>
          <w:lang w:eastAsia="es-ES"/>
        </w:rPr>
        <w:t>, para hacer posteriormente una comparación con otra tecnología con un modelo diferente.</w:t>
      </w:r>
    </w:p>
    <w:p w14:paraId="76DFC188" w14:textId="38DE42C4" w:rsidR="00260674" w:rsidRPr="00B410D9" w:rsidRDefault="00260674" w:rsidP="00260674">
      <w:pPr>
        <w:pStyle w:val="Ttulo3"/>
      </w:pPr>
      <w:bookmarkStart w:id="1384" w:name="_Toc207317070"/>
      <w:bookmarkStart w:id="1385" w:name="_Toc202786267"/>
      <w:r w:rsidRPr="00B410D9">
        <w:t>2.</w:t>
      </w:r>
      <w:r>
        <w:t>2</w:t>
      </w:r>
      <w:r w:rsidRPr="00B410D9">
        <w:t>.</w:t>
      </w:r>
      <w:r>
        <w:t xml:space="preserve">2. </w:t>
      </w:r>
      <w:r w:rsidRPr="00B410D9">
        <w:t xml:space="preserve"> </w:t>
      </w:r>
      <w:proofErr w:type="spellStart"/>
      <w:r w:rsidRPr="00B410D9">
        <w:t>Firebase</w:t>
      </w:r>
      <w:bookmarkEnd w:id="1384"/>
      <w:bookmarkEnd w:id="1385"/>
      <w:proofErr w:type="spellEnd"/>
    </w:p>
    <w:p w14:paraId="01107E03" w14:textId="77777777" w:rsidR="00260674" w:rsidRPr="00B410D9" w:rsidRDefault="00260674" w:rsidP="007C6C7B">
      <w:pPr>
        <w:rPr>
          <w:lang w:eastAsia="es-ES"/>
        </w:rPr>
      </w:pPr>
      <w:proofErr w:type="spellStart"/>
      <w:r w:rsidRPr="007C6C7B">
        <w:rPr>
          <w:lang w:eastAsia="es-ES"/>
        </w:rPr>
        <w:t>Firebase</w:t>
      </w:r>
      <w:proofErr w:type="spellEnd"/>
      <w:r w:rsidRPr="00B410D9">
        <w:rPr>
          <w:lang w:eastAsia="es-ES"/>
        </w:rPr>
        <w:t xml:space="preserve"> es una plataforma de desarrollo de aplicaciones creada por </w:t>
      </w:r>
      <w:proofErr w:type="spellStart"/>
      <w:r w:rsidRPr="00B410D9">
        <w:rPr>
          <w:lang w:eastAsia="es-ES"/>
        </w:rPr>
        <w:t>Firebase</w:t>
      </w:r>
      <w:proofErr w:type="spellEnd"/>
      <w:r w:rsidRPr="00B410D9">
        <w:rPr>
          <w:lang w:eastAsia="es-ES"/>
        </w:rPr>
        <w:t xml:space="preserve"> Inc. en 2011 y adquirida por Google en 2014. Desde entonces, se ha consolidado como una solución integral utilizada por una gran cantidad de desarrolladores, que ofrece un amplio conjunto de herramientas y servicios orientados, entre otras cosas, al desarrollo de aplicaciones web y móviles. Entre sus funcionalidades más destacadas se encuentran la autenticación de usuarios, el alojamiento web, el almacenamiento de archivos, las funciones en la nube y, especialmente, su sistema de bases de datos en tiempo real.</w:t>
      </w:r>
    </w:p>
    <w:p w14:paraId="70BEF973" w14:textId="77777777" w:rsidR="00260674" w:rsidRPr="00B410D9" w:rsidRDefault="00260674" w:rsidP="007C6C7B">
      <w:pPr>
        <w:rPr>
          <w:lang w:eastAsia="es-ES"/>
        </w:rPr>
      </w:pPr>
      <w:proofErr w:type="spellStart"/>
      <w:r w:rsidRPr="00B410D9">
        <w:rPr>
          <w:lang w:eastAsia="es-ES"/>
        </w:rPr>
        <w:t>Firebase</w:t>
      </w:r>
      <w:proofErr w:type="spellEnd"/>
      <w:r w:rsidRPr="00B410D9">
        <w:rPr>
          <w:lang w:eastAsia="es-ES"/>
        </w:rPr>
        <w:t xml:space="preserve"> cuenta con dos sistemas principales de bases de datos: </w:t>
      </w:r>
      <w:proofErr w:type="spellStart"/>
      <w:r w:rsidRPr="008D6D13">
        <w:rPr>
          <w:lang w:eastAsia="es-ES"/>
        </w:rPr>
        <w:t>Firebase</w:t>
      </w:r>
      <w:proofErr w:type="spellEnd"/>
      <w:r w:rsidRPr="008D6D13">
        <w:rPr>
          <w:lang w:eastAsia="es-ES"/>
        </w:rPr>
        <w:t xml:space="preserve"> </w:t>
      </w:r>
      <w:proofErr w:type="spellStart"/>
      <w:r w:rsidRPr="008D6D13">
        <w:rPr>
          <w:lang w:eastAsia="es-ES"/>
        </w:rPr>
        <w:t>Realtime</w:t>
      </w:r>
      <w:proofErr w:type="spellEnd"/>
      <w:r w:rsidRPr="008D6D13">
        <w:rPr>
          <w:lang w:eastAsia="es-ES"/>
        </w:rPr>
        <w:t xml:space="preserve"> </w:t>
      </w:r>
      <w:proofErr w:type="spellStart"/>
      <w:r w:rsidRPr="008D6D13">
        <w:rPr>
          <w:lang w:eastAsia="es-ES"/>
        </w:rPr>
        <w:t>Database</w:t>
      </w:r>
      <w:proofErr w:type="spellEnd"/>
      <w:r w:rsidRPr="00B410D9">
        <w:rPr>
          <w:lang w:eastAsia="es-ES"/>
        </w:rPr>
        <w:t xml:space="preserve"> y </w:t>
      </w:r>
      <w:r w:rsidRPr="008D6D13">
        <w:rPr>
          <w:lang w:eastAsia="es-ES"/>
        </w:rPr>
        <w:t xml:space="preserve">Cloud </w:t>
      </w:r>
      <w:proofErr w:type="spellStart"/>
      <w:r w:rsidRPr="008D6D13">
        <w:rPr>
          <w:lang w:eastAsia="es-ES"/>
        </w:rPr>
        <w:t>Firestore</w:t>
      </w:r>
      <w:proofErr w:type="spellEnd"/>
      <w:r w:rsidRPr="00B410D9">
        <w:rPr>
          <w:lang w:eastAsia="es-ES"/>
        </w:rPr>
        <w:t xml:space="preserve">. Ambas soluciones están orientadas al almacenamiento de datos en la nube y siguen un modelo </w:t>
      </w:r>
      <w:r w:rsidRPr="008D6D13">
        <w:rPr>
          <w:lang w:eastAsia="es-ES"/>
        </w:rPr>
        <w:t>NoSQL</w:t>
      </w:r>
      <w:r w:rsidRPr="00B410D9">
        <w:rPr>
          <w:lang w:eastAsia="es-ES"/>
        </w:rPr>
        <w:t xml:space="preserve"> basado en documentos. A diferencia de las bases de datos relacionales tradicionales, </w:t>
      </w:r>
      <w:proofErr w:type="spellStart"/>
      <w:r w:rsidRPr="00B410D9">
        <w:rPr>
          <w:lang w:eastAsia="es-ES"/>
        </w:rPr>
        <w:t>Firebase</w:t>
      </w:r>
      <w:proofErr w:type="spellEnd"/>
      <w:r w:rsidRPr="00B410D9">
        <w:rPr>
          <w:lang w:eastAsia="es-ES"/>
        </w:rPr>
        <w:t xml:space="preserve"> organiza la información en colecciones y documentos jerárquicos, lo que permite una mayor flexibilidad y escalabilidad en aplicaciones que requieren datos dinámicos y estructuras cambiantes.</w:t>
      </w:r>
    </w:p>
    <w:p w14:paraId="6974B21A" w14:textId="33DD0847" w:rsidR="00260674" w:rsidRPr="00B410D9" w:rsidRDefault="00260674" w:rsidP="007C6C7B">
      <w:pPr>
        <w:rPr>
          <w:lang w:eastAsia="es-ES"/>
        </w:rPr>
      </w:pPr>
      <w:r w:rsidRPr="00B410D9">
        <w:rPr>
          <w:lang w:eastAsia="es-ES"/>
        </w:rPr>
        <w:t xml:space="preserve">Una de las principales características que distingue a </w:t>
      </w:r>
      <w:proofErr w:type="spellStart"/>
      <w:r w:rsidRPr="00B410D9">
        <w:rPr>
          <w:lang w:eastAsia="es-ES"/>
        </w:rPr>
        <w:t>Firebase</w:t>
      </w:r>
      <w:proofErr w:type="spellEnd"/>
      <w:r w:rsidRPr="00B410D9">
        <w:rPr>
          <w:lang w:eastAsia="es-ES"/>
        </w:rPr>
        <w:t xml:space="preserve"> es su capacidad para ofrecer </w:t>
      </w:r>
      <w:r w:rsidRPr="008D6D13">
        <w:rPr>
          <w:lang w:eastAsia="es-ES"/>
        </w:rPr>
        <w:t>sincronización en tiempo real</w:t>
      </w:r>
      <w:del w:id="1386" w:author="Redondo García Francisco Javier" w:date="2025-09-02T09:44:00Z">
        <w:r w:rsidRPr="00B410D9">
          <w:rPr>
            <w:lang w:eastAsia="es-ES"/>
          </w:rPr>
          <w:delText>.</w:delText>
        </w:r>
      </w:del>
      <w:ins w:id="1387" w:author="Redondo García Francisco Javier" w:date="2025-09-02T09:44:00Z">
        <w:r w:rsidR="00910E66">
          <w:rPr>
            <w:lang w:eastAsia="es-ES"/>
          </w:rPr>
          <w:t xml:space="preserve"> </w:t>
        </w:r>
      </w:ins>
      <w:customXmlInsRangeStart w:id="1388" w:author="Redondo García Francisco Javier" w:date="2025-09-02T09:44:00Z"/>
      <w:sdt>
        <w:sdtPr>
          <w:rPr>
            <w:lang w:eastAsia="es-ES"/>
          </w:rPr>
          <w:id w:val="-791973501"/>
          <w:citation/>
        </w:sdtPr>
        <w:sdtEndPr/>
        <w:sdtContent>
          <w:customXmlInsRangeEnd w:id="1388"/>
          <w:ins w:id="1389" w:author="Redondo García Francisco Javier" w:date="2025-09-02T09:44:00Z">
            <w:r w:rsidR="00910E66">
              <w:rPr>
                <w:lang w:eastAsia="es-ES"/>
              </w:rPr>
              <w:fldChar w:fldCharType="begin"/>
            </w:r>
            <w:r w:rsidR="00910E66">
              <w:rPr>
                <w:lang w:eastAsia="es-ES"/>
              </w:rPr>
              <w:instrText xml:space="preserve"> CITATION Fir25 \l 3082 </w:instrText>
            </w:r>
            <w:r w:rsidR="00910E66">
              <w:rPr>
                <w:lang w:eastAsia="es-ES"/>
              </w:rPr>
              <w:fldChar w:fldCharType="separate"/>
            </w:r>
            <w:r w:rsidR="00477B4E" w:rsidRPr="00477B4E">
              <w:rPr>
                <w:noProof/>
                <w:lang w:eastAsia="es-ES"/>
              </w:rPr>
              <w:t>[11]</w:t>
            </w:r>
            <w:r w:rsidR="00910E66">
              <w:rPr>
                <w:lang w:eastAsia="es-ES"/>
              </w:rPr>
              <w:fldChar w:fldCharType="end"/>
            </w:r>
          </w:ins>
          <w:customXmlInsRangeStart w:id="1390" w:author="Redondo García Francisco Javier" w:date="2025-09-02T09:44:00Z"/>
        </w:sdtContent>
      </w:sdt>
      <w:customXmlInsRangeEnd w:id="1390"/>
      <w:ins w:id="1391" w:author="Redondo García Francisco Javier" w:date="2025-09-02T09:44:00Z">
        <w:r w:rsidRPr="00B410D9">
          <w:rPr>
            <w:lang w:eastAsia="es-ES"/>
          </w:rPr>
          <w:t>.</w:t>
        </w:r>
      </w:ins>
      <w:r w:rsidRPr="00B410D9">
        <w:rPr>
          <w:lang w:eastAsia="es-ES"/>
        </w:rPr>
        <w:t xml:space="preserve"> Cuando un dato se actualiza en la base de datos, todos los clientes conectados reciben inmediatamente esa actualización, sin necesidad de realizar consultas adicionales. Esta funcionalidad resulta especialmente útil en aplicaciones que </w:t>
      </w:r>
      <w:r w:rsidRPr="00B410D9">
        <w:rPr>
          <w:lang w:eastAsia="es-ES"/>
        </w:rPr>
        <w:lastRenderedPageBreak/>
        <w:t>requieren interactividad continua entre usuarios o visualización en directo de los datos, como chats, paneles colaborativos, o sistemas de notificación.</w:t>
      </w:r>
    </w:p>
    <w:p w14:paraId="3CE18874" w14:textId="77777777" w:rsidR="00260674" w:rsidRPr="00B410D9" w:rsidRDefault="00260674" w:rsidP="007C6C7B">
      <w:pPr>
        <w:rPr>
          <w:lang w:eastAsia="es-ES"/>
        </w:rPr>
      </w:pPr>
      <w:proofErr w:type="spellStart"/>
      <w:r w:rsidRPr="00B410D9">
        <w:rPr>
          <w:lang w:eastAsia="es-ES"/>
        </w:rPr>
        <w:t>Firebase</w:t>
      </w:r>
      <w:proofErr w:type="spellEnd"/>
      <w:r w:rsidRPr="00B410D9">
        <w:rPr>
          <w:lang w:eastAsia="es-ES"/>
        </w:rPr>
        <w:t xml:space="preserve"> también facilita la integración con otros servicios del ecosistema de Google, como </w:t>
      </w:r>
      <w:proofErr w:type="spellStart"/>
      <w:r w:rsidRPr="00B410D9">
        <w:rPr>
          <w:lang w:eastAsia="es-ES"/>
        </w:rPr>
        <w:t>Firebase</w:t>
      </w:r>
      <w:proofErr w:type="spellEnd"/>
      <w:r w:rsidRPr="00B410D9">
        <w:rPr>
          <w:lang w:eastAsia="es-ES"/>
        </w:rPr>
        <w:t xml:space="preserve"> </w:t>
      </w:r>
      <w:proofErr w:type="spellStart"/>
      <w:r w:rsidRPr="00B410D9">
        <w:rPr>
          <w:lang w:eastAsia="es-ES"/>
        </w:rPr>
        <w:t>Authentication</w:t>
      </w:r>
      <w:proofErr w:type="spellEnd"/>
      <w:r w:rsidRPr="00B410D9">
        <w:rPr>
          <w:lang w:eastAsia="es-ES"/>
        </w:rPr>
        <w:t xml:space="preserve"> (para el registro y gestión segura de usuarios), </w:t>
      </w:r>
      <w:proofErr w:type="spellStart"/>
      <w:r w:rsidRPr="00B410D9">
        <w:rPr>
          <w:lang w:eastAsia="es-ES"/>
        </w:rPr>
        <w:t>Firebase</w:t>
      </w:r>
      <w:proofErr w:type="spellEnd"/>
      <w:r w:rsidRPr="00B410D9">
        <w:rPr>
          <w:lang w:eastAsia="es-ES"/>
        </w:rPr>
        <w:t xml:space="preserve"> Hosting (para alojar aplicaciones web estáticas), </w:t>
      </w:r>
      <w:proofErr w:type="spellStart"/>
      <w:r w:rsidRPr="00B410D9">
        <w:rPr>
          <w:lang w:eastAsia="es-ES"/>
        </w:rPr>
        <w:t>Firebase</w:t>
      </w:r>
      <w:proofErr w:type="spellEnd"/>
      <w:r w:rsidRPr="00B410D9">
        <w:rPr>
          <w:lang w:eastAsia="es-ES"/>
        </w:rPr>
        <w:t xml:space="preserve"> Cloud </w:t>
      </w:r>
      <w:proofErr w:type="spellStart"/>
      <w:r w:rsidRPr="00B410D9">
        <w:rPr>
          <w:lang w:eastAsia="es-ES"/>
        </w:rPr>
        <w:t>Functions</w:t>
      </w:r>
      <w:proofErr w:type="spellEnd"/>
      <w:r w:rsidRPr="00B410D9">
        <w:rPr>
          <w:lang w:eastAsia="es-ES"/>
        </w:rPr>
        <w:t xml:space="preserve"> (para ejecutar lógica del lado del servidor sin necesidad de configurar servidores propios) y </w:t>
      </w:r>
      <w:proofErr w:type="spellStart"/>
      <w:r w:rsidRPr="00B410D9">
        <w:rPr>
          <w:lang w:eastAsia="es-ES"/>
        </w:rPr>
        <w:t>Firebase</w:t>
      </w:r>
      <w:proofErr w:type="spellEnd"/>
      <w:r w:rsidRPr="00B410D9">
        <w:rPr>
          <w:lang w:eastAsia="es-ES"/>
        </w:rPr>
        <w:t xml:space="preserve"> </w:t>
      </w:r>
      <w:proofErr w:type="spellStart"/>
      <w:r w:rsidRPr="00B410D9">
        <w:rPr>
          <w:lang w:eastAsia="es-ES"/>
        </w:rPr>
        <w:t>Analytics</w:t>
      </w:r>
      <w:proofErr w:type="spellEnd"/>
      <w:r w:rsidRPr="00B410D9">
        <w:rPr>
          <w:lang w:eastAsia="es-ES"/>
        </w:rPr>
        <w:t xml:space="preserve"> (para el análisis del comportamiento de los usuarios). Todo esto se encuentra dentro de una arquitectura </w:t>
      </w:r>
      <w:proofErr w:type="spellStart"/>
      <w:r w:rsidRPr="008D6D13">
        <w:rPr>
          <w:lang w:eastAsia="es-ES"/>
        </w:rPr>
        <w:t>serverless</w:t>
      </w:r>
      <w:proofErr w:type="spellEnd"/>
      <w:r w:rsidRPr="00B410D9">
        <w:rPr>
          <w:lang w:eastAsia="es-ES"/>
        </w:rPr>
        <w:t>, en la que el desarrollador puede centrarse en la lógica de negocio sin necesidad de gestionar la infraestructura.</w:t>
      </w:r>
    </w:p>
    <w:p w14:paraId="333CB165" w14:textId="77777777" w:rsidR="00260674" w:rsidRPr="00B410D9" w:rsidRDefault="00260674" w:rsidP="007C6C7B">
      <w:pPr>
        <w:rPr>
          <w:lang w:eastAsia="es-ES"/>
        </w:rPr>
      </w:pPr>
      <w:r w:rsidRPr="00B410D9">
        <w:rPr>
          <w:lang w:eastAsia="es-ES"/>
        </w:rPr>
        <w:t xml:space="preserve">En el contexto de un trabajo que combine una aplicación web con una aplicación para smartphones, </w:t>
      </w:r>
      <w:proofErr w:type="spellStart"/>
      <w:r w:rsidRPr="00B410D9">
        <w:rPr>
          <w:lang w:eastAsia="es-ES"/>
        </w:rPr>
        <w:t>Firebase</w:t>
      </w:r>
      <w:proofErr w:type="spellEnd"/>
      <w:r w:rsidRPr="00B410D9">
        <w:rPr>
          <w:lang w:eastAsia="es-ES"/>
        </w:rPr>
        <w:t xml:space="preserve"> representa una elección especialmente adecuada por varias razones:</w:t>
      </w:r>
    </w:p>
    <w:p w14:paraId="3A6E2EB5" w14:textId="77777777" w:rsidR="00260674" w:rsidRPr="008D6D13" w:rsidRDefault="00260674" w:rsidP="00C87F70">
      <w:pPr>
        <w:pStyle w:val="Prrafodelista"/>
        <w:numPr>
          <w:ilvl w:val="0"/>
          <w:numId w:val="35"/>
        </w:numPr>
        <w:rPr>
          <w:lang w:eastAsia="es-ES"/>
        </w:rPr>
      </w:pPr>
      <w:r w:rsidRPr="007C6C7B">
        <w:rPr>
          <w:b/>
          <w:bCs/>
          <w:lang w:eastAsia="es-ES"/>
        </w:rPr>
        <w:t>Compatibilidad multiplataforma</w:t>
      </w:r>
      <w:r w:rsidRPr="008D6D13">
        <w:rPr>
          <w:lang w:eastAsia="es-ES"/>
        </w:rPr>
        <w:t xml:space="preserve">: </w:t>
      </w:r>
      <w:proofErr w:type="spellStart"/>
      <w:r w:rsidRPr="008D6D13">
        <w:rPr>
          <w:lang w:eastAsia="es-ES"/>
        </w:rPr>
        <w:t>Firebase</w:t>
      </w:r>
      <w:proofErr w:type="spellEnd"/>
      <w:r w:rsidRPr="008D6D13">
        <w:rPr>
          <w:lang w:eastAsia="es-ES"/>
        </w:rPr>
        <w:t xml:space="preserve"> proporciona </w:t>
      </w:r>
      <w:proofErr w:type="spellStart"/>
      <w:r w:rsidRPr="008D6D13">
        <w:rPr>
          <w:lang w:eastAsia="es-ES"/>
        </w:rPr>
        <w:t>SDKs</w:t>
      </w:r>
      <w:proofErr w:type="spellEnd"/>
      <w:r w:rsidRPr="008D6D13">
        <w:rPr>
          <w:lang w:eastAsia="es-ES"/>
        </w:rPr>
        <w:t xml:space="preserve"> específicos para </w:t>
      </w:r>
      <w:r w:rsidRPr="007C6C7B">
        <w:rPr>
          <w:b/>
          <w:bCs/>
          <w:lang w:eastAsia="es-ES"/>
        </w:rPr>
        <w:t>JavaScript</w:t>
      </w:r>
      <w:r w:rsidRPr="008D6D13">
        <w:rPr>
          <w:lang w:eastAsia="es-ES"/>
        </w:rPr>
        <w:t xml:space="preserve">, </w:t>
      </w:r>
      <w:r w:rsidRPr="007C6C7B">
        <w:rPr>
          <w:b/>
          <w:bCs/>
          <w:lang w:eastAsia="es-ES"/>
        </w:rPr>
        <w:t>Android</w:t>
      </w:r>
      <w:r w:rsidRPr="008D6D13">
        <w:rPr>
          <w:lang w:eastAsia="es-ES"/>
        </w:rPr>
        <w:t xml:space="preserve"> e </w:t>
      </w:r>
      <w:r w:rsidRPr="007C6C7B">
        <w:rPr>
          <w:b/>
          <w:bCs/>
          <w:lang w:eastAsia="es-ES"/>
        </w:rPr>
        <w:t>iOS</w:t>
      </w:r>
      <w:r w:rsidRPr="008D6D13">
        <w:rPr>
          <w:lang w:eastAsia="es-ES"/>
        </w:rPr>
        <w:t xml:space="preserve">, lo que permite compartir una única base de datos entre ambas aplicaciones (web y móvil) sin necesidad de crear </w:t>
      </w:r>
      <w:proofErr w:type="spellStart"/>
      <w:r w:rsidRPr="008D6D13">
        <w:rPr>
          <w:lang w:eastAsia="es-ES"/>
        </w:rPr>
        <w:t>APIs</w:t>
      </w:r>
      <w:proofErr w:type="spellEnd"/>
      <w:r w:rsidRPr="008D6D13">
        <w:rPr>
          <w:lang w:eastAsia="es-ES"/>
        </w:rPr>
        <w:t xml:space="preserve"> intermedias.</w:t>
      </w:r>
    </w:p>
    <w:p w14:paraId="3002A661" w14:textId="77777777" w:rsidR="00260674" w:rsidRPr="008D6D13" w:rsidRDefault="00260674" w:rsidP="00C87F70">
      <w:pPr>
        <w:pStyle w:val="Prrafodelista"/>
        <w:numPr>
          <w:ilvl w:val="0"/>
          <w:numId w:val="35"/>
        </w:numPr>
        <w:rPr>
          <w:lang w:eastAsia="es-ES"/>
        </w:rPr>
      </w:pPr>
      <w:r w:rsidRPr="007C6C7B">
        <w:rPr>
          <w:b/>
          <w:bCs/>
          <w:lang w:eastAsia="es-ES"/>
        </w:rPr>
        <w:t>Desarrollo ágil y escalable</w:t>
      </w:r>
      <w:r w:rsidRPr="008D6D13">
        <w:rPr>
          <w:lang w:eastAsia="es-ES"/>
        </w:rPr>
        <w:t>: Gracias a su enfoque gestionado (</w:t>
      </w:r>
      <w:proofErr w:type="spellStart"/>
      <w:r w:rsidRPr="008D6D13">
        <w:rPr>
          <w:lang w:eastAsia="es-ES"/>
        </w:rPr>
        <w:t>DBaaS</w:t>
      </w:r>
      <w:proofErr w:type="spellEnd"/>
      <w:r w:rsidRPr="008D6D13">
        <w:rPr>
          <w:lang w:eastAsia="es-ES"/>
        </w:rPr>
        <w:t xml:space="preserve">), </w:t>
      </w:r>
      <w:proofErr w:type="spellStart"/>
      <w:r w:rsidRPr="008D6D13">
        <w:rPr>
          <w:lang w:eastAsia="es-ES"/>
        </w:rPr>
        <w:t>Firebase</w:t>
      </w:r>
      <w:proofErr w:type="spellEnd"/>
      <w:r w:rsidRPr="008D6D13">
        <w:rPr>
          <w:lang w:eastAsia="es-ES"/>
        </w:rPr>
        <w:t xml:space="preserve"> permite desplegar soluciones rápidamente, con un mantenimiento mínimo por parte del desarrollador. La plataforma se encarga automáticamente de la escalabilidad, el rendimiento y la disponibilidad, lo cual es especialmente valioso en proyectos de pequeña escala, que buscan una implementación funcional y eficiente.</w:t>
      </w:r>
    </w:p>
    <w:p w14:paraId="70B59BCC" w14:textId="77777777" w:rsidR="00260674" w:rsidRPr="008D6D13" w:rsidRDefault="00260674" w:rsidP="00C87F70">
      <w:pPr>
        <w:pStyle w:val="Prrafodelista"/>
        <w:numPr>
          <w:ilvl w:val="0"/>
          <w:numId w:val="35"/>
        </w:numPr>
        <w:rPr>
          <w:lang w:eastAsia="es-ES"/>
        </w:rPr>
      </w:pPr>
      <w:r w:rsidRPr="007C6C7B">
        <w:rPr>
          <w:b/>
          <w:bCs/>
          <w:lang w:eastAsia="es-ES"/>
        </w:rPr>
        <w:t>Actualización y sincronización en tiempo real</w:t>
      </w:r>
      <w:r w:rsidRPr="008D6D13">
        <w:rPr>
          <w:lang w:eastAsia="es-ES"/>
        </w:rPr>
        <w:t xml:space="preserve">: Esta funcionalidad garantiza que los datos visualizados por los usuarios en distintos dispositivos estén siempre sincronizados, lo cual mejora notablemente la experiencia del usuario. Por ejemplo, si un usuario modifica una información desde la </w:t>
      </w:r>
      <w:proofErr w:type="gramStart"/>
      <w:r w:rsidRPr="008D6D13">
        <w:rPr>
          <w:lang w:eastAsia="es-ES"/>
        </w:rPr>
        <w:t>app</w:t>
      </w:r>
      <w:proofErr w:type="gramEnd"/>
      <w:r w:rsidRPr="008D6D13">
        <w:rPr>
          <w:lang w:eastAsia="es-ES"/>
        </w:rPr>
        <w:t xml:space="preserve"> móvil, ese cambio se refleja instantáneamente en la interfaz web, y viceversa.</w:t>
      </w:r>
    </w:p>
    <w:p w14:paraId="0226C2AC" w14:textId="77777777" w:rsidR="00260674" w:rsidRPr="008D6D13" w:rsidRDefault="00260674" w:rsidP="00C87F70">
      <w:pPr>
        <w:pStyle w:val="Prrafodelista"/>
        <w:numPr>
          <w:ilvl w:val="0"/>
          <w:numId w:val="35"/>
        </w:numPr>
        <w:rPr>
          <w:lang w:eastAsia="es-ES"/>
        </w:rPr>
      </w:pPr>
      <w:r w:rsidRPr="007C6C7B">
        <w:rPr>
          <w:b/>
          <w:bCs/>
          <w:lang w:eastAsia="es-ES"/>
        </w:rPr>
        <w:t>Seguridad y control de acceso</w:t>
      </w:r>
      <w:r w:rsidRPr="008D6D13">
        <w:rPr>
          <w:lang w:eastAsia="es-ES"/>
        </w:rPr>
        <w:t xml:space="preserve">: </w:t>
      </w:r>
      <w:proofErr w:type="spellStart"/>
      <w:r w:rsidRPr="008D6D13">
        <w:rPr>
          <w:lang w:eastAsia="es-ES"/>
        </w:rPr>
        <w:t>Firebase</w:t>
      </w:r>
      <w:proofErr w:type="spellEnd"/>
      <w:r w:rsidRPr="008D6D13">
        <w:rPr>
          <w:lang w:eastAsia="es-ES"/>
        </w:rPr>
        <w:t xml:space="preserve"> permite definir reglas de seguridad basadas en la autenticación del usuario y en la estructura de los datos, lo que proporciona un control preciso sobre quién puede leer o modificar cada parte del contenido.</w:t>
      </w:r>
    </w:p>
    <w:p w14:paraId="2406E0C8" w14:textId="77777777" w:rsidR="00260674" w:rsidRPr="008D6D13" w:rsidRDefault="00260674" w:rsidP="00C87F70">
      <w:pPr>
        <w:pStyle w:val="Prrafodelista"/>
        <w:numPr>
          <w:ilvl w:val="0"/>
          <w:numId w:val="35"/>
        </w:numPr>
        <w:rPr>
          <w:lang w:eastAsia="es-ES"/>
        </w:rPr>
      </w:pPr>
      <w:r w:rsidRPr="007C6C7B">
        <w:rPr>
          <w:b/>
          <w:bCs/>
          <w:lang w:eastAsia="es-ES"/>
        </w:rPr>
        <w:t>Integración con funcionalidades adicionales</w:t>
      </w:r>
      <w:r w:rsidRPr="008D6D13">
        <w:rPr>
          <w:lang w:eastAsia="es-ES"/>
        </w:rPr>
        <w:t xml:space="preserve">: La plataforma ofrece extensiones como almacenamiento de archivos multimedia, notificaciones </w:t>
      </w:r>
      <w:proofErr w:type="spellStart"/>
      <w:r w:rsidRPr="008D6D13">
        <w:rPr>
          <w:lang w:eastAsia="es-ES"/>
        </w:rPr>
        <w:t>push</w:t>
      </w:r>
      <w:proofErr w:type="spellEnd"/>
      <w:r w:rsidRPr="008D6D13">
        <w:rPr>
          <w:lang w:eastAsia="es-ES"/>
        </w:rPr>
        <w:t>, funciones programables o análisis de comportamiento, lo que facilita la creación de aplicaciones completas sin necesidad de depender de múltiples proveedores externos.</w:t>
      </w:r>
    </w:p>
    <w:p w14:paraId="36EA1726" w14:textId="4193640F" w:rsidR="00260674" w:rsidRPr="00B410D9" w:rsidRDefault="00260674" w:rsidP="007C6C7B">
      <w:pPr>
        <w:rPr>
          <w:lang w:eastAsia="es-ES"/>
        </w:rPr>
      </w:pPr>
      <w:r w:rsidRPr="00B410D9">
        <w:rPr>
          <w:lang w:eastAsia="es-ES"/>
        </w:rPr>
        <w:t xml:space="preserve">Es importante mencionar que </w:t>
      </w:r>
      <w:proofErr w:type="spellStart"/>
      <w:r w:rsidRPr="00B410D9">
        <w:rPr>
          <w:lang w:eastAsia="es-ES"/>
        </w:rPr>
        <w:t>Firebase</w:t>
      </w:r>
      <w:proofErr w:type="spellEnd"/>
      <w:r w:rsidRPr="00B410D9">
        <w:rPr>
          <w:lang w:eastAsia="es-ES"/>
        </w:rPr>
        <w:t xml:space="preserve"> cuenta con un plan gratuito (</w:t>
      </w:r>
      <w:proofErr w:type="spellStart"/>
      <w:r w:rsidRPr="00B410D9">
        <w:rPr>
          <w:lang w:eastAsia="es-ES"/>
        </w:rPr>
        <w:t>Spark</w:t>
      </w:r>
      <w:proofErr w:type="spellEnd"/>
      <w:r w:rsidRPr="00B410D9">
        <w:rPr>
          <w:lang w:eastAsia="es-ES"/>
        </w:rPr>
        <w:t xml:space="preserve">) que es bastante completo para pruebas o aplicaciones pequeñas. Además, puede ser una gran utilidad en aplicaciones donde no se tenga claro si este modelo de base de datos es el más eficiente o casos donde una aplicación empiece siendo </w:t>
      </w:r>
      <w:proofErr w:type="gramStart"/>
      <w:r w:rsidRPr="00B410D9">
        <w:rPr>
          <w:lang w:eastAsia="es-ES"/>
        </w:rPr>
        <w:t>pequeña</w:t>
      </w:r>
      <w:proofErr w:type="gramEnd"/>
      <w:r w:rsidRPr="00B410D9">
        <w:rPr>
          <w:lang w:eastAsia="es-ES"/>
        </w:rPr>
        <w:t xml:space="preserve"> pero tenga expectativas de crecer </w:t>
      </w:r>
      <w:r w:rsidR="007C6C7B">
        <w:rPr>
          <w:lang w:eastAsia="es-ES"/>
        </w:rPr>
        <w:t>má</w:t>
      </w:r>
      <w:r w:rsidRPr="00B410D9">
        <w:rPr>
          <w:lang w:eastAsia="es-ES"/>
        </w:rPr>
        <w:t>s lo largo del tiempo</w:t>
      </w:r>
      <w:r w:rsidR="00D423E3">
        <w:rPr>
          <w:lang w:eastAsia="es-ES"/>
        </w:rPr>
        <w:t>;</w:t>
      </w:r>
      <w:r w:rsidRPr="00B410D9">
        <w:rPr>
          <w:lang w:eastAsia="es-ES"/>
        </w:rPr>
        <w:t xml:space="preserve"> porque se puede pasar del plan gratuito al plan de pago, añadiendo recursos y mejorando la escalabilidad de </w:t>
      </w:r>
      <w:del w:id="1392" w:author="Redondo García Francisco Javier" w:date="2025-09-02T09:44:00Z">
        <w:r w:rsidRPr="00B410D9">
          <w:rPr>
            <w:lang w:eastAsia="es-ES"/>
          </w:rPr>
          <w:delText>manera notable</w:delText>
        </w:r>
        <w:r w:rsidR="0076551C">
          <w:rPr>
            <w:lang w:eastAsia="es-ES"/>
          </w:rPr>
          <w:delText xml:space="preserve"> de </w:delText>
        </w:r>
      </w:del>
      <w:r w:rsidR="00D423E3">
        <w:rPr>
          <w:lang w:eastAsia="es-ES"/>
        </w:rPr>
        <w:t>una manera ágil y transparente para los componentes ya creados.</w:t>
      </w:r>
      <w:ins w:id="1393" w:author="Redondo García Francisco Javier" w:date="2025-09-02T09:44:00Z">
        <w:r w:rsidR="00D423E3">
          <w:rPr>
            <w:lang w:eastAsia="es-ES"/>
          </w:rPr>
          <w:t xml:space="preserve"> </w:t>
        </w:r>
      </w:ins>
    </w:p>
    <w:p w14:paraId="4D86EA04" w14:textId="4E726C3D" w:rsidR="00260674" w:rsidRPr="00B410D9" w:rsidRDefault="00260674" w:rsidP="007C6C7B">
      <w:pPr>
        <w:rPr>
          <w:lang w:eastAsia="es-ES"/>
        </w:rPr>
      </w:pPr>
      <w:r w:rsidRPr="00B410D9">
        <w:rPr>
          <w:lang w:eastAsia="es-ES"/>
        </w:rPr>
        <w:t xml:space="preserve">Como </w:t>
      </w:r>
      <w:del w:id="1394" w:author="Redondo García Francisco Javier" w:date="2025-09-02T09:44:00Z">
        <w:r w:rsidRPr="00B410D9">
          <w:rPr>
            <w:lang w:eastAsia="es-ES"/>
          </w:rPr>
          <w:delText>vemos</w:delText>
        </w:r>
      </w:del>
      <w:ins w:id="1395" w:author="Redondo García Francisco Javier" w:date="2025-09-02T09:44:00Z">
        <w:r w:rsidR="00910E66">
          <w:rPr>
            <w:lang w:eastAsia="es-ES"/>
          </w:rPr>
          <w:t>se ve</w:t>
        </w:r>
      </w:ins>
      <w:r w:rsidRPr="00B410D9">
        <w:rPr>
          <w:lang w:eastAsia="es-ES"/>
        </w:rPr>
        <w:t xml:space="preserve">, </w:t>
      </w:r>
      <w:proofErr w:type="spellStart"/>
      <w:r w:rsidRPr="00B410D9">
        <w:rPr>
          <w:lang w:eastAsia="es-ES"/>
        </w:rPr>
        <w:t>Firebase</w:t>
      </w:r>
      <w:proofErr w:type="spellEnd"/>
      <w:r w:rsidRPr="00B410D9">
        <w:rPr>
          <w:lang w:eastAsia="es-ES"/>
        </w:rPr>
        <w:t xml:space="preserve"> se presenta como una solución moderna y robusta para el desarrollo de aplicaciones que requieran conectividad entre múltiples plataformas y especialmente eficaz para aplicaciones que no requieren una cantidad y complejidad de datos muy grande. Además, su facilidad de uso, integración con herramientas clave y capacidad para sincronizar datos en tiempo real la convierten en una elección idónea para proyectos que combinan aplicaciones web y móviles, como es el caso de este proyecto.</w:t>
      </w:r>
    </w:p>
    <w:p w14:paraId="4BCC73CB" w14:textId="77777777" w:rsidR="00260674" w:rsidRPr="00D505CF" w:rsidRDefault="00260674" w:rsidP="00260674">
      <w:pPr>
        <w:pStyle w:val="Ttulo3"/>
      </w:pPr>
      <w:bookmarkStart w:id="1396" w:name="_Toc207317071"/>
      <w:bookmarkStart w:id="1397" w:name="_Toc202786268"/>
      <w:r w:rsidRPr="00D505CF">
        <w:lastRenderedPageBreak/>
        <w:t>2.3.1. Comparativa</w:t>
      </w:r>
      <w:bookmarkEnd w:id="1396"/>
      <w:bookmarkEnd w:id="1397"/>
    </w:p>
    <w:p w14:paraId="7D831280" w14:textId="77777777" w:rsidR="00260674" w:rsidRPr="00B410D9" w:rsidRDefault="00260674" w:rsidP="007C6C7B">
      <w:pPr>
        <w:rPr>
          <w:lang w:eastAsia="es-ES"/>
        </w:rPr>
      </w:pPr>
      <w:r w:rsidRPr="00B410D9">
        <w:rPr>
          <w:lang w:eastAsia="es-ES"/>
        </w:rPr>
        <w:t>Como se ha visto, el desarrollo en sistemas SQL supone una gran opción por su r</w:t>
      </w:r>
      <w:r>
        <w:rPr>
          <w:lang w:eastAsia="es-ES"/>
        </w:rPr>
        <w:t>o</w:t>
      </w:r>
      <w:r w:rsidRPr="00B410D9">
        <w:rPr>
          <w:lang w:eastAsia="es-ES"/>
        </w:rPr>
        <w:t>bustez y tiene una gran capacidad para manejar estructuras de datos complejas.</w:t>
      </w:r>
    </w:p>
    <w:p w14:paraId="2869BDF3" w14:textId="77777777" w:rsidR="00260674" w:rsidRPr="00B410D9" w:rsidRDefault="00260674" w:rsidP="007C6C7B">
      <w:pPr>
        <w:rPr>
          <w:lang w:eastAsia="es-ES"/>
        </w:rPr>
      </w:pPr>
      <w:r w:rsidRPr="00B410D9">
        <w:rPr>
          <w:lang w:eastAsia="es-ES"/>
        </w:rPr>
        <w:t xml:space="preserve">No obstante, los sistemas NoSQL, como es </w:t>
      </w:r>
      <w:proofErr w:type="spellStart"/>
      <w:r w:rsidRPr="00B410D9">
        <w:rPr>
          <w:lang w:eastAsia="es-ES"/>
        </w:rPr>
        <w:t>Firebase</w:t>
      </w:r>
      <w:proofErr w:type="spellEnd"/>
      <w:r w:rsidRPr="00B410D9">
        <w:rPr>
          <w:lang w:eastAsia="es-ES"/>
        </w:rPr>
        <w:t xml:space="preserve">, ofrecen claras ventajas para integraciones directas o agilidad de desarrollo. Estos sistemas no requieren esquemas fijos, lo que facilita adaptarse a cambios en la estructura de datos a lo largo del desarrollo. Además, al tratarse de un servicio completamente gestionado, elimina la necesidad de configurar un servidor </w:t>
      </w:r>
      <w:proofErr w:type="spellStart"/>
      <w:r w:rsidRPr="00B410D9">
        <w:rPr>
          <w:lang w:eastAsia="es-ES"/>
        </w:rPr>
        <w:t>backend</w:t>
      </w:r>
      <w:proofErr w:type="spellEnd"/>
      <w:r w:rsidRPr="00B410D9">
        <w:rPr>
          <w:lang w:eastAsia="es-ES"/>
        </w:rPr>
        <w:t xml:space="preserve"> o desarrollar una API intermediaria, algo que sí sería necesario al utilizar sistemas SQL, como puede ser PostgreSQL, que requiere una arquitectura más compleja para su integración con aplicaciones </w:t>
      </w:r>
      <w:proofErr w:type="spellStart"/>
      <w:r w:rsidRPr="00B410D9">
        <w:rPr>
          <w:lang w:eastAsia="es-ES"/>
        </w:rPr>
        <w:t>frontend</w:t>
      </w:r>
      <w:proofErr w:type="spellEnd"/>
      <w:r w:rsidRPr="00B410D9">
        <w:rPr>
          <w:lang w:eastAsia="es-ES"/>
        </w:rPr>
        <w:t>.</w:t>
      </w:r>
    </w:p>
    <w:p w14:paraId="7BA8DA15" w14:textId="1AB859D8" w:rsidR="00260674" w:rsidRDefault="00260674" w:rsidP="005D4CFE">
      <w:pPr>
        <w:spacing w:before="100" w:beforeAutospacing="1" w:after="100" w:afterAutospacing="1" w:line="240" w:lineRule="auto"/>
        <w:rPr>
          <w:rFonts w:ascii="Times New Roman" w:eastAsia="Times New Roman" w:hAnsi="Times New Roman" w:cs="Times New Roman"/>
          <w:lang w:eastAsia="es-ES"/>
        </w:rPr>
      </w:pPr>
    </w:p>
    <w:p w14:paraId="2D5B7D0D" w14:textId="39025AF0" w:rsidR="00260674" w:rsidRDefault="00260674" w:rsidP="00260674">
      <w:pPr>
        <w:pStyle w:val="Ttulo2"/>
        <w:rPr>
          <w:rFonts w:eastAsia="Times New Roman"/>
          <w:lang w:eastAsia="es-ES"/>
        </w:rPr>
      </w:pPr>
      <w:bookmarkStart w:id="1398" w:name="_Toc207317072"/>
      <w:bookmarkStart w:id="1399" w:name="_Toc202786269"/>
      <w:r>
        <w:rPr>
          <w:rFonts w:eastAsia="Times New Roman"/>
          <w:lang w:eastAsia="es-ES"/>
        </w:rPr>
        <w:t xml:space="preserve">2.3. </w:t>
      </w:r>
      <w:ins w:id="1400" w:author="Redondo García Francisco Javier" w:date="2025-09-02T09:44:00Z">
        <w:r w:rsidR="00B4490A">
          <w:rPr>
            <w:rFonts w:eastAsia="Times New Roman"/>
            <w:lang w:eastAsia="es-ES"/>
          </w:rPr>
          <w:t xml:space="preserve">Páginas </w:t>
        </w:r>
      </w:ins>
      <w:r w:rsidR="00B4490A">
        <w:rPr>
          <w:rFonts w:eastAsia="Times New Roman"/>
          <w:lang w:eastAsia="es-ES"/>
        </w:rPr>
        <w:t>W</w:t>
      </w:r>
      <w:r>
        <w:rPr>
          <w:rFonts w:eastAsia="Times New Roman"/>
          <w:lang w:eastAsia="es-ES"/>
        </w:rPr>
        <w:t>eb</w:t>
      </w:r>
      <w:bookmarkEnd w:id="1398"/>
      <w:bookmarkEnd w:id="1399"/>
    </w:p>
    <w:p w14:paraId="5F541E23" w14:textId="059B3A60" w:rsidR="00B4490A" w:rsidRPr="00B4490A" w:rsidRDefault="00B4490A" w:rsidP="00B4490A">
      <w:pPr>
        <w:rPr>
          <w:ins w:id="1401" w:author="Redondo García Francisco Javier" w:date="2025-09-02T09:44:00Z"/>
          <w:lang w:eastAsia="es-ES"/>
        </w:rPr>
      </w:pPr>
      <w:ins w:id="1402" w:author="Redondo García Francisco Javier" w:date="2025-09-02T09:44:00Z">
        <w:r>
          <w:rPr>
            <w:lang w:eastAsia="es-ES"/>
          </w:rPr>
          <w:t>En esta sección se hará un recorrido teórico desde la evolución histórica de las páginas web hasta el análisis de tecnologías actuales para su desarrollo, con el fin de, posteriormente, elegir una tecnología apropiada para este proyecto.</w:t>
        </w:r>
      </w:ins>
    </w:p>
    <w:p w14:paraId="17C34A6C" w14:textId="39156C6E" w:rsidR="00260674" w:rsidRPr="00260674" w:rsidRDefault="00260674" w:rsidP="00260674">
      <w:pPr>
        <w:pStyle w:val="Ttulo3"/>
      </w:pPr>
      <w:bookmarkStart w:id="1403" w:name="_Toc207317073"/>
      <w:bookmarkStart w:id="1404" w:name="_Toc202786270"/>
      <w:r w:rsidRPr="00260674">
        <w:t>2.</w:t>
      </w:r>
      <w:r>
        <w:t>3</w:t>
      </w:r>
      <w:r w:rsidRPr="00260674">
        <w:t>.</w:t>
      </w:r>
      <w:r>
        <w:t xml:space="preserve">1. </w:t>
      </w:r>
      <w:r w:rsidRPr="00260674">
        <w:t xml:space="preserve"> Evolución histórica de desarrollos web</w:t>
      </w:r>
      <w:bookmarkEnd w:id="1403"/>
      <w:bookmarkEnd w:id="1404"/>
    </w:p>
    <w:p w14:paraId="3A0ACF33" w14:textId="4805873D" w:rsidR="00260674" w:rsidRPr="00B410D9" w:rsidRDefault="00260674" w:rsidP="007C6C7B">
      <w:pPr>
        <w:rPr>
          <w:lang w:eastAsia="es-ES"/>
        </w:rPr>
      </w:pPr>
      <w:r w:rsidRPr="00B410D9">
        <w:rPr>
          <w:lang w:eastAsia="es-ES"/>
        </w:rPr>
        <w:t>El desarrollo web ha experimentado una gran evolución desde los sistemas más simples de los años 60 y 70 hasta los más actuales</w:t>
      </w:r>
      <w:ins w:id="1405" w:author="Redondo García Francisco Javier" w:date="2025-09-02T09:44:00Z">
        <w:r w:rsidR="00C57518">
          <w:rPr>
            <w:lang w:eastAsia="es-ES"/>
          </w:rPr>
          <w:t xml:space="preserve"> </w:t>
        </w:r>
      </w:ins>
      <w:customXmlInsRangeStart w:id="1406" w:author="Redondo García Francisco Javier" w:date="2025-09-02T09:44:00Z"/>
      <w:sdt>
        <w:sdtPr>
          <w:rPr>
            <w:lang w:eastAsia="es-ES"/>
          </w:rPr>
          <w:id w:val="1893697404"/>
          <w:citation/>
        </w:sdtPr>
        <w:sdtEndPr/>
        <w:sdtContent>
          <w:customXmlInsRangeEnd w:id="1406"/>
          <w:ins w:id="1407" w:author="Redondo García Francisco Javier" w:date="2025-09-02T09:44:00Z">
            <w:r w:rsidR="00C57518">
              <w:rPr>
                <w:lang w:eastAsia="es-ES"/>
              </w:rPr>
              <w:fldChar w:fldCharType="begin"/>
            </w:r>
            <w:r w:rsidR="00C57518">
              <w:rPr>
                <w:lang w:eastAsia="es-ES"/>
              </w:rPr>
              <w:instrText xml:space="preserve"> CITATION Luj02 \l 3082 </w:instrText>
            </w:r>
            <w:r w:rsidR="00C57518">
              <w:rPr>
                <w:lang w:eastAsia="es-ES"/>
              </w:rPr>
              <w:fldChar w:fldCharType="separate"/>
            </w:r>
            <w:r w:rsidR="00477B4E" w:rsidRPr="00477B4E">
              <w:rPr>
                <w:noProof/>
                <w:lang w:eastAsia="es-ES"/>
              </w:rPr>
              <w:t>[12]</w:t>
            </w:r>
            <w:r w:rsidR="00C57518">
              <w:rPr>
                <w:lang w:eastAsia="es-ES"/>
              </w:rPr>
              <w:fldChar w:fldCharType="end"/>
            </w:r>
          </w:ins>
          <w:customXmlInsRangeStart w:id="1408" w:author="Redondo García Francisco Javier" w:date="2025-09-02T09:44:00Z"/>
        </w:sdtContent>
      </w:sdt>
      <w:customXmlInsRangeEnd w:id="1408"/>
      <w:r w:rsidRPr="00B410D9">
        <w:rPr>
          <w:lang w:eastAsia="es-ES"/>
        </w:rPr>
        <w:t>, que proporcionan diversas opciones y herramientas para la interactividad del usuario</w:t>
      </w:r>
      <w:ins w:id="1409" w:author="Redondo García Francisco Javier" w:date="2025-09-02T09:44:00Z">
        <w:r w:rsidR="00C57518">
          <w:rPr>
            <w:lang w:eastAsia="es-ES"/>
          </w:rPr>
          <w:t xml:space="preserve"> </w:t>
        </w:r>
      </w:ins>
      <w:r w:rsidRPr="00B410D9">
        <w:rPr>
          <w:lang w:eastAsia="es-ES"/>
        </w:rPr>
        <w:t xml:space="preserve">. Esta evolución ha estado estrechamente relacionada con los avances en tecnologías de </w:t>
      </w:r>
      <w:proofErr w:type="spellStart"/>
      <w:r w:rsidRPr="00B410D9">
        <w:rPr>
          <w:lang w:eastAsia="es-ES"/>
        </w:rPr>
        <w:t>frontend</w:t>
      </w:r>
      <w:proofErr w:type="spellEnd"/>
      <w:r w:rsidRPr="00B410D9">
        <w:rPr>
          <w:lang w:eastAsia="es-ES"/>
        </w:rPr>
        <w:t xml:space="preserve">, </w:t>
      </w:r>
      <w:proofErr w:type="spellStart"/>
      <w:r w:rsidRPr="00B410D9">
        <w:rPr>
          <w:lang w:eastAsia="es-ES"/>
        </w:rPr>
        <w:t>backend</w:t>
      </w:r>
      <w:proofErr w:type="spellEnd"/>
      <w:r w:rsidRPr="00B410D9">
        <w:rPr>
          <w:lang w:eastAsia="es-ES"/>
        </w:rPr>
        <w:t>, bases de datos, y más recientemente desde 2008, con la integración móvil.</w:t>
      </w:r>
    </w:p>
    <w:p w14:paraId="4BBBB9AF" w14:textId="29AEF5F6" w:rsidR="00260674" w:rsidRPr="00B410D9" w:rsidRDefault="00260674" w:rsidP="007C6C7B">
      <w:pPr>
        <w:rPr>
          <w:lang w:eastAsia="es-ES"/>
        </w:rPr>
      </w:pPr>
      <w:r w:rsidRPr="00B410D9">
        <w:rPr>
          <w:lang w:eastAsia="es-ES"/>
        </w:rPr>
        <w:t xml:space="preserve">Los primeros sistemas de comunicación en línea se remontan a ARPANET, </w:t>
      </w:r>
      <w:proofErr w:type="spellStart"/>
      <w:r w:rsidRPr="00B410D9">
        <w:rPr>
          <w:lang w:eastAsia="es-ES"/>
        </w:rPr>
        <w:t>Usenet</w:t>
      </w:r>
      <w:proofErr w:type="spellEnd"/>
      <w:r w:rsidRPr="00B410D9">
        <w:rPr>
          <w:lang w:eastAsia="es-ES"/>
        </w:rPr>
        <w:t xml:space="preserve"> y BBS, hasta que</w:t>
      </w:r>
      <w:ins w:id="1410" w:author="Redondo García Francisco Javier" w:date="2025-09-02T09:44:00Z">
        <w:r w:rsidR="00C57518">
          <w:rPr>
            <w:lang w:eastAsia="es-ES"/>
          </w:rPr>
          <w:t>,</w:t>
        </w:r>
      </w:ins>
      <w:r w:rsidRPr="00B410D9">
        <w:rPr>
          <w:lang w:eastAsia="es-ES"/>
        </w:rPr>
        <w:t xml:space="preserve"> en 1989, Tim Berners-Lee inventó el </w:t>
      </w:r>
      <w:proofErr w:type="spellStart"/>
      <w:r w:rsidRPr="00B410D9">
        <w:rPr>
          <w:lang w:eastAsia="es-ES"/>
        </w:rPr>
        <w:t>HyperText</w:t>
      </w:r>
      <w:proofErr w:type="spellEnd"/>
      <w:r w:rsidRPr="00B410D9">
        <w:rPr>
          <w:lang w:eastAsia="es-ES"/>
        </w:rPr>
        <w:t xml:space="preserve"> </w:t>
      </w:r>
      <w:proofErr w:type="spellStart"/>
      <w:r w:rsidRPr="00B410D9">
        <w:rPr>
          <w:lang w:eastAsia="es-ES"/>
        </w:rPr>
        <w:t>Marup</w:t>
      </w:r>
      <w:proofErr w:type="spellEnd"/>
      <w:r w:rsidRPr="00B410D9">
        <w:rPr>
          <w:lang w:eastAsia="es-ES"/>
        </w:rPr>
        <w:t xml:space="preserve"> </w:t>
      </w:r>
      <w:proofErr w:type="spellStart"/>
      <w:r w:rsidRPr="00B410D9">
        <w:rPr>
          <w:lang w:eastAsia="es-ES"/>
        </w:rPr>
        <w:t>Language</w:t>
      </w:r>
      <w:proofErr w:type="spellEnd"/>
      <w:r w:rsidRPr="00B410D9">
        <w:rPr>
          <w:lang w:eastAsia="es-ES"/>
        </w:rPr>
        <w:t xml:space="preserve"> (HTML) y la </w:t>
      </w:r>
      <w:proofErr w:type="spellStart"/>
      <w:r w:rsidRPr="00B410D9">
        <w:rPr>
          <w:lang w:eastAsia="es-ES"/>
        </w:rPr>
        <w:t>World</w:t>
      </w:r>
      <w:proofErr w:type="spellEnd"/>
      <w:r w:rsidRPr="00B410D9">
        <w:rPr>
          <w:lang w:eastAsia="es-ES"/>
        </w:rPr>
        <w:t xml:space="preserve"> Wide Web (WWW). Pero no fue hasta un año después, en 1990, que no se desarrolló el primer sitio web. Esto ocurrió en el CERN, el Laboratorio Europeo de Física de Partículas. Por lo tanto, los inicios de la Web se encuentran entre 1990 y 1995, donde se observa un HTML estático, siendo únicamente documentos de este tipo de lenguaje simples, sin estilos y sin interactividad, sin bases de datos integradas ni programación del lado del servidor, por lo que eran sitios meramente informativos. En los inicios de la Web se usaban navegadores como Mosaic y Netscape.</w:t>
      </w:r>
    </w:p>
    <w:p w14:paraId="7BCF4676" w14:textId="77777777" w:rsidR="00260674" w:rsidRPr="00B410D9" w:rsidRDefault="00260674" w:rsidP="007C6C7B">
      <w:pPr>
        <w:rPr>
          <w:lang w:eastAsia="es-ES"/>
        </w:rPr>
      </w:pPr>
      <w:r w:rsidRPr="00B410D9">
        <w:rPr>
          <w:lang w:eastAsia="es-ES"/>
        </w:rPr>
        <w:t xml:space="preserve">En cuanto al diseño, las primeras páginas web eran totalmente estáticas, permitiendo entonces pocas posibilidades de interactividad y de estilos. En 1996 fue cuando empezaron a poder verse las primeras páginas webs parecidas a las que encontramos actualmente. En 2005 ganó popularidad CSS, que permite separar los elementos de contenido con los de diseño. En 2008 llegaron los smartphones, por lo que el diseño web tuvo que saber adaptarse a las pantallas móviles. Actualmente, el diseño web se centra en la experiencia del usuario (UX, UI) </w:t>
      </w:r>
    </w:p>
    <w:p w14:paraId="59CF1F8A" w14:textId="16AF435E" w:rsidR="00260674" w:rsidRPr="00B410D9" w:rsidRDefault="00260674" w:rsidP="007C6C7B">
      <w:pPr>
        <w:rPr>
          <w:lang w:eastAsia="es-ES"/>
        </w:rPr>
      </w:pPr>
      <w:r w:rsidRPr="00B410D9">
        <w:rPr>
          <w:lang w:eastAsia="es-ES"/>
        </w:rPr>
        <w:t>En general, la evolución de la web comenzó con la Web 1.0 introduciendo al mundo el concepto de “en línea”</w:t>
      </w:r>
      <w:commentRangeStart w:id="1411"/>
      <w:r w:rsidRPr="00B410D9">
        <w:rPr>
          <w:lang w:eastAsia="es-ES"/>
        </w:rPr>
        <w:t>,</w:t>
      </w:r>
      <w:commentRangeEnd w:id="1411"/>
      <w:r w:rsidR="0065628B">
        <w:rPr>
          <w:rStyle w:val="Refdecomentario"/>
        </w:rPr>
        <w:commentReference w:id="1411"/>
      </w:r>
      <w:ins w:id="1412" w:author="Redondo García Francisco Javier" w:date="2025-09-02T09:44:00Z">
        <w:r w:rsidRPr="00B410D9">
          <w:rPr>
            <w:lang w:eastAsia="es-ES"/>
          </w:rPr>
          <w:t xml:space="preserve"> </w:t>
        </w:r>
        <w:r w:rsidR="006F4482" w:rsidRPr="006F4482">
          <w:rPr>
            <w:lang w:eastAsia="es-ES"/>
          </w:rPr>
          <w:t>que significa poder acceder a información publicada en Internet de manera estática, unidireccional y principalmente de lectura, donde los usuarios eran consumidores de contenidos creados por empresas o instituciones, pero sin capacidad de interactuar ni modificar lo que veían</w:t>
        </w:r>
        <w:r w:rsidR="006F4482">
          <w:rPr>
            <w:lang w:eastAsia="es-ES"/>
          </w:rPr>
          <w:t>. Después,</w:t>
        </w:r>
      </w:ins>
      <w:r w:rsidR="006F4482" w:rsidRPr="006F4482">
        <w:rPr>
          <w:lang w:eastAsia="es-ES"/>
        </w:rPr>
        <w:t xml:space="preserve"> </w:t>
      </w:r>
      <w:r w:rsidRPr="006F4482">
        <w:rPr>
          <w:lang w:eastAsia="es-ES"/>
        </w:rPr>
        <w:t>la Web 2.0 añadió la interactividad y las redes sociales, la Web 3.0 trajo consigo los datos inteligentes y personalizados y la Web 4.0 es la más actual</w:t>
      </w:r>
      <w:r w:rsidRPr="00B410D9">
        <w:rPr>
          <w:lang w:eastAsia="es-ES"/>
        </w:rPr>
        <w:t xml:space="preserve"> y la que trabaja para revolucionar la experiencia web con avances como la inteligencia artificial.  </w:t>
      </w:r>
    </w:p>
    <w:p w14:paraId="79F9E8F1" w14:textId="77777777" w:rsidR="00260674" w:rsidRPr="00B410D9" w:rsidRDefault="00260674" w:rsidP="007C6C7B">
      <w:pPr>
        <w:rPr>
          <w:lang w:eastAsia="es-ES"/>
        </w:rPr>
      </w:pPr>
      <w:r w:rsidRPr="00B410D9">
        <w:rPr>
          <w:lang w:eastAsia="es-ES"/>
        </w:rPr>
        <w:lastRenderedPageBreak/>
        <w:t xml:space="preserve">La era del servidor y las primeras bases de datos, la Web 1.0, se puede situar entre 1995 y 2005, puesto que aparecieron diversos avances. Por un lado, lenguajes del lado del servidor tales como PHP, ASP de Microsoft, Perl, </w:t>
      </w:r>
      <w:proofErr w:type="spellStart"/>
      <w:r w:rsidRPr="00B410D9">
        <w:rPr>
          <w:lang w:eastAsia="es-ES"/>
        </w:rPr>
        <w:t>ColdFusion</w:t>
      </w:r>
      <w:proofErr w:type="spellEnd"/>
      <w:r w:rsidRPr="00B410D9">
        <w:rPr>
          <w:lang w:eastAsia="es-ES"/>
        </w:rPr>
        <w:t xml:space="preserve"> y conexiones a bases de datos como MySQL, PostgreSQL y SQL Server. Por otro lado, JavaScript salió a la luz permitiendo las primeras interacciones en el cliente y aparecieron también los primeros sistemas de gestión de contenido. En esta época se consolida el modelo cliente-servidor.</w:t>
      </w:r>
    </w:p>
    <w:p w14:paraId="036A5067" w14:textId="77777777" w:rsidR="00260674" w:rsidRPr="00B410D9" w:rsidRDefault="00260674" w:rsidP="007C6C7B">
      <w:pPr>
        <w:rPr>
          <w:lang w:eastAsia="es-ES"/>
        </w:rPr>
      </w:pPr>
      <w:r w:rsidRPr="00B410D9">
        <w:rPr>
          <w:lang w:eastAsia="es-ES"/>
        </w:rPr>
        <w:t xml:space="preserve">De 2005 a 2012 se da la llamada Web 2.0, donde el uso global de AJAX supuso la posibilidad de generar sitios web más dinámicos sin la necesidad de recargas páginas. En esta era nacieron plataformas conocidas actualmente como redes sociales: Facebook, YouTube, Twitter (ahora llamado X). También hubo un aumento en la frecuencia de uso del </w:t>
      </w:r>
      <w:proofErr w:type="spellStart"/>
      <w:r w:rsidRPr="00B410D9">
        <w:rPr>
          <w:lang w:eastAsia="es-ES"/>
        </w:rPr>
        <w:t>APIs</w:t>
      </w:r>
      <w:proofErr w:type="spellEnd"/>
      <w:r w:rsidRPr="00B410D9">
        <w:rPr>
          <w:lang w:eastAsia="es-ES"/>
        </w:rPr>
        <w:t xml:space="preserve"> REST para conectar servicios y se desarrollaron </w:t>
      </w:r>
      <w:proofErr w:type="spellStart"/>
      <w:r w:rsidRPr="00B410D9">
        <w:rPr>
          <w:lang w:eastAsia="es-ES"/>
        </w:rPr>
        <w:t>frameworks</w:t>
      </w:r>
      <w:proofErr w:type="spellEnd"/>
      <w:r w:rsidRPr="00B410D9">
        <w:rPr>
          <w:lang w:eastAsia="es-ES"/>
        </w:rPr>
        <w:t xml:space="preserve"> JavaScript (jQuery, Prototype.js) y avances en diseño web (CSS2/3, HTML5).</w:t>
      </w:r>
    </w:p>
    <w:p w14:paraId="209B33CC" w14:textId="77777777" w:rsidR="00260674" w:rsidRPr="00B410D9" w:rsidRDefault="00260674" w:rsidP="007C6C7B">
      <w:pPr>
        <w:rPr>
          <w:lang w:eastAsia="es-ES"/>
        </w:rPr>
      </w:pPr>
      <w:r w:rsidRPr="00B410D9">
        <w:rPr>
          <w:lang w:eastAsia="es-ES"/>
        </w:rPr>
        <w:t xml:space="preserve">De 2012 a 2020, en la era de la Web 3.0, se puede observar la aparición de </w:t>
      </w:r>
      <w:proofErr w:type="gramStart"/>
      <w:r w:rsidRPr="00B410D9">
        <w:rPr>
          <w:lang w:eastAsia="es-ES"/>
        </w:rPr>
        <w:t>Single</w:t>
      </w:r>
      <w:proofErr w:type="gramEnd"/>
      <w:r w:rsidRPr="00B410D9">
        <w:rPr>
          <w:lang w:eastAsia="es-ES"/>
        </w:rPr>
        <w:t xml:space="preserve"> Page </w:t>
      </w:r>
      <w:proofErr w:type="spellStart"/>
      <w:r w:rsidRPr="00B410D9">
        <w:rPr>
          <w:lang w:eastAsia="es-ES"/>
        </w:rPr>
        <w:t>Applications</w:t>
      </w:r>
      <w:proofErr w:type="spellEnd"/>
      <w:r w:rsidRPr="00B410D9">
        <w:rPr>
          <w:lang w:eastAsia="es-ES"/>
        </w:rPr>
        <w:t xml:space="preserve"> (SPA), que permite a sus aplicaciones cargar una sola página HTML y actualizar su contenido dinámicamente. Los </w:t>
      </w:r>
      <w:proofErr w:type="spellStart"/>
      <w:r w:rsidRPr="00B410D9">
        <w:rPr>
          <w:lang w:eastAsia="es-ES"/>
        </w:rPr>
        <w:t>frameworks</w:t>
      </w:r>
      <w:proofErr w:type="spellEnd"/>
      <w:r w:rsidRPr="00B410D9">
        <w:rPr>
          <w:lang w:eastAsia="es-ES"/>
        </w:rPr>
        <w:t xml:space="preserve"> populares de esta era son Angular (Google), </w:t>
      </w:r>
      <w:proofErr w:type="spellStart"/>
      <w:r w:rsidRPr="00B410D9">
        <w:rPr>
          <w:lang w:eastAsia="es-ES"/>
        </w:rPr>
        <w:t>React</w:t>
      </w:r>
      <w:proofErr w:type="spellEnd"/>
      <w:r w:rsidRPr="00B410D9">
        <w:rPr>
          <w:lang w:eastAsia="es-ES"/>
        </w:rPr>
        <w:t xml:space="preserve"> (Facebook) y Vue.js. </w:t>
      </w:r>
      <w:proofErr w:type="spellStart"/>
      <w:r w:rsidRPr="00B410D9">
        <w:rPr>
          <w:lang w:eastAsia="es-ES"/>
        </w:rPr>
        <w:t>Backend</w:t>
      </w:r>
      <w:proofErr w:type="spellEnd"/>
      <w:r w:rsidRPr="00B410D9">
        <w:rPr>
          <w:lang w:eastAsia="es-ES"/>
        </w:rPr>
        <w:t xml:space="preserve"> con Node.js y arquitecturas como MVC y </w:t>
      </w:r>
      <w:proofErr w:type="spellStart"/>
      <w:r w:rsidRPr="00B410D9">
        <w:rPr>
          <w:lang w:eastAsia="es-ES"/>
        </w:rPr>
        <w:t>RESTful</w:t>
      </w:r>
      <w:proofErr w:type="spellEnd"/>
      <w:r w:rsidRPr="00B410D9">
        <w:rPr>
          <w:lang w:eastAsia="es-ES"/>
        </w:rPr>
        <w:t xml:space="preserve"> </w:t>
      </w:r>
      <w:proofErr w:type="spellStart"/>
      <w:r w:rsidRPr="00B410D9">
        <w:rPr>
          <w:lang w:eastAsia="es-ES"/>
        </w:rPr>
        <w:t>APIs</w:t>
      </w:r>
      <w:proofErr w:type="spellEnd"/>
      <w:r w:rsidRPr="00B410D9">
        <w:rPr>
          <w:lang w:eastAsia="es-ES"/>
        </w:rPr>
        <w:t xml:space="preserve">. En esta parte del desarrollo web, hay un masivo de JSON para intercambio de datos, y bases de datos NoSQL: MongoDB, </w:t>
      </w:r>
      <w:proofErr w:type="spellStart"/>
      <w:r w:rsidRPr="00B410D9">
        <w:rPr>
          <w:lang w:eastAsia="es-ES"/>
        </w:rPr>
        <w:t>Firebase</w:t>
      </w:r>
      <w:proofErr w:type="spellEnd"/>
      <w:r w:rsidRPr="00B410D9">
        <w:rPr>
          <w:lang w:eastAsia="es-ES"/>
        </w:rPr>
        <w:t xml:space="preserve">, </w:t>
      </w:r>
      <w:proofErr w:type="spellStart"/>
      <w:r w:rsidRPr="00B410D9">
        <w:rPr>
          <w:lang w:eastAsia="es-ES"/>
        </w:rPr>
        <w:t>CouchDB</w:t>
      </w:r>
      <w:proofErr w:type="spellEnd"/>
      <w:r w:rsidRPr="00B410D9">
        <w:rPr>
          <w:lang w:eastAsia="es-ES"/>
        </w:rPr>
        <w:t>; contenedores (como Docker) y DevOps.</w:t>
      </w:r>
    </w:p>
    <w:p w14:paraId="7D1ECB4F" w14:textId="77777777" w:rsidR="00260674" w:rsidRPr="00B410D9" w:rsidRDefault="00260674" w:rsidP="007C6C7B">
      <w:pPr>
        <w:rPr>
          <w:lang w:eastAsia="es-ES"/>
        </w:rPr>
      </w:pPr>
      <w:r w:rsidRPr="00B410D9">
        <w:rPr>
          <w:lang w:eastAsia="es-ES"/>
        </w:rPr>
        <w:t xml:space="preserve">En cuanto al desarrollo web actual, este comprende la era de la Web 4.0, desde 2020 hasta el día de hoy, donde se pueden encontrar nuevos avances tales como el </w:t>
      </w:r>
      <w:proofErr w:type="spellStart"/>
      <w:r w:rsidRPr="00B410D9">
        <w:rPr>
          <w:lang w:eastAsia="es-ES"/>
        </w:rPr>
        <w:t>Jamstack</w:t>
      </w:r>
      <w:proofErr w:type="spellEnd"/>
      <w:r w:rsidRPr="00B410D9">
        <w:rPr>
          <w:lang w:eastAsia="es-ES"/>
        </w:rPr>
        <w:t xml:space="preserve">, </w:t>
      </w:r>
      <w:proofErr w:type="spellStart"/>
      <w:r w:rsidRPr="00B410D9">
        <w:rPr>
          <w:lang w:eastAsia="es-ES"/>
        </w:rPr>
        <w:t>Serveless</w:t>
      </w:r>
      <w:proofErr w:type="spellEnd"/>
      <w:r w:rsidRPr="00B410D9">
        <w:rPr>
          <w:lang w:eastAsia="es-ES"/>
        </w:rPr>
        <w:t xml:space="preserve"> </w:t>
      </w:r>
      <w:proofErr w:type="spellStart"/>
      <w:r w:rsidRPr="00B410D9">
        <w:rPr>
          <w:lang w:eastAsia="es-ES"/>
        </w:rPr>
        <w:t>architecture</w:t>
      </w:r>
      <w:proofErr w:type="spellEnd"/>
      <w:r w:rsidRPr="00B410D9">
        <w:rPr>
          <w:lang w:eastAsia="es-ES"/>
        </w:rPr>
        <w:t xml:space="preserve"> o </w:t>
      </w:r>
      <w:proofErr w:type="spellStart"/>
      <w:r w:rsidRPr="00B410D9">
        <w:rPr>
          <w:lang w:eastAsia="es-ES"/>
        </w:rPr>
        <w:t>WebAssembly</w:t>
      </w:r>
      <w:proofErr w:type="spellEnd"/>
      <w:r w:rsidRPr="00B410D9">
        <w:rPr>
          <w:lang w:eastAsia="es-ES"/>
        </w:rPr>
        <w:t xml:space="preserve"> (WASM). </w:t>
      </w:r>
      <w:proofErr w:type="spellStart"/>
      <w:r w:rsidRPr="00B410D9">
        <w:rPr>
          <w:lang w:eastAsia="es-ES"/>
        </w:rPr>
        <w:t>Jamstack</w:t>
      </w:r>
      <w:proofErr w:type="spellEnd"/>
      <w:r w:rsidRPr="00B410D9">
        <w:rPr>
          <w:lang w:eastAsia="es-ES"/>
        </w:rPr>
        <w:t xml:space="preserve"> supone un enfoque moderno basado en JavaScript, </w:t>
      </w:r>
      <w:proofErr w:type="spellStart"/>
      <w:r w:rsidRPr="00B410D9">
        <w:rPr>
          <w:lang w:eastAsia="es-ES"/>
        </w:rPr>
        <w:t>APIs</w:t>
      </w:r>
      <w:proofErr w:type="spellEnd"/>
      <w:r w:rsidRPr="00B410D9">
        <w:rPr>
          <w:lang w:eastAsia="es-ES"/>
        </w:rPr>
        <w:t xml:space="preserve"> y </w:t>
      </w:r>
      <w:proofErr w:type="spellStart"/>
      <w:r w:rsidRPr="00B410D9">
        <w:rPr>
          <w:lang w:eastAsia="es-ES"/>
        </w:rPr>
        <w:t>Markup</w:t>
      </w:r>
      <w:proofErr w:type="spellEnd"/>
      <w:r w:rsidRPr="00B410D9">
        <w:rPr>
          <w:lang w:eastAsia="es-ES"/>
        </w:rPr>
        <w:t xml:space="preserve">; </w:t>
      </w:r>
      <w:proofErr w:type="spellStart"/>
      <w:r w:rsidRPr="00B410D9">
        <w:rPr>
          <w:lang w:eastAsia="es-ES"/>
        </w:rPr>
        <w:t>Serverless</w:t>
      </w:r>
      <w:proofErr w:type="spellEnd"/>
      <w:r w:rsidRPr="00B410D9">
        <w:rPr>
          <w:lang w:eastAsia="es-ES"/>
        </w:rPr>
        <w:t xml:space="preserve"> </w:t>
      </w:r>
      <w:proofErr w:type="spellStart"/>
      <w:r w:rsidRPr="00B410D9">
        <w:rPr>
          <w:lang w:eastAsia="es-ES"/>
        </w:rPr>
        <w:t>architecture</w:t>
      </w:r>
      <w:proofErr w:type="spellEnd"/>
      <w:r w:rsidRPr="00B410D9">
        <w:rPr>
          <w:lang w:eastAsia="es-ES"/>
        </w:rPr>
        <w:t xml:space="preserve"> que permite que las funciones se ejecuten sin necesidad de gestionar un servidor; y WASM que permite la ejecución de un código de alto rendimiento en el navegador. En esta era es necesario recalcar el uso reciente de la Inteligencia Artificial y la integración con Machine </w:t>
      </w:r>
      <w:proofErr w:type="spellStart"/>
      <w:r w:rsidRPr="00B410D9">
        <w:rPr>
          <w:lang w:eastAsia="es-ES"/>
        </w:rPr>
        <w:t>Learning</w:t>
      </w:r>
      <w:proofErr w:type="spellEnd"/>
      <w:r w:rsidRPr="00B410D9">
        <w:rPr>
          <w:lang w:eastAsia="es-ES"/>
        </w:rPr>
        <w:t>, al igual que el diseño “</w:t>
      </w:r>
      <w:proofErr w:type="spellStart"/>
      <w:r w:rsidRPr="00B410D9">
        <w:rPr>
          <w:lang w:eastAsia="es-ES"/>
        </w:rPr>
        <w:t>mobile-first</w:t>
      </w:r>
      <w:proofErr w:type="spellEnd"/>
      <w:r w:rsidRPr="00B410D9">
        <w:rPr>
          <w:lang w:eastAsia="es-ES"/>
        </w:rPr>
        <w:t xml:space="preserve">” y desarrollo progresivo (PWA). También se está llevando a cabo una integración más profunda con aplicaciones web a través de </w:t>
      </w:r>
      <w:proofErr w:type="spellStart"/>
      <w:r w:rsidRPr="00B410D9">
        <w:rPr>
          <w:lang w:eastAsia="es-ES"/>
        </w:rPr>
        <w:t>APIs</w:t>
      </w:r>
      <w:proofErr w:type="spellEnd"/>
      <w:r w:rsidRPr="00B410D9">
        <w:rPr>
          <w:lang w:eastAsia="es-ES"/>
        </w:rPr>
        <w:t xml:space="preserve"> compartidas, bases de datos en la nube y herramientas como </w:t>
      </w:r>
      <w:proofErr w:type="spellStart"/>
      <w:r w:rsidRPr="00B410D9">
        <w:rPr>
          <w:lang w:eastAsia="es-ES"/>
        </w:rPr>
        <w:t>Flutter</w:t>
      </w:r>
      <w:proofErr w:type="spellEnd"/>
      <w:r w:rsidRPr="00B410D9">
        <w:rPr>
          <w:lang w:eastAsia="es-ES"/>
        </w:rPr>
        <w:t xml:space="preserve">, </w:t>
      </w:r>
      <w:proofErr w:type="spellStart"/>
      <w:r w:rsidRPr="00B410D9">
        <w:rPr>
          <w:lang w:eastAsia="es-ES"/>
        </w:rPr>
        <w:t>React</w:t>
      </w:r>
      <w:proofErr w:type="spellEnd"/>
      <w:r w:rsidRPr="00B410D9">
        <w:rPr>
          <w:lang w:eastAsia="es-ES"/>
        </w:rPr>
        <w:t xml:space="preserve"> Native o Capacitor, que permiten desarrollar aplicaciones móviles multiplataforma con una sola base de código, optimizando tiempos y recursos.</w:t>
      </w:r>
    </w:p>
    <w:p w14:paraId="216A8A5D" w14:textId="423AC6E0" w:rsidR="00260674" w:rsidRPr="00D505CF" w:rsidRDefault="00260674" w:rsidP="0065104C">
      <w:pPr>
        <w:pStyle w:val="Ttulo3"/>
      </w:pPr>
      <w:bookmarkStart w:id="1413" w:name="_Toc207317074"/>
      <w:bookmarkStart w:id="1414" w:name="_Toc202786271"/>
      <w:r w:rsidRPr="00D505CF">
        <w:t>2.</w:t>
      </w:r>
      <w:r w:rsidR="0065104C">
        <w:t>3.</w:t>
      </w:r>
      <w:r w:rsidRPr="00D505CF">
        <w:t>2. Tecnologías</w:t>
      </w:r>
      <w:bookmarkEnd w:id="1414"/>
      <w:ins w:id="1415" w:author="Redondo García Francisco Javier" w:date="2025-09-02T09:44:00Z">
        <w:r w:rsidR="004954EA">
          <w:t xml:space="preserve"> de desarrollo web</w:t>
        </w:r>
      </w:ins>
      <w:bookmarkEnd w:id="1413"/>
    </w:p>
    <w:p w14:paraId="0F4AE496" w14:textId="2695992B" w:rsidR="00260674" w:rsidRPr="00B410D9" w:rsidRDefault="00260674" w:rsidP="007C6C7B">
      <w:pPr>
        <w:rPr>
          <w:lang w:eastAsia="es-ES"/>
        </w:rPr>
      </w:pPr>
      <w:r w:rsidRPr="00B410D9">
        <w:rPr>
          <w:lang w:eastAsia="es-ES"/>
        </w:rPr>
        <w:t xml:space="preserve">Como se ha visto, dentro de las tecnologías actuales de desarrollo web se pueden encontrar diversas opciones, </w:t>
      </w:r>
      <w:r>
        <w:rPr>
          <w:lang w:eastAsia="es-ES"/>
        </w:rPr>
        <w:t>entre</w:t>
      </w:r>
      <w:r w:rsidRPr="00B410D9">
        <w:rPr>
          <w:lang w:eastAsia="es-ES"/>
        </w:rPr>
        <w:t xml:space="preserve"> las </w:t>
      </w:r>
      <w:r>
        <w:rPr>
          <w:lang w:eastAsia="es-ES"/>
        </w:rPr>
        <w:t>que</w:t>
      </w:r>
      <w:r w:rsidRPr="00B410D9">
        <w:rPr>
          <w:lang w:eastAsia="es-ES"/>
        </w:rPr>
        <w:t xml:space="preserve"> son especialmente interesantes y populares Angular y </w:t>
      </w:r>
      <w:proofErr w:type="spellStart"/>
      <w:r w:rsidRPr="00B410D9">
        <w:rPr>
          <w:lang w:eastAsia="es-ES"/>
        </w:rPr>
        <w:t>React</w:t>
      </w:r>
      <w:proofErr w:type="spellEnd"/>
      <w:r w:rsidRPr="00B410D9">
        <w:rPr>
          <w:lang w:eastAsia="es-ES"/>
        </w:rPr>
        <w:t>, por lo que se ven en más detalle en los siguientes apartados.</w:t>
      </w:r>
    </w:p>
    <w:p w14:paraId="472FF6F4" w14:textId="5E05DCAA" w:rsidR="00260674" w:rsidRPr="00D505CF" w:rsidRDefault="00260674" w:rsidP="0065104C">
      <w:pPr>
        <w:pStyle w:val="Ttulo4"/>
      </w:pPr>
      <w:bookmarkStart w:id="1416" w:name="_Toc207317075"/>
      <w:r w:rsidRPr="00D505CF">
        <w:t>2.</w:t>
      </w:r>
      <w:r w:rsidR="0065104C">
        <w:t>3</w:t>
      </w:r>
      <w:r w:rsidRPr="00D505CF">
        <w:t>.</w:t>
      </w:r>
      <w:r w:rsidR="0065104C">
        <w:t>2</w:t>
      </w:r>
      <w:r w:rsidRPr="00D505CF">
        <w:t>.</w:t>
      </w:r>
      <w:r w:rsidR="0065104C">
        <w:t xml:space="preserve">1. </w:t>
      </w:r>
      <w:r w:rsidRPr="00D505CF">
        <w:t xml:space="preserve"> </w:t>
      </w:r>
      <w:r w:rsidRPr="007F107F">
        <w:t>Angular</w:t>
      </w:r>
      <w:bookmarkEnd w:id="1416"/>
    </w:p>
    <w:p w14:paraId="1621CBC8" w14:textId="219CCB35" w:rsidR="00260674" w:rsidRPr="00B410D9" w:rsidRDefault="00260674" w:rsidP="007C6C7B">
      <w:pPr>
        <w:rPr>
          <w:lang w:eastAsia="es-ES"/>
        </w:rPr>
      </w:pPr>
      <w:r w:rsidRPr="00B410D9">
        <w:rPr>
          <w:lang w:eastAsia="es-ES"/>
        </w:rPr>
        <w:t xml:space="preserve">Angular es desarrollada por Google, siendo su lanzamiento inicial en 2010 con el nombre de </w:t>
      </w:r>
      <w:proofErr w:type="spellStart"/>
      <w:r w:rsidRPr="00B410D9">
        <w:rPr>
          <w:lang w:eastAsia="es-ES"/>
        </w:rPr>
        <w:t>AngularJS</w:t>
      </w:r>
      <w:proofErr w:type="spellEnd"/>
      <w:r w:rsidRPr="00B410D9">
        <w:rPr>
          <w:lang w:eastAsia="es-ES"/>
        </w:rPr>
        <w:t xml:space="preserve"> y reescrito como Angular 2+ en 2016, pero actualmente se llama Angular simplemente</w:t>
      </w:r>
      <w:del w:id="1417" w:author="Redondo García Francisco Javier" w:date="2025-09-02T09:44:00Z">
        <w:r w:rsidRPr="00B410D9">
          <w:rPr>
            <w:lang w:eastAsia="es-ES"/>
          </w:rPr>
          <w:delText>.</w:delText>
        </w:r>
      </w:del>
      <w:ins w:id="1418" w:author="Redondo García Francisco Javier" w:date="2025-09-02T09:44:00Z">
        <w:r w:rsidR="00B1232F">
          <w:rPr>
            <w:lang w:eastAsia="es-ES"/>
          </w:rPr>
          <w:t xml:space="preserve"> </w:t>
        </w:r>
      </w:ins>
      <w:customXmlInsRangeStart w:id="1419" w:author="Redondo García Francisco Javier" w:date="2025-09-02T09:44:00Z"/>
      <w:sdt>
        <w:sdtPr>
          <w:rPr>
            <w:lang w:eastAsia="es-ES"/>
          </w:rPr>
          <w:id w:val="-956408902"/>
          <w:citation/>
        </w:sdtPr>
        <w:sdtEndPr/>
        <w:sdtContent>
          <w:customXmlInsRangeEnd w:id="1419"/>
          <w:ins w:id="1420" w:author="Redondo García Francisco Javier" w:date="2025-09-02T09:44:00Z">
            <w:r w:rsidR="00B1232F">
              <w:rPr>
                <w:lang w:eastAsia="es-ES"/>
              </w:rPr>
              <w:fldChar w:fldCharType="begin"/>
            </w:r>
            <w:r w:rsidR="00B1232F">
              <w:rPr>
                <w:lang w:eastAsia="es-ES"/>
              </w:rPr>
              <w:instrText xml:space="preserve"> CITATION Ang18 \l 3082 </w:instrText>
            </w:r>
            <w:r w:rsidR="00B1232F">
              <w:rPr>
                <w:lang w:eastAsia="es-ES"/>
              </w:rPr>
              <w:fldChar w:fldCharType="separate"/>
            </w:r>
            <w:r w:rsidR="00477B4E" w:rsidRPr="00477B4E">
              <w:rPr>
                <w:noProof/>
                <w:lang w:eastAsia="es-ES"/>
              </w:rPr>
              <w:t>[13]</w:t>
            </w:r>
            <w:r w:rsidR="00B1232F">
              <w:rPr>
                <w:lang w:eastAsia="es-ES"/>
              </w:rPr>
              <w:fldChar w:fldCharType="end"/>
            </w:r>
          </w:ins>
          <w:customXmlInsRangeStart w:id="1421" w:author="Redondo García Francisco Javier" w:date="2025-09-02T09:44:00Z"/>
        </w:sdtContent>
      </w:sdt>
      <w:customXmlInsRangeEnd w:id="1421"/>
      <w:ins w:id="1422" w:author="Redondo García Francisco Javier" w:date="2025-09-02T09:44:00Z">
        <w:r w:rsidRPr="00B410D9">
          <w:rPr>
            <w:lang w:eastAsia="es-ES"/>
          </w:rPr>
          <w:t>.</w:t>
        </w:r>
      </w:ins>
      <w:r w:rsidRPr="00B410D9">
        <w:rPr>
          <w:lang w:eastAsia="es-ES"/>
        </w:rPr>
        <w:t xml:space="preserve"> Usa un </w:t>
      </w:r>
      <w:proofErr w:type="spellStart"/>
      <w:r w:rsidRPr="00B410D9">
        <w:rPr>
          <w:lang w:eastAsia="es-ES"/>
        </w:rPr>
        <w:t>framework</w:t>
      </w:r>
      <w:proofErr w:type="spellEnd"/>
      <w:r w:rsidRPr="00B410D9">
        <w:rPr>
          <w:lang w:eastAsia="es-ES"/>
        </w:rPr>
        <w:t xml:space="preserve"> completo de desarrollo </w:t>
      </w:r>
      <w:proofErr w:type="spellStart"/>
      <w:r w:rsidRPr="00B410D9">
        <w:rPr>
          <w:lang w:eastAsia="es-ES"/>
        </w:rPr>
        <w:t>frontend</w:t>
      </w:r>
      <w:proofErr w:type="spellEnd"/>
      <w:r w:rsidRPr="00B410D9">
        <w:rPr>
          <w:lang w:eastAsia="es-ES"/>
        </w:rPr>
        <w:t xml:space="preserve"> y su lenguaje principal es </w:t>
      </w:r>
      <w:proofErr w:type="spellStart"/>
      <w:r w:rsidRPr="00B410D9">
        <w:rPr>
          <w:lang w:eastAsia="es-ES"/>
        </w:rPr>
        <w:t>TypeScript</w:t>
      </w:r>
      <w:proofErr w:type="spellEnd"/>
      <w:r w:rsidRPr="00B410D9">
        <w:rPr>
          <w:lang w:eastAsia="es-ES"/>
        </w:rPr>
        <w:t xml:space="preserve">, que extiende de </w:t>
      </w:r>
      <w:proofErr w:type="gramStart"/>
      <w:r w:rsidRPr="00B410D9">
        <w:rPr>
          <w:lang w:eastAsia="es-ES"/>
        </w:rPr>
        <w:t>JavaScript</w:t>
      </w:r>
      <w:proofErr w:type="gramEnd"/>
      <w:r w:rsidRPr="00B410D9">
        <w:rPr>
          <w:lang w:eastAsia="es-ES"/>
        </w:rPr>
        <w:t xml:space="preserve"> pero añade un lenguaje tipado. Sus características más destacadas son su arquitectura basada en componentes, sus inyecciones de dependencias, su enrutador integrado, su sistema de formularios reactivos y plantillas dinámicas, su CLI oficial para generación y mantenimiento de proyectos y su soporte completo para un desarrollo a gran escala. </w:t>
      </w:r>
    </w:p>
    <w:p w14:paraId="299362AB" w14:textId="21F88A28" w:rsidR="00260674" w:rsidRPr="00B410D9" w:rsidRDefault="00260674" w:rsidP="007C6C7B">
      <w:pPr>
        <w:rPr>
          <w:lang w:eastAsia="es-ES"/>
        </w:rPr>
      </w:pPr>
      <w:r w:rsidRPr="00B410D9">
        <w:rPr>
          <w:lang w:eastAsia="es-ES"/>
        </w:rPr>
        <w:t>A continuación</w:t>
      </w:r>
      <w:r w:rsidR="007F107F">
        <w:rPr>
          <w:lang w:eastAsia="es-ES"/>
        </w:rPr>
        <w:t>,</w:t>
      </w:r>
      <w:r w:rsidRPr="00B410D9">
        <w:rPr>
          <w:lang w:eastAsia="es-ES"/>
        </w:rPr>
        <w:t xml:space="preserve"> se desglosan una serie de características técnicas de Angular que serán fundamentales para la elección de tecnología en este proyecto:</w:t>
      </w:r>
    </w:p>
    <w:p w14:paraId="163CF7A4" w14:textId="77777777" w:rsidR="00260674" w:rsidRPr="008D6D13" w:rsidRDefault="00260674" w:rsidP="00C87F70">
      <w:pPr>
        <w:pStyle w:val="Prrafodelista"/>
        <w:numPr>
          <w:ilvl w:val="0"/>
          <w:numId w:val="36"/>
        </w:numPr>
        <w:rPr>
          <w:lang w:eastAsia="es-ES"/>
        </w:rPr>
      </w:pPr>
      <w:r w:rsidRPr="007C6C7B">
        <w:rPr>
          <w:b/>
          <w:bCs/>
          <w:lang w:eastAsia="es-ES"/>
        </w:rPr>
        <w:lastRenderedPageBreak/>
        <w:t>Componentes</w:t>
      </w:r>
      <w:r w:rsidRPr="008D6D13">
        <w:rPr>
          <w:lang w:eastAsia="es-ES"/>
        </w:rPr>
        <w:t>: Angular basa su arquitectura en componentes, lo que facilita el diseño modular y reutilizable del código, y es útil para la mantenibilidad y escalabilidad de las aplicaciones.</w:t>
      </w:r>
    </w:p>
    <w:p w14:paraId="3BF506ED" w14:textId="77777777" w:rsidR="00260674" w:rsidRPr="008D6D13" w:rsidRDefault="00260674" w:rsidP="00C87F70">
      <w:pPr>
        <w:pStyle w:val="Prrafodelista"/>
        <w:numPr>
          <w:ilvl w:val="0"/>
          <w:numId w:val="36"/>
        </w:numPr>
        <w:rPr>
          <w:lang w:eastAsia="es-ES"/>
        </w:rPr>
      </w:pPr>
      <w:r w:rsidRPr="007C6C7B">
        <w:rPr>
          <w:b/>
          <w:bCs/>
          <w:lang w:eastAsia="es-ES"/>
        </w:rPr>
        <w:t>Lenguaje</w:t>
      </w:r>
      <w:r w:rsidRPr="008D6D13">
        <w:rPr>
          <w:lang w:eastAsia="es-ES"/>
        </w:rPr>
        <w:t xml:space="preserve">: Angular utiliza </w:t>
      </w:r>
      <w:proofErr w:type="spellStart"/>
      <w:r w:rsidRPr="008D6D13">
        <w:rPr>
          <w:lang w:eastAsia="es-ES"/>
        </w:rPr>
        <w:t>TypeScript</w:t>
      </w:r>
      <w:proofErr w:type="spellEnd"/>
      <w:r w:rsidRPr="008D6D13">
        <w:rPr>
          <w:lang w:eastAsia="es-ES"/>
        </w:rPr>
        <w:t>, lenguaje basado en JavaScript, tipado y estructurado facilitando un desarrollo robusto de las aplicaciones.</w:t>
      </w:r>
    </w:p>
    <w:p w14:paraId="42177C5A" w14:textId="77777777" w:rsidR="00260674" w:rsidRPr="008D6D13" w:rsidRDefault="00260674" w:rsidP="00C87F70">
      <w:pPr>
        <w:pStyle w:val="Prrafodelista"/>
        <w:numPr>
          <w:ilvl w:val="0"/>
          <w:numId w:val="36"/>
        </w:numPr>
        <w:rPr>
          <w:lang w:eastAsia="es-ES"/>
        </w:rPr>
      </w:pPr>
      <w:r w:rsidRPr="007C6C7B">
        <w:rPr>
          <w:b/>
          <w:bCs/>
          <w:lang w:eastAsia="es-ES"/>
        </w:rPr>
        <w:t xml:space="preserve">Data </w:t>
      </w:r>
      <w:proofErr w:type="spellStart"/>
      <w:r w:rsidRPr="007C6C7B">
        <w:rPr>
          <w:b/>
          <w:bCs/>
          <w:lang w:eastAsia="es-ES"/>
        </w:rPr>
        <w:t>binding</w:t>
      </w:r>
      <w:proofErr w:type="spellEnd"/>
      <w:r w:rsidRPr="007C6C7B">
        <w:rPr>
          <w:b/>
          <w:bCs/>
          <w:lang w:eastAsia="es-ES"/>
        </w:rPr>
        <w:t xml:space="preserve"> bidireccional</w:t>
      </w:r>
      <w:r w:rsidRPr="008D6D13">
        <w:rPr>
          <w:lang w:eastAsia="es-ES"/>
        </w:rPr>
        <w:t xml:space="preserve">: Sincroniza el modelo y la vista </w:t>
      </w:r>
      <w:proofErr w:type="gramStart"/>
      <w:r w:rsidRPr="008D6D13">
        <w:rPr>
          <w:lang w:eastAsia="es-ES"/>
        </w:rPr>
        <w:t xml:space="preserve">con </w:t>
      </w:r>
      <w:ins w:id="1423" w:author="Redondo García Francisco Javier" w:date="2025-09-02T09:44:00Z">
        <w:r w:rsidRPr="008D6D13">
          <w:rPr>
            <w:lang w:eastAsia="es-ES"/>
          </w:rPr>
          <w:t xml:space="preserve"> </w:t>
        </w:r>
      </w:ins>
      <w:r w:rsidRPr="008D6D13">
        <w:rPr>
          <w:lang w:eastAsia="es-ES"/>
        </w:rPr>
        <w:t>actualizaciones</w:t>
      </w:r>
      <w:proofErr w:type="gramEnd"/>
      <w:r w:rsidRPr="008D6D13">
        <w:rPr>
          <w:lang w:eastAsia="es-ES"/>
        </w:rPr>
        <w:t xml:space="preserve"> automáticas que aceleran y facilitan al desarrollador el proceso de trabajo.</w:t>
      </w:r>
    </w:p>
    <w:p w14:paraId="1A0A62C3" w14:textId="77777777" w:rsidR="00260674" w:rsidRPr="008D6D13" w:rsidRDefault="00260674" w:rsidP="00C87F70">
      <w:pPr>
        <w:pStyle w:val="Prrafodelista"/>
        <w:numPr>
          <w:ilvl w:val="0"/>
          <w:numId w:val="36"/>
        </w:numPr>
        <w:rPr>
          <w:lang w:eastAsia="es-ES"/>
        </w:rPr>
      </w:pPr>
      <w:r w:rsidRPr="007C6C7B">
        <w:rPr>
          <w:b/>
          <w:bCs/>
          <w:lang w:eastAsia="es-ES"/>
        </w:rPr>
        <w:t>Dependencias</w:t>
      </w:r>
      <w:r w:rsidRPr="008D6D13">
        <w:rPr>
          <w:lang w:eastAsia="es-ES"/>
        </w:rPr>
        <w:t>: Angular funciona con un sistema integrado de inyección de dependencias, pudiendo ser estas servicios u objetos compartidos.</w:t>
      </w:r>
    </w:p>
    <w:p w14:paraId="1B7B930E" w14:textId="77777777" w:rsidR="00260674" w:rsidRPr="008D6D13" w:rsidRDefault="00260674" w:rsidP="00C87F70">
      <w:pPr>
        <w:pStyle w:val="Prrafodelista"/>
        <w:numPr>
          <w:ilvl w:val="0"/>
          <w:numId w:val="36"/>
        </w:numPr>
        <w:rPr>
          <w:lang w:eastAsia="es-ES"/>
        </w:rPr>
      </w:pPr>
      <w:r w:rsidRPr="007C6C7B">
        <w:rPr>
          <w:b/>
          <w:bCs/>
          <w:lang w:eastAsia="es-ES"/>
        </w:rPr>
        <w:t>CLI oficial</w:t>
      </w:r>
      <w:r w:rsidRPr="008D6D13">
        <w:rPr>
          <w:lang w:eastAsia="es-ES"/>
        </w:rPr>
        <w:t>: Utiliza Angular CLI como herramienta de línea de comandos para ayudar a la generación de código, la automatización de tareas o la configuración inicial del proyecto.</w:t>
      </w:r>
    </w:p>
    <w:p w14:paraId="6EC54D1C" w14:textId="77777777" w:rsidR="00260674" w:rsidRPr="008D6D13" w:rsidRDefault="00260674" w:rsidP="00C87F70">
      <w:pPr>
        <w:pStyle w:val="Prrafodelista"/>
        <w:numPr>
          <w:ilvl w:val="0"/>
          <w:numId w:val="36"/>
        </w:numPr>
        <w:rPr>
          <w:lang w:eastAsia="es-ES"/>
        </w:rPr>
      </w:pPr>
      <w:r w:rsidRPr="007C6C7B">
        <w:rPr>
          <w:b/>
          <w:bCs/>
          <w:lang w:eastAsia="es-ES"/>
        </w:rPr>
        <w:t>Compilación</w:t>
      </w:r>
      <w:r w:rsidRPr="008D6D13">
        <w:rPr>
          <w:lang w:eastAsia="es-ES"/>
        </w:rPr>
        <w:t xml:space="preserve">: Angular utiliza </w:t>
      </w:r>
      <w:proofErr w:type="spellStart"/>
      <w:r w:rsidRPr="008D6D13">
        <w:rPr>
          <w:lang w:eastAsia="es-ES"/>
        </w:rPr>
        <w:t>Ahead</w:t>
      </w:r>
      <w:proofErr w:type="spellEnd"/>
      <w:r w:rsidRPr="008D6D13">
        <w:rPr>
          <w:lang w:eastAsia="es-ES"/>
        </w:rPr>
        <w:t>-</w:t>
      </w:r>
      <w:proofErr w:type="spellStart"/>
      <w:r w:rsidRPr="008D6D13">
        <w:rPr>
          <w:lang w:eastAsia="es-ES"/>
        </w:rPr>
        <w:t>of</w:t>
      </w:r>
      <w:proofErr w:type="spellEnd"/>
      <w:r w:rsidRPr="008D6D13">
        <w:rPr>
          <w:lang w:eastAsia="es-ES"/>
        </w:rPr>
        <w:t>-Time (AOT) como método de compilación, lo que hace que se compile antes de ejecutarse en el navegador y mejora el tiempo de carga de las aplicaciones.</w:t>
      </w:r>
    </w:p>
    <w:p w14:paraId="222C20E3" w14:textId="172C86F3" w:rsidR="00260674" w:rsidRPr="008D6D13" w:rsidRDefault="00260674" w:rsidP="00C87F70">
      <w:pPr>
        <w:pStyle w:val="Prrafodelista"/>
        <w:numPr>
          <w:ilvl w:val="0"/>
          <w:numId w:val="36"/>
        </w:numPr>
        <w:rPr>
          <w:lang w:eastAsia="es-ES"/>
        </w:rPr>
      </w:pPr>
      <w:proofErr w:type="spellStart"/>
      <w:r w:rsidRPr="007C6C7B">
        <w:rPr>
          <w:b/>
          <w:bCs/>
          <w:lang w:eastAsia="es-ES"/>
        </w:rPr>
        <w:t>Testing</w:t>
      </w:r>
      <w:proofErr w:type="spellEnd"/>
      <w:r w:rsidRPr="008D6D13">
        <w:rPr>
          <w:lang w:eastAsia="es-ES"/>
        </w:rPr>
        <w:t>: Angular tiene</w:t>
      </w:r>
      <w:r w:rsidR="00D423E3">
        <w:rPr>
          <w:lang w:eastAsia="es-ES"/>
        </w:rPr>
        <w:t>,</w:t>
      </w:r>
      <w:r w:rsidRPr="008D6D13">
        <w:rPr>
          <w:lang w:eastAsia="es-ES"/>
        </w:rPr>
        <w:t xml:space="preserve"> de forma nativa</w:t>
      </w:r>
      <w:r w:rsidR="00D423E3">
        <w:rPr>
          <w:lang w:eastAsia="es-ES"/>
        </w:rPr>
        <w:t>,</w:t>
      </w:r>
      <w:r w:rsidRPr="008D6D13">
        <w:rPr>
          <w:lang w:eastAsia="es-ES"/>
        </w:rPr>
        <w:t xml:space="preserve"> </w:t>
      </w:r>
      <w:proofErr w:type="spellStart"/>
      <w:r w:rsidRPr="008D6D13">
        <w:rPr>
          <w:lang w:eastAsia="es-ES"/>
        </w:rPr>
        <w:t>frameworks</w:t>
      </w:r>
      <w:proofErr w:type="spellEnd"/>
      <w:r w:rsidRPr="008D6D13">
        <w:rPr>
          <w:lang w:eastAsia="es-ES"/>
        </w:rPr>
        <w:t xml:space="preserve"> de </w:t>
      </w:r>
      <w:del w:id="1424" w:author="Redondo García Francisco Javier" w:date="2025-09-02T09:44:00Z">
        <w:r w:rsidRPr="008D6D13">
          <w:rPr>
            <w:lang w:eastAsia="es-ES"/>
          </w:rPr>
          <w:delText>test</w:delText>
        </w:r>
        <w:r w:rsidR="00A06740">
          <w:rPr>
            <w:lang w:eastAsia="es-ES"/>
          </w:rPr>
          <w:delText>s</w:delText>
        </w:r>
      </w:del>
      <w:ins w:id="1425" w:author="Redondo García Francisco Javier" w:date="2025-09-02T09:44:00Z">
        <w:r w:rsidRPr="008D6D13">
          <w:rPr>
            <w:lang w:eastAsia="es-ES"/>
          </w:rPr>
          <w:t>test</w:t>
        </w:r>
      </w:ins>
      <w:r w:rsidRPr="008D6D13">
        <w:rPr>
          <w:lang w:eastAsia="es-ES"/>
        </w:rPr>
        <w:t xml:space="preserve"> unitarios y e2e como Jasmine o Karma</w:t>
      </w:r>
      <w:r w:rsidR="00D423E3">
        <w:rPr>
          <w:lang w:eastAsia="es-ES"/>
        </w:rPr>
        <w:t xml:space="preserve">; </w:t>
      </w:r>
      <w:r w:rsidRPr="008D6D13">
        <w:rPr>
          <w:lang w:eastAsia="es-ES"/>
        </w:rPr>
        <w:t xml:space="preserve">evitando la necesidad de usar un </w:t>
      </w:r>
      <w:proofErr w:type="spellStart"/>
      <w:r w:rsidRPr="008D6D13">
        <w:rPr>
          <w:lang w:eastAsia="es-ES"/>
        </w:rPr>
        <w:t>framework</w:t>
      </w:r>
      <w:proofErr w:type="spellEnd"/>
      <w:r w:rsidRPr="008D6D13">
        <w:rPr>
          <w:lang w:eastAsia="es-ES"/>
        </w:rPr>
        <w:t xml:space="preserve"> a parte y facilitando este proceso.</w:t>
      </w:r>
    </w:p>
    <w:p w14:paraId="11F665BB" w14:textId="77777777" w:rsidR="00260674" w:rsidRPr="00D423E3" w:rsidRDefault="00260674" w:rsidP="00C87F70">
      <w:pPr>
        <w:pStyle w:val="Prrafodelista"/>
        <w:numPr>
          <w:ilvl w:val="0"/>
          <w:numId w:val="3"/>
        </w:numPr>
        <w:spacing w:line="278" w:lineRule="auto"/>
        <w:rPr>
          <w:lang w:eastAsia="es-ES"/>
        </w:rPr>
      </w:pPr>
      <w:r w:rsidRPr="00D423E3">
        <w:rPr>
          <w:b/>
          <w:bCs/>
          <w:lang w:eastAsia="es-ES"/>
        </w:rPr>
        <w:t>Licencia</w:t>
      </w:r>
      <w:r w:rsidRPr="00D423E3">
        <w:rPr>
          <w:lang w:eastAsia="es-ES"/>
        </w:rPr>
        <w:t>: Angular está distribuido bajo licencia MIT, lo que permite hacer uso libre de esta tecnología, y su código fuente está enteramente alojado en GitHub.</w:t>
      </w:r>
    </w:p>
    <w:p w14:paraId="34A9726D" w14:textId="77777777" w:rsidR="00260674" w:rsidRPr="00D423E3" w:rsidRDefault="00260674" w:rsidP="00C87F70">
      <w:pPr>
        <w:pStyle w:val="Prrafodelista"/>
        <w:numPr>
          <w:ilvl w:val="0"/>
          <w:numId w:val="3"/>
        </w:numPr>
        <w:spacing w:line="278" w:lineRule="auto"/>
        <w:rPr>
          <w:lang w:eastAsia="es-ES"/>
        </w:rPr>
      </w:pPr>
      <w:r w:rsidRPr="00D423E3">
        <w:rPr>
          <w:b/>
          <w:bCs/>
          <w:lang w:eastAsia="es-ES"/>
        </w:rPr>
        <w:t>Comunidad</w:t>
      </w:r>
      <w:r w:rsidRPr="00D423E3">
        <w:rPr>
          <w:lang w:eastAsia="es-ES"/>
        </w:rPr>
        <w:t xml:space="preserve">: Al ser </w:t>
      </w:r>
      <w:proofErr w:type="spellStart"/>
      <w:r w:rsidRPr="00D423E3">
        <w:rPr>
          <w:lang w:eastAsia="es-ES"/>
        </w:rPr>
        <w:t>OpenSource</w:t>
      </w:r>
      <w:proofErr w:type="spellEnd"/>
      <w:r w:rsidRPr="00D423E3">
        <w:rPr>
          <w:lang w:eastAsia="es-ES"/>
        </w:rPr>
        <w:t>, Angular cuenta con una gran comunidad e información en internet que ayudan al desarrollador a solucionar errores comunes de manera más rápida.</w:t>
      </w:r>
    </w:p>
    <w:p w14:paraId="6397A1FA" w14:textId="77777777" w:rsidR="00260674" w:rsidRPr="00D505CF" w:rsidRDefault="00260674" w:rsidP="00157F56">
      <w:pPr>
        <w:rPr>
          <w:b/>
          <w:bCs/>
        </w:rPr>
      </w:pPr>
    </w:p>
    <w:p w14:paraId="4B2DE09E" w14:textId="7C7EB2F0" w:rsidR="00260674" w:rsidRPr="00D505CF" w:rsidRDefault="00260674" w:rsidP="0065104C">
      <w:pPr>
        <w:pStyle w:val="Ttulo4"/>
      </w:pPr>
      <w:bookmarkStart w:id="1426" w:name="_Toc207317076"/>
      <w:r w:rsidRPr="00D505CF">
        <w:t>2.</w:t>
      </w:r>
      <w:r w:rsidR="0065104C">
        <w:t>3</w:t>
      </w:r>
      <w:r w:rsidRPr="00D505CF">
        <w:t>.2.</w:t>
      </w:r>
      <w:r w:rsidR="0065104C">
        <w:t xml:space="preserve">2. </w:t>
      </w:r>
      <w:r w:rsidRPr="00D505CF">
        <w:t xml:space="preserve"> </w:t>
      </w:r>
      <w:proofErr w:type="spellStart"/>
      <w:r w:rsidRPr="007F107F">
        <w:t>React</w:t>
      </w:r>
      <w:bookmarkEnd w:id="1426"/>
      <w:proofErr w:type="spellEnd"/>
    </w:p>
    <w:p w14:paraId="3A0EDD59" w14:textId="2241D1D3" w:rsidR="00260674" w:rsidRPr="00B410D9" w:rsidRDefault="00260674" w:rsidP="007C6C7B">
      <w:pPr>
        <w:rPr>
          <w:lang w:eastAsia="es-ES"/>
        </w:rPr>
      </w:pPr>
      <w:proofErr w:type="spellStart"/>
      <w:r w:rsidRPr="00B410D9">
        <w:rPr>
          <w:lang w:eastAsia="es-ES"/>
        </w:rPr>
        <w:t>React</w:t>
      </w:r>
      <w:proofErr w:type="spellEnd"/>
      <w:r w:rsidRPr="00B410D9">
        <w:rPr>
          <w:lang w:eastAsia="es-ES"/>
        </w:rPr>
        <w:t xml:space="preserve">, por otro lado, está desarrollado por Meta y su lanzamiento inicial fue en 2013. El tipo de </w:t>
      </w:r>
      <w:proofErr w:type="spellStart"/>
      <w:r w:rsidRPr="00B410D9">
        <w:rPr>
          <w:lang w:eastAsia="es-ES"/>
        </w:rPr>
        <w:t>framework</w:t>
      </w:r>
      <w:proofErr w:type="spellEnd"/>
      <w:r w:rsidRPr="00B410D9">
        <w:rPr>
          <w:lang w:eastAsia="es-ES"/>
        </w:rPr>
        <w:t xml:space="preserve"> es biblioteca (</w:t>
      </w:r>
      <w:proofErr w:type="spellStart"/>
      <w:r w:rsidRPr="00B410D9">
        <w:rPr>
          <w:lang w:eastAsia="es-ES"/>
        </w:rPr>
        <w:t>library</w:t>
      </w:r>
      <w:proofErr w:type="spellEnd"/>
      <w:r w:rsidRPr="00B410D9">
        <w:rPr>
          <w:lang w:eastAsia="es-ES"/>
        </w:rPr>
        <w:t xml:space="preserve">) de UI, enfocada principalmente en la vista, y su lenguaje principal es JavaScript (con JSX). Sus características clave son su arquitectura basada en componentes funcionales o de clase, el uso de JSX para mezclar HTML con JavaScript, su flujo de datos unidireccional, su virtual DOM para un renderizado eficiente y su gran ecosistema de librerías complementarias como </w:t>
      </w:r>
      <w:proofErr w:type="spellStart"/>
      <w:r w:rsidRPr="00B410D9">
        <w:rPr>
          <w:lang w:eastAsia="es-ES"/>
        </w:rPr>
        <w:t>Redux</w:t>
      </w:r>
      <w:proofErr w:type="spellEnd"/>
      <w:r w:rsidRPr="00B410D9">
        <w:rPr>
          <w:lang w:eastAsia="es-ES"/>
        </w:rPr>
        <w:t xml:space="preserve"> o </w:t>
      </w:r>
      <w:proofErr w:type="spellStart"/>
      <w:r w:rsidRPr="00B410D9">
        <w:rPr>
          <w:lang w:eastAsia="es-ES"/>
        </w:rPr>
        <w:t>React</w:t>
      </w:r>
      <w:proofErr w:type="spellEnd"/>
      <w:r w:rsidRPr="00B410D9">
        <w:rPr>
          <w:lang w:eastAsia="es-ES"/>
        </w:rPr>
        <w:t xml:space="preserve"> </w:t>
      </w:r>
      <w:proofErr w:type="spellStart"/>
      <w:r w:rsidRPr="00B410D9">
        <w:rPr>
          <w:lang w:eastAsia="es-ES"/>
        </w:rPr>
        <w:t>Router</w:t>
      </w:r>
      <w:proofErr w:type="spellEnd"/>
      <w:del w:id="1427" w:author="Redondo García Francisco Javier" w:date="2025-09-02T09:44:00Z">
        <w:r w:rsidRPr="00B410D9">
          <w:rPr>
            <w:lang w:eastAsia="es-ES"/>
          </w:rPr>
          <w:delText>.</w:delText>
        </w:r>
      </w:del>
      <w:ins w:id="1428" w:author="Redondo García Francisco Javier" w:date="2025-09-02T09:44:00Z">
        <w:r w:rsidR="00910E66">
          <w:rPr>
            <w:lang w:eastAsia="es-ES"/>
          </w:rPr>
          <w:t xml:space="preserve"> </w:t>
        </w:r>
      </w:ins>
      <w:customXmlInsRangeStart w:id="1429" w:author="Redondo García Francisco Javier" w:date="2025-09-02T09:44:00Z"/>
      <w:sdt>
        <w:sdtPr>
          <w:rPr>
            <w:lang w:eastAsia="es-ES"/>
          </w:rPr>
          <w:id w:val="-175805099"/>
          <w:citation/>
        </w:sdtPr>
        <w:sdtEndPr/>
        <w:sdtContent>
          <w:customXmlInsRangeEnd w:id="1429"/>
          <w:ins w:id="1430" w:author="Redondo García Francisco Javier" w:date="2025-09-02T09:44:00Z">
            <w:r w:rsidR="00910E66">
              <w:rPr>
                <w:lang w:eastAsia="es-ES"/>
              </w:rPr>
              <w:fldChar w:fldCharType="begin"/>
            </w:r>
            <w:r w:rsidR="00910E66">
              <w:rPr>
                <w:lang w:eastAsia="es-ES"/>
              </w:rPr>
              <w:instrText xml:space="preserve"> CITATION Rea22 \l 3082 </w:instrText>
            </w:r>
            <w:r w:rsidR="00910E66">
              <w:rPr>
                <w:lang w:eastAsia="es-ES"/>
              </w:rPr>
              <w:fldChar w:fldCharType="separate"/>
            </w:r>
            <w:r w:rsidR="00477B4E" w:rsidRPr="00477B4E">
              <w:rPr>
                <w:noProof/>
                <w:lang w:eastAsia="es-ES"/>
              </w:rPr>
              <w:t>[14]</w:t>
            </w:r>
            <w:r w:rsidR="00910E66">
              <w:rPr>
                <w:lang w:eastAsia="es-ES"/>
              </w:rPr>
              <w:fldChar w:fldCharType="end"/>
            </w:r>
          </w:ins>
          <w:customXmlInsRangeStart w:id="1431" w:author="Redondo García Francisco Javier" w:date="2025-09-02T09:44:00Z"/>
        </w:sdtContent>
      </w:sdt>
      <w:customXmlInsRangeEnd w:id="1431"/>
      <w:ins w:id="1432" w:author="Redondo García Francisco Javier" w:date="2025-09-02T09:44:00Z">
        <w:r w:rsidRPr="00B410D9">
          <w:rPr>
            <w:lang w:eastAsia="es-ES"/>
          </w:rPr>
          <w:t>.</w:t>
        </w:r>
      </w:ins>
      <w:r w:rsidRPr="00B410D9">
        <w:rPr>
          <w:lang w:eastAsia="es-ES"/>
        </w:rPr>
        <w:t xml:space="preserve"> Es más flexible y minimalista que Angular. </w:t>
      </w:r>
    </w:p>
    <w:p w14:paraId="674E71E7" w14:textId="56D8E730" w:rsidR="00260674" w:rsidRPr="00B410D9" w:rsidRDefault="00260674" w:rsidP="007C6C7B">
      <w:pPr>
        <w:rPr>
          <w:lang w:eastAsia="es-ES"/>
        </w:rPr>
      </w:pPr>
      <w:r w:rsidRPr="00B410D9">
        <w:rPr>
          <w:lang w:eastAsia="es-ES"/>
        </w:rPr>
        <w:t>A continuación</w:t>
      </w:r>
      <w:r w:rsidR="007F107F">
        <w:rPr>
          <w:lang w:eastAsia="es-ES"/>
        </w:rPr>
        <w:t>,</w:t>
      </w:r>
      <w:r w:rsidRPr="00B410D9">
        <w:rPr>
          <w:lang w:eastAsia="es-ES"/>
        </w:rPr>
        <w:t xml:space="preserve"> se desglosan, al igual que se ha hecho en Angular, una serie de características técnicas de </w:t>
      </w:r>
      <w:proofErr w:type="spellStart"/>
      <w:r w:rsidRPr="00B410D9">
        <w:rPr>
          <w:lang w:eastAsia="es-ES"/>
        </w:rPr>
        <w:t>React</w:t>
      </w:r>
      <w:proofErr w:type="spellEnd"/>
      <w:r w:rsidRPr="00B410D9">
        <w:rPr>
          <w:lang w:eastAsia="es-ES"/>
        </w:rPr>
        <w:t>.</w:t>
      </w:r>
    </w:p>
    <w:p w14:paraId="47748B33" w14:textId="77777777" w:rsidR="00260674" w:rsidRPr="008D6D13" w:rsidRDefault="00260674" w:rsidP="00C87F70">
      <w:pPr>
        <w:pStyle w:val="Prrafodelista"/>
        <w:numPr>
          <w:ilvl w:val="0"/>
          <w:numId w:val="37"/>
        </w:numPr>
        <w:rPr>
          <w:lang w:eastAsia="es-ES"/>
        </w:rPr>
      </w:pPr>
      <w:r w:rsidRPr="007C6C7B">
        <w:rPr>
          <w:b/>
          <w:bCs/>
          <w:lang w:eastAsia="es-ES"/>
        </w:rPr>
        <w:t>Enfoque declarativo</w:t>
      </w:r>
      <w:r w:rsidRPr="008D6D13">
        <w:rPr>
          <w:lang w:eastAsia="es-ES"/>
        </w:rPr>
        <w:t>: Lo que ayuda a describir cómo debe verse la interfaz de usuario en cada estado, y permite construirlas de forma fácil de depurar.</w:t>
      </w:r>
    </w:p>
    <w:p w14:paraId="5D0D0D06" w14:textId="77777777" w:rsidR="00260674" w:rsidRPr="008D6D13" w:rsidRDefault="00260674" w:rsidP="00C87F70">
      <w:pPr>
        <w:pStyle w:val="Prrafodelista"/>
        <w:numPr>
          <w:ilvl w:val="0"/>
          <w:numId w:val="37"/>
        </w:numPr>
        <w:rPr>
          <w:lang w:eastAsia="es-ES"/>
        </w:rPr>
      </w:pPr>
      <w:r w:rsidRPr="007C6C7B">
        <w:rPr>
          <w:b/>
          <w:bCs/>
          <w:lang w:eastAsia="es-ES"/>
        </w:rPr>
        <w:t>Componentes</w:t>
      </w:r>
      <w:r w:rsidRPr="008D6D13">
        <w:rPr>
          <w:lang w:eastAsia="es-ES"/>
        </w:rPr>
        <w:t>: Al igual que Angular, hace uso de componentes.</w:t>
      </w:r>
    </w:p>
    <w:p w14:paraId="58B995CA" w14:textId="77777777" w:rsidR="00260674" w:rsidRPr="008D6D13" w:rsidRDefault="00260674" w:rsidP="00C87F70">
      <w:pPr>
        <w:pStyle w:val="Prrafodelista"/>
        <w:numPr>
          <w:ilvl w:val="0"/>
          <w:numId w:val="37"/>
        </w:numPr>
        <w:rPr>
          <w:lang w:eastAsia="es-ES"/>
        </w:rPr>
      </w:pPr>
      <w:r w:rsidRPr="007C6C7B">
        <w:rPr>
          <w:b/>
          <w:bCs/>
          <w:lang w:eastAsia="es-ES"/>
        </w:rPr>
        <w:t>Sintaxis</w:t>
      </w:r>
      <w:r w:rsidRPr="008D6D13">
        <w:rPr>
          <w:lang w:eastAsia="es-ES"/>
        </w:rPr>
        <w:t>: Usa una sintaxis propia: JSX (JavaScript XML)</w:t>
      </w:r>
    </w:p>
    <w:p w14:paraId="62B454D3" w14:textId="77777777" w:rsidR="00260674" w:rsidRPr="008D6D13" w:rsidRDefault="00260674" w:rsidP="00C87F70">
      <w:pPr>
        <w:pStyle w:val="Prrafodelista"/>
        <w:numPr>
          <w:ilvl w:val="0"/>
          <w:numId w:val="37"/>
        </w:numPr>
        <w:rPr>
          <w:lang w:eastAsia="es-ES"/>
        </w:rPr>
      </w:pPr>
      <w:r w:rsidRPr="007C6C7B">
        <w:rPr>
          <w:b/>
          <w:bCs/>
          <w:lang w:eastAsia="es-ES"/>
        </w:rPr>
        <w:t>Flujo de datos</w:t>
      </w:r>
      <w:r w:rsidRPr="008D6D13">
        <w:rPr>
          <w:lang w:eastAsia="es-ES"/>
        </w:rPr>
        <w:t xml:space="preserve">: En </w:t>
      </w:r>
      <w:proofErr w:type="spellStart"/>
      <w:r w:rsidRPr="008D6D13">
        <w:rPr>
          <w:lang w:eastAsia="es-ES"/>
        </w:rPr>
        <w:t>React</w:t>
      </w:r>
      <w:proofErr w:type="spellEnd"/>
      <w:r w:rsidRPr="008D6D13">
        <w:rPr>
          <w:lang w:eastAsia="es-ES"/>
        </w:rPr>
        <w:t xml:space="preserve"> el flujo de datos es unidireccional, de padre a hijo, facilitando el mantenimiento.</w:t>
      </w:r>
    </w:p>
    <w:p w14:paraId="3B2718D1" w14:textId="77777777" w:rsidR="00260674" w:rsidRPr="008D6D13" w:rsidRDefault="00260674" w:rsidP="00C87F70">
      <w:pPr>
        <w:pStyle w:val="Prrafodelista"/>
        <w:numPr>
          <w:ilvl w:val="0"/>
          <w:numId w:val="37"/>
        </w:numPr>
        <w:rPr>
          <w:lang w:eastAsia="es-ES"/>
        </w:rPr>
      </w:pPr>
      <w:r w:rsidRPr="007C6C7B">
        <w:rPr>
          <w:b/>
          <w:bCs/>
          <w:lang w:eastAsia="es-ES"/>
        </w:rPr>
        <w:t>Integración con bibliotecas</w:t>
      </w:r>
      <w:r w:rsidRPr="008D6D13">
        <w:rPr>
          <w:lang w:eastAsia="es-ES"/>
        </w:rPr>
        <w:t xml:space="preserve">: </w:t>
      </w:r>
      <w:proofErr w:type="spellStart"/>
      <w:r w:rsidRPr="008D6D13">
        <w:rPr>
          <w:lang w:eastAsia="es-ES"/>
        </w:rPr>
        <w:t>React</w:t>
      </w:r>
      <w:proofErr w:type="spellEnd"/>
      <w:r w:rsidRPr="008D6D13">
        <w:rPr>
          <w:lang w:eastAsia="es-ES"/>
        </w:rPr>
        <w:t xml:space="preserve"> es muy modular, lo que favorece la integración con una gran cantidad de librerías que se adapten a cada proyecto.</w:t>
      </w:r>
    </w:p>
    <w:p w14:paraId="65EFCE8F" w14:textId="77777777" w:rsidR="00260674" w:rsidRPr="008D6D13" w:rsidRDefault="00260674" w:rsidP="00C87F70">
      <w:pPr>
        <w:pStyle w:val="Prrafodelista"/>
        <w:numPr>
          <w:ilvl w:val="0"/>
          <w:numId w:val="37"/>
        </w:numPr>
        <w:rPr>
          <w:lang w:eastAsia="es-ES"/>
        </w:rPr>
      </w:pPr>
      <w:r w:rsidRPr="007C6C7B">
        <w:rPr>
          <w:b/>
          <w:bCs/>
          <w:lang w:eastAsia="es-ES"/>
        </w:rPr>
        <w:t>Licencia</w:t>
      </w:r>
      <w:r w:rsidRPr="008D6D13">
        <w:rPr>
          <w:lang w:eastAsia="es-ES"/>
        </w:rPr>
        <w:t>: Usa, al igual que Angular, licencia MIT, y su código fuente está alojado en GitHub.</w:t>
      </w:r>
    </w:p>
    <w:p w14:paraId="3BD42C7A" w14:textId="77777777" w:rsidR="00260674" w:rsidRPr="008D6D13" w:rsidRDefault="00260674" w:rsidP="00C87F70">
      <w:pPr>
        <w:pStyle w:val="Prrafodelista"/>
        <w:numPr>
          <w:ilvl w:val="0"/>
          <w:numId w:val="37"/>
        </w:numPr>
        <w:rPr>
          <w:lang w:eastAsia="es-ES"/>
        </w:rPr>
      </w:pPr>
      <w:r w:rsidRPr="007C6C7B">
        <w:rPr>
          <w:b/>
          <w:bCs/>
          <w:lang w:eastAsia="es-ES"/>
        </w:rPr>
        <w:t>Comunidad</w:t>
      </w:r>
      <w:r w:rsidRPr="008D6D13">
        <w:rPr>
          <w:lang w:eastAsia="es-ES"/>
        </w:rPr>
        <w:t xml:space="preserve">: Al ser </w:t>
      </w:r>
      <w:proofErr w:type="spellStart"/>
      <w:r w:rsidRPr="008D6D13">
        <w:rPr>
          <w:lang w:eastAsia="es-ES"/>
        </w:rPr>
        <w:t>OpenSource</w:t>
      </w:r>
      <w:proofErr w:type="spellEnd"/>
      <w:r w:rsidRPr="008D6D13">
        <w:rPr>
          <w:lang w:eastAsia="es-ES"/>
        </w:rPr>
        <w:t xml:space="preserve">, </w:t>
      </w:r>
      <w:proofErr w:type="spellStart"/>
      <w:r w:rsidRPr="008D6D13">
        <w:rPr>
          <w:lang w:eastAsia="es-ES"/>
        </w:rPr>
        <w:t>React</w:t>
      </w:r>
      <w:proofErr w:type="spellEnd"/>
      <w:r w:rsidRPr="008D6D13">
        <w:rPr>
          <w:lang w:eastAsia="es-ES"/>
        </w:rPr>
        <w:t xml:space="preserve"> cuenta con una gran comunidad en foros de internet, tanto oficiales como no oficiales.</w:t>
      </w:r>
    </w:p>
    <w:p w14:paraId="55BB06B5" w14:textId="77777777" w:rsidR="00260674" w:rsidRDefault="00260674" w:rsidP="00157F56">
      <w:pPr>
        <w:rPr>
          <w:rFonts w:asciiTheme="majorHAnsi" w:eastAsiaTheme="majorEastAsia" w:hAnsiTheme="majorHAnsi" w:cstheme="majorBidi"/>
          <w:b/>
          <w:bCs/>
          <w:color w:val="2F5496" w:themeColor="accent1" w:themeShade="BF"/>
          <w:sz w:val="28"/>
          <w:szCs w:val="28"/>
        </w:rPr>
      </w:pPr>
    </w:p>
    <w:p w14:paraId="02FD250D" w14:textId="7C80AA5C" w:rsidR="00260674" w:rsidRPr="00D505CF" w:rsidRDefault="00260674" w:rsidP="0065104C">
      <w:pPr>
        <w:pStyle w:val="Ttulo4"/>
      </w:pPr>
      <w:bookmarkStart w:id="1433" w:name="_Toc207317077"/>
      <w:r w:rsidRPr="00D505CF">
        <w:t>2.</w:t>
      </w:r>
      <w:r w:rsidR="0065104C">
        <w:t>3</w:t>
      </w:r>
      <w:r w:rsidRPr="00D505CF">
        <w:t>.</w:t>
      </w:r>
      <w:r w:rsidR="0065104C">
        <w:t>2</w:t>
      </w:r>
      <w:r w:rsidRPr="00D505CF">
        <w:t>.</w:t>
      </w:r>
      <w:r w:rsidR="0065104C">
        <w:t xml:space="preserve">3. </w:t>
      </w:r>
      <w:r w:rsidRPr="00D505CF">
        <w:t xml:space="preserve"> </w:t>
      </w:r>
      <w:r w:rsidRPr="007F107F">
        <w:t>Comparativa</w:t>
      </w:r>
      <w:bookmarkEnd w:id="1433"/>
    </w:p>
    <w:p w14:paraId="4483084A" w14:textId="77777777" w:rsidR="00260674" w:rsidRPr="00F249AC" w:rsidRDefault="00260674" w:rsidP="007C6C7B">
      <w:pPr>
        <w:rPr>
          <w:lang w:eastAsia="es-ES"/>
        </w:rPr>
      </w:pPr>
      <w:r w:rsidRPr="00B410D9">
        <w:rPr>
          <w:lang w:eastAsia="es-ES"/>
        </w:rPr>
        <w:t xml:space="preserve">Tanto </w:t>
      </w:r>
      <w:r w:rsidRPr="00F249AC">
        <w:rPr>
          <w:lang w:eastAsia="es-ES"/>
        </w:rPr>
        <w:t xml:space="preserve">Angular </w:t>
      </w:r>
      <w:r>
        <w:rPr>
          <w:lang w:eastAsia="es-ES"/>
        </w:rPr>
        <w:t>como</w:t>
      </w:r>
      <w:r w:rsidRPr="00F249AC">
        <w:rPr>
          <w:lang w:eastAsia="es-ES"/>
        </w:rPr>
        <w:t xml:space="preserve"> </w:t>
      </w:r>
      <w:proofErr w:type="spellStart"/>
      <w:r w:rsidRPr="00F249AC">
        <w:rPr>
          <w:lang w:eastAsia="es-ES"/>
        </w:rPr>
        <w:t>React</w:t>
      </w:r>
      <w:proofErr w:type="spellEnd"/>
      <w:r w:rsidRPr="00F249AC">
        <w:rPr>
          <w:lang w:eastAsia="es-ES"/>
        </w:rPr>
        <w:t xml:space="preserve"> son dos de las tecnologías de mayor uso en desarrollo de aplicaciones web actuales, fundamentalmente en proyectos que necesitan una arquitectura de tipo </w:t>
      </w:r>
      <w:proofErr w:type="gramStart"/>
      <w:r w:rsidRPr="00F249AC">
        <w:rPr>
          <w:lang w:eastAsia="es-ES"/>
        </w:rPr>
        <w:t>Single</w:t>
      </w:r>
      <w:proofErr w:type="gramEnd"/>
      <w:r w:rsidRPr="00F249AC">
        <w:rPr>
          <w:lang w:eastAsia="es-ES"/>
        </w:rPr>
        <w:t xml:space="preserve"> Page </w:t>
      </w:r>
      <w:proofErr w:type="spellStart"/>
      <w:r w:rsidRPr="00F249AC">
        <w:rPr>
          <w:lang w:eastAsia="es-ES"/>
        </w:rPr>
        <w:t>Application</w:t>
      </w:r>
      <w:proofErr w:type="spellEnd"/>
      <w:r w:rsidRPr="00F249AC">
        <w:rPr>
          <w:lang w:eastAsia="es-ES"/>
        </w:rPr>
        <w:t xml:space="preserve"> (SPA). </w:t>
      </w:r>
    </w:p>
    <w:p w14:paraId="71E1CAEF" w14:textId="679B36AE" w:rsidR="00260674" w:rsidRDefault="00260674" w:rsidP="007C6C7B">
      <w:pPr>
        <w:rPr>
          <w:lang w:eastAsia="es-ES"/>
        </w:rPr>
      </w:pPr>
      <w:r w:rsidRPr="00F249AC">
        <w:rPr>
          <w:lang w:eastAsia="es-ES"/>
        </w:rPr>
        <w:t xml:space="preserve">En un escenario de crecimiento donde se trabaja mediante tecnologías </w:t>
      </w:r>
      <w:r>
        <w:rPr>
          <w:lang w:eastAsia="es-ES"/>
        </w:rPr>
        <w:t>de aplicaciones móviles y bases de datos</w:t>
      </w:r>
      <w:r w:rsidRPr="00F249AC">
        <w:rPr>
          <w:lang w:eastAsia="es-ES"/>
        </w:rPr>
        <w:t xml:space="preserve"> como </w:t>
      </w:r>
      <w:proofErr w:type="spellStart"/>
      <w:r w:rsidRPr="00F249AC">
        <w:rPr>
          <w:lang w:eastAsia="es-ES"/>
        </w:rPr>
        <w:t>backend</w:t>
      </w:r>
      <w:proofErr w:type="spellEnd"/>
      <w:r w:rsidRPr="00F249AC">
        <w:rPr>
          <w:lang w:eastAsia="es-ES"/>
        </w:rPr>
        <w:t xml:space="preserve"> en la nube, </w:t>
      </w:r>
      <w:r>
        <w:rPr>
          <w:lang w:eastAsia="es-ES"/>
        </w:rPr>
        <w:t>ambas tecnologías son muy útiles y eficientes, no obstante.</w:t>
      </w:r>
      <w:r w:rsidR="00D423E3">
        <w:rPr>
          <w:lang w:eastAsia="es-ES"/>
        </w:rPr>
        <w:t xml:space="preserve"> </w:t>
      </w:r>
      <w:r w:rsidRPr="00F249AC">
        <w:rPr>
          <w:lang w:eastAsia="es-ES"/>
        </w:rPr>
        <w:t xml:space="preserve">Angular brinda una integración directa y bien documentada con dichos servicios, ayudada además por la ventaja de que todas estas tecnologías están respaldadas por Google. Esto se traduce en mayores niveles de coherencia en la documentación, en compatibilidad entre </w:t>
      </w:r>
      <w:proofErr w:type="spellStart"/>
      <w:r w:rsidRPr="00F249AC">
        <w:rPr>
          <w:lang w:eastAsia="es-ES"/>
        </w:rPr>
        <w:t>SDKs</w:t>
      </w:r>
      <w:proofErr w:type="spellEnd"/>
      <w:r w:rsidRPr="00F249AC">
        <w:rPr>
          <w:lang w:eastAsia="es-ES"/>
        </w:rPr>
        <w:t xml:space="preserve"> y en tener soluciones oficiales y establecidas para la integración de funcionalidades como </w:t>
      </w:r>
      <w:proofErr w:type="spellStart"/>
      <w:r w:rsidRPr="00F249AC">
        <w:rPr>
          <w:lang w:eastAsia="es-ES"/>
        </w:rPr>
        <w:t>Firestore</w:t>
      </w:r>
      <w:proofErr w:type="spellEnd"/>
      <w:r w:rsidRPr="00F249AC">
        <w:rPr>
          <w:lang w:eastAsia="es-ES"/>
        </w:rPr>
        <w:t xml:space="preserve">, autenticación o despliegue en tiempo real. Esta alineación tecnológica puede ayudar a reducir fricciones durante la creación y a facilitar la conversión a través de lenguaje común en la conversación entre </w:t>
      </w:r>
      <w:proofErr w:type="spellStart"/>
      <w:r w:rsidRPr="00F249AC">
        <w:rPr>
          <w:lang w:eastAsia="es-ES"/>
        </w:rPr>
        <w:t>frontend</w:t>
      </w:r>
      <w:proofErr w:type="spellEnd"/>
      <w:r w:rsidRPr="00F249AC">
        <w:rPr>
          <w:lang w:eastAsia="es-ES"/>
        </w:rPr>
        <w:t xml:space="preserve"> web y servicios móviles o </w:t>
      </w:r>
      <w:proofErr w:type="spellStart"/>
      <w:r w:rsidRPr="00F249AC">
        <w:rPr>
          <w:lang w:eastAsia="es-ES"/>
        </w:rPr>
        <w:t>backend</w:t>
      </w:r>
      <w:proofErr w:type="spellEnd"/>
      <w:r w:rsidRPr="00F249AC">
        <w:rPr>
          <w:lang w:eastAsia="es-ES"/>
        </w:rPr>
        <w:t>.</w:t>
      </w:r>
    </w:p>
    <w:p w14:paraId="7E3331AD" w14:textId="77777777" w:rsidR="00260674" w:rsidRDefault="00260674" w:rsidP="007C6C7B">
      <w:pPr>
        <w:rPr>
          <w:lang w:eastAsia="es-ES"/>
        </w:rPr>
      </w:pPr>
      <w:r>
        <w:rPr>
          <w:lang w:eastAsia="es-ES"/>
        </w:rPr>
        <w:t>Para ver de manera más esquemática las diferencias entre tecnologías, se presenta una tabla comparativa con algunas de las características mencionadas.</w:t>
      </w:r>
    </w:p>
    <w:p w14:paraId="0D05A79F" w14:textId="77777777" w:rsidR="00260674" w:rsidRDefault="00260674" w:rsidP="00157F56">
      <w:pPr>
        <w:rPr>
          <w:rFonts w:asciiTheme="majorHAnsi" w:eastAsiaTheme="majorEastAsia" w:hAnsiTheme="majorHAnsi" w:cstheme="majorBidi"/>
          <w:color w:val="2F5496" w:themeColor="accent1" w:themeShade="BF"/>
          <w:sz w:val="32"/>
          <w:szCs w:val="32"/>
        </w:rPr>
      </w:pPr>
    </w:p>
    <w:tbl>
      <w:tblPr>
        <w:tblStyle w:val="Tablaconcuadrcula"/>
        <w:tblW w:w="0" w:type="auto"/>
        <w:jc w:val="center"/>
        <w:tblLook w:val="04A0" w:firstRow="1" w:lastRow="0" w:firstColumn="1" w:lastColumn="0" w:noHBand="0" w:noVBand="1"/>
      </w:tblPr>
      <w:tblGrid>
        <w:gridCol w:w="2831"/>
        <w:gridCol w:w="2831"/>
        <w:gridCol w:w="2832"/>
      </w:tblGrid>
      <w:tr w:rsidR="00260674" w14:paraId="34B9C9BE" w14:textId="77777777" w:rsidTr="007A6D8B">
        <w:trPr>
          <w:jc w:val="center"/>
        </w:trPr>
        <w:tc>
          <w:tcPr>
            <w:tcW w:w="2831" w:type="dxa"/>
            <w:vAlign w:val="center"/>
          </w:tcPr>
          <w:p w14:paraId="2CFC3649"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Aspecto</w:t>
            </w:r>
          </w:p>
        </w:tc>
        <w:tc>
          <w:tcPr>
            <w:tcW w:w="2831" w:type="dxa"/>
            <w:vAlign w:val="center"/>
          </w:tcPr>
          <w:p w14:paraId="62BB58D9"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Angular</w:t>
            </w:r>
          </w:p>
        </w:tc>
        <w:tc>
          <w:tcPr>
            <w:tcW w:w="2832" w:type="dxa"/>
            <w:vAlign w:val="center"/>
          </w:tcPr>
          <w:p w14:paraId="484C5DDD"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proofErr w:type="spellStart"/>
            <w:r>
              <w:rPr>
                <w:rStyle w:val="Textoennegrita"/>
              </w:rPr>
              <w:t>React</w:t>
            </w:r>
            <w:proofErr w:type="spellEnd"/>
          </w:p>
        </w:tc>
      </w:tr>
      <w:tr w:rsidR="00260674" w14:paraId="16EF9943" w14:textId="77777777" w:rsidTr="007A6D8B">
        <w:trPr>
          <w:jc w:val="center"/>
        </w:trPr>
        <w:tc>
          <w:tcPr>
            <w:tcW w:w="2831" w:type="dxa"/>
            <w:vAlign w:val="center"/>
          </w:tcPr>
          <w:p w14:paraId="567D4B6C"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Desarrollador</w:t>
            </w:r>
          </w:p>
        </w:tc>
        <w:tc>
          <w:tcPr>
            <w:tcW w:w="2831" w:type="dxa"/>
            <w:vAlign w:val="center"/>
          </w:tcPr>
          <w:p w14:paraId="1FC3606D"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Google</w:t>
            </w:r>
          </w:p>
        </w:tc>
        <w:tc>
          <w:tcPr>
            <w:tcW w:w="2832" w:type="dxa"/>
            <w:vAlign w:val="center"/>
          </w:tcPr>
          <w:p w14:paraId="2557088C"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Meta (Facebook)</w:t>
            </w:r>
          </w:p>
        </w:tc>
      </w:tr>
      <w:tr w:rsidR="00260674" w14:paraId="47AB7FC3" w14:textId="77777777" w:rsidTr="007A6D8B">
        <w:trPr>
          <w:jc w:val="center"/>
        </w:trPr>
        <w:tc>
          <w:tcPr>
            <w:tcW w:w="2831" w:type="dxa"/>
            <w:vAlign w:val="center"/>
          </w:tcPr>
          <w:p w14:paraId="00D74DE0"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Licencia</w:t>
            </w:r>
          </w:p>
        </w:tc>
        <w:tc>
          <w:tcPr>
            <w:tcW w:w="2831" w:type="dxa"/>
            <w:vAlign w:val="center"/>
          </w:tcPr>
          <w:p w14:paraId="5ED33622"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 xml:space="preserve">MIT (open </w:t>
            </w:r>
            <w:proofErr w:type="spellStart"/>
            <w:r>
              <w:t>source</w:t>
            </w:r>
            <w:proofErr w:type="spellEnd"/>
            <w:r>
              <w:t>)</w:t>
            </w:r>
          </w:p>
        </w:tc>
        <w:tc>
          <w:tcPr>
            <w:tcW w:w="2832" w:type="dxa"/>
            <w:vAlign w:val="center"/>
          </w:tcPr>
          <w:p w14:paraId="67D09330"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 xml:space="preserve">MIT (open </w:t>
            </w:r>
            <w:proofErr w:type="spellStart"/>
            <w:r>
              <w:t>source</w:t>
            </w:r>
            <w:proofErr w:type="spellEnd"/>
            <w:r>
              <w:t>)</w:t>
            </w:r>
          </w:p>
        </w:tc>
      </w:tr>
      <w:tr w:rsidR="00260674" w14:paraId="5BBE9A15" w14:textId="77777777" w:rsidTr="007A6D8B">
        <w:trPr>
          <w:jc w:val="center"/>
        </w:trPr>
        <w:tc>
          <w:tcPr>
            <w:tcW w:w="2831" w:type="dxa"/>
            <w:vAlign w:val="center"/>
          </w:tcPr>
          <w:p w14:paraId="19514830"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Lenguaje principal</w:t>
            </w:r>
          </w:p>
        </w:tc>
        <w:tc>
          <w:tcPr>
            <w:tcW w:w="2831" w:type="dxa"/>
            <w:vAlign w:val="center"/>
          </w:tcPr>
          <w:p w14:paraId="5E4B25F0"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proofErr w:type="spellStart"/>
            <w:r>
              <w:t>TypeScript</w:t>
            </w:r>
            <w:proofErr w:type="spellEnd"/>
          </w:p>
        </w:tc>
        <w:tc>
          <w:tcPr>
            <w:tcW w:w="2832" w:type="dxa"/>
            <w:vAlign w:val="center"/>
          </w:tcPr>
          <w:p w14:paraId="03FB537D"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JavaScript + JSX</w:t>
            </w:r>
          </w:p>
        </w:tc>
      </w:tr>
      <w:tr w:rsidR="00260674" w14:paraId="1E4A1EB0" w14:textId="77777777" w:rsidTr="007A6D8B">
        <w:trPr>
          <w:jc w:val="center"/>
        </w:trPr>
        <w:tc>
          <w:tcPr>
            <w:tcW w:w="2831" w:type="dxa"/>
            <w:vAlign w:val="center"/>
          </w:tcPr>
          <w:p w14:paraId="3A29EFE5"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Basado en componentes</w:t>
            </w:r>
          </w:p>
        </w:tc>
        <w:tc>
          <w:tcPr>
            <w:tcW w:w="2831" w:type="dxa"/>
            <w:vAlign w:val="center"/>
          </w:tcPr>
          <w:p w14:paraId="75E4FCFA"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Sí</w:t>
            </w:r>
          </w:p>
        </w:tc>
        <w:tc>
          <w:tcPr>
            <w:tcW w:w="2832" w:type="dxa"/>
            <w:vAlign w:val="center"/>
          </w:tcPr>
          <w:p w14:paraId="6CCA0C63"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Sí</w:t>
            </w:r>
          </w:p>
        </w:tc>
      </w:tr>
      <w:tr w:rsidR="00260674" w14:paraId="5FE82511" w14:textId="77777777" w:rsidTr="007A6D8B">
        <w:trPr>
          <w:jc w:val="center"/>
        </w:trPr>
        <w:tc>
          <w:tcPr>
            <w:tcW w:w="2831" w:type="dxa"/>
            <w:vAlign w:val="center"/>
          </w:tcPr>
          <w:p w14:paraId="1C880EFF"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Uso en SPA (</w:t>
            </w:r>
            <w:proofErr w:type="gramStart"/>
            <w:r>
              <w:rPr>
                <w:rStyle w:val="Textoennegrita"/>
              </w:rPr>
              <w:t>Single</w:t>
            </w:r>
            <w:proofErr w:type="gramEnd"/>
            <w:r>
              <w:rPr>
                <w:rStyle w:val="Textoennegrita"/>
              </w:rPr>
              <w:t xml:space="preserve"> Page Apps)</w:t>
            </w:r>
          </w:p>
        </w:tc>
        <w:tc>
          <w:tcPr>
            <w:tcW w:w="2831" w:type="dxa"/>
            <w:vAlign w:val="center"/>
          </w:tcPr>
          <w:p w14:paraId="2AB403EF"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Muy adecuado</w:t>
            </w:r>
          </w:p>
        </w:tc>
        <w:tc>
          <w:tcPr>
            <w:tcW w:w="2832" w:type="dxa"/>
            <w:vAlign w:val="center"/>
          </w:tcPr>
          <w:p w14:paraId="5707C39C"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Muy adecuado</w:t>
            </w:r>
          </w:p>
        </w:tc>
      </w:tr>
      <w:tr w:rsidR="00260674" w14:paraId="47B1E2F4" w14:textId="77777777" w:rsidTr="007A6D8B">
        <w:trPr>
          <w:jc w:val="center"/>
        </w:trPr>
        <w:tc>
          <w:tcPr>
            <w:tcW w:w="2831" w:type="dxa"/>
            <w:vAlign w:val="center"/>
          </w:tcPr>
          <w:p w14:paraId="67E2DE81"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Curva de aprendizaje</w:t>
            </w:r>
          </w:p>
        </w:tc>
        <w:tc>
          <w:tcPr>
            <w:tcW w:w="2831" w:type="dxa"/>
            <w:vAlign w:val="center"/>
          </w:tcPr>
          <w:p w14:paraId="057EF932"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Media-alta (estructura más rígida)</w:t>
            </w:r>
          </w:p>
        </w:tc>
        <w:tc>
          <w:tcPr>
            <w:tcW w:w="2832" w:type="dxa"/>
            <w:vAlign w:val="center"/>
          </w:tcPr>
          <w:p w14:paraId="732AB014"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Media-baja (más libre y gradual)</w:t>
            </w:r>
          </w:p>
        </w:tc>
      </w:tr>
      <w:tr w:rsidR="00260674" w14:paraId="5805990B" w14:textId="77777777" w:rsidTr="007A6D8B">
        <w:trPr>
          <w:jc w:val="center"/>
        </w:trPr>
        <w:tc>
          <w:tcPr>
            <w:tcW w:w="2831" w:type="dxa"/>
            <w:vAlign w:val="center"/>
          </w:tcPr>
          <w:p w14:paraId="0E5C95DE"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Reutilización de componentes</w:t>
            </w:r>
          </w:p>
        </w:tc>
        <w:tc>
          <w:tcPr>
            <w:tcW w:w="2831" w:type="dxa"/>
            <w:vAlign w:val="center"/>
          </w:tcPr>
          <w:p w14:paraId="10EE165B"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Sí</w:t>
            </w:r>
          </w:p>
        </w:tc>
        <w:tc>
          <w:tcPr>
            <w:tcW w:w="2832" w:type="dxa"/>
            <w:vAlign w:val="center"/>
          </w:tcPr>
          <w:p w14:paraId="18DC5716"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Sí</w:t>
            </w:r>
          </w:p>
        </w:tc>
      </w:tr>
      <w:tr w:rsidR="00260674" w14:paraId="0B1DB6BC" w14:textId="77777777" w:rsidTr="007A6D8B">
        <w:trPr>
          <w:jc w:val="center"/>
        </w:trPr>
        <w:tc>
          <w:tcPr>
            <w:tcW w:w="2831" w:type="dxa"/>
            <w:vAlign w:val="center"/>
          </w:tcPr>
          <w:p w14:paraId="69CD21B8"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Enfoque de datos</w:t>
            </w:r>
          </w:p>
        </w:tc>
        <w:tc>
          <w:tcPr>
            <w:tcW w:w="2831" w:type="dxa"/>
            <w:vAlign w:val="center"/>
          </w:tcPr>
          <w:p w14:paraId="7D93912B"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 xml:space="preserve">Bidireccional </w:t>
            </w:r>
          </w:p>
        </w:tc>
        <w:tc>
          <w:tcPr>
            <w:tcW w:w="2832" w:type="dxa"/>
            <w:vAlign w:val="center"/>
          </w:tcPr>
          <w:p w14:paraId="21350C18"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 xml:space="preserve">Unidireccional </w:t>
            </w:r>
          </w:p>
        </w:tc>
      </w:tr>
      <w:tr w:rsidR="00260674" w14:paraId="7759F340" w14:textId="77777777" w:rsidTr="007A6D8B">
        <w:trPr>
          <w:jc w:val="center"/>
        </w:trPr>
        <w:tc>
          <w:tcPr>
            <w:tcW w:w="2831" w:type="dxa"/>
            <w:vAlign w:val="center"/>
          </w:tcPr>
          <w:p w14:paraId="0DF7FEC0"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Gestión del estado</w:t>
            </w:r>
          </w:p>
        </w:tc>
        <w:tc>
          <w:tcPr>
            <w:tcW w:w="2831" w:type="dxa"/>
            <w:vAlign w:val="center"/>
          </w:tcPr>
          <w:p w14:paraId="7DF4C4EB"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proofErr w:type="spellStart"/>
            <w:r>
              <w:t>RxJS</w:t>
            </w:r>
            <w:proofErr w:type="spellEnd"/>
            <w:r>
              <w:t xml:space="preserve">, </w:t>
            </w:r>
            <w:proofErr w:type="spellStart"/>
            <w:r>
              <w:t>NgRx</w:t>
            </w:r>
            <w:proofErr w:type="spellEnd"/>
            <w:r>
              <w:t>, servicios inyectables</w:t>
            </w:r>
          </w:p>
        </w:tc>
        <w:tc>
          <w:tcPr>
            <w:tcW w:w="2832" w:type="dxa"/>
            <w:vAlign w:val="center"/>
          </w:tcPr>
          <w:p w14:paraId="32335BEA"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proofErr w:type="spellStart"/>
            <w:r>
              <w:t>Redux</w:t>
            </w:r>
            <w:proofErr w:type="spellEnd"/>
            <w:r>
              <w:t xml:space="preserve">, </w:t>
            </w:r>
            <w:proofErr w:type="spellStart"/>
            <w:r>
              <w:t>Context</w:t>
            </w:r>
            <w:proofErr w:type="spellEnd"/>
            <w:r>
              <w:t xml:space="preserve"> API, </w:t>
            </w:r>
            <w:proofErr w:type="spellStart"/>
            <w:r>
              <w:t>Zustand</w:t>
            </w:r>
            <w:proofErr w:type="spellEnd"/>
            <w:r>
              <w:t xml:space="preserve">, </w:t>
            </w:r>
            <w:proofErr w:type="spellStart"/>
            <w:r>
              <w:t>Recoil</w:t>
            </w:r>
            <w:proofErr w:type="spellEnd"/>
            <w:r>
              <w:t>, etc.</w:t>
            </w:r>
          </w:p>
        </w:tc>
      </w:tr>
      <w:tr w:rsidR="00260674" w14:paraId="5932632B" w14:textId="77777777" w:rsidTr="007A6D8B">
        <w:trPr>
          <w:jc w:val="center"/>
        </w:trPr>
        <w:tc>
          <w:tcPr>
            <w:tcW w:w="2831" w:type="dxa"/>
            <w:vAlign w:val="center"/>
          </w:tcPr>
          <w:p w14:paraId="50D5D6E2"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Ruteo (</w:t>
            </w:r>
            <w:proofErr w:type="spellStart"/>
            <w:r>
              <w:rPr>
                <w:rStyle w:val="Textoennegrita"/>
              </w:rPr>
              <w:t>Routing</w:t>
            </w:r>
            <w:proofErr w:type="spellEnd"/>
            <w:r>
              <w:rPr>
                <w:rStyle w:val="Textoennegrita"/>
              </w:rPr>
              <w:t>)</w:t>
            </w:r>
          </w:p>
        </w:tc>
        <w:tc>
          <w:tcPr>
            <w:tcW w:w="2831" w:type="dxa"/>
            <w:vAlign w:val="center"/>
          </w:tcPr>
          <w:p w14:paraId="36A18706"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Incluido de forma nativa</w:t>
            </w:r>
          </w:p>
        </w:tc>
        <w:tc>
          <w:tcPr>
            <w:tcW w:w="2832" w:type="dxa"/>
            <w:vAlign w:val="center"/>
          </w:tcPr>
          <w:p w14:paraId="6DC5D2BC"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 xml:space="preserve">Mediante librerías externas </w:t>
            </w:r>
          </w:p>
        </w:tc>
      </w:tr>
      <w:tr w:rsidR="00260674" w:rsidRPr="0093112F" w14:paraId="2567D034" w14:textId="77777777" w:rsidTr="007A6D8B">
        <w:trPr>
          <w:jc w:val="center"/>
        </w:trPr>
        <w:tc>
          <w:tcPr>
            <w:tcW w:w="2831" w:type="dxa"/>
            <w:vAlign w:val="center"/>
          </w:tcPr>
          <w:p w14:paraId="7D133F9C"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proofErr w:type="spellStart"/>
            <w:r>
              <w:rPr>
                <w:rStyle w:val="Textoennegrita"/>
              </w:rPr>
              <w:t>Testing</w:t>
            </w:r>
            <w:proofErr w:type="spellEnd"/>
          </w:p>
        </w:tc>
        <w:tc>
          <w:tcPr>
            <w:tcW w:w="2831" w:type="dxa"/>
            <w:vAlign w:val="center"/>
          </w:tcPr>
          <w:p w14:paraId="667C3F74"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Integrado con herramientas como Karma/Jasmine</w:t>
            </w:r>
          </w:p>
        </w:tc>
        <w:tc>
          <w:tcPr>
            <w:tcW w:w="2832" w:type="dxa"/>
            <w:vAlign w:val="center"/>
          </w:tcPr>
          <w:p w14:paraId="479B21AD" w14:textId="77777777" w:rsidR="00260674" w:rsidRPr="00717A8A" w:rsidRDefault="00260674" w:rsidP="007A6D8B">
            <w:pPr>
              <w:jc w:val="center"/>
              <w:rPr>
                <w:rFonts w:asciiTheme="majorHAnsi" w:hAnsiTheme="majorHAnsi"/>
                <w:color w:val="2F5496" w:themeColor="accent1" w:themeShade="BF"/>
                <w:sz w:val="32"/>
                <w:lang w:val="en-GB"/>
                <w:rPrChange w:id="1434" w:author="Redondo García Francisco Javier" w:date="2025-09-02T09:44:00Z">
                  <w:rPr>
                    <w:rFonts w:asciiTheme="majorHAnsi" w:hAnsiTheme="majorHAnsi"/>
                    <w:color w:val="2F5496" w:themeColor="accent1" w:themeShade="BF"/>
                    <w:sz w:val="32"/>
                    <w:lang w:val="en-US"/>
                  </w:rPr>
                </w:rPrChange>
              </w:rPr>
            </w:pPr>
            <w:r w:rsidRPr="00717A8A">
              <w:rPr>
                <w:lang w:val="en-GB"/>
                <w:rPrChange w:id="1435" w:author="Redondo García Francisco Javier" w:date="2025-09-02T09:44:00Z">
                  <w:rPr>
                    <w:lang w:val="en-US"/>
                  </w:rPr>
                </w:rPrChange>
              </w:rPr>
              <w:t>Compatible con Jest, React Testing Library, etc.</w:t>
            </w:r>
          </w:p>
        </w:tc>
      </w:tr>
      <w:tr w:rsidR="00260674" w14:paraId="0AB36003" w14:textId="77777777" w:rsidTr="007A6D8B">
        <w:trPr>
          <w:jc w:val="center"/>
        </w:trPr>
        <w:tc>
          <w:tcPr>
            <w:tcW w:w="2831" w:type="dxa"/>
            <w:vAlign w:val="center"/>
          </w:tcPr>
          <w:p w14:paraId="1AAB1304"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CLI oficial</w:t>
            </w:r>
          </w:p>
        </w:tc>
        <w:tc>
          <w:tcPr>
            <w:tcW w:w="2831" w:type="dxa"/>
            <w:vAlign w:val="center"/>
          </w:tcPr>
          <w:p w14:paraId="300535CE"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Sí, Angular CLI</w:t>
            </w:r>
          </w:p>
        </w:tc>
        <w:tc>
          <w:tcPr>
            <w:tcW w:w="2832" w:type="dxa"/>
            <w:vAlign w:val="center"/>
          </w:tcPr>
          <w:p w14:paraId="52EDDFE6"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 xml:space="preserve">Sí, como </w:t>
            </w:r>
            <w:proofErr w:type="spellStart"/>
            <w:r>
              <w:t>Create</w:t>
            </w:r>
            <w:proofErr w:type="spellEnd"/>
            <w:r>
              <w:t xml:space="preserve"> </w:t>
            </w:r>
            <w:proofErr w:type="spellStart"/>
            <w:r>
              <w:t>React</w:t>
            </w:r>
            <w:proofErr w:type="spellEnd"/>
            <w:r>
              <w:t xml:space="preserve"> App o Vite</w:t>
            </w:r>
          </w:p>
        </w:tc>
      </w:tr>
      <w:tr w:rsidR="00260674" w14:paraId="3E333E5A" w14:textId="77777777" w:rsidTr="007A6D8B">
        <w:trPr>
          <w:jc w:val="center"/>
        </w:trPr>
        <w:tc>
          <w:tcPr>
            <w:tcW w:w="2831" w:type="dxa"/>
            <w:vAlign w:val="center"/>
          </w:tcPr>
          <w:p w14:paraId="1E770452"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Documentación y soporte</w:t>
            </w:r>
          </w:p>
        </w:tc>
        <w:tc>
          <w:tcPr>
            <w:tcW w:w="2831" w:type="dxa"/>
            <w:vAlign w:val="center"/>
          </w:tcPr>
          <w:p w14:paraId="56ED7E3A"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Muy completa, con comunidad muy activa</w:t>
            </w:r>
          </w:p>
        </w:tc>
        <w:tc>
          <w:tcPr>
            <w:tcW w:w="2832" w:type="dxa"/>
            <w:vAlign w:val="center"/>
          </w:tcPr>
          <w:p w14:paraId="70105900"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Muy completa, con comunidad muy activa</w:t>
            </w:r>
          </w:p>
        </w:tc>
      </w:tr>
      <w:tr w:rsidR="00260674" w14:paraId="50FCD303" w14:textId="77777777" w:rsidTr="007A6D8B">
        <w:trPr>
          <w:jc w:val="center"/>
        </w:trPr>
        <w:tc>
          <w:tcPr>
            <w:tcW w:w="2831" w:type="dxa"/>
            <w:vAlign w:val="center"/>
          </w:tcPr>
          <w:p w14:paraId="4EEBC528"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Popularidad</w:t>
            </w:r>
          </w:p>
        </w:tc>
        <w:tc>
          <w:tcPr>
            <w:tcW w:w="2831" w:type="dxa"/>
            <w:vAlign w:val="center"/>
          </w:tcPr>
          <w:p w14:paraId="45F76DCA"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Popular en empresas grandes y proyectos escalables</w:t>
            </w:r>
          </w:p>
        </w:tc>
        <w:tc>
          <w:tcPr>
            <w:tcW w:w="2832" w:type="dxa"/>
            <w:vAlign w:val="center"/>
          </w:tcPr>
          <w:p w14:paraId="403BCB8E"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Popular en startups y grandes plataformas</w:t>
            </w:r>
          </w:p>
        </w:tc>
      </w:tr>
      <w:tr w:rsidR="00260674" w14:paraId="56BCCBA3" w14:textId="77777777" w:rsidTr="007A6D8B">
        <w:trPr>
          <w:jc w:val="center"/>
        </w:trPr>
        <w:tc>
          <w:tcPr>
            <w:tcW w:w="2831" w:type="dxa"/>
            <w:vAlign w:val="center"/>
          </w:tcPr>
          <w:p w14:paraId="0E37FE6C" w14:textId="7472173A"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lastRenderedPageBreak/>
              <w:t xml:space="preserve">Integración con </w:t>
            </w:r>
            <w:r w:rsidR="00D423E3">
              <w:rPr>
                <w:rStyle w:val="Textoennegrita"/>
              </w:rPr>
              <w:t>móviles</w:t>
            </w:r>
            <w:r>
              <w:rPr>
                <w:rStyle w:val="Textoennegrita"/>
              </w:rPr>
              <w:t xml:space="preserve"> (nativo)</w:t>
            </w:r>
          </w:p>
        </w:tc>
        <w:tc>
          <w:tcPr>
            <w:tcW w:w="2831" w:type="dxa"/>
            <w:vAlign w:val="center"/>
          </w:tcPr>
          <w:p w14:paraId="15283108"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 xml:space="preserve">Compatible con </w:t>
            </w:r>
            <w:proofErr w:type="spellStart"/>
            <w:r>
              <w:t>frameworks</w:t>
            </w:r>
            <w:proofErr w:type="spellEnd"/>
            <w:r>
              <w:t xml:space="preserve"> externos (ej. </w:t>
            </w:r>
            <w:proofErr w:type="spellStart"/>
            <w:r>
              <w:t>Ionic</w:t>
            </w:r>
            <w:proofErr w:type="spellEnd"/>
            <w:r>
              <w:t>)</w:t>
            </w:r>
          </w:p>
        </w:tc>
        <w:tc>
          <w:tcPr>
            <w:tcW w:w="2832" w:type="dxa"/>
            <w:vAlign w:val="center"/>
          </w:tcPr>
          <w:p w14:paraId="41EDB16F"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 xml:space="preserve">Compatible directamente con </w:t>
            </w:r>
            <w:proofErr w:type="spellStart"/>
            <w:r>
              <w:t>React</w:t>
            </w:r>
            <w:proofErr w:type="spellEnd"/>
            <w:r>
              <w:t xml:space="preserve"> Native</w:t>
            </w:r>
          </w:p>
        </w:tc>
      </w:tr>
      <w:tr w:rsidR="00260674" w14:paraId="6A60333D" w14:textId="77777777" w:rsidTr="007A6D8B">
        <w:trPr>
          <w:jc w:val="center"/>
        </w:trPr>
        <w:tc>
          <w:tcPr>
            <w:tcW w:w="2831" w:type="dxa"/>
            <w:vAlign w:val="center"/>
          </w:tcPr>
          <w:p w14:paraId="23DCFDAA"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rPr>
                <w:rStyle w:val="Textoennegrita"/>
              </w:rPr>
              <w:t>Actualizaciones</w:t>
            </w:r>
          </w:p>
        </w:tc>
        <w:tc>
          <w:tcPr>
            <w:tcW w:w="2831" w:type="dxa"/>
            <w:vAlign w:val="center"/>
          </w:tcPr>
          <w:p w14:paraId="6FFC273D" w14:textId="77777777" w:rsidR="00260674" w:rsidRDefault="00260674" w:rsidP="007A6D8B">
            <w:pPr>
              <w:jc w:val="center"/>
              <w:rPr>
                <w:rFonts w:asciiTheme="majorHAnsi" w:eastAsiaTheme="majorEastAsia" w:hAnsiTheme="majorHAnsi" w:cstheme="majorBidi"/>
                <w:color w:val="2F5496" w:themeColor="accent1" w:themeShade="BF"/>
                <w:sz w:val="32"/>
                <w:szCs w:val="32"/>
              </w:rPr>
            </w:pPr>
            <w:r>
              <w:t>Mantenido por Google con ciclos regulares</w:t>
            </w:r>
          </w:p>
        </w:tc>
        <w:tc>
          <w:tcPr>
            <w:tcW w:w="2832" w:type="dxa"/>
            <w:vAlign w:val="center"/>
          </w:tcPr>
          <w:p w14:paraId="377A501D" w14:textId="77777777" w:rsidR="00260674" w:rsidRDefault="00260674" w:rsidP="00713134">
            <w:pPr>
              <w:keepNext/>
              <w:jc w:val="center"/>
              <w:rPr>
                <w:rFonts w:asciiTheme="majorHAnsi" w:eastAsiaTheme="majorEastAsia" w:hAnsiTheme="majorHAnsi" w:cstheme="majorBidi"/>
                <w:color w:val="2F5496" w:themeColor="accent1" w:themeShade="BF"/>
                <w:sz w:val="32"/>
                <w:szCs w:val="32"/>
              </w:rPr>
            </w:pPr>
            <w:r>
              <w:t>Mantenido por Meta</w:t>
            </w:r>
          </w:p>
        </w:tc>
      </w:tr>
    </w:tbl>
    <w:p w14:paraId="079A88AD" w14:textId="0B4BDAAF" w:rsidR="00260674" w:rsidRDefault="00260674" w:rsidP="00713134">
      <w:pPr>
        <w:pStyle w:val="Descripcin"/>
        <w:jc w:val="center"/>
      </w:pPr>
      <w:bookmarkStart w:id="1436" w:name="_Toc207314997"/>
      <w:bookmarkStart w:id="1437" w:name="_Toc202786424"/>
      <w:r>
        <w:t xml:space="preserve">Tabla </w:t>
      </w:r>
      <w:r w:rsidR="00DE1F43">
        <w:fldChar w:fldCharType="begin"/>
      </w:r>
      <w:r w:rsidR="00DE1F43">
        <w:instrText xml:space="preserve"> SEQ Tabla \* ARABIC </w:instrText>
      </w:r>
      <w:r w:rsidR="00DE1F43">
        <w:fldChar w:fldCharType="separate"/>
      </w:r>
      <w:r w:rsidR="0020779A">
        <w:rPr>
          <w:noProof/>
        </w:rPr>
        <w:t>3</w:t>
      </w:r>
      <w:r w:rsidR="00DE1F43">
        <w:rPr>
          <w:noProof/>
        </w:rPr>
        <w:fldChar w:fldCharType="end"/>
      </w:r>
      <w:r>
        <w:t xml:space="preserve"> - Comparativa entre Angular y </w:t>
      </w:r>
      <w:proofErr w:type="spellStart"/>
      <w:r>
        <w:t>React</w:t>
      </w:r>
      <w:bookmarkEnd w:id="1436"/>
      <w:bookmarkEnd w:id="1437"/>
      <w:proofErr w:type="spellEnd"/>
    </w:p>
    <w:p w14:paraId="4EA765C5" w14:textId="17B84B2D" w:rsidR="00260674" w:rsidRPr="000778E3" w:rsidRDefault="00260674" w:rsidP="00E766C2">
      <w:pPr>
        <w:pStyle w:val="Ttulo1"/>
        <w:numPr>
          <w:ilvl w:val="0"/>
          <w:numId w:val="1"/>
        </w:numPr>
      </w:pPr>
      <w:bookmarkStart w:id="1438" w:name="_Toc207317078"/>
      <w:bookmarkStart w:id="1439" w:name="_Toc202786272"/>
      <w:r w:rsidRPr="000778E3">
        <w:t>Análisis</w:t>
      </w:r>
      <w:bookmarkEnd w:id="1438"/>
      <w:bookmarkEnd w:id="1439"/>
    </w:p>
    <w:p w14:paraId="06F8235E" w14:textId="496C204F" w:rsidR="00260674" w:rsidRDefault="00260674" w:rsidP="00CD35B3">
      <w:r>
        <w:t xml:space="preserve">El siguiente capítulo tiene como objetivo analizar el sistema </w:t>
      </w:r>
      <w:r w:rsidR="00F232C2">
        <w:t>creado</w:t>
      </w:r>
      <w:r>
        <w:t xml:space="preserve"> obteniendo los requisitos funcionales y no funcionales tanto de la aplicación móvil como de la web. Una vez obtenidos</w:t>
      </w:r>
      <w:r w:rsidR="00F232C2">
        <w:t>,</w:t>
      </w:r>
      <w:r>
        <w:t xml:space="preserve"> y teniendo en cuenta el estudio teórico </w:t>
      </w:r>
      <w:r w:rsidR="00F232C2">
        <w:t xml:space="preserve">realizado </w:t>
      </w:r>
      <w:r>
        <w:t xml:space="preserve">en el capítulo anterior, </w:t>
      </w:r>
      <w:r w:rsidR="00F232C2">
        <w:t>se selecciona</w:t>
      </w:r>
      <w:r>
        <w:t xml:space="preserve"> el </w:t>
      </w:r>
      <w:proofErr w:type="spellStart"/>
      <w:r>
        <w:t>stack</w:t>
      </w:r>
      <w:proofErr w:type="spellEnd"/>
      <w:r>
        <w:t xml:space="preserve"> de tecnologías que se utiliza</w:t>
      </w:r>
      <w:r w:rsidR="00F232C2">
        <w:t>n</w:t>
      </w:r>
      <w:r>
        <w:t xml:space="preserve"> para el desarrollo.</w:t>
      </w:r>
    </w:p>
    <w:p w14:paraId="787176BB" w14:textId="77777777" w:rsidR="00260674" w:rsidRPr="000778E3" w:rsidRDefault="00260674" w:rsidP="0065104C">
      <w:pPr>
        <w:pStyle w:val="Ttulo2"/>
      </w:pPr>
      <w:bookmarkStart w:id="1440" w:name="_Toc207317079"/>
      <w:bookmarkStart w:id="1441" w:name="_Toc202786273"/>
      <w:r w:rsidRPr="000778E3">
        <w:t>3.1 Captura de requisitos</w:t>
      </w:r>
      <w:bookmarkEnd w:id="1440"/>
      <w:bookmarkEnd w:id="1441"/>
    </w:p>
    <w:p w14:paraId="33E4DCDE" w14:textId="77777777" w:rsidR="00260674" w:rsidRDefault="00260674" w:rsidP="00CD35B3">
      <w:r>
        <w:t>En esta sección se anotan las necesidades de la aplicación diferenciando entre los requisitos funcionales y no funcionales, capturando en una tabla estas necesidades y añadiendo una breve descripción.</w:t>
      </w:r>
    </w:p>
    <w:p w14:paraId="6DFA1114" w14:textId="77777777" w:rsidR="00260674" w:rsidRDefault="00260674" w:rsidP="00C87F70">
      <w:pPr>
        <w:pStyle w:val="Prrafodelista"/>
        <w:numPr>
          <w:ilvl w:val="0"/>
          <w:numId w:val="4"/>
        </w:numPr>
      </w:pPr>
      <w:r>
        <w:t>Requisitos funcionales: Se define lo que debe hacer el sistema, describiendo funciones o servicios que se deben ofrecer.</w:t>
      </w:r>
    </w:p>
    <w:p w14:paraId="2D6E23B4" w14:textId="7F75C5BB" w:rsidR="00260674" w:rsidRDefault="00260674" w:rsidP="00C87F70">
      <w:pPr>
        <w:pStyle w:val="Prrafodelista"/>
        <w:numPr>
          <w:ilvl w:val="0"/>
          <w:numId w:val="4"/>
        </w:numPr>
      </w:pPr>
      <w:r>
        <w:t xml:space="preserve">Requisitos no funcionales: Definen cómo debe comportarse </w:t>
      </w:r>
      <w:r w:rsidR="00F232C2">
        <w:t>el</w:t>
      </w:r>
      <w:r>
        <w:t xml:space="preserve"> sistema o las condiciones de calidad que se deben cumplir.</w:t>
      </w:r>
    </w:p>
    <w:p w14:paraId="755C788B" w14:textId="521B524F" w:rsidR="00260674" w:rsidRDefault="00260674" w:rsidP="0065104C">
      <w:pPr>
        <w:pStyle w:val="Ttulo3"/>
      </w:pPr>
      <w:bookmarkStart w:id="1442" w:name="_Toc207317080"/>
      <w:bookmarkStart w:id="1443" w:name="_Toc202786274"/>
      <w:r w:rsidRPr="000778E3">
        <w:t xml:space="preserve">3.1.1 Captura de requisitos </w:t>
      </w:r>
      <w:commentRangeStart w:id="1444"/>
      <w:r w:rsidRPr="000778E3">
        <w:t>funcionales</w:t>
      </w:r>
      <w:bookmarkEnd w:id="1443"/>
      <w:r w:rsidR="00D423E3">
        <w:t xml:space="preserve"> (resumen)</w:t>
      </w:r>
      <w:bookmarkEnd w:id="1442"/>
      <w:commentRangeEnd w:id="1444"/>
      <w:r w:rsidR="00457A60">
        <w:rPr>
          <w:rStyle w:val="Refdecomentario"/>
          <w:rFonts w:asciiTheme="minorHAnsi" w:eastAsiaTheme="minorHAnsi" w:hAnsiTheme="minorHAnsi" w:cstheme="minorBidi"/>
          <w:color w:val="auto"/>
        </w:rPr>
        <w:commentReference w:id="1444"/>
      </w:r>
    </w:p>
    <w:p w14:paraId="778969A0" w14:textId="43C0AF85" w:rsidR="00260674" w:rsidRPr="000778E3" w:rsidRDefault="00260674" w:rsidP="00CD35B3">
      <w:r w:rsidRPr="000778E3">
        <w:t xml:space="preserve">En la </w:t>
      </w:r>
      <w:r w:rsidR="00F232C2">
        <w:fldChar w:fldCharType="begin"/>
      </w:r>
      <w:r w:rsidR="00F232C2">
        <w:instrText xml:space="preserve"> REF _Ref201917201 \h </w:instrText>
      </w:r>
      <w:r w:rsidR="00F232C2">
        <w:fldChar w:fldCharType="separate"/>
      </w:r>
      <w:r w:rsidR="0020779A">
        <w:t xml:space="preserve">Tabla </w:t>
      </w:r>
      <w:r w:rsidR="0020779A">
        <w:rPr>
          <w:noProof/>
        </w:rPr>
        <w:t>4</w:t>
      </w:r>
      <w:r w:rsidR="00F232C2">
        <w:fldChar w:fldCharType="end"/>
      </w:r>
      <w:r w:rsidR="00F232C2">
        <w:t xml:space="preserve"> s</w:t>
      </w:r>
      <w:r w:rsidRPr="000778E3">
        <w:t>e capturan los requisitos funcionales de la aplicación móvil</w:t>
      </w:r>
      <w:r>
        <w:t>.</w:t>
      </w:r>
    </w:p>
    <w:tbl>
      <w:tblPr>
        <w:tblStyle w:val="Tablaconcuadrcula"/>
        <w:tblW w:w="8784" w:type="dxa"/>
        <w:tblLook w:val="04A0" w:firstRow="1" w:lastRow="0" w:firstColumn="1" w:lastColumn="0" w:noHBand="0" w:noVBand="1"/>
      </w:tblPr>
      <w:tblGrid>
        <w:gridCol w:w="2831"/>
        <w:gridCol w:w="5953"/>
      </w:tblGrid>
      <w:tr w:rsidR="00260674" w14:paraId="59A80E82" w14:textId="77777777" w:rsidTr="000B3914">
        <w:tc>
          <w:tcPr>
            <w:tcW w:w="2831" w:type="dxa"/>
            <w:vAlign w:val="center"/>
          </w:tcPr>
          <w:p w14:paraId="6DA60626" w14:textId="77777777" w:rsidR="00260674" w:rsidRPr="007C6C7B" w:rsidRDefault="00260674" w:rsidP="005E562E">
            <w:pPr>
              <w:jc w:val="center"/>
              <w:rPr>
                <w:sz w:val="22"/>
                <w:szCs w:val="22"/>
              </w:rPr>
            </w:pPr>
            <w:r w:rsidRPr="007C6C7B">
              <w:rPr>
                <w:b/>
                <w:bCs/>
                <w:sz w:val="22"/>
                <w:szCs w:val="22"/>
              </w:rPr>
              <w:t>Título</w:t>
            </w:r>
          </w:p>
        </w:tc>
        <w:tc>
          <w:tcPr>
            <w:tcW w:w="5953" w:type="dxa"/>
            <w:vAlign w:val="center"/>
          </w:tcPr>
          <w:p w14:paraId="1546D6B8" w14:textId="77777777" w:rsidR="00260674" w:rsidRPr="007C6C7B" w:rsidRDefault="00260674" w:rsidP="005E562E">
            <w:pPr>
              <w:jc w:val="center"/>
              <w:rPr>
                <w:sz w:val="22"/>
                <w:szCs w:val="22"/>
              </w:rPr>
            </w:pPr>
            <w:r w:rsidRPr="007C6C7B">
              <w:rPr>
                <w:b/>
                <w:bCs/>
                <w:sz w:val="22"/>
                <w:szCs w:val="22"/>
              </w:rPr>
              <w:t>Descripción</w:t>
            </w:r>
          </w:p>
        </w:tc>
      </w:tr>
      <w:tr w:rsidR="00260674" w14:paraId="01F5FCC8" w14:textId="77777777" w:rsidTr="000B3914">
        <w:tc>
          <w:tcPr>
            <w:tcW w:w="2831" w:type="dxa"/>
            <w:vAlign w:val="center"/>
          </w:tcPr>
          <w:p w14:paraId="1F417DE0" w14:textId="77777777" w:rsidR="00260674" w:rsidRPr="007C6C7B" w:rsidRDefault="00260674" w:rsidP="005E562E">
            <w:pPr>
              <w:jc w:val="center"/>
              <w:rPr>
                <w:sz w:val="22"/>
                <w:szCs w:val="22"/>
              </w:rPr>
            </w:pPr>
            <w:r w:rsidRPr="007C6C7B">
              <w:rPr>
                <w:sz w:val="22"/>
                <w:szCs w:val="22"/>
              </w:rPr>
              <w:t>Registro de pacientes</w:t>
            </w:r>
          </w:p>
        </w:tc>
        <w:tc>
          <w:tcPr>
            <w:tcW w:w="5953" w:type="dxa"/>
            <w:vAlign w:val="center"/>
          </w:tcPr>
          <w:p w14:paraId="2E86BC63" w14:textId="77777777" w:rsidR="00260674" w:rsidRPr="007C6C7B" w:rsidRDefault="00260674" w:rsidP="005E562E">
            <w:pPr>
              <w:jc w:val="center"/>
              <w:rPr>
                <w:sz w:val="22"/>
                <w:szCs w:val="22"/>
              </w:rPr>
            </w:pPr>
            <w:r w:rsidRPr="007C6C7B">
              <w:rPr>
                <w:sz w:val="22"/>
                <w:szCs w:val="22"/>
              </w:rPr>
              <w:t>Permitir al profesional sanitario registrar nuevos pacientes con datos personales.</w:t>
            </w:r>
          </w:p>
        </w:tc>
      </w:tr>
      <w:tr w:rsidR="00260674" w14:paraId="6A5E4043" w14:textId="77777777" w:rsidTr="000B3914">
        <w:tc>
          <w:tcPr>
            <w:tcW w:w="2831" w:type="dxa"/>
            <w:vAlign w:val="center"/>
          </w:tcPr>
          <w:p w14:paraId="54EF3DD3" w14:textId="77777777" w:rsidR="00260674" w:rsidRPr="007C6C7B" w:rsidRDefault="00260674" w:rsidP="005E562E">
            <w:pPr>
              <w:jc w:val="center"/>
              <w:rPr>
                <w:sz w:val="22"/>
                <w:szCs w:val="22"/>
              </w:rPr>
            </w:pPr>
            <w:r w:rsidRPr="007C6C7B">
              <w:rPr>
                <w:sz w:val="22"/>
                <w:szCs w:val="22"/>
              </w:rPr>
              <w:t>Búsqueda de pacientes</w:t>
            </w:r>
          </w:p>
        </w:tc>
        <w:tc>
          <w:tcPr>
            <w:tcW w:w="5953" w:type="dxa"/>
            <w:vAlign w:val="center"/>
          </w:tcPr>
          <w:p w14:paraId="7923B832" w14:textId="77777777" w:rsidR="00260674" w:rsidRPr="007C6C7B" w:rsidRDefault="00260674" w:rsidP="005E562E">
            <w:pPr>
              <w:jc w:val="center"/>
              <w:rPr>
                <w:sz w:val="22"/>
                <w:szCs w:val="22"/>
              </w:rPr>
            </w:pPr>
            <w:r w:rsidRPr="007C6C7B">
              <w:rPr>
                <w:sz w:val="22"/>
                <w:szCs w:val="22"/>
              </w:rPr>
              <w:t>Se debe poder buscar pacientes por ID para la realización de pruebas</w:t>
            </w:r>
          </w:p>
        </w:tc>
      </w:tr>
      <w:tr w:rsidR="00260674" w14:paraId="6807EF9E" w14:textId="77777777" w:rsidTr="000B3914">
        <w:tc>
          <w:tcPr>
            <w:tcW w:w="2831" w:type="dxa"/>
            <w:vAlign w:val="center"/>
          </w:tcPr>
          <w:p w14:paraId="3CD42BF9" w14:textId="77777777" w:rsidR="00260674" w:rsidRPr="007C6C7B" w:rsidRDefault="00260674" w:rsidP="005E562E">
            <w:pPr>
              <w:jc w:val="center"/>
              <w:rPr>
                <w:sz w:val="22"/>
                <w:szCs w:val="22"/>
              </w:rPr>
            </w:pPr>
            <w:r w:rsidRPr="007C6C7B">
              <w:rPr>
                <w:sz w:val="22"/>
                <w:szCs w:val="22"/>
              </w:rPr>
              <w:t>Emparejamiento Bluetooth</w:t>
            </w:r>
          </w:p>
        </w:tc>
        <w:tc>
          <w:tcPr>
            <w:tcW w:w="5953" w:type="dxa"/>
            <w:vAlign w:val="center"/>
          </w:tcPr>
          <w:p w14:paraId="32A7BCEF" w14:textId="77777777" w:rsidR="00260674" w:rsidRPr="007C6C7B" w:rsidRDefault="00260674" w:rsidP="005E562E">
            <w:pPr>
              <w:jc w:val="center"/>
              <w:rPr>
                <w:sz w:val="22"/>
                <w:szCs w:val="22"/>
              </w:rPr>
            </w:pPr>
            <w:r w:rsidRPr="007C6C7B">
              <w:rPr>
                <w:sz w:val="22"/>
                <w:szCs w:val="22"/>
              </w:rPr>
              <w:t>Escanear y emparejar con los tres dispositivos Bluetooth.</w:t>
            </w:r>
          </w:p>
        </w:tc>
      </w:tr>
      <w:tr w:rsidR="00260674" w14:paraId="272269DD" w14:textId="77777777" w:rsidTr="000B3914">
        <w:tc>
          <w:tcPr>
            <w:tcW w:w="2831" w:type="dxa"/>
            <w:vAlign w:val="center"/>
          </w:tcPr>
          <w:p w14:paraId="13807597" w14:textId="77777777" w:rsidR="00260674" w:rsidRPr="007C6C7B" w:rsidRDefault="00260674" w:rsidP="005E562E">
            <w:pPr>
              <w:jc w:val="center"/>
              <w:rPr>
                <w:sz w:val="22"/>
                <w:szCs w:val="22"/>
              </w:rPr>
            </w:pPr>
            <w:r w:rsidRPr="007C6C7B">
              <w:rPr>
                <w:sz w:val="22"/>
                <w:szCs w:val="22"/>
              </w:rPr>
              <w:t>Recepción de datos en crudo</w:t>
            </w:r>
          </w:p>
        </w:tc>
        <w:tc>
          <w:tcPr>
            <w:tcW w:w="5953" w:type="dxa"/>
            <w:vAlign w:val="center"/>
          </w:tcPr>
          <w:p w14:paraId="422BD8A1" w14:textId="77777777" w:rsidR="00260674" w:rsidRPr="007C6C7B" w:rsidRDefault="00260674" w:rsidP="005E562E">
            <w:pPr>
              <w:jc w:val="center"/>
              <w:rPr>
                <w:sz w:val="22"/>
                <w:szCs w:val="22"/>
              </w:rPr>
            </w:pPr>
            <w:r w:rsidRPr="007C6C7B">
              <w:rPr>
                <w:sz w:val="22"/>
                <w:szCs w:val="22"/>
              </w:rPr>
              <w:t>Recibir datos en crudo de los dispositivos: presión, giroscopio y distancia.</w:t>
            </w:r>
          </w:p>
        </w:tc>
      </w:tr>
      <w:tr w:rsidR="00260674" w14:paraId="39B7B054" w14:textId="77777777" w:rsidTr="000B3914">
        <w:tc>
          <w:tcPr>
            <w:tcW w:w="2831" w:type="dxa"/>
            <w:vAlign w:val="center"/>
          </w:tcPr>
          <w:p w14:paraId="6E4400CC" w14:textId="77777777" w:rsidR="00260674" w:rsidRPr="007C6C7B" w:rsidRDefault="00260674" w:rsidP="005E562E">
            <w:pPr>
              <w:jc w:val="center"/>
              <w:rPr>
                <w:sz w:val="22"/>
                <w:szCs w:val="22"/>
              </w:rPr>
            </w:pPr>
            <w:r w:rsidRPr="007C6C7B">
              <w:rPr>
                <w:sz w:val="22"/>
                <w:szCs w:val="22"/>
              </w:rPr>
              <w:t>Gestión de conexión</w:t>
            </w:r>
          </w:p>
        </w:tc>
        <w:tc>
          <w:tcPr>
            <w:tcW w:w="5953" w:type="dxa"/>
            <w:vAlign w:val="center"/>
          </w:tcPr>
          <w:p w14:paraId="41DF972F" w14:textId="77777777" w:rsidR="00260674" w:rsidRPr="007C6C7B" w:rsidRDefault="00260674" w:rsidP="005E562E">
            <w:pPr>
              <w:jc w:val="center"/>
              <w:rPr>
                <w:sz w:val="22"/>
                <w:szCs w:val="22"/>
              </w:rPr>
            </w:pPr>
            <w:r w:rsidRPr="007C6C7B">
              <w:rPr>
                <w:sz w:val="22"/>
                <w:szCs w:val="22"/>
              </w:rPr>
              <w:t>Gestionar conexión y desconexión independiente con cada dispositivo.</w:t>
            </w:r>
          </w:p>
        </w:tc>
      </w:tr>
      <w:tr w:rsidR="00260674" w14:paraId="7C8FA0FE" w14:textId="77777777" w:rsidTr="000B3914">
        <w:tc>
          <w:tcPr>
            <w:tcW w:w="2831" w:type="dxa"/>
            <w:vAlign w:val="center"/>
          </w:tcPr>
          <w:p w14:paraId="56F46094" w14:textId="309E21AD" w:rsidR="00260674" w:rsidRPr="007C6C7B" w:rsidRDefault="00260674" w:rsidP="005E562E">
            <w:pPr>
              <w:jc w:val="center"/>
              <w:rPr>
                <w:sz w:val="22"/>
                <w:szCs w:val="22"/>
              </w:rPr>
            </w:pPr>
            <w:r w:rsidRPr="007C6C7B">
              <w:rPr>
                <w:sz w:val="22"/>
                <w:szCs w:val="22"/>
              </w:rPr>
              <w:t xml:space="preserve">Detección de </w:t>
            </w:r>
            <w:r w:rsidR="00F232C2">
              <w:rPr>
                <w:sz w:val="22"/>
                <w:szCs w:val="22"/>
              </w:rPr>
              <w:t xml:space="preserve">prueba de </w:t>
            </w:r>
            <w:r w:rsidRPr="007C6C7B">
              <w:rPr>
                <w:sz w:val="22"/>
                <w:szCs w:val="22"/>
              </w:rPr>
              <w:t>sentadillas</w:t>
            </w:r>
          </w:p>
        </w:tc>
        <w:tc>
          <w:tcPr>
            <w:tcW w:w="5953" w:type="dxa"/>
            <w:vAlign w:val="center"/>
          </w:tcPr>
          <w:p w14:paraId="7829F457" w14:textId="77777777" w:rsidR="00260674" w:rsidRPr="007C6C7B" w:rsidRDefault="00260674" w:rsidP="005E562E">
            <w:pPr>
              <w:jc w:val="center"/>
              <w:rPr>
                <w:sz w:val="22"/>
                <w:szCs w:val="22"/>
              </w:rPr>
            </w:pPr>
            <w:r w:rsidRPr="007C6C7B">
              <w:rPr>
                <w:sz w:val="22"/>
                <w:szCs w:val="22"/>
              </w:rPr>
              <w:t>Detectar sentadillas completas a partir del giróscopo.</w:t>
            </w:r>
          </w:p>
        </w:tc>
      </w:tr>
      <w:tr w:rsidR="00260674" w14:paraId="466BA5D7" w14:textId="77777777" w:rsidTr="000B3914">
        <w:tc>
          <w:tcPr>
            <w:tcW w:w="2831" w:type="dxa"/>
            <w:vAlign w:val="center"/>
          </w:tcPr>
          <w:p w14:paraId="2D2025FD" w14:textId="64BF7B80" w:rsidR="00260674" w:rsidRPr="007C6C7B" w:rsidRDefault="00260674" w:rsidP="005E562E">
            <w:pPr>
              <w:jc w:val="center"/>
              <w:rPr>
                <w:sz w:val="22"/>
                <w:szCs w:val="22"/>
              </w:rPr>
            </w:pPr>
            <w:r w:rsidRPr="007C6C7B">
              <w:rPr>
                <w:sz w:val="22"/>
                <w:szCs w:val="22"/>
              </w:rPr>
              <w:t>Evaluación de</w:t>
            </w:r>
            <w:r w:rsidR="00F232C2">
              <w:rPr>
                <w:sz w:val="22"/>
                <w:szCs w:val="22"/>
              </w:rPr>
              <w:t xml:space="preserve"> prueba de</w:t>
            </w:r>
            <w:r w:rsidRPr="007C6C7B">
              <w:rPr>
                <w:sz w:val="22"/>
                <w:szCs w:val="22"/>
              </w:rPr>
              <w:t xml:space="preserve"> equilibrio</w:t>
            </w:r>
          </w:p>
        </w:tc>
        <w:tc>
          <w:tcPr>
            <w:tcW w:w="5953" w:type="dxa"/>
            <w:vAlign w:val="center"/>
          </w:tcPr>
          <w:p w14:paraId="455E1C2C" w14:textId="77777777" w:rsidR="00260674" w:rsidRPr="007C6C7B" w:rsidRDefault="00260674" w:rsidP="005E562E">
            <w:pPr>
              <w:jc w:val="center"/>
              <w:rPr>
                <w:sz w:val="22"/>
                <w:szCs w:val="22"/>
              </w:rPr>
            </w:pPr>
            <w:r w:rsidRPr="007C6C7B">
              <w:rPr>
                <w:sz w:val="22"/>
                <w:szCs w:val="22"/>
              </w:rPr>
              <w:t>Determinar duración y validez de posiciones de equilibrio.</w:t>
            </w:r>
          </w:p>
        </w:tc>
      </w:tr>
      <w:tr w:rsidR="00260674" w14:paraId="2362AE6B" w14:textId="77777777" w:rsidTr="000B3914">
        <w:tc>
          <w:tcPr>
            <w:tcW w:w="2831" w:type="dxa"/>
            <w:vAlign w:val="center"/>
          </w:tcPr>
          <w:p w14:paraId="2AC60B7D" w14:textId="77777777" w:rsidR="00260674" w:rsidRPr="007C6C7B" w:rsidRDefault="00260674" w:rsidP="005E562E">
            <w:pPr>
              <w:jc w:val="center"/>
              <w:rPr>
                <w:sz w:val="22"/>
                <w:szCs w:val="22"/>
              </w:rPr>
            </w:pPr>
            <w:r w:rsidRPr="007C6C7B">
              <w:rPr>
                <w:sz w:val="22"/>
                <w:szCs w:val="22"/>
              </w:rPr>
              <w:t>Cálculo de velocidad de marcha</w:t>
            </w:r>
          </w:p>
        </w:tc>
        <w:tc>
          <w:tcPr>
            <w:tcW w:w="5953" w:type="dxa"/>
            <w:vAlign w:val="center"/>
          </w:tcPr>
          <w:p w14:paraId="0AB380D9" w14:textId="77777777" w:rsidR="00260674" w:rsidRPr="007C6C7B" w:rsidRDefault="00260674" w:rsidP="005E562E">
            <w:pPr>
              <w:jc w:val="center"/>
              <w:rPr>
                <w:sz w:val="22"/>
                <w:szCs w:val="22"/>
              </w:rPr>
            </w:pPr>
            <w:r w:rsidRPr="007C6C7B">
              <w:rPr>
                <w:sz w:val="22"/>
                <w:szCs w:val="22"/>
              </w:rPr>
              <w:t xml:space="preserve">Calcular la velocidad de marcha a partir de los datos de distancia obtenidos mediante el sensor </w:t>
            </w:r>
            <w:proofErr w:type="spellStart"/>
            <w:r w:rsidRPr="007C6C7B">
              <w:rPr>
                <w:sz w:val="22"/>
                <w:szCs w:val="22"/>
              </w:rPr>
              <w:t>ToF</w:t>
            </w:r>
            <w:proofErr w:type="spellEnd"/>
            <w:r w:rsidRPr="007C6C7B">
              <w:rPr>
                <w:sz w:val="22"/>
                <w:szCs w:val="22"/>
              </w:rPr>
              <w:t>.</w:t>
            </w:r>
          </w:p>
        </w:tc>
      </w:tr>
      <w:tr w:rsidR="00260674" w14:paraId="10DC3262" w14:textId="77777777" w:rsidTr="000B3914">
        <w:tc>
          <w:tcPr>
            <w:tcW w:w="2831" w:type="dxa"/>
            <w:vAlign w:val="center"/>
          </w:tcPr>
          <w:p w14:paraId="1BCA1172" w14:textId="77777777" w:rsidR="00260674" w:rsidRPr="007C6C7B" w:rsidRDefault="00260674" w:rsidP="005E562E">
            <w:pPr>
              <w:jc w:val="center"/>
              <w:rPr>
                <w:sz w:val="22"/>
                <w:szCs w:val="22"/>
              </w:rPr>
            </w:pPr>
            <w:r w:rsidRPr="007C6C7B">
              <w:rPr>
                <w:sz w:val="22"/>
                <w:szCs w:val="22"/>
              </w:rPr>
              <w:t>Reinicio de pruebas</w:t>
            </w:r>
          </w:p>
        </w:tc>
        <w:tc>
          <w:tcPr>
            <w:tcW w:w="5953" w:type="dxa"/>
            <w:vAlign w:val="center"/>
          </w:tcPr>
          <w:p w14:paraId="320BFC56" w14:textId="2E66EF56" w:rsidR="00260674" w:rsidRPr="007C6C7B" w:rsidRDefault="00260674" w:rsidP="005E562E">
            <w:pPr>
              <w:jc w:val="center"/>
              <w:rPr>
                <w:sz w:val="22"/>
                <w:szCs w:val="22"/>
              </w:rPr>
            </w:pPr>
            <w:r w:rsidRPr="007C6C7B">
              <w:rPr>
                <w:sz w:val="22"/>
                <w:szCs w:val="22"/>
              </w:rPr>
              <w:t>Permitir el reinicio de</w:t>
            </w:r>
            <w:r w:rsidR="00F232C2">
              <w:rPr>
                <w:sz w:val="22"/>
                <w:szCs w:val="22"/>
              </w:rPr>
              <w:t xml:space="preserve"> cada una de las</w:t>
            </w:r>
            <w:r w:rsidRPr="007C6C7B">
              <w:rPr>
                <w:sz w:val="22"/>
                <w:szCs w:val="22"/>
              </w:rPr>
              <w:t xml:space="preserve"> prueba</w:t>
            </w:r>
            <w:r w:rsidR="00F232C2">
              <w:rPr>
                <w:sz w:val="22"/>
                <w:szCs w:val="22"/>
              </w:rPr>
              <w:t>s</w:t>
            </w:r>
            <w:r w:rsidRPr="007C6C7B">
              <w:rPr>
                <w:sz w:val="22"/>
                <w:szCs w:val="22"/>
              </w:rPr>
              <w:t xml:space="preserve"> en cualquier momento</w:t>
            </w:r>
          </w:p>
        </w:tc>
      </w:tr>
      <w:tr w:rsidR="00260674" w14:paraId="148F2393" w14:textId="77777777" w:rsidTr="000B3914">
        <w:tc>
          <w:tcPr>
            <w:tcW w:w="2831" w:type="dxa"/>
            <w:vAlign w:val="center"/>
          </w:tcPr>
          <w:p w14:paraId="6A85837C" w14:textId="77777777" w:rsidR="00260674" w:rsidRPr="007C6C7B" w:rsidRDefault="00260674" w:rsidP="005E562E">
            <w:pPr>
              <w:jc w:val="center"/>
              <w:rPr>
                <w:sz w:val="22"/>
                <w:szCs w:val="22"/>
              </w:rPr>
            </w:pPr>
            <w:r w:rsidRPr="007C6C7B">
              <w:rPr>
                <w:sz w:val="22"/>
                <w:szCs w:val="22"/>
              </w:rPr>
              <w:t>Puntuación SPPB</w:t>
            </w:r>
          </w:p>
        </w:tc>
        <w:tc>
          <w:tcPr>
            <w:tcW w:w="5953" w:type="dxa"/>
            <w:vAlign w:val="center"/>
          </w:tcPr>
          <w:p w14:paraId="1F121A7E" w14:textId="77777777" w:rsidR="00260674" w:rsidRPr="007C6C7B" w:rsidRDefault="00260674" w:rsidP="005E562E">
            <w:pPr>
              <w:jc w:val="center"/>
              <w:rPr>
                <w:sz w:val="22"/>
                <w:szCs w:val="22"/>
              </w:rPr>
            </w:pPr>
            <w:r w:rsidRPr="007C6C7B">
              <w:rPr>
                <w:sz w:val="22"/>
                <w:szCs w:val="22"/>
              </w:rPr>
              <w:t>Asignar puntuaciones SPPB a cada prueba según los criterios establecidos.</w:t>
            </w:r>
          </w:p>
        </w:tc>
      </w:tr>
      <w:tr w:rsidR="00260674" w14:paraId="5310CC7F" w14:textId="77777777" w:rsidTr="000B3914">
        <w:tc>
          <w:tcPr>
            <w:tcW w:w="2831" w:type="dxa"/>
            <w:vAlign w:val="center"/>
          </w:tcPr>
          <w:p w14:paraId="52548309" w14:textId="77777777" w:rsidR="00260674" w:rsidRPr="007C6C7B" w:rsidRDefault="00260674" w:rsidP="005E562E">
            <w:pPr>
              <w:jc w:val="center"/>
              <w:rPr>
                <w:sz w:val="22"/>
                <w:szCs w:val="22"/>
              </w:rPr>
            </w:pPr>
            <w:r w:rsidRPr="007C6C7B">
              <w:rPr>
                <w:sz w:val="22"/>
                <w:szCs w:val="22"/>
              </w:rPr>
              <w:t xml:space="preserve">Almacenamiento en </w:t>
            </w:r>
            <w:proofErr w:type="spellStart"/>
            <w:r w:rsidRPr="007C6C7B">
              <w:rPr>
                <w:sz w:val="22"/>
                <w:szCs w:val="22"/>
              </w:rPr>
              <w:t>Firebase</w:t>
            </w:r>
            <w:proofErr w:type="spellEnd"/>
          </w:p>
        </w:tc>
        <w:tc>
          <w:tcPr>
            <w:tcW w:w="5953" w:type="dxa"/>
            <w:vAlign w:val="center"/>
          </w:tcPr>
          <w:p w14:paraId="0F33D8CC" w14:textId="77777777" w:rsidR="00260674" w:rsidRPr="007C6C7B" w:rsidRDefault="00260674" w:rsidP="005E562E">
            <w:pPr>
              <w:jc w:val="center"/>
              <w:rPr>
                <w:sz w:val="22"/>
                <w:szCs w:val="22"/>
              </w:rPr>
            </w:pPr>
            <w:r w:rsidRPr="007C6C7B">
              <w:rPr>
                <w:sz w:val="22"/>
                <w:szCs w:val="22"/>
              </w:rPr>
              <w:t xml:space="preserve">Guardar datos procesados en </w:t>
            </w:r>
            <w:proofErr w:type="spellStart"/>
            <w:r w:rsidRPr="007C6C7B">
              <w:rPr>
                <w:sz w:val="22"/>
                <w:szCs w:val="22"/>
              </w:rPr>
              <w:t>Firebase</w:t>
            </w:r>
            <w:proofErr w:type="spellEnd"/>
            <w:r w:rsidRPr="007C6C7B">
              <w:rPr>
                <w:sz w:val="22"/>
                <w:szCs w:val="22"/>
              </w:rPr>
              <w:t xml:space="preserve"> asociados al paciente.</w:t>
            </w:r>
          </w:p>
        </w:tc>
      </w:tr>
      <w:tr w:rsidR="00260674" w14:paraId="649277E1" w14:textId="77777777" w:rsidTr="000B3914">
        <w:tc>
          <w:tcPr>
            <w:tcW w:w="2831" w:type="dxa"/>
            <w:vAlign w:val="center"/>
          </w:tcPr>
          <w:p w14:paraId="4681FB6E" w14:textId="77777777" w:rsidR="00260674" w:rsidRPr="007C6C7B" w:rsidRDefault="00260674" w:rsidP="005E562E">
            <w:pPr>
              <w:jc w:val="center"/>
              <w:rPr>
                <w:sz w:val="22"/>
                <w:szCs w:val="22"/>
              </w:rPr>
            </w:pPr>
            <w:r w:rsidRPr="007C6C7B">
              <w:rPr>
                <w:sz w:val="22"/>
                <w:szCs w:val="22"/>
              </w:rPr>
              <w:t>Sincronización de datos</w:t>
            </w:r>
          </w:p>
        </w:tc>
        <w:tc>
          <w:tcPr>
            <w:tcW w:w="5953" w:type="dxa"/>
            <w:vAlign w:val="center"/>
          </w:tcPr>
          <w:p w14:paraId="039775E5" w14:textId="77777777" w:rsidR="00260674" w:rsidRPr="007C6C7B" w:rsidRDefault="00260674" w:rsidP="005E562E">
            <w:pPr>
              <w:keepNext/>
              <w:jc w:val="center"/>
              <w:rPr>
                <w:sz w:val="22"/>
                <w:szCs w:val="22"/>
              </w:rPr>
            </w:pPr>
            <w:r w:rsidRPr="007C6C7B">
              <w:rPr>
                <w:sz w:val="22"/>
                <w:szCs w:val="22"/>
              </w:rPr>
              <w:t xml:space="preserve">Sincronizar datos con </w:t>
            </w:r>
            <w:proofErr w:type="spellStart"/>
            <w:r w:rsidRPr="007C6C7B">
              <w:rPr>
                <w:sz w:val="22"/>
                <w:szCs w:val="22"/>
              </w:rPr>
              <w:t>Firebase</w:t>
            </w:r>
            <w:proofErr w:type="spellEnd"/>
          </w:p>
        </w:tc>
      </w:tr>
    </w:tbl>
    <w:p w14:paraId="4887A341" w14:textId="3C30EAD5" w:rsidR="00260674" w:rsidRDefault="00260674" w:rsidP="0065104C">
      <w:pPr>
        <w:pStyle w:val="Descripcin"/>
        <w:jc w:val="center"/>
      </w:pPr>
      <w:bookmarkStart w:id="1445" w:name="_Ref201917201"/>
      <w:bookmarkStart w:id="1446" w:name="_Toc207314998"/>
      <w:bookmarkStart w:id="1447" w:name="_Toc202786425"/>
      <w:r>
        <w:t xml:space="preserve">Tabla </w:t>
      </w:r>
      <w:r w:rsidR="00DE1F43">
        <w:fldChar w:fldCharType="begin"/>
      </w:r>
      <w:r w:rsidR="00DE1F43">
        <w:instrText xml:space="preserve"> SEQ Tabla \* ARABIC </w:instrText>
      </w:r>
      <w:r w:rsidR="00DE1F43">
        <w:fldChar w:fldCharType="separate"/>
      </w:r>
      <w:r w:rsidR="0020779A">
        <w:rPr>
          <w:noProof/>
        </w:rPr>
        <w:t>4</w:t>
      </w:r>
      <w:r w:rsidR="00DE1F43">
        <w:rPr>
          <w:noProof/>
        </w:rPr>
        <w:fldChar w:fldCharType="end"/>
      </w:r>
      <w:bookmarkEnd w:id="1445"/>
      <w:r>
        <w:t xml:space="preserve"> - Requisitos funcionales aplicación móvil</w:t>
      </w:r>
      <w:bookmarkEnd w:id="1446"/>
      <w:bookmarkEnd w:id="1447"/>
    </w:p>
    <w:p w14:paraId="168ECAA2" w14:textId="0EAA03D5" w:rsidR="00260674" w:rsidRDefault="00260674">
      <w:r>
        <w:t>De igual forma</w:t>
      </w:r>
      <w:r w:rsidR="00F232C2">
        <w:t>, la</w:t>
      </w:r>
      <w:r>
        <w:t xml:space="preserve"> </w:t>
      </w:r>
      <w:r w:rsidR="00F232C2">
        <w:fldChar w:fldCharType="begin"/>
      </w:r>
      <w:r w:rsidR="00F232C2">
        <w:instrText xml:space="preserve"> REF _Ref201917214 \h </w:instrText>
      </w:r>
      <w:r w:rsidR="00F232C2">
        <w:fldChar w:fldCharType="separate"/>
      </w:r>
      <w:r w:rsidR="0020779A">
        <w:t xml:space="preserve">Tabla </w:t>
      </w:r>
      <w:r w:rsidR="0020779A">
        <w:rPr>
          <w:noProof/>
        </w:rPr>
        <w:t>5</w:t>
      </w:r>
      <w:r w:rsidR="00F232C2">
        <w:fldChar w:fldCharType="end"/>
      </w:r>
      <w:r w:rsidR="00F232C2">
        <w:t xml:space="preserve"> recoge los requisitos funcionales para la web.</w:t>
      </w:r>
    </w:p>
    <w:tbl>
      <w:tblPr>
        <w:tblStyle w:val="Tablaconcuadrcula"/>
        <w:tblW w:w="8784" w:type="dxa"/>
        <w:tblLook w:val="04A0" w:firstRow="1" w:lastRow="0" w:firstColumn="1" w:lastColumn="0" w:noHBand="0" w:noVBand="1"/>
      </w:tblPr>
      <w:tblGrid>
        <w:gridCol w:w="2831"/>
        <w:gridCol w:w="5953"/>
      </w:tblGrid>
      <w:tr w:rsidR="00260674" w14:paraId="49A9E9AD" w14:textId="77777777" w:rsidTr="00263302">
        <w:tc>
          <w:tcPr>
            <w:tcW w:w="2831" w:type="dxa"/>
            <w:vAlign w:val="center"/>
          </w:tcPr>
          <w:p w14:paraId="7F007068" w14:textId="77777777" w:rsidR="00260674" w:rsidRPr="007C6C7B" w:rsidRDefault="00260674" w:rsidP="005E562E">
            <w:pPr>
              <w:jc w:val="center"/>
              <w:rPr>
                <w:sz w:val="22"/>
                <w:szCs w:val="22"/>
              </w:rPr>
            </w:pPr>
            <w:r w:rsidRPr="007C6C7B">
              <w:rPr>
                <w:b/>
                <w:bCs/>
                <w:sz w:val="22"/>
                <w:szCs w:val="22"/>
              </w:rPr>
              <w:lastRenderedPageBreak/>
              <w:t>Título</w:t>
            </w:r>
          </w:p>
        </w:tc>
        <w:tc>
          <w:tcPr>
            <w:tcW w:w="5953" w:type="dxa"/>
            <w:vAlign w:val="center"/>
          </w:tcPr>
          <w:p w14:paraId="4EE53187" w14:textId="77777777" w:rsidR="00260674" w:rsidRPr="007C6C7B" w:rsidRDefault="00260674" w:rsidP="005E562E">
            <w:pPr>
              <w:jc w:val="center"/>
              <w:rPr>
                <w:sz w:val="22"/>
                <w:szCs w:val="22"/>
              </w:rPr>
            </w:pPr>
            <w:r w:rsidRPr="007C6C7B">
              <w:rPr>
                <w:b/>
                <w:bCs/>
                <w:sz w:val="22"/>
                <w:szCs w:val="22"/>
              </w:rPr>
              <w:t>Descripción</w:t>
            </w:r>
          </w:p>
        </w:tc>
      </w:tr>
      <w:tr w:rsidR="00260674" w14:paraId="1B3DCA1B" w14:textId="77777777" w:rsidTr="00263302">
        <w:tc>
          <w:tcPr>
            <w:tcW w:w="2831" w:type="dxa"/>
            <w:vAlign w:val="center"/>
          </w:tcPr>
          <w:p w14:paraId="16765F54" w14:textId="77777777" w:rsidR="00260674" w:rsidRPr="007C6C7B" w:rsidRDefault="00260674" w:rsidP="005E562E">
            <w:pPr>
              <w:jc w:val="center"/>
              <w:rPr>
                <w:sz w:val="22"/>
                <w:szCs w:val="22"/>
              </w:rPr>
            </w:pPr>
            <w:r w:rsidRPr="007C6C7B">
              <w:rPr>
                <w:sz w:val="22"/>
                <w:szCs w:val="22"/>
              </w:rPr>
              <w:t>Inicio de sesión</w:t>
            </w:r>
          </w:p>
        </w:tc>
        <w:tc>
          <w:tcPr>
            <w:tcW w:w="5953" w:type="dxa"/>
            <w:vAlign w:val="center"/>
          </w:tcPr>
          <w:p w14:paraId="5633C5F2" w14:textId="77777777" w:rsidR="00260674" w:rsidRPr="007C6C7B" w:rsidRDefault="00260674" w:rsidP="005E562E">
            <w:pPr>
              <w:jc w:val="center"/>
              <w:rPr>
                <w:sz w:val="22"/>
                <w:szCs w:val="22"/>
              </w:rPr>
            </w:pPr>
            <w:r w:rsidRPr="007C6C7B">
              <w:rPr>
                <w:sz w:val="22"/>
                <w:szCs w:val="22"/>
              </w:rPr>
              <w:t>Permitir inicio de sesión para profesionales y pacientes.</w:t>
            </w:r>
          </w:p>
        </w:tc>
      </w:tr>
      <w:tr w:rsidR="00260674" w14:paraId="57C9C761" w14:textId="77777777" w:rsidTr="00263302">
        <w:tc>
          <w:tcPr>
            <w:tcW w:w="2831" w:type="dxa"/>
            <w:vAlign w:val="center"/>
          </w:tcPr>
          <w:p w14:paraId="2C7F2495" w14:textId="77777777" w:rsidR="00260674" w:rsidRPr="007C6C7B" w:rsidRDefault="00260674" w:rsidP="005E562E">
            <w:pPr>
              <w:jc w:val="center"/>
              <w:rPr>
                <w:sz w:val="22"/>
                <w:szCs w:val="22"/>
              </w:rPr>
            </w:pPr>
            <w:r w:rsidRPr="007C6C7B">
              <w:rPr>
                <w:sz w:val="22"/>
                <w:szCs w:val="22"/>
              </w:rPr>
              <w:t>Registro</w:t>
            </w:r>
          </w:p>
        </w:tc>
        <w:tc>
          <w:tcPr>
            <w:tcW w:w="5953" w:type="dxa"/>
            <w:vAlign w:val="center"/>
          </w:tcPr>
          <w:p w14:paraId="24AB3981" w14:textId="77777777" w:rsidR="00260674" w:rsidRPr="007C6C7B" w:rsidRDefault="00260674" w:rsidP="005E562E">
            <w:pPr>
              <w:jc w:val="center"/>
              <w:rPr>
                <w:sz w:val="22"/>
                <w:szCs w:val="22"/>
              </w:rPr>
            </w:pPr>
            <w:r w:rsidRPr="007C6C7B">
              <w:rPr>
                <w:sz w:val="22"/>
                <w:szCs w:val="22"/>
              </w:rPr>
              <w:t>Permitir a los profesionales sanitarios registrarse por primera vez</w:t>
            </w:r>
          </w:p>
        </w:tc>
      </w:tr>
      <w:tr w:rsidR="00260674" w14:paraId="05B0E18D" w14:textId="77777777" w:rsidTr="00263302">
        <w:tc>
          <w:tcPr>
            <w:tcW w:w="2831" w:type="dxa"/>
            <w:vAlign w:val="center"/>
          </w:tcPr>
          <w:p w14:paraId="72F2B2F2" w14:textId="77777777" w:rsidR="00260674" w:rsidRPr="007C6C7B" w:rsidRDefault="00260674" w:rsidP="005E562E">
            <w:pPr>
              <w:jc w:val="center"/>
              <w:rPr>
                <w:sz w:val="22"/>
                <w:szCs w:val="22"/>
              </w:rPr>
            </w:pPr>
            <w:r w:rsidRPr="007C6C7B">
              <w:rPr>
                <w:sz w:val="22"/>
                <w:szCs w:val="22"/>
              </w:rPr>
              <w:t>Control de permisos</w:t>
            </w:r>
          </w:p>
        </w:tc>
        <w:tc>
          <w:tcPr>
            <w:tcW w:w="5953" w:type="dxa"/>
            <w:vAlign w:val="center"/>
          </w:tcPr>
          <w:p w14:paraId="63C7DE88" w14:textId="77777777" w:rsidR="00260674" w:rsidRPr="007C6C7B" w:rsidRDefault="00260674" w:rsidP="005E562E">
            <w:pPr>
              <w:jc w:val="center"/>
              <w:rPr>
                <w:sz w:val="22"/>
                <w:szCs w:val="22"/>
              </w:rPr>
            </w:pPr>
            <w:r w:rsidRPr="007C6C7B">
              <w:rPr>
                <w:sz w:val="22"/>
                <w:szCs w:val="22"/>
              </w:rPr>
              <w:t>Gestionar permisos según el rol (administrador, profesional o paciente).</w:t>
            </w:r>
          </w:p>
        </w:tc>
      </w:tr>
      <w:tr w:rsidR="00260674" w14:paraId="4AB91AB7" w14:textId="77777777" w:rsidTr="00263302">
        <w:tc>
          <w:tcPr>
            <w:tcW w:w="2831" w:type="dxa"/>
            <w:vAlign w:val="center"/>
          </w:tcPr>
          <w:p w14:paraId="6DC97F0A" w14:textId="77777777" w:rsidR="00260674" w:rsidRPr="007C6C7B" w:rsidRDefault="00260674" w:rsidP="005E562E">
            <w:pPr>
              <w:jc w:val="center"/>
              <w:rPr>
                <w:sz w:val="22"/>
                <w:szCs w:val="22"/>
              </w:rPr>
            </w:pPr>
            <w:r w:rsidRPr="007C6C7B">
              <w:rPr>
                <w:sz w:val="22"/>
                <w:szCs w:val="22"/>
              </w:rPr>
              <w:t>Administración de usuarios</w:t>
            </w:r>
          </w:p>
        </w:tc>
        <w:tc>
          <w:tcPr>
            <w:tcW w:w="5953" w:type="dxa"/>
            <w:vAlign w:val="center"/>
          </w:tcPr>
          <w:p w14:paraId="661B91E6" w14:textId="77777777" w:rsidR="00260674" w:rsidRPr="007C6C7B" w:rsidRDefault="00260674" w:rsidP="005E562E">
            <w:pPr>
              <w:jc w:val="center"/>
              <w:rPr>
                <w:sz w:val="22"/>
                <w:szCs w:val="22"/>
              </w:rPr>
            </w:pPr>
            <w:r w:rsidRPr="007C6C7B">
              <w:rPr>
                <w:sz w:val="22"/>
                <w:szCs w:val="22"/>
              </w:rPr>
              <w:t>Permitir al administrador cambiar el rol de los usuarios registrados</w:t>
            </w:r>
          </w:p>
        </w:tc>
      </w:tr>
      <w:tr w:rsidR="00260674" w14:paraId="1A768839" w14:textId="77777777" w:rsidTr="00263302">
        <w:tc>
          <w:tcPr>
            <w:tcW w:w="2831" w:type="dxa"/>
            <w:vAlign w:val="center"/>
          </w:tcPr>
          <w:p w14:paraId="3A42C97B" w14:textId="77777777" w:rsidR="00260674" w:rsidRPr="007C6C7B" w:rsidRDefault="00260674" w:rsidP="005E562E">
            <w:pPr>
              <w:jc w:val="center"/>
              <w:rPr>
                <w:sz w:val="22"/>
                <w:szCs w:val="22"/>
              </w:rPr>
            </w:pPr>
            <w:r w:rsidRPr="007C6C7B">
              <w:rPr>
                <w:sz w:val="22"/>
                <w:szCs w:val="22"/>
              </w:rPr>
              <w:t>Eliminación de usuarios</w:t>
            </w:r>
          </w:p>
        </w:tc>
        <w:tc>
          <w:tcPr>
            <w:tcW w:w="5953" w:type="dxa"/>
            <w:vAlign w:val="center"/>
          </w:tcPr>
          <w:p w14:paraId="2F3835D9" w14:textId="77777777" w:rsidR="00260674" w:rsidRPr="007C6C7B" w:rsidRDefault="00260674" w:rsidP="005E562E">
            <w:pPr>
              <w:jc w:val="center"/>
              <w:rPr>
                <w:sz w:val="22"/>
                <w:szCs w:val="22"/>
              </w:rPr>
            </w:pPr>
            <w:r w:rsidRPr="007C6C7B">
              <w:rPr>
                <w:sz w:val="22"/>
                <w:szCs w:val="22"/>
              </w:rPr>
              <w:t>Permitir al administrador eliminar del sistema a los pacientes y a los profesionales registrados</w:t>
            </w:r>
          </w:p>
        </w:tc>
      </w:tr>
      <w:tr w:rsidR="00260674" w14:paraId="29B2AA7F" w14:textId="77777777" w:rsidTr="00263302">
        <w:tc>
          <w:tcPr>
            <w:tcW w:w="2831" w:type="dxa"/>
            <w:vAlign w:val="center"/>
          </w:tcPr>
          <w:p w14:paraId="5054A3A2" w14:textId="77777777" w:rsidR="00260674" w:rsidRPr="007C6C7B" w:rsidRDefault="00260674" w:rsidP="005E562E">
            <w:pPr>
              <w:jc w:val="center"/>
              <w:rPr>
                <w:sz w:val="22"/>
                <w:szCs w:val="22"/>
              </w:rPr>
            </w:pPr>
            <w:r w:rsidRPr="007C6C7B">
              <w:rPr>
                <w:sz w:val="22"/>
                <w:szCs w:val="22"/>
              </w:rPr>
              <w:t>Visualización de pacientes</w:t>
            </w:r>
          </w:p>
        </w:tc>
        <w:tc>
          <w:tcPr>
            <w:tcW w:w="5953" w:type="dxa"/>
            <w:vAlign w:val="center"/>
          </w:tcPr>
          <w:p w14:paraId="5A166F24" w14:textId="77777777" w:rsidR="00260674" w:rsidRPr="007C6C7B" w:rsidRDefault="00260674" w:rsidP="005E562E">
            <w:pPr>
              <w:jc w:val="center"/>
              <w:rPr>
                <w:sz w:val="22"/>
                <w:szCs w:val="22"/>
              </w:rPr>
            </w:pPr>
            <w:r w:rsidRPr="007C6C7B">
              <w:rPr>
                <w:sz w:val="22"/>
                <w:szCs w:val="22"/>
              </w:rPr>
              <w:t>Mostrar lista de pacientes con acceso a sus pruebas.</w:t>
            </w:r>
          </w:p>
        </w:tc>
      </w:tr>
      <w:tr w:rsidR="00260674" w14:paraId="2B216FB3" w14:textId="77777777" w:rsidTr="00263302">
        <w:tc>
          <w:tcPr>
            <w:tcW w:w="2831" w:type="dxa"/>
            <w:vAlign w:val="center"/>
          </w:tcPr>
          <w:p w14:paraId="46438BA0" w14:textId="77777777" w:rsidR="00260674" w:rsidRPr="007C6C7B" w:rsidRDefault="00260674" w:rsidP="005E562E">
            <w:pPr>
              <w:jc w:val="center"/>
              <w:rPr>
                <w:sz w:val="22"/>
                <w:szCs w:val="22"/>
              </w:rPr>
            </w:pPr>
            <w:r w:rsidRPr="007C6C7B">
              <w:rPr>
                <w:sz w:val="22"/>
                <w:szCs w:val="22"/>
              </w:rPr>
              <w:t>Edición de datos del paciente</w:t>
            </w:r>
          </w:p>
        </w:tc>
        <w:tc>
          <w:tcPr>
            <w:tcW w:w="5953" w:type="dxa"/>
            <w:vAlign w:val="center"/>
          </w:tcPr>
          <w:p w14:paraId="28504986" w14:textId="77777777" w:rsidR="00260674" w:rsidRPr="007C6C7B" w:rsidRDefault="00260674" w:rsidP="005E562E">
            <w:pPr>
              <w:jc w:val="center"/>
              <w:rPr>
                <w:sz w:val="22"/>
                <w:szCs w:val="22"/>
              </w:rPr>
            </w:pPr>
            <w:r w:rsidRPr="007C6C7B">
              <w:rPr>
                <w:sz w:val="22"/>
                <w:szCs w:val="22"/>
              </w:rPr>
              <w:t>Permitir editar los datos personales del paciente desde la web.</w:t>
            </w:r>
          </w:p>
        </w:tc>
      </w:tr>
      <w:tr w:rsidR="00260674" w14:paraId="1A7F6ADC" w14:textId="77777777" w:rsidTr="00263302">
        <w:tc>
          <w:tcPr>
            <w:tcW w:w="2831" w:type="dxa"/>
            <w:vAlign w:val="center"/>
          </w:tcPr>
          <w:p w14:paraId="3CC6ED96" w14:textId="77777777" w:rsidR="00260674" w:rsidRPr="007C6C7B" w:rsidRDefault="00260674" w:rsidP="005E562E">
            <w:pPr>
              <w:jc w:val="center"/>
              <w:rPr>
                <w:sz w:val="22"/>
                <w:szCs w:val="22"/>
              </w:rPr>
            </w:pPr>
            <w:r w:rsidRPr="007C6C7B">
              <w:rPr>
                <w:sz w:val="22"/>
                <w:szCs w:val="22"/>
              </w:rPr>
              <w:t>Visualización de pruebas</w:t>
            </w:r>
          </w:p>
        </w:tc>
        <w:tc>
          <w:tcPr>
            <w:tcW w:w="5953" w:type="dxa"/>
            <w:vAlign w:val="center"/>
          </w:tcPr>
          <w:p w14:paraId="369558E0" w14:textId="77777777" w:rsidR="00260674" w:rsidRPr="007C6C7B" w:rsidRDefault="00260674" w:rsidP="005E562E">
            <w:pPr>
              <w:jc w:val="center"/>
              <w:rPr>
                <w:sz w:val="22"/>
                <w:szCs w:val="22"/>
              </w:rPr>
            </w:pPr>
            <w:r w:rsidRPr="007C6C7B">
              <w:rPr>
                <w:sz w:val="22"/>
                <w:szCs w:val="22"/>
              </w:rPr>
              <w:t>Mostrar resultados de pruebas en formato claro y visual.</w:t>
            </w:r>
          </w:p>
        </w:tc>
      </w:tr>
      <w:tr w:rsidR="00260674" w14:paraId="0AEA185C" w14:textId="77777777" w:rsidTr="00263302">
        <w:tc>
          <w:tcPr>
            <w:tcW w:w="2831" w:type="dxa"/>
            <w:vAlign w:val="center"/>
          </w:tcPr>
          <w:p w14:paraId="25333977" w14:textId="77777777" w:rsidR="00260674" w:rsidRPr="007C6C7B" w:rsidRDefault="00260674" w:rsidP="005E562E">
            <w:pPr>
              <w:jc w:val="center"/>
              <w:rPr>
                <w:sz w:val="22"/>
                <w:szCs w:val="22"/>
              </w:rPr>
            </w:pPr>
            <w:r w:rsidRPr="007C6C7B">
              <w:rPr>
                <w:sz w:val="22"/>
                <w:szCs w:val="22"/>
              </w:rPr>
              <w:t>Acceso limitado de pacientes</w:t>
            </w:r>
          </w:p>
        </w:tc>
        <w:tc>
          <w:tcPr>
            <w:tcW w:w="5953" w:type="dxa"/>
            <w:vAlign w:val="center"/>
          </w:tcPr>
          <w:p w14:paraId="39303EE8" w14:textId="367749F5" w:rsidR="00260674" w:rsidRPr="007C6C7B" w:rsidRDefault="00260674" w:rsidP="005E562E">
            <w:pPr>
              <w:jc w:val="center"/>
              <w:rPr>
                <w:sz w:val="22"/>
                <w:szCs w:val="22"/>
              </w:rPr>
            </w:pPr>
            <w:r w:rsidRPr="007C6C7B">
              <w:rPr>
                <w:sz w:val="22"/>
                <w:szCs w:val="22"/>
              </w:rPr>
              <w:t>Permitir a los pacientes ver s</w:t>
            </w:r>
            <w:r w:rsidR="00F232C2">
              <w:rPr>
                <w:sz w:val="22"/>
                <w:szCs w:val="22"/>
              </w:rPr>
              <w:t>ó</w:t>
            </w:r>
            <w:r w:rsidRPr="007C6C7B">
              <w:rPr>
                <w:sz w:val="22"/>
                <w:szCs w:val="22"/>
              </w:rPr>
              <w:t>lo su propia información.</w:t>
            </w:r>
          </w:p>
        </w:tc>
      </w:tr>
      <w:tr w:rsidR="00260674" w14:paraId="2CB7F85F" w14:textId="77777777" w:rsidTr="00263302">
        <w:tc>
          <w:tcPr>
            <w:tcW w:w="2831" w:type="dxa"/>
            <w:vAlign w:val="center"/>
          </w:tcPr>
          <w:p w14:paraId="51B53F3D" w14:textId="77777777" w:rsidR="00260674" w:rsidRPr="007C6C7B" w:rsidRDefault="00260674" w:rsidP="005E562E">
            <w:pPr>
              <w:jc w:val="center"/>
              <w:rPr>
                <w:sz w:val="22"/>
                <w:szCs w:val="22"/>
              </w:rPr>
            </w:pPr>
            <w:r w:rsidRPr="007C6C7B">
              <w:rPr>
                <w:sz w:val="22"/>
                <w:szCs w:val="22"/>
              </w:rPr>
              <w:t>Descargar datos</w:t>
            </w:r>
          </w:p>
        </w:tc>
        <w:tc>
          <w:tcPr>
            <w:tcW w:w="5953" w:type="dxa"/>
            <w:vAlign w:val="center"/>
          </w:tcPr>
          <w:p w14:paraId="3147DB61" w14:textId="77777777" w:rsidR="00260674" w:rsidRPr="007C6C7B" w:rsidRDefault="00260674" w:rsidP="005E562E">
            <w:pPr>
              <w:jc w:val="center"/>
              <w:rPr>
                <w:sz w:val="22"/>
                <w:szCs w:val="22"/>
              </w:rPr>
            </w:pPr>
            <w:r w:rsidRPr="007C6C7B">
              <w:rPr>
                <w:sz w:val="22"/>
                <w:szCs w:val="22"/>
              </w:rPr>
              <w:t>Permitir a los profesionales descargar los datos de las pruebas de los pacientes en formato Excel</w:t>
            </w:r>
          </w:p>
        </w:tc>
      </w:tr>
      <w:tr w:rsidR="00260674" w14:paraId="766AE705" w14:textId="77777777" w:rsidTr="00263302">
        <w:tc>
          <w:tcPr>
            <w:tcW w:w="2831" w:type="dxa"/>
            <w:vAlign w:val="center"/>
          </w:tcPr>
          <w:p w14:paraId="28C03013" w14:textId="77777777" w:rsidR="00260674" w:rsidRDefault="00260674" w:rsidP="005E562E">
            <w:pPr>
              <w:jc w:val="center"/>
            </w:pPr>
            <w:r>
              <w:t>Visualizar histórico</w:t>
            </w:r>
          </w:p>
        </w:tc>
        <w:tc>
          <w:tcPr>
            <w:tcW w:w="5953" w:type="dxa"/>
            <w:vAlign w:val="center"/>
          </w:tcPr>
          <w:p w14:paraId="70012164" w14:textId="77777777" w:rsidR="00260674" w:rsidRDefault="00260674" w:rsidP="005E562E">
            <w:pPr>
              <w:jc w:val="center"/>
            </w:pPr>
            <w:r>
              <w:t>Se debe poder visualizar una pantalla donde se recojan todas las pruebas de un paciente y los puntos obtenidos</w:t>
            </w:r>
          </w:p>
        </w:tc>
      </w:tr>
      <w:tr w:rsidR="00260674" w14:paraId="15AFD91F" w14:textId="77777777" w:rsidTr="00263302">
        <w:tc>
          <w:tcPr>
            <w:tcW w:w="2831" w:type="dxa"/>
            <w:vAlign w:val="center"/>
          </w:tcPr>
          <w:p w14:paraId="7E2DA805" w14:textId="77777777" w:rsidR="00260674" w:rsidRDefault="00260674" w:rsidP="005E562E">
            <w:pPr>
              <w:jc w:val="center"/>
            </w:pPr>
            <w:r>
              <w:t>Cerrar sesión</w:t>
            </w:r>
          </w:p>
        </w:tc>
        <w:tc>
          <w:tcPr>
            <w:tcW w:w="5953" w:type="dxa"/>
            <w:vAlign w:val="center"/>
          </w:tcPr>
          <w:p w14:paraId="3893B5BD" w14:textId="77777777" w:rsidR="00260674" w:rsidRDefault="00260674" w:rsidP="005E562E">
            <w:pPr>
              <w:keepNext/>
              <w:jc w:val="center"/>
            </w:pPr>
            <w:r>
              <w:t>Permitir cerrar sesión en cualquier momento</w:t>
            </w:r>
          </w:p>
        </w:tc>
      </w:tr>
    </w:tbl>
    <w:p w14:paraId="16293C5A" w14:textId="1E1F23D8" w:rsidR="00260674" w:rsidRDefault="00260674" w:rsidP="005E562E">
      <w:pPr>
        <w:pStyle w:val="Descripcin"/>
        <w:jc w:val="center"/>
      </w:pPr>
      <w:bookmarkStart w:id="1448" w:name="_Ref201917214"/>
      <w:bookmarkStart w:id="1449" w:name="_Toc207314999"/>
      <w:bookmarkStart w:id="1450" w:name="_Toc202786426"/>
      <w:r>
        <w:t xml:space="preserve">Tabla </w:t>
      </w:r>
      <w:r w:rsidR="00DE1F43">
        <w:fldChar w:fldCharType="begin"/>
      </w:r>
      <w:r w:rsidR="00DE1F43">
        <w:instrText xml:space="preserve"> SEQ Tabla \* ARABIC </w:instrText>
      </w:r>
      <w:r w:rsidR="00DE1F43">
        <w:fldChar w:fldCharType="separate"/>
      </w:r>
      <w:r w:rsidR="0020779A">
        <w:rPr>
          <w:noProof/>
        </w:rPr>
        <w:t>5</w:t>
      </w:r>
      <w:r w:rsidR="00DE1F43">
        <w:rPr>
          <w:noProof/>
        </w:rPr>
        <w:fldChar w:fldCharType="end"/>
      </w:r>
      <w:bookmarkEnd w:id="1448"/>
      <w:r>
        <w:t xml:space="preserve"> - </w:t>
      </w:r>
      <w:r w:rsidRPr="006B7D39">
        <w:t>Requisitos funcionales</w:t>
      </w:r>
      <w:r>
        <w:t xml:space="preserve"> web</w:t>
      </w:r>
      <w:bookmarkEnd w:id="1449"/>
      <w:bookmarkEnd w:id="1450"/>
    </w:p>
    <w:p w14:paraId="46FD041D" w14:textId="6FDD5ECB" w:rsidR="00260674" w:rsidRDefault="00260674" w:rsidP="0065104C">
      <w:pPr>
        <w:pStyle w:val="Ttulo3"/>
      </w:pPr>
      <w:bookmarkStart w:id="1451" w:name="_Toc207317081"/>
      <w:bookmarkStart w:id="1452" w:name="_Toc202786275"/>
      <w:r w:rsidRPr="000778E3">
        <w:t xml:space="preserve">3.1.2. Captura </w:t>
      </w:r>
      <w:r w:rsidR="00F232C2">
        <w:t xml:space="preserve">de </w:t>
      </w:r>
      <w:r w:rsidRPr="000778E3">
        <w:t>requisitos no funcio</w:t>
      </w:r>
      <w:commentRangeStart w:id="1453"/>
      <w:r w:rsidRPr="000778E3">
        <w:t>nales</w:t>
      </w:r>
      <w:bookmarkEnd w:id="1452"/>
      <w:r w:rsidR="00D423E3">
        <w:t xml:space="preserve"> (resumen)</w:t>
      </w:r>
      <w:bookmarkEnd w:id="1451"/>
      <w:commentRangeEnd w:id="1453"/>
      <w:r w:rsidR="00457A60">
        <w:rPr>
          <w:rStyle w:val="Refdecomentario"/>
          <w:rFonts w:asciiTheme="minorHAnsi" w:eastAsiaTheme="minorHAnsi" w:hAnsiTheme="minorHAnsi" w:cstheme="minorBidi"/>
          <w:color w:val="auto"/>
        </w:rPr>
        <w:commentReference w:id="1453"/>
      </w:r>
    </w:p>
    <w:p w14:paraId="7393A7F2" w14:textId="77777777" w:rsidR="00260674" w:rsidRPr="000778E3" w:rsidRDefault="00260674">
      <w:pPr>
        <w:rPr>
          <w:sz w:val="28"/>
          <w:szCs w:val="28"/>
        </w:rPr>
      </w:pPr>
    </w:p>
    <w:p w14:paraId="029EDFD6" w14:textId="5624512F" w:rsidR="00260674" w:rsidRDefault="00F232C2">
      <w:r>
        <w:t>Los r</w:t>
      </w:r>
      <w:r w:rsidR="00260674">
        <w:t>equisitos no funcionales para la aplicación móvil</w:t>
      </w:r>
      <w:r>
        <w:t xml:space="preserve"> se recogen en la </w:t>
      </w:r>
      <w:r>
        <w:fldChar w:fldCharType="begin"/>
      </w:r>
      <w:r>
        <w:instrText xml:space="preserve"> REF _Ref201917448 \h </w:instrText>
      </w:r>
      <w:r>
        <w:fldChar w:fldCharType="separate"/>
      </w:r>
      <w:r w:rsidR="0020779A">
        <w:t xml:space="preserve">Tabla </w:t>
      </w:r>
      <w:r w:rsidR="0020779A">
        <w:rPr>
          <w:noProof/>
        </w:rPr>
        <w:t>6</w:t>
      </w:r>
      <w:r>
        <w:fldChar w:fldCharType="end"/>
      </w:r>
    </w:p>
    <w:tbl>
      <w:tblPr>
        <w:tblStyle w:val="Tablaconcuadrcula"/>
        <w:tblW w:w="0" w:type="auto"/>
        <w:tblLook w:val="04A0" w:firstRow="1" w:lastRow="0" w:firstColumn="1" w:lastColumn="0" w:noHBand="0" w:noVBand="1"/>
      </w:tblPr>
      <w:tblGrid>
        <w:gridCol w:w="2831"/>
        <w:gridCol w:w="5386"/>
      </w:tblGrid>
      <w:tr w:rsidR="00260674" w14:paraId="5947EEB7" w14:textId="77777777" w:rsidTr="00263302">
        <w:tc>
          <w:tcPr>
            <w:tcW w:w="2831" w:type="dxa"/>
            <w:vAlign w:val="center"/>
          </w:tcPr>
          <w:p w14:paraId="23FDBE08" w14:textId="77777777" w:rsidR="00260674" w:rsidRPr="007C6C7B" w:rsidRDefault="00260674" w:rsidP="005E562E">
            <w:pPr>
              <w:jc w:val="center"/>
              <w:rPr>
                <w:sz w:val="22"/>
                <w:szCs w:val="22"/>
              </w:rPr>
            </w:pPr>
            <w:r w:rsidRPr="007C6C7B">
              <w:rPr>
                <w:b/>
                <w:bCs/>
                <w:sz w:val="22"/>
                <w:szCs w:val="22"/>
              </w:rPr>
              <w:t>Título</w:t>
            </w:r>
          </w:p>
        </w:tc>
        <w:tc>
          <w:tcPr>
            <w:tcW w:w="5386" w:type="dxa"/>
            <w:vAlign w:val="center"/>
          </w:tcPr>
          <w:p w14:paraId="586FEF9B" w14:textId="77777777" w:rsidR="00260674" w:rsidRPr="007C6C7B" w:rsidRDefault="00260674" w:rsidP="005E562E">
            <w:pPr>
              <w:jc w:val="center"/>
              <w:rPr>
                <w:sz w:val="22"/>
                <w:szCs w:val="22"/>
              </w:rPr>
            </w:pPr>
            <w:r w:rsidRPr="007C6C7B">
              <w:rPr>
                <w:b/>
                <w:bCs/>
                <w:sz w:val="22"/>
                <w:szCs w:val="22"/>
              </w:rPr>
              <w:t>Descripción</w:t>
            </w:r>
          </w:p>
        </w:tc>
      </w:tr>
      <w:tr w:rsidR="00260674" w14:paraId="5A9813D2" w14:textId="77777777" w:rsidTr="00263302">
        <w:tc>
          <w:tcPr>
            <w:tcW w:w="2831" w:type="dxa"/>
            <w:vAlign w:val="center"/>
          </w:tcPr>
          <w:p w14:paraId="379DC16A" w14:textId="77777777" w:rsidR="00260674" w:rsidRPr="007C6C7B" w:rsidRDefault="00260674" w:rsidP="005E562E">
            <w:pPr>
              <w:jc w:val="center"/>
              <w:rPr>
                <w:sz w:val="22"/>
                <w:szCs w:val="22"/>
              </w:rPr>
            </w:pPr>
            <w:r w:rsidRPr="007C6C7B">
              <w:rPr>
                <w:sz w:val="22"/>
                <w:szCs w:val="22"/>
              </w:rPr>
              <w:t>Procesamiento eficiente</w:t>
            </w:r>
          </w:p>
        </w:tc>
        <w:tc>
          <w:tcPr>
            <w:tcW w:w="5386" w:type="dxa"/>
            <w:vAlign w:val="center"/>
          </w:tcPr>
          <w:p w14:paraId="3A11DEAB" w14:textId="77777777" w:rsidR="00260674" w:rsidRPr="007C6C7B" w:rsidRDefault="00260674" w:rsidP="005E562E">
            <w:pPr>
              <w:jc w:val="center"/>
              <w:rPr>
                <w:sz w:val="22"/>
                <w:szCs w:val="22"/>
              </w:rPr>
            </w:pPr>
            <w:r w:rsidRPr="007C6C7B">
              <w:rPr>
                <w:sz w:val="22"/>
                <w:szCs w:val="22"/>
              </w:rPr>
              <w:t>Procesar eventos en menos de 2 segundos.</w:t>
            </w:r>
          </w:p>
        </w:tc>
      </w:tr>
      <w:tr w:rsidR="00260674" w14:paraId="3D954A8F" w14:textId="77777777" w:rsidTr="00263302">
        <w:tc>
          <w:tcPr>
            <w:tcW w:w="2831" w:type="dxa"/>
            <w:vAlign w:val="center"/>
          </w:tcPr>
          <w:p w14:paraId="173D46FE" w14:textId="77777777" w:rsidR="00260674" w:rsidRPr="007C6C7B" w:rsidRDefault="00260674" w:rsidP="005E562E">
            <w:pPr>
              <w:jc w:val="center"/>
              <w:rPr>
                <w:sz w:val="22"/>
                <w:szCs w:val="22"/>
              </w:rPr>
            </w:pPr>
            <w:r w:rsidRPr="007C6C7B">
              <w:rPr>
                <w:sz w:val="22"/>
                <w:szCs w:val="22"/>
              </w:rPr>
              <w:t>Interfaz intuitiva</w:t>
            </w:r>
          </w:p>
        </w:tc>
        <w:tc>
          <w:tcPr>
            <w:tcW w:w="5386" w:type="dxa"/>
            <w:vAlign w:val="center"/>
          </w:tcPr>
          <w:p w14:paraId="24D940BD" w14:textId="77777777" w:rsidR="00260674" w:rsidRPr="007C6C7B" w:rsidRDefault="00260674" w:rsidP="005E562E">
            <w:pPr>
              <w:jc w:val="center"/>
              <w:rPr>
                <w:sz w:val="22"/>
                <w:szCs w:val="22"/>
              </w:rPr>
            </w:pPr>
            <w:r w:rsidRPr="007C6C7B">
              <w:rPr>
                <w:sz w:val="22"/>
                <w:szCs w:val="22"/>
              </w:rPr>
              <w:t>Diseñar una interfaz sencilla para uso por personal sanitario.</w:t>
            </w:r>
          </w:p>
        </w:tc>
      </w:tr>
      <w:tr w:rsidR="00260674" w14:paraId="5E526E3F" w14:textId="77777777" w:rsidTr="00263302">
        <w:tc>
          <w:tcPr>
            <w:tcW w:w="2831" w:type="dxa"/>
            <w:vAlign w:val="center"/>
          </w:tcPr>
          <w:p w14:paraId="235A16C2" w14:textId="77777777" w:rsidR="00260674" w:rsidRPr="007C6C7B" w:rsidRDefault="00260674" w:rsidP="005E562E">
            <w:pPr>
              <w:jc w:val="center"/>
              <w:rPr>
                <w:sz w:val="22"/>
                <w:szCs w:val="22"/>
              </w:rPr>
            </w:pPr>
            <w:r w:rsidRPr="007C6C7B">
              <w:rPr>
                <w:sz w:val="22"/>
                <w:szCs w:val="22"/>
              </w:rPr>
              <w:t>Compatibilidad Android</w:t>
            </w:r>
          </w:p>
        </w:tc>
        <w:tc>
          <w:tcPr>
            <w:tcW w:w="5386" w:type="dxa"/>
            <w:vAlign w:val="center"/>
          </w:tcPr>
          <w:p w14:paraId="5227DCE7" w14:textId="77777777" w:rsidR="00260674" w:rsidRPr="007C6C7B" w:rsidRDefault="00260674" w:rsidP="005E562E">
            <w:pPr>
              <w:jc w:val="center"/>
              <w:rPr>
                <w:sz w:val="22"/>
                <w:szCs w:val="22"/>
              </w:rPr>
            </w:pPr>
            <w:r w:rsidRPr="007C6C7B">
              <w:rPr>
                <w:sz w:val="22"/>
                <w:szCs w:val="22"/>
              </w:rPr>
              <w:t>Funcionar en dispositivos Android 8.0 o superior.</w:t>
            </w:r>
          </w:p>
        </w:tc>
      </w:tr>
      <w:tr w:rsidR="00260674" w14:paraId="2A5A9AC7" w14:textId="77777777" w:rsidTr="00263302">
        <w:tc>
          <w:tcPr>
            <w:tcW w:w="2831" w:type="dxa"/>
            <w:vAlign w:val="center"/>
          </w:tcPr>
          <w:p w14:paraId="1B5C490C" w14:textId="77777777" w:rsidR="00260674" w:rsidRPr="007C6C7B" w:rsidRDefault="00260674" w:rsidP="005E562E">
            <w:pPr>
              <w:jc w:val="center"/>
              <w:rPr>
                <w:sz w:val="22"/>
                <w:szCs w:val="22"/>
              </w:rPr>
            </w:pPr>
            <w:r w:rsidRPr="007C6C7B">
              <w:rPr>
                <w:sz w:val="22"/>
                <w:szCs w:val="22"/>
              </w:rPr>
              <w:t>Seguridad de datos</w:t>
            </w:r>
          </w:p>
        </w:tc>
        <w:tc>
          <w:tcPr>
            <w:tcW w:w="5386" w:type="dxa"/>
            <w:vAlign w:val="center"/>
          </w:tcPr>
          <w:p w14:paraId="3E6B02E3" w14:textId="77777777" w:rsidR="00260674" w:rsidRPr="007C6C7B" w:rsidRDefault="00260674" w:rsidP="005E562E">
            <w:pPr>
              <w:jc w:val="center"/>
              <w:rPr>
                <w:sz w:val="22"/>
                <w:szCs w:val="22"/>
              </w:rPr>
            </w:pPr>
            <w:r w:rsidRPr="007C6C7B">
              <w:rPr>
                <w:sz w:val="22"/>
                <w:szCs w:val="22"/>
              </w:rPr>
              <w:t>Proteger datos con autenticación y conexión segura.</w:t>
            </w:r>
          </w:p>
        </w:tc>
      </w:tr>
      <w:tr w:rsidR="00260674" w14:paraId="0E0F7BF8" w14:textId="77777777" w:rsidTr="00263302">
        <w:tc>
          <w:tcPr>
            <w:tcW w:w="2831" w:type="dxa"/>
            <w:vAlign w:val="center"/>
          </w:tcPr>
          <w:p w14:paraId="70F095BD" w14:textId="77777777" w:rsidR="00260674" w:rsidRPr="007C6C7B" w:rsidRDefault="00260674" w:rsidP="005E562E">
            <w:pPr>
              <w:jc w:val="center"/>
              <w:rPr>
                <w:sz w:val="22"/>
                <w:szCs w:val="22"/>
              </w:rPr>
            </w:pPr>
            <w:r w:rsidRPr="007C6C7B">
              <w:rPr>
                <w:sz w:val="22"/>
                <w:szCs w:val="22"/>
              </w:rPr>
              <w:t>Escalabilidad de datos</w:t>
            </w:r>
          </w:p>
        </w:tc>
        <w:tc>
          <w:tcPr>
            <w:tcW w:w="5386" w:type="dxa"/>
            <w:vAlign w:val="center"/>
          </w:tcPr>
          <w:p w14:paraId="58AD5E82" w14:textId="77777777" w:rsidR="00260674" w:rsidRPr="007C6C7B" w:rsidRDefault="00260674" w:rsidP="005E562E">
            <w:pPr>
              <w:keepNext/>
              <w:jc w:val="center"/>
              <w:rPr>
                <w:sz w:val="22"/>
                <w:szCs w:val="22"/>
              </w:rPr>
            </w:pPr>
            <w:r w:rsidRPr="007C6C7B">
              <w:rPr>
                <w:sz w:val="22"/>
                <w:szCs w:val="22"/>
              </w:rPr>
              <w:t>Permitir gestión fluida de múltiples pacientes y pruebas.</w:t>
            </w:r>
          </w:p>
        </w:tc>
      </w:tr>
    </w:tbl>
    <w:p w14:paraId="03138B4D" w14:textId="1066B789" w:rsidR="00260674" w:rsidRDefault="00260674" w:rsidP="005E562E">
      <w:pPr>
        <w:pStyle w:val="Descripcin"/>
        <w:jc w:val="center"/>
      </w:pPr>
      <w:bookmarkStart w:id="1454" w:name="_Ref201917448"/>
      <w:bookmarkStart w:id="1455" w:name="_Toc207315000"/>
      <w:bookmarkStart w:id="1456" w:name="_Toc202786427"/>
      <w:r>
        <w:t xml:space="preserve">Tabla </w:t>
      </w:r>
      <w:r w:rsidR="00DE1F43">
        <w:fldChar w:fldCharType="begin"/>
      </w:r>
      <w:r w:rsidR="00DE1F43">
        <w:instrText xml:space="preserve"> SEQ Tabla \* ARABIC </w:instrText>
      </w:r>
      <w:r w:rsidR="00DE1F43">
        <w:fldChar w:fldCharType="separate"/>
      </w:r>
      <w:r w:rsidR="0020779A">
        <w:rPr>
          <w:noProof/>
        </w:rPr>
        <w:t>6</w:t>
      </w:r>
      <w:r w:rsidR="00DE1F43">
        <w:rPr>
          <w:noProof/>
        </w:rPr>
        <w:fldChar w:fldCharType="end"/>
      </w:r>
      <w:bookmarkEnd w:id="1454"/>
      <w:r>
        <w:t xml:space="preserve"> - </w:t>
      </w:r>
      <w:r w:rsidRPr="00181A0A">
        <w:t>Requisitos</w:t>
      </w:r>
      <w:r>
        <w:t xml:space="preserve"> no</w:t>
      </w:r>
      <w:r w:rsidRPr="00181A0A">
        <w:t xml:space="preserve"> funcionales</w:t>
      </w:r>
      <w:r>
        <w:t xml:space="preserve"> aplicación móvil</w:t>
      </w:r>
      <w:bookmarkEnd w:id="1455"/>
      <w:bookmarkEnd w:id="1456"/>
    </w:p>
    <w:p w14:paraId="1FD3B0E9" w14:textId="69151726" w:rsidR="00260674" w:rsidRDefault="00F232C2">
      <w:r>
        <w:t xml:space="preserve">La </w:t>
      </w:r>
      <w:r>
        <w:fldChar w:fldCharType="begin"/>
      </w:r>
      <w:r>
        <w:instrText xml:space="preserve"> REF _Ref201917463 \h </w:instrText>
      </w:r>
      <w:r>
        <w:fldChar w:fldCharType="separate"/>
      </w:r>
      <w:r w:rsidR="0020779A">
        <w:t xml:space="preserve">Tabla </w:t>
      </w:r>
      <w:r w:rsidR="0020779A">
        <w:rPr>
          <w:noProof/>
        </w:rPr>
        <w:t>7</w:t>
      </w:r>
      <w:r>
        <w:fldChar w:fldCharType="end"/>
      </w:r>
      <w:r>
        <w:t xml:space="preserve"> recoge los r</w:t>
      </w:r>
      <w:r w:rsidR="00260674">
        <w:t>equisitos no funcionales para la web.</w:t>
      </w:r>
    </w:p>
    <w:tbl>
      <w:tblPr>
        <w:tblStyle w:val="Tablaconcuadrcula"/>
        <w:tblW w:w="0" w:type="auto"/>
        <w:tblLook w:val="04A0" w:firstRow="1" w:lastRow="0" w:firstColumn="1" w:lastColumn="0" w:noHBand="0" w:noVBand="1"/>
      </w:tblPr>
      <w:tblGrid>
        <w:gridCol w:w="2831"/>
        <w:gridCol w:w="5386"/>
      </w:tblGrid>
      <w:tr w:rsidR="00260674" w14:paraId="1EDCFAEB" w14:textId="77777777" w:rsidTr="00263302">
        <w:tc>
          <w:tcPr>
            <w:tcW w:w="2831" w:type="dxa"/>
            <w:vAlign w:val="center"/>
          </w:tcPr>
          <w:p w14:paraId="1736AD5F" w14:textId="77777777" w:rsidR="00260674" w:rsidRPr="007C6C7B" w:rsidRDefault="00260674" w:rsidP="005E562E">
            <w:pPr>
              <w:jc w:val="center"/>
              <w:rPr>
                <w:sz w:val="22"/>
                <w:szCs w:val="22"/>
              </w:rPr>
            </w:pPr>
            <w:r w:rsidRPr="007C6C7B">
              <w:rPr>
                <w:b/>
                <w:bCs/>
                <w:sz w:val="22"/>
                <w:szCs w:val="22"/>
              </w:rPr>
              <w:t>Título</w:t>
            </w:r>
          </w:p>
        </w:tc>
        <w:tc>
          <w:tcPr>
            <w:tcW w:w="5386" w:type="dxa"/>
            <w:vAlign w:val="center"/>
          </w:tcPr>
          <w:p w14:paraId="27A5CE02" w14:textId="77777777" w:rsidR="00260674" w:rsidRPr="007C6C7B" w:rsidRDefault="00260674" w:rsidP="005E562E">
            <w:pPr>
              <w:jc w:val="center"/>
              <w:rPr>
                <w:sz w:val="22"/>
                <w:szCs w:val="22"/>
              </w:rPr>
            </w:pPr>
            <w:r w:rsidRPr="007C6C7B">
              <w:rPr>
                <w:b/>
                <w:bCs/>
                <w:sz w:val="22"/>
                <w:szCs w:val="22"/>
              </w:rPr>
              <w:t>Descripción</w:t>
            </w:r>
          </w:p>
        </w:tc>
      </w:tr>
      <w:tr w:rsidR="00260674" w14:paraId="44C38DF9" w14:textId="77777777" w:rsidTr="00263302">
        <w:tc>
          <w:tcPr>
            <w:tcW w:w="2831" w:type="dxa"/>
            <w:vAlign w:val="center"/>
          </w:tcPr>
          <w:p w14:paraId="1E92DB32" w14:textId="77777777" w:rsidR="00260674" w:rsidRPr="007C6C7B" w:rsidRDefault="00260674" w:rsidP="005E562E">
            <w:pPr>
              <w:jc w:val="center"/>
              <w:rPr>
                <w:sz w:val="22"/>
                <w:szCs w:val="22"/>
              </w:rPr>
            </w:pPr>
            <w:r w:rsidRPr="007C6C7B">
              <w:rPr>
                <w:sz w:val="22"/>
                <w:szCs w:val="22"/>
              </w:rPr>
              <w:t>Carga rápida</w:t>
            </w:r>
          </w:p>
        </w:tc>
        <w:tc>
          <w:tcPr>
            <w:tcW w:w="5386" w:type="dxa"/>
            <w:vAlign w:val="center"/>
          </w:tcPr>
          <w:p w14:paraId="02EFCE22" w14:textId="77777777" w:rsidR="00260674" w:rsidRPr="007C6C7B" w:rsidRDefault="00260674" w:rsidP="005E562E">
            <w:pPr>
              <w:jc w:val="center"/>
              <w:rPr>
                <w:sz w:val="22"/>
                <w:szCs w:val="22"/>
              </w:rPr>
            </w:pPr>
            <w:r w:rsidRPr="007C6C7B">
              <w:rPr>
                <w:sz w:val="22"/>
                <w:szCs w:val="22"/>
              </w:rPr>
              <w:t>Cargar historial de pacientes en menos de 3 segundos.</w:t>
            </w:r>
          </w:p>
        </w:tc>
      </w:tr>
      <w:tr w:rsidR="00260674" w14:paraId="6F9C774D" w14:textId="77777777" w:rsidTr="00263302">
        <w:tc>
          <w:tcPr>
            <w:tcW w:w="2831" w:type="dxa"/>
            <w:vAlign w:val="center"/>
          </w:tcPr>
          <w:p w14:paraId="1D2A55F7" w14:textId="77777777" w:rsidR="00260674" w:rsidRPr="007C6C7B" w:rsidRDefault="00260674" w:rsidP="005E562E">
            <w:pPr>
              <w:jc w:val="center"/>
              <w:rPr>
                <w:sz w:val="22"/>
                <w:szCs w:val="22"/>
              </w:rPr>
            </w:pPr>
            <w:r w:rsidRPr="007C6C7B">
              <w:rPr>
                <w:sz w:val="22"/>
                <w:szCs w:val="22"/>
              </w:rPr>
              <w:t>Navegación clara</w:t>
            </w:r>
          </w:p>
        </w:tc>
        <w:tc>
          <w:tcPr>
            <w:tcW w:w="5386" w:type="dxa"/>
            <w:vAlign w:val="center"/>
          </w:tcPr>
          <w:p w14:paraId="7C309A4D" w14:textId="77777777" w:rsidR="00260674" w:rsidRPr="007C6C7B" w:rsidRDefault="00260674" w:rsidP="005E562E">
            <w:pPr>
              <w:jc w:val="center"/>
              <w:rPr>
                <w:sz w:val="22"/>
                <w:szCs w:val="22"/>
              </w:rPr>
            </w:pPr>
            <w:r w:rsidRPr="007C6C7B">
              <w:rPr>
                <w:sz w:val="22"/>
                <w:szCs w:val="22"/>
              </w:rPr>
              <w:t>Proporcionar navegación clara entre pacientes y pruebas.</w:t>
            </w:r>
          </w:p>
        </w:tc>
      </w:tr>
      <w:tr w:rsidR="00260674" w14:paraId="408526F4" w14:textId="77777777" w:rsidTr="00263302">
        <w:tc>
          <w:tcPr>
            <w:tcW w:w="2831" w:type="dxa"/>
            <w:vAlign w:val="center"/>
          </w:tcPr>
          <w:p w14:paraId="6099C493" w14:textId="77777777" w:rsidR="00260674" w:rsidRPr="007C6C7B" w:rsidRDefault="00260674" w:rsidP="005E562E">
            <w:pPr>
              <w:jc w:val="center"/>
              <w:rPr>
                <w:sz w:val="22"/>
                <w:szCs w:val="22"/>
              </w:rPr>
            </w:pPr>
            <w:r w:rsidRPr="007C6C7B">
              <w:rPr>
                <w:sz w:val="22"/>
                <w:szCs w:val="22"/>
              </w:rPr>
              <w:t>Compatibilidad web</w:t>
            </w:r>
          </w:p>
        </w:tc>
        <w:tc>
          <w:tcPr>
            <w:tcW w:w="5386" w:type="dxa"/>
            <w:vAlign w:val="center"/>
          </w:tcPr>
          <w:p w14:paraId="06172222" w14:textId="77777777" w:rsidR="00260674" w:rsidRPr="007C6C7B" w:rsidRDefault="00260674" w:rsidP="005E562E">
            <w:pPr>
              <w:jc w:val="center"/>
              <w:rPr>
                <w:sz w:val="22"/>
                <w:szCs w:val="22"/>
              </w:rPr>
            </w:pPr>
            <w:r w:rsidRPr="007C6C7B">
              <w:rPr>
                <w:sz w:val="22"/>
                <w:szCs w:val="22"/>
              </w:rPr>
              <w:t>Soportar navegadores Chrome, Firefox y Edge.</w:t>
            </w:r>
          </w:p>
        </w:tc>
      </w:tr>
      <w:tr w:rsidR="00260674" w14:paraId="6D894BC8" w14:textId="77777777" w:rsidTr="00263302">
        <w:tc>
          <w:tcPr>
            <w:tcW w:w="2831" w:type="dxa"/>
            <w:vAlign w:val="center"/>
          </w:tcPr>
          <w:p w14:paraId="4F3425BF" w14:textId="77777777" w:rsidR="00260674" w:rsidRPr="007C6C7B" w:rsidRDefault="00260674" w:rsidP="005E562E">
            <w:pPr>
              <w:jc w:val="center"/>
              <w:rPr>
                <w:sz w:val="22"/>
                <w:szCs w:val="22"/>
              </w:rPr>
            </w:pPr>
            <w:r w:rsidRPr="007C6C7B">
              <w:rPr>
                <w:sz w:val="22"/>
                <w:szCs w:val="22"/>
              </w:rPr>
              <w:t>Seguridad web</w:t>
            </w:r>
          </w:p>
        </w:tc>
        <w:tc>
          <w:tcPr>
            <w:tcW w:w="5386" w:type="dxa"/>
            <w:vAlign w:val="center"/>
          </w:tcPr>
          <w:p w14:paraId="1E98F8B0" w14:textId="77777777" w:rsidR="00260674" w:rsidRPr="007C6C7B" w:rsidRDefault="00260674" w:rsidP="005E562E">
            <w:pPr>
              <w:jc w:val="center"/>
              <w:rPr>
                <w:sz w:val="22"/>
                <w:szCs w:val="22"/>
              </w:rPr>
            </w:pPr>
            <w:r w:rsidRPr="007C6C7B">
              <w:rPr>
                <w:sz w:val="22"/>
                <w:szCs w:val="22"/>
              </w:rPr>
              <w:t>Proteger acceso y datos mediante HTTPS y roles.</w:t>
            </w:r>
          </w:p>
        </w:tc>
      </w:tr>
      <w:tr w:rsidR="00260674" w14:paraId="74F0FC01" w14:textId="77777777" w:rsidTr="00263302">
        <w:tc>
          <w:tcPr>
            <w:tcW w:w="2831" w:type="dxa"/>
            <w:vAlign w:val="center"/>
          </w:tcPr>
          <w:p w14:paraId="472D1B50" w14:textId="77777777" w:rsidR="00260674" w:rsidRPr="007C6C7B" w:rsidRDefault="00260674" w:rsidP="005E562E">
            <w:pPr>
              <w:jc w:val="center"/>
              <w:rPr>
                <w:sz w:val="22"/>
                <w:szCs w:val="22"/>
              </w:rPr>
            </w:pPr>
            <w:r w:rsidRPr="007C6C7B">
              <w:rPr>
                <w:sz w:val="22"/>
                <w:szCs w:val="22"/>
              </w:rPr>
              <w:t>Estructura escalable</w:t>
            </w:r>
          </w:p>
        </w:tc>
        <w:tc>
          <w:tcPr>
            <w:tcW w:w="5386" w:type="dxa"/>
            <w:vAlign w:val="center"/>
          </w:tcPr>
          <w:p w14:paraId="287D9605" w14:textId="77777777" w:rsidR="00260674" w:rsidRPr="007C6C7B" w:rsidRDefault="00260674" w:rsidP="005E562E">
            <w:pPr>
              <w:keepNext/>
              <w:jc w:val="center"/>
              <w:rPr>
                <w:sz w:val="22"/>
                <w:szCs w:val="22"/>
              </w:rPr>
            </w:pPr>
            <w:r w:rsidRPr="007C6C7B">
              <w:rPr>
                <w:sz w:val="22"/>
                <w:szCs w:val="22"/>
              </w:rPr>
              <w:t>Diseñar base de datos escalable para futuras ampliaciones.</w:t>
            </w:r>
          </w:p>
        </w:tc>
      </w:tr>
    </w:tbl>
    <w:p w14:paraId="5C00A96C" w14:textId="289EF0DC" w:rsidR="00260674" w:rsidRDefault="00260674" w:rsidP="005E562E">
      <w:pPr>
        <w:pStyle w:val="Descripcin"/>
        <w:jc w:val="center"/>
        <w:rPr>
          <w:b/>
          <w:bCs/>
          <w:color w:val="auto"/>
          <w:sz w:val="32"/>
          <w:szCs w:val="32"/>
        </w:rPr>
      </w:pPr>
      <w:bookmarkStart w:id="1457" w:name="_Ref201917463"/>
      <w:bookmarkStart w:id="1458" w:name="_Toc207315001"/>
      <w:bookmarkStart w:id="1459" w:name="_Toc202786428"/>
      <w:r>
        <w:t xml:space="preserve">Tabla </w:t>
      </w:r>
      <w:r w:rsidR="00DE1F43">
        <w:fldChar w:fldCharType="begin"/>
      </w:r>
      <w:r w:rsidR="00DE1F43">
        <w:instrText xml:space="preserve"> SEQ Tabla \* ARABIC </w:instrText>
      </w:r>
      <w:r w:rsidR="00DE1F43">
        <w:fldChar w:fldCharType="separate"/>
      </w:r>
      <w:r w:rsidR="0020779A">
        <w:rPr>
          <w:noProof/>
        </w:rPr>
        <w:t>7</w:t>
      </w:r>
      <w:r w:rsidR="00DE1F43">
        <w:rPr>
          <w:noProof/>
        </w:rPr>
        <w:fldChar w:fldCharType="end"/>
      </w:r>
      <w:bookmarkEnd w:id="1457"/>
      <w:r>
        <w:t xml:space="preserve"> - </w:t>
      </w:r>
      <w:r w:rsidRPr="00E37BB7">
        <w:t xml:space="preserve">Requisitos </w:t>
      </w:r>
      <w:r>
        <w:t xml:space="preserve">no </w:t>
      </w:r>
      <w:r w:rsidRPr="00E37BB7">
        <w:t>funcionales</w:t>
      </w:r>
      <w:r>
        <w:t xml:space="preserve"> web</w:t>
      </w:r>
      <w:bookmarkEnd w:id="1458"/>
      <w:bookmarkEnd w:id="1459"/>
    </w:p>
    <w:p w14:paraId="20708634" w14:textId="77777777" w:rsidR="00260674" w:rsidRPr="000778E3" w:rsidRDefault="00260674" w:rsidP="0065104C">
      <w:pPr>
        <w:pStyle w:val="Ttulo2"/>
        <w:rPr>
          <w:rFonts w:eastAsiaTheme="minorHAnsi"/>
          <w:b/>
          <w:bCs/>
        </w:rPr>
      </w:pPr>
      <w:bookmarkStart w:id="1460" w:name="_Toc207317082"/>
      <w:bookmarkStart w:id="1461" w:name="_Toc202786276"/>
      <w:r w:rsidRPr="000778E3">
        <w:rPr>
          <w:rFonts w:eastAsiaTheme="minorHAnsi"/>
        </w:rPr>
        <w:t xml:space="preserve">3.2 Tablas individuales </w:t>
      </w:r>
      <w:r>
        <w:rPr>
          <w:rFonts w:eastAsiaTheme="minorHAnsi"/>
        </w:rPr>
        <w:t xml:space="preserve">de </w:t>
      </w:r>
      <w:r w:rsidRPr="000778E3">
        <w:rPr>
          <w:rFonts w:eastAsiaTheme="minorHAnsi"/>
        </w:rPr>
        <w:t>requisit</w:t>
      </w:r>
      <w:r>
        <w:rPr>
          <w:rFonts w:eastAsiaTheme="minorHAnsi"/>
        </w:rPr>
        <w:t>o</w:t>
      </w:r>
      <w:r w:rsidRPr="000778E3">
        <w:rPr>
          <w:rFonts w:eastAsiaTheme="minorHAnsi"/>
        </w:rPr>
        <w:t>s</w:t>
      </w:r>
      <w:bookmarkEnd w:id="1460"/>
      <w:bookmarkEnd w:id="1461"/>
    </w:p>
    <w:p w14:paraId="031D3197" w14:textId="77777777" w:rsidR="00260674" w:rsidRPr="00CD35B3" w:rsidRDefault="00260674" w:rsidP="00CD35B3">
      <w:r w:rsidRPr="00CD35B3">
        <w:t>En esta sección se detallan individualmente los requisitos capturados, dándoles</w:t>
      </w:r>
      <w:r>
        <w:t>,</w:t>
      </w:r>
      <w:r w:rsidRPr="00CD35B3">
        <w:t xml:space="preserve"> además</w:t>
      </w:r>
      <w:r>
        <w:t>,</w:t>
      </w:r>
      <w:r w:rsidRPr="00CD35B3">
        <w:t xml:space="preserve"> una prioridad y describiendo sus restricciones, siguiendo el esquema habitual de la ingeniería de software.</w:t>
      </w:r>
    </w:p>
    <w:p w14:paraId="12041B44" w14:textId="30A276F9" w:rsidR="00260674" w:rsidRPr="00717A8A" w:rsidRDefault="00260674" w:rsidP="0065104C">
      <w:pPr>
        <w:pStyle w:val="Ttulo3"/>
      </w:pPr>
      <w:bookmarkStart w:id="1462" w:name="_Toc207317083"/>
      <w:bookmarkStart w:id="1463" w:name="_Toc202786277"/>
      <w:r w:rsidRPr="00717A8A">
        <w:lastRenderedPageBreak/>
        <w:t>3.2.1 Requisitos funcionales</w:t>
      </w:r>
      <w:bookmarkEnd w:id="1462"/>
      <w:bookmarkEnd w:id="1463"/>
    </w:p>
    <w:p w14:paraId="4296B607" w14:textId="21B1EFE3" w:rsidR="00260674" w:rsidRPr="00717A8A" w:rsidRDefault="00F232C2" w:rsidP="00096189">
      <w:r w:rsidRPr="00717A8A">
        <w:t>En este apartado se presentan las tablas de los requisit</w:t>
      </w:r>
      <w:r w:rsidR="00F934A2">
        <w:t>o</w:t>
      </w:r>
      <w:r w:rsidRPr="00717A8A">
        <w:t>s funcionales, detallando el n</w:t>
      </w:r>
      <w:r w:rsidR="00F934A2">
        <w:t>ú</w:t>
      </w:r>
      <w:r w:rsidRPr="00717A8A">
        <w:t>mero identificativo, nombre del requisit</w:t>
      </w:r>
      <w:r w:rsidR="00F934A2">
        <w:t>o</w:t>
      </w:r>
      <w:r w:rsidRPr="00717A8A">
        <w:t>, prioridad, descripción breve y posibles restricciones.</w:t>
      </w:r>
    </w:p>
    <w:p w14:paraId="266787E2" w14:textId="77777777" w:rsidR="00F232C2" w:rsidRPr="00717A8A" w:rsidRDefault="00F232C2" w:rsidP="00096189"/>
    <w:tbl>
      <w:tblPr>
        <w:tblStyle w:val="Tablaconcuadrcula"/>
        <w:tblW w:w="0" w:type="auto"/>
        <w:tblLook w:val="04A0" w:firstRow="1" w:lastRow="0" w:firstColumn="1" w:lastColumn="0" w:noHBand="0" w:noVBand="1"/>
      </w:tblPr>
      <w:tblGrid>
        <w:gridCol w:w="4250"/>
        <w:gridCol w:w="4244"/>
      </w:tblGrid>
      <w:tr w:rsidR="00260674" w14:paraId="71C98FA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AD20F79"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57A86222" w14:textId="2BB5D77A" w:rsidR="00260674" w:rsidRDefault="00260674">
            <w:r>
              <w:rPr>
                <w:b/>
              </w:rPr>
              <w:t>RF</w:t>
            </w:r>
            <w:r w:rsidR="00D41D18">
              <w:rPr>
                <w:b/>
              </w:rPr>
              <w:t>00</w:t>
            </w:r>
            <w:r>
              <w:rPr>
                <w:b/>
              </w:rPr>
              <w:t>1</w:t>
            </w:r>
          </w:p>
        </w:tc>
      </w:tr>
      <w:tr w:rsidR="00260674" w14:paraId="74BCA9E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C983F86"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57C9D351" w14:textId="77777777" w:rsidR="00260674" w:rsidRDefault="00260674">
            <w:r>
              <w:t>Registro de pacientes</w:t>
            </w:r>
          </w:p>
        </w:tc>
      </w:tr>
      <w:tr w:rsidR="00260674" w14:paraId="099BF003"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04CE2CAE"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7494C023" w14:textId="77777777" w:rsidR="00260674" w:rsidRDefault="00260674">
            <w:r>
              <w:t>Alta</w:t>
            </w:r>
          </w:p>
        </w:tc>
      </w:tr>
      <w:tr w:rsidR="00260674" w14:paraId="74BF75D6"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E5348C7"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1C1BE225" w14:textId="77777777" w:rsidR="00260674" w:rsidRDefault="00260674">
            <w:r>
              <w:t>Permitir al profesional sanitario registrar nuevos pacientes con datos personales</w:t>
            </w:r>
          </w:p>
        </w:tc>
      </w:tr>
      <w:tr w:rsidR="00260674" w14:paraId="62237E88"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0188F1F"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7937862E" w14:textId="77777777" w:rsidR="00260674" w:rsidRDefault="00260674" w:rsidP="00D41D18">
            <w:pPr>
              <w:keepNext/>
            </w:pPr>
            <w:r>
              <w:t>Conexión a internet</w:t>
            </w:r>
          </w:p>
        </w:tc>
      </w:tr>
    </w:tbl>
    <w:p w14:paraId="06BA0FEF" w14:textId="0412BA6A" w:rsidR="00260674" w:rsidRDefault="00D41D18" w:rsidP="00D41D18">
      <w:pPr>
        <w:pStyle w:val="Descripcin"/>
        <w:jc w:val="center"/>
        <w:rPr>
          <w:lang w:val="en-US"/>
        </w:rPr>
      </w:pPr>
      <w:bookmarkStart w:id="1464" w:name="_Toc207315002"/>
      <w:bookmarkStart w:id="1465" w:name="_Toc202786429"/>
      <w:r>
        <w:t xml:space="preserve">Tabla </w:t>
      </w:r>
      <w:r w:rsidR="00DE1F43">
        <w:fldChar w:fldCharType="begin"/>
      </w:r>
      <w:r w:rsidR="00DE1F43">
        <w:instrText xml:space="preserve"> SEQ Tabla \* ARABIC </w:instrText>
      </w:r>
      <w:r w:rsidR="00DE1F43">
        <w:fldChar w:fldCharType="separate"/>
      </w:r>
      <w:r w:rsidR="0020779A">
        <w:rPr>
          <w:noProof/>
        </w:rPr>
        <w:t>8</w:t>
      </w:r>
      <w:r w:rsidR="00DE1F43">
        <w:rPr>
          <w:noProof/>
        </w:rPr>
        <w:fldChar w:fldCharType="end"/>
      </w:r>
      <w:r>
        <w:t xml:space="preserve"> </w:t>
      </w:r>
      <w:r w:rsidR="007B5E3A">
        <w:t>–</w:t>
      </w:r>
      <w:r>
        <w:t xml:space="preserve"> RF</w:t>
      </w:r>
      <w:r w:rsidR="007B5E3A">
        <w:t>00</w:t>
      </w:r>
      <w:r>
        <w:t>1</w:t>
      </w:r>
      <w:bookmarkEnd w:id="1464"/>
      <w:bookmarkEnd w:id="1465"/>
    </w:p>
    <w:tbl>
      <w:tblPr>
        <w:tblStyle w:val="Tablaconcuadrcula"/>
        <w:tblW w:w="0" w:type="auto"/>
        <w:tblLook w:val="04A0" w:firstRow="1" w:lastRow="0" w:firstColumn="1" w:lastColumn="0" w:noHBand="0" w:noVBand="1"/>
      </w:tblPr>
      <w:tblGrid>
        <w:gridCol w:w="4250"/>
        <w:gridCol w:w="4244"/>
      </w:tblGrid>
      <w:tr w:rsidR="00260674" w14:paraId="4A22E193"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B020636"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07B51CEA" w14:textId="0EEF1F92" w:rsidR="00260674" w:rsidRDefault="00260674">
            <w:r>
              <w:rPr>
                <w:b/>
              </w:rPr>
              <w:t>RF</w:t>
            </w:r>
            <w:r w:rsidR="00D41D18">
              <w:rPr>
                <w:b/>
              </w:rPr>
              <w:t>00</w:t>
            </w:r>
            <w:r>
              <w:rPr>
                <w:b/>
              </w:rPr>
              <w:t>2</w:t>
            </w:r>
          </w:p>
        </w:tc>
      </w:tr>
      <w:tr w:rsidR="00260674" w14:paraId="0A9E75AD"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7349075"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769699FD" w14:textId="77777777" w:rsidR="00260674" w:rsidRDefault="00260674">
            <w:r>
              <w:t>Búsqueda de pacientes</w:t>
            </w:r>
          </w:p>
        </w:tc>
      </w:tr>
      <w:tr w:rsidR="00260674" w14:paraId="4E324F8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C151D93"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511C854A" w14:textId="77777777" w:rsidR="00260674" w:rsidRDefault="00260674">
            <w:r>
              <w:t>Alta</w:t>
            </w:r>
          </w:p>
        </w:tc>
      </w:tr>
      <w:tr w:rsidR="00260674" w14:paraId="56D5B199"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B211014"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3E72D803" w14:textId="77777777" w:rsidR="00260674" w:rsidRDefault="00260674">
            <w:r>
              <w:t>Se debe poder buscar pacientes por ID para la realización de pruebas</w:t>
            </w:r>
          </w:p>
        </w:tc>
      </w:tr>
      <w:tr w:rsidR="00260674" w14:paraId="2F752FF0"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F0B117F"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46AB29F3" w14:textId="77777777" w:rsidR="00260674" w:rsidRDefault="00260674" w:rsidP="00D41D18">
            <w:pPr>
              <w:keepNext/>
            </w:pPr>
            <w:r>
              <w:t>Conexión a internet</w:t>
            </w:r>
          </w:p>
        </w:tc>
      </w:tr>
    </w:tbl>
    <w:p w14:paraId="3DBCC9CD" w14:textId="200E11B3" w:rsidR="00260674" w:rsidRDefault="00D41D18" w:rsidP="00D41D18">
      <w:pPr>
        <w:pStyle w:val="Descripcin"/>
        <w:jc w:val="center"/>
        <w:rPr>
          <w:lang w:val="en-US"/>
        </w:rPr>
      </w:pPr>
      <w:bookmarkStart w:id="1466" w:name="_Toc207315003"/>
      <w:bookmarkStart w:id="1467" w:name="_Toc202786430"/>
      <w:r>
        <w:t xml:space="preserve">Tabla </w:t>
      </w:r>
      <w:r w:rsidR="00DE1F43">
        <w:fldChar w:fldCharType="begin"/>
      </w:r>
      <w:r w:rsidR="00DE1F43">
        <w:instrText xml:space="preserve"> SEQ Tabla \* ARABIC </w:instrText>
      </w:r>
      <w:r w:rsidR="00DE1F43">
        <w:fldChar w:fldCharType="separate"/>
      </w:r>
      <w:r w:rsidR="0020779A">
        <w:rPr>
          <w:noProof/>
        </w:rPr>
        <w:t>9</w:t>
      </w:r>
      <w:r w:rsidR="00DE1F43">
        <w:rPr>
          <w:noProof/>
        </w:rPr>
        <w:fldChar w:fldCharType="end"/>
      </w:r>
      <w:r>
        <w:t xml:space="preserve"> </w:t>
      </w:r>
      <w:r w:rsidR="007B5E3A">
        <w:t>–</w:t>
      </w:r>
      <w:r>
        <w:t xml:space="preserve"> RF</w:t>
      </w:r>
      <w:r w:rsidR="007B5E3A">
        <w:t>00</w:t>
      </w:r>
      <w:r>
        <w:t>2</w:t>
      </w:r>
      <w:bookmarkEnd w:id="1466"/>
      <w:bookmarkEnd w:id="1467"/>
    </w:p>
    <w:p w14:paraId="0E969F7B" w14:textId="77777777" w:rsidR="00260674" w:rsidRDefault="00260674" w:rsidP="00096189">
      <w:pPr>
        <w:rPr>
          <w:lang w:val="en-US"/>
        </w:rPr>
      </w:pPr>
    </w:p>
    <w:tbl>
      <w:tblPr>
        <w:tblStyle w:val="Tablaconcuadrcula"/>
        <w:tblW w:w="0" w:type="auto"/>
        <w:tblLook w:val="04A0" w:firstRow="1" w:lastRow="0" w:firstColumn="1" w:lastColumn="0" w:noHBand="0" w:noVBand="1"/>
      </w:tblPr>
      <w:tblGrid>
        <w:gridCol w:w="4243"/>
        <w:gridCol w:w="4251"/>
      </w:tblGrid>
      <w:tr w:rsidR="00260674" w14:paraId="23C2D644"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370FBA3"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607280C4" w14:textId="7D3F3524" w:rsidR="00260674" w:rsidRDefault="00260674">
            <w:r>
              <w:rPr>
                <w:b/>
              </w:rPr>
              <w:t>RF</w:t>
            </w:r>
            <w:r w:rsidR="00D41D18">
              <w:rPr>
                <w:b/>
              </w:rPr>
              <w:t>00</w:t>
            </w:r>
            <w:r>
              <w:rPr>
                <w:b/>
              </w:rPr>
              <w:t>3</w:t>
            </w:r>
          </w:p>
        </w:tc>
      </w:tr>
      <w:tr w:rsidR="00260674" w14:paraId="37DE9FE5"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04A2BA3C"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71CF46DE" w14:textId="77777777" w:rsidR="00260674" w:rsidRDefault="00260674">
            <w:r>
              <w:t>Emparejamiento Bluetooth</w:t>
            </w:r>
          </w:p>
        </w:tc>
      </w:tr>
      <w:tr w:rsidR="00260674" w14:paraId="25109A7E"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2A8E7BC"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54CF0571" w14:textId="77777777" w:rsidR="00260674" w:rsidRDefault="00260674">
            <w:r>
              <w:t>Alta</w:t>
            </w:r>
          </w:p>
        </w:tc>
      </w:tr>
      <w:tr w:rsidR="00260674" w14:paraId="2908DEAD"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09039078"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68CA0403" w14:textId="77777777" w:rsidR="00260674" w:rsidRDefault="00260674">
            <w:r>
              <w:t>Escanear y emparejar con los tres dispositivos Bluetooth.</w:t>
            </w:r>
          </w:p>
        </w:tc>
      </w:tr>
      <w:tr w:rsidR="00260674" w14:paraId="439550BF"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45368CA"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1EE7F456" w14:textId="77777777" w:rsidR="00260674" w:rsidRDefault="00260674" w:rsidP="007B5E3A">
            <w:pPr>
              <w:keepNext/>
            </w:pPr>
            <w:r>
              <w:t>Bluetooth activado, proximidad a dispositivos</w:t>
            </w:r>
          </w:p>
        </w:tc>
      </w:tr>
    </w:tbl>
    <w:p w14:paraId="5247907E" w14:textId="22BB24C6" w:rsidR="00260674" w:rsidRDefault="007B5E3A" w:rsidP="007B5E3A">
      <w:pPr>
        <w:pStyle w:val="Descripcin"/>
        <w:jc w:val="center"/>
        <w:rPr>
          <w:lang w:val="en-US"/>
        </w:rPr>
      </w:pPr>
      <w:bookmarkStart w:id="1468" w:name="_Toc207315004"/>
      <w:bookmarkStart w:id="1469" w:name="_Toc202786431"/>
      <w:r>
        <w:t xml:space="preserve">Tabla </w:t>
      </w:r>
      <w:r w:rsidR="00DE1F43">
        <w:fldChar w:fldCharType="begin"/>
      </w:r>
      <w:r w:rsidR="00DE1F43">
        <w:instrText xml:space="preserve"> SEQ Tabla \* ARABIC </w:instrText>
      </w:r>
      <w:r w:rsidR="00DE1F43">
        <w:fldChar w:fldCharType="separate"/>
      </w:r>
      <w:r w:rsidR="0020779A">
        <w:rPr>
          <w:noProof/>
        </w:rPr>
        <w:t>10</w:t>
      </w:r>
      <w:r w:rsidR="00DE1F43">
        <w:rPr>
          <w:noProof/>
        </w:rPr>
        <w:fldChar w:fldCharType="end"/>
      </w:r>
      <w:r>
        <w:t xml:space="preserve"> - RF003</w:t>
      </w:r>
      <w:bookmarkEnd w:id="1468"/>
      <w:bookmarkEnd w:id="1469"/>
    </w:p>
    <w:tbl>
      <w:tblPr>
        <w:tblStyle w:val="Tablaconcuadrcula"/>
        <w:tblW w:w="0" w:type="auto"/>
        <w:tblLook w:val="04A0" w:firstRow="1" w:lastRow="0" w:firstColumn="1" w:lastColumn="0" w:noHBand="0" w:noVBand="1"/>
      </w:tblPr>
      <w:tblGrid>
        <w:gridCol w:w="4248"/>
        <w:gridCol w:w="4246"/>
      </w:tblGrid>
      <w:tr w:rsidR="00260674" w14:paraId="67809D66"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E7F1B33"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0D433CD0" w14:textId="342D5071" w:rsidR="00260674" w:rsidRDefault="00260674">
            <w:r>
              <w:rPr>
                <w:b/>
              </w:rPr>
              <w:t>RF</w:t>
            </w:r>
            <w:r w:rsidR="00D41D18">
              <w:rPr>
                <w:b/>
              </w:rPr>
              <w:t>00</w:t>
            </w:r>
            <w:r>
              <w:rPr>
                <w:b/>
              </w:rPr>
              <w:t>4</w:t>
            </w:r>
          </w:p>
        </w:tc>
      </w:tr>
      <w:tr w:rsidR="00260674" w14:paraId="7A4D5DE4"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C2347D7"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0087F1A1" w14:textId="77777777" w:rsidR="00260674" w:rsidRDefault="00260674">
            <w:r>
              <w:t>Recepción de datos en crudo</w:t>
            </w:r>
          </w:p>
        </w:tc>
      </w:tr>
      <w:tr w:rsidR="00260674" w14:paraId="278ACC11"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0517DAB6"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7F2E1FE7" w14:textId="77777777" w:rsidR="00260674" w:rsidRDefault="00260674">
            <w:r>
              <w:t>Alta</w:t>
            </w:r>
          </w:p>
        </w:tc>
      </w:tr>
      <w:tr w:rsidR="00260674" w14:paraId="5A19A40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2C3786D"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6FEFB5AD" w14:textId="77777777" w:rsidR="00260674" w:rsidRDefault="00260674">
            <w:r>
              <w:t>Recibir datos en crudo de los dispositivos: presión, giroscopio y distancia.</w:t>
            </w:r>
          </w:p>
        </w:tc>
      </w:tr>
      <w:tr w:rsidR="00260674" w14:paraId="6DB3389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4B5CBCD"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6D58409A" w14:textId="77777777" w:rsidR="00260674" w:rsidRDefault="00260674" w:rsidP="007B5E3A">
            <w:pPr>
              <w:keepNext/>
            </w:pPr>
            <w:r>
              <w:t>Bluetooth activado, proximidad a dispositivos</w:t>
            </w:r>
          </w:p>
        </w:tc>
      </w:tr>
    </w:tbl>
    <w:p w14:paraId="0F8E3726" w14:textId="07C47E6C" w:rsidR="00260674" w:rsidRDefault="007B5E3A" w:rsidP="007B5E3A">
      <w:pPr>
        <w:pStyle w:val="Descripcin"/>
        <w:jc w:val="center"/>
        <w:rPr>
          <w:lang w:val="en-US"/>
        </w:rPr>
      </w:pPr>
      <w:bookmarkStart w:id="1470" w:name="_Toc207315005"/>
      <w:bookmarkStart w:id="1471" w:name="_Toc202786432"/>
      <w:r>
        <w:t xml:space="preserve">Tabla </w:t>
      </w:r>
      <w:r w:rsidR="00DE1F43">
        <w:fldChar w:fldCharType="begin"/>
      </w:r>
      <w:r w:rsidR="00DE1F43">
        <w:instrText xml:space="preserve"> SEQ Tabla \* ARABIC </w:instrText>
      </w:r>
      <w:r w:rsidR="00DE1F43">
        <w:fldChar w:fldCharType="separate"/>
      </w:r>
      <w:r w:rsidR="0020779A">
        <w:rPr>
          <w:noProof/>
        </w:rPr>
        <w:t>11</w:t>
      </w:r>
      <w:r w:rsidR="00DE1F43">
        <w:rPr>
          <w:noProof/>
        </w:rPr>
        <w:fldChar w:fldCharType="end"/>
      </w:r>
      <w:r>
        <w:t xml:space="preserve"> - RF004</w:t>
      </w:r>
      <w:bookmarkEnd w:id="1470"/>
      <w:bookmarkEnd w:id="1471"/>
    </w:p>
    <w:p w14:paraId="5DE654E4" w14:textId="77777777" w:rsidR="00260674" w:rsidRDefault="00260674" w:rsidP="00096189">
      <w:pPr>
        <w:rPr>
          <w:lang w:val="en-US"/>
        </w:rPr>
      </w:pPr>
    </w:p>
    <w:tbl>
      <w:tblPr>
        <w:tblStyle w:val="Tablaconcuadrcula"/>
        <w:tblW w:w="0" w:type="auto"/>
        <w:tblLook w:val="04A0" w:firstRow="1" w:lastRow="0" w:firstColumn="1" w:lastColumn="0" w:noHBand="0" w:noVBand="1"/>
      </w:tblPr>
      <w:tblGrid>
        <w:gridCol w:w="4246"/>
        <w:gridCol w:w="4248"/>
      </w:tblGrid>
      <w:tr w:rsidR="00260674" w14:paraId="6CEDBE2F"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8538F7C"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68B46E06" w14:textId="7D62A857" w:rsidR="00260674" w:rsidRDefault="00260674">
            <w:r>
              <w:rPr>
                <w:b/>
              </w:rPr>
              <w:t>RF</w:t>
            </w:r>
            <w:r w:rsidR="00D41D18">
              <w:rPr>
                <w:b/>
              </w:rPr>
              <w:t>00</w:t>
            </w:r>
            <w:r>
              <w:rPr>
                <w:b/>
              </w:rPr>
              <w:t>5</w:t>
            </w:r>
          </w:p>
        </w:tc>
      </w:tr>
      <w:tr w:rsidR="00260674" w14:paraId="56A5B7BE"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7A60163"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36903DF5" w14:textId="77777777" w:rsidR="00260674" w:rsidRDefault="00260674">
            <w:r>
              <w:t>Gestión de conexión</w:t>
            </w:r>
          </w:p>
        </w:tc>
      </w:tr>
      <w:tr w:rsidR="00260674" w14:paraId="7149D724"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E86E8C3"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089C5A88" w14:textId="77777777" w:rsidR="00260674" w:rsidRDefault="00260674">
            <w:r>
              <w:t>Media</w:t>
            </w:r>
          </w:p>
        </w:tc>
      </w:tr>
      <w:tr w:rsidR="00260674" w14:paraId="7FF789E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8CF61B6"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06E450AC" w14:textId="77777777" w:rsidR="00260674" w:rsidRDefault="00260674">
            <w:r>
              <w:t>Gestionar conexión y desconexión independiente con cada dispositivo.</w:t>
            </w:r>
          </w:p>
        </w:tc>
      </w:tr>
      <w:tr w:rsidR="00260674" w14:paraId="7443AD1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671942B"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5E4E1334" w14:textId="77777777" w:rsidR="00260674" w:rsidRDefault="00260674" w:rsidP="007B5E3A">
            <w:pPr>
              <w:keepNext/>
            </w:pPr>
            <w:r>
              <w:t>Bluetooth activado</w:t>
            </w:r>
          </w:p>
        </w:tc>
      </w:tr>
    </w:tbl>
    <w:p w14:paraId="63537D0E" w14:textId="5643D0BB" w:rsidR="00260674" w:rsidRDefault="007B5E3A" w:rsidP="007B5E3A">
      <w:pPr>
        <w:pStyle w:val="Descripcin"/>
        <w:jc w:val="center"/>
        <w:rPr>
          <w:lang w:val="en-US"/>
        </w:rPr>
      </w:pPr>
      <w:bookmarkStart w:id="1472" w:name="_Toc207315006"/>
      <w:bookmarkStart w:id="1473" w:name="_Toc202786433"/>
      <w:r>
        <w:t xml:space="preserve">Tabla </w:t>
      </w:r>
      <w:r w:rsidR="00DE1F43">
        <w:fldChar w:fldCharType="begin"/>
      </w:r>
      <w:r w:rsidR="00DE1F43">
        <w:instrText xml:space="preserve"> SEQ Tabla \* ARABIC </w:instrText>
      </w:r>
      <w:r w:rsidR="00DE1F43">
        <w:fldChar w:fldCharType="separate"/>
      </w:r>
      <w:r w:rsidR="0020779A">
        <w:rPr>
          <w:noProof/>
        </w:rPr>
        <w:t>12</w:t>
      </w:r>
      <w:r w:rsidR="00DE1F43">
        <w:rPr>
          <w:noProof/>
        </w:rPr>
        <w:fldChar w:fldCharType="end"/>
      </w:r>
      <w:r>
        <w:t xml:space="preserve"> - RF005</w:t>
      </w:r>
      <w:bookmarkEnd w:id="1472"/>
      <w:bookmarkEnd w:id="1473"/>
    </w:p>
    <w:tbl>
      <w:tblPr>
        <w:tblStyle w:val="Tablaconcuadrcula"/>
        <w:tblW w:w="0" w:type="auto"/>
        <w:tblLook w:val="04A0" w:firstRow="1" w:lastRow="0" w:firstColumn="1" w:lastColumn="0" w:noHBand="0" w:noVBand="1"/>
      </w:tblPr>
      <w:tblGrid>
        <w:gridCol w:w="4245"/>
        <w:gridCol w:w="4249"/>
      </w:tblGrid>
      <w:tr w:rsidR="00260674" w14:paraId="096E6877"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4F1631F" w14:textId="77777777" w:rsidR="00260674" w:rsidRDefault="00260674">
            <w:r>
              <w:rPr>
                <w:b/>
              </w:rPr>
              <w:lastRenderedPageBreak/>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0B74585C" w14:textId="70D40B30" w:rsidR="00260674" w:rsidRDefault="00260674">
            <w:r>
              <w:rPr>
                <w:b/>
              </w:rPr>
              <w:t>RF</w:t>
            </w:r>
            <w:r w:rsidR="00D41D18">
              <w:rPr>
                <w:b/>
              </w:rPr>
              <w:t>00</w:t>
            </w:r>
            <w:r>
              <w:rPr>
                <w:b/>
              </w:rPr>
              <w:t>6</w:t>
            </w:r>
          </w:p>
        </w:tc>
      </w:tr>
      <w:tr w:rsidR="00260674" w14:paraId="4EBF328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BAA42B1"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7DCD799B" w14:textId="77777777" w:rsidR="00260674" w:rsidRDefault="00260674">
            <w:r>
              <w:t>Detección de sentadillas</w:t>
            </w:r>
          </w:p>
        </w:tc>
      </w:tr>
      <w:tr w:rsidR="00260674" w14:paraId="7C337328"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801812B"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0CC4FD3B" w14:textId="77777777" w:rsidR="00260674" w:rsidRDefault="00260674">
            <w:r>
              <w:t>Alta</w:t>
            </w:r>
          </w:p>
        </w:tc>
      </w:tr>
      <w:tr w:rsidR="00260674" w14:paraId="49CC651F"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CD5C49C"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0FE470E9" w14:textId="77777777" w:rsidR="00260674" w:rsidRDefault="00260674">
            <w:r>
              <w:t>Detectar sentadillas completas a partir del giróscopo.</w:t>
            </w:r>
          </w:p>
        </w:tc>
      </w:tr>
      <w:tr w:rsidR="00260674" w14:paraId="30442875"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150453B"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3F7CC2A6" w14:textId="77777777" w:rsidR="00260674" w:rsidRDefault="00260674" w:rsidP="007B5E3A">
            <w:pPr>
              <w:keepNext/>
            </w:pPr>
            <w:r>
              <w:t>Uso del sensor correctamente colocado</w:t>
            </w:r>
          </w:p>
        </w:tc>
      </w:tr>
    </w:tbl>
    <w:p w14:paraId="41D0D54A" w14:textId="1C90EF11" w:rsidR="00260674" w:rsidRDefault="007B5E3A" w:rsidP="007B5E3A">
      <w:pPr>
        <w:pStyle w:val="Descripcin"/>
        <w:jc w:val="center"/>
        <w:rPr>
          <w:lang w:val="en-US"/>
        </w:rPr>
      </w:pPr>
      <w:bookmarkStart w:id="1474" w:name="_Toc207315007"/>
      <w:bookmarkStart w:id="1475" w:name="_Toc202786434"/>
      <w:r>
        <w:t xml:space="preserve">Tabla </w:t>
      </w:r>
      <w:r w:rsidR="00DE1F43">
        <w:fldChar w:fldCharType="begin"/>
      </w:r>
      <w:r w:rsidR="00DE1F43">
        <w:instrText xml:space="preserve"> SEQ Tabla \* ARABIC </w:instrText>
      </w:r>
      <w:r w:rsidR="00DE1F43">
        <w:fldChar w:fldCharType="separate"/>
      </w:r>
      <w:r w:rsidR="0020779A">
        <w:rPr>
          <w:noProof/>
        </w:rPr>
        <w:t>13</w:t>
      </w:r>
      <w:r w:rsidR="00DE1F43">
        <w:rPr>
          <w:noProof/>
        </w:rPr>
        <w:fldChar w:fldCharType="end"/>
      </w:r>
      <w:r>
        <w:t xml:space="preserve"> - RF006</w:t>
      </w:r>
      <w:bookmarkEnd w:id="1474"/>
      <w:bookmarkEnd w:id="1475"/>
    </w:p>
    <w:tbl>
      <w:tblPr>
        <w:tblStyle w:val="Tablaconcuadrcula"/>
        <w:tblW w:w="0" w:type="auto"/>
        <w:tblLook w:val="04A0" w:firstRow="1" w:lastRow="0" w:firstColumn="1" w:lastColumn="0" w:noHBand="0" w:noVBand="1"/>
      </w:tblPr>
      <w:tblGrid>
        <w:gridCol w:w="4249"/>
        <w:gridCol w:w="4245"/>
      </w:tblGrid>
      <w:tr w:rsidR="00260674" w14:paraId="7E1A8657"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039347FC"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443D48B1" w14:textId="43AE2B54" w:rsidR="00260674" w:rsidRDefault="00260674">
            <w:r>
              <w:rPr>
                <w:b/>
              </w:rPr>
              <w:t>RF</w:t>
            </w:r>
            <w:r w:rsidR="00D41D18">
              <w:rPr>
                <w:b/>
              </w:rPr>
              <w:t>00</w:t>
            </w:r>
            <w:r>
              <w:rPr>
                <w:b/>
              </w:rPr>
              <w:t>7</w:t>
            </w:r>
          </w:p>
        </w:tc>
      </w:tr>
      <w:tr w:rsidR="00260674" w14:paraId="1D983F2E"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AA0A1DA"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5F6E17E9" w14:textId="77777777" w:rsidR="00260674" w:rsidRDefault="00260674">
            <w:r>
              <w:t>Evaluación de equilibrio</w:t>
            </w:r>
          </w:p>
        </w:tc>
      </w:tr>
      <w:tr w:rsidR="00260674" w14:paraId="790B3ECA"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4BC9303"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0160C8FD" w14:textId="77777777" w:rsidR="00260674" w:rsidRDefault="00260674">
            <w:r>
              <w:t>Media</w:t>
            </w:r>
          </w:p>
        </w:tc>
      </w:tr>
      <w:tr w:rsidR="00260674" w14:paraId="35B308C6"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F74C405"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7D90C3C3" w14:textId="77777777" w:rsidR="00260674" w:rsidRDefault="00260674">
            <w:r>
              <w:t>Determinar duración y validez de posiciones de equilibrio.</w:t>
            </w:r>
          </w:p>
        </w:tc>
      </w:tr>
      <w:tr w:rsidR="00260674" w14:paraId="20E893EE"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064745D"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18D0E4DC" w14:textId="77777777" w:rsidR="00260674" w:rsidRDefault="00260674" w:rsidP="007B5E3A">
            <w:pPr>
              <w:keepNext/>
            </w:pPr>
            <w:r>
              <w:t>Supervisión profesional</w:t>
            </w:r>
          </w:p>
        </w:tc>
      </w:tr>
    </w:tbl>
    <w:p w14:paraId="157FDA4B" w14:textId="43E836D1" w:rsidR="00260674" w:rsidRDefault="007B5E3A" w:rsidP="007B5E3A">
      <w:pPr>
        <w:pStyle w:val="Descripcin"/>
        <w:jc w:val="center"/>
        <w:rPr>
          <w:lang w:val="en-US"/>
        </w:rPr>
      </w:pPr>
      <w:bookmarkStart w:id="1476" w:name="_Toc207315008"/>
      <w:bookmarkStart w:id="1477" w:name="_Toc202786435"/>
      <w:r>
        <w:t xml:space="preserve">Tabla </w:t>
      </w:r>
      <w:r w:rsidR="00DE1F43">
        <w:fldChar w:fldCharType="begin"/>
      </w:r>
      <w:r w:rsidR="00DE1F43">
        <w:instrText xml:space="preserve"> SEQ Tabla \* ARABIC </w:instrText>
      </w:r>
      <w:r w:rsidR="00DE1F43">
        <w:fldChar w:fldCharType="separate"/>
      </w:r>
      <w:r w:rsidR="0020779A">
        <w:rPr>
          <w:noProof/>
        </w:rPr>
        <w:t>14</w:t>
      </w:r>
      <w:r w:rsidR="00DE1F43">
        <w:rPr>
          <w:noProof/>
        </w:rPr>
        <w:fldChar w:fldCharType="end"/>
      </w:r>
      <w:r>
        <w:t xml:space="preserve"> - RF007</w:t>
      </w:r>
      <w:bookmarkEnd w:id="1476"/>
      <w:bookmarkEnd w:id="1477"/>
    </w:p>
    <w:tbl>
      <w:tblPr>
        <w:tblStyle w:val="Tablaconcuadrcula"/>
        <w:tblW w:w="0" w:type="auto"/>
        <w:tblLook w:val="04A0" w:firstRow="1" w:lastRow="0" w:firstColumn="1" w:lastColumn="0" w:noHBand="0" w:noVBand="1"/>
      </w:tblPr>
      <w:tblGrid>
        <w:gridCol w:w="4251"/>
        <w:gridCol w:w="4243"/>
      </w:tblGrid>
      <w:tr w:rsidR="00260674" w14:paraId="514CDE13"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4E63800"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6EFF4026" w14:textId="094E7E09" w:rsidR="00260674" w:rsidRDefault="00260674">
            <w:r>
              <w:rPr>
                <w:b/>
              </w:rPr>
              <w:t>RF</w:t>
            </w:r>
            <w:r w:rsidR="00D41D18">
              <w:rPr>
                <w:b/>
              </w:rPr>
              <w:t>00</w:t>
            </w:r>
            <w:r>
              <w:rPr>
                <w:b/>
              </w:rPr>
              <w:t>8</w:t>
            </w:r>
          </w:p>
        </w:tc>
      </w:tr>
      <w:tr w:rsidR="00260674" w14:paraId="1A609999"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0CF06AE1"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7E40E365" w14:textId="77777777" w:rsidR="00260674" w:rsidRDefault="00260674">
            <w:r>
              <w:t>Cálculo de velocidad de marcha</w:t>
            </w:r>
          </w:p>
        </w:tc>
      </w:tr>
      <w:tr w:rsidR="00260674" w14:paraId="471F4E27"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06F13876"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6F0FAAFB" w14:textId="77777777" w:rsidR="00260674" w:rsidRDefault="00260674">
            <w:r>
              <w:t>Alta</w:t>
            </w:r>
          </w:p>
        </w:tc>
      </w:tr>
      <w:tr w:rsidR="00260674" w14:paraId="769ECBC9"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7060876"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5D7F459F" w14:textId="77777777" w:rsidR="00260674" w:rsidRDefault="00260674">
            <w:r>
              <w:t>Calcular la velocidad de marcha a partir del sensor de distancia.</w:t>
            </w:r>
          </w:p>
        </w:tc>
      </w:tr>
      <w:tr w:rsidR="00260674" w14:paraId="419A2809"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4FCD4DB"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327EB2B2" w14:textId="77777777" w:rsidR="00260674" w:rsidRDefault="00260674" w:rsidP="007B5E3A">
            <w:pPr>
              <w:keepNext/>
            </w:pPr>
            <w:r>
              <w:t>Zona despejada para caminar, Sensor de distancia calibrado</w:t>
            </w:r>
          </w:p>
        </w:tc>
      </w:tr>
    </w:tbl>
    <w:p w14:paraId="51FEC526" w14:textId="32786324" w:rsidR="00260674" w:rsidRDefault="007B5E3A" w:rsidP="007B5E3A">
      <w:pPr>
        <w:pStyle w:val="Descripcin"/>
        <w:jc w:val="center"/>
        <w:rPr>
          <w:lang w:val="en-US"/>
        </w:rPr>
      </w:pPr>
      <w:bookmarkStart w:id="1478" w:name="_Toc207315009"/>
      <w:bookmarkStart w:id="1479" w:name="_Toc202786436"/>
      <w:r>
        <w:t xml:space="preserve">Tabla </w:t>
      </w:r>
      <w:r w:rsidR="00DE1F43">
        <w:fldChar w:fldCharType="begin"/>
      </w:r>
      <w:r w:rsidR="00DE1F43">
        <w:instrText xml:space="preserve"> SEQ Tabla \* ARABIC </w:instrText>
      </w:r>
      <w:r w:rsidR="00DE1F43">
        <w:fldChar w:fldCharType="separate"/>
      </w:r>
      <w:r w:rsidR="0020779A">
        <w:rPr>
          <w:noProof/>
        </w:rPr>
        <w:t>15</w:t>
      </w:r>
      <w:r w:rsidR="00DE1F43">
        <w:rPr>
          <w:noProof/>
        </w:rPr>
        <w:fldChar w:fldCharType="end"/>
      </w:r>
      <w:r>
        <w:t xml:space="preserve"> - RF008</w:t>
      </w:r>
      <w:bookmarkEnd w:id="1478"/>
      <w:bookmarkEnd w:id="1479"/>
    </w:p>
    <w:tbl>
      <w:tblPr>
        <w:tblStyle w:val="Tablaconcuadrcula"/>
        <w:tblW w:w="0" w:type="auto"/>
        <w:tblLook w:val="04A0" w:firstRow="1" w:lastRow="0" w:firstColumn="1" w:lastColumn="0" w:noHBand="0" w:noVBand="1"/>
      </w:tblPr>
      <w:tblGrid>
        <w:gridCol w:w="4251"/>
        <w:gridCol w:w="4243"/>
      </w:tblGrid>
      <w:tr w:rsidR="00260674" w14:paraId="345ABE52"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35DE2184" w14:textId="77777777" w:rsidR="00260674" w:rsidRDefault="00260674" w:rsidP="00B17A60">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25B88F36" w14:textId="484E1F96" w:rsidR="00260674" w:rsidRDefault="00260674" w:rsidP="00B17A60">
            <w:r>
              <w:rPr>
                <w:b/>
              </w:rPr>
              <w:t>RF</w:t>
            </w:r>
            <w:r w:rsidR="00D41D18">
              <w:rPr>
                <w:b/>
              </w:rPr>
              <w:t>00</w:t>
            </w:r>
            <w:r>
              <w:rPr>
                <w:b/>
              </w:rPr>
              <w:t>9</w:t>
            </w:r>
          </w:p>
        </w:tc>
      </w:tr>
      <w:tr w:rsidR="00260674" w14:paraId="1822A2AE"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18441001" w14:textId="77777777" w:rsidR="00260674" w:rsidRDefault="00260674" w:rsidP="00B17A60">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0626C365" w14:textId="77777777" w:rsidR="00260674" w:rsidRDefault="00260674" w:rsidP="00B17A60">
            <w:r>
              <w:t>Reinicio de pruebas</w:t>
            </w:r>
          </w:p>
        </w:tc>
      </w:tr>
      <w:tr w:rsidR="00260674" w14:paraId="56D9590D"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03C7AE67" w14:textId="77777777" w:rsidR="00260674" w:rsidRDefault="00260674" w:rsidP="00B17A60">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1E7A59F2" w14:textId="77777777" w:rsidR="00260674" w:rsidRDefault="00260674" w:rsidP="00B17A60">
            <w:r>
              <w:t>Media</w:t>
            </w:r>
          </w:p>
        </w:tc>
      </w:tr>
      <w:tr w:rsidR="00260674" w14:paraId="1FE6CBF9"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6B3A3424" w14:textId="77777777" w:rsidR="00260674" w:rsidRDefault="00260674" w:rsidP="00B17A60">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32EF42EA" w14:textId="77777777" w:rsidR="00260674" w:rsidRDefault="00260674" w:rsidP="00B17A60">
            <w:r>
              <w:t>Permitir el reinicio de la prueba en cualquier momento</w:t>
            </w:r>
          </w:p>
        </w:tc>
      </w:tr>
      <w:tr w:rsidR="00260674" w14:paraId="5C5C3898"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742BD570" w14:textId="77777777" w:rsidR="00260674" w:rsidRDefault="00260674" w:rsidP="00B17A60">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50A81C8D" w14:textId="77777777" w:rsidR="00260674" w:rsidRDefault="00260674" w:rsidP="007B5E3A">
            <w:pPr>
              <w:keepNext/>
            </w:pPr>
            <w:r>
              <w:t>Ninguna</w:t>
            </w:r>
          </w:p>
        </w:tc>
      </w:tr>
    </w:tbl>
    <w:p w14:paraId="58F40439" w14:textId="3B86DDE0" w:rsidR="00260674" w:rsidRDefault="007B5E3A" w:rsidP="007B5E3A">
      <w:pPr>
        <w:pStyle w:val="Descripcin"/>
        <w:jc w:val="center"/>
        <w:rPr>
          <w:lang w:val="en-US"/>
        </w:rPr>
      </w:pPr>
      <w:bookmarkStart w:id="1480" w:name="_Toc207315010"/>
      <w:bookmarkStart w:id="1481" w:name="_Toc202786437"/>
      <w:r>
        <w:t xml:space="preserve">Tabla </w:t>
      </w:r>
      <w:r w:rsidR="00DE1F43">
        <w:fldChar w:fldCharType="begin"/>
      </w:r>
      <w:r w:rsidR="00DE1F43">
        <w:instrText xml:space="preserve"> SEQ Tabla \* ARABIC </w:instrText>
      </w:r>
      <w:r w:rsidR="00DE1F43">
        <w:fldChar w:fldCharType="separate"/>
      </w:r>
      <w:r w:rsidR="0020779A">
        <w:rPr>
          <w:noProof/>
        </w:rPr>
        <w:t>16</w:t>
      </w:r>
      <w:r w:rsidR="00DE1F43">
        <w:rPr>
          <w:noProof/>
        </w:rPr>
        <w:fldChar w:fldCharType="end"/>
      </w:r>
      <w:r>
        <w:t xml:space="preserve"> - RF009</w:t>
      </w:r>
      <w:bookmarkEnd w:id="1480"/>
      <w:bookmarkEnd w:id="1481"/>
    </w:p>
    <w:p w14:paraId="2452D2DB" w14:textId="77777777" w:rsidR="00260674" w:rsidRDefault="00260674" w:rsidP="00096189">
      <w:pPr>
        <w:rPr>
          <w:lang w:val="en-US"/>
        </w:rPr>
      </w:pPr>
    </w:p>
    <w:tbl>
      <w:tblPr>
        <w:tblStyle w:val="Tablaconcuadrcula"/>
        <w:tblW w:w="0" w:type="auto"/>
        <w:tblLook w:val="04A0" w:firstRow="1" w:lastRow="0" w:firstColumn="1" w:lastColumn="0" w:noHBand="0" w:noVBand="1"/>
      </w:tblPr>
      <w:tblGrid>
        <w:gridCol w:w="4245"/>
        <w:gridCol w:w="4249"/>
      </w:tblGrid>
      <w:tr w:rsidR="00260674" w14:paraId="55B506EC"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86FCE5D"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144C7F1C" w14:textId="6225F234" w:rsidR="00260674" w:rsidRDefault="00260674">
            <w:r>
              <w:rPr>
                <w:b/>
              </w:rPr>
              <w:t>RF</w:t>
            </w:r>
            <w:r w:rsidR="00D41D18">
              <w:rPr>
                <w:b/>
              </w:rPr>
              <w:t>010</w:t>
            </w:r>
          </w:p>
        </w:tc>
      </w:tr>
      <w:tr w:rsidR="00260674" w14:paraId="0E6EE22F"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CD77CF4"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1E161BA" w14:textId="77777777" w:rsidR="00260674" w:rsidRDefault="00260674">
            <w:r>
              <w:t>Puntuación SPPB</w:t>
            </w:r>
          </w:p>
        </w:tc>
      </w:tr>
      <w:tr w:rsidR="00260674" w14:paraId="58E87CE7"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EE7CEBC"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2DF2DBD6" w14:textId="77777777" w:rsidR="00260674" w:rsidRDefault="00260674">
            <w:r>
              <w:t>Alta</w:t>
            </w:r>
          </w:p>
        </w:tc>
      </w:tr>
      <w:tr w:rsidR="00260674" w14:paraId="1D88BECC"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A0C93CA"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7F8E9F78" w14:textId="77777777" w:rsidR="00260674" w:rsidRDefault="00260674">
            <w:r>
              <w:t>Asignar puntuaciones SPPB a cada prueba según los criterios establecidos.</w:t>
            </w:r>
          </w:p>
        </w:tc>
      </w:tr>
      <w:tr w:rsidR="00260674" w14:paraId="7F52BF79"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20C69DC"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5145D6EA" w14:textId="77777777" w:rsidR="00260674" w:rsidRDefault="00260674" w:rsidP="007B5E3A">
            <w:pPr>
              <w:keepNext/>
            </w:pPr>
            <w:r>
              <w:t>Pruebas realizadas correctamente</w:t>
            </w:r>
          </w:p>
        </w:tc>
      </w:tr>
    </w:tbl>
    <w:p w14:paraId="24887773" w14:textId="28DFCB3D" w:rsidR="00260674" w:rsidRDefault="007B5E3A" w:rsidP="007B5E3A">
      <w:pPr>
        <w:pStyle w:val="Descripcin"/>
        <w:jc w:val="center"/>
        <w:rPr>
          <w:lang w:val="en-US"/>
        </w:rPr>
      </w:pPr>
      <w:bookmarkStart w:id="1482" w:name="_Toc207315011"/>
      <w:bookmarkStart w:id="1483" w:name="_Toc202786438"/>
      <w:r>
        <w:t xml:space="preserve">Tabla </w:t>
      </w:r>
      <w:r w:rsidR="00DE1F43">
        <w:fldChar w:fldCharType="begin"/>
      </w:r>
      <w:r w:rsidR="00DE1F43">
        <w:instrText xml:space="preserve"> SEQ Tabla \* ARABIC </w:instrText>
      </w:r>
      <w:r w:rsidR="00DE1F43">
        <w:fldChar w:fldCharType="separate"/>
      </w:r>
      <w:r w:rsidR="0020779A">
        <w:rPr>
          <w:noProof/>
        </w:rPr>
        <w:t>17</w:t>
      </w:r>
      <w:r w:rsidR="00DE1F43">
        <w:rPr>
          <w:noProof/>
        </w:rPr>
        <w:fldChar w:fldCharType="end"/>
      </w:r>
      <w:r>
        <w:t xml:space="preserve"> - RF010</w:t>
      </w:r>
      <w:bookmarkEnd w:id="1482"/>
      <w:bookmarkEnd w:id="1483"/>
    </w:p>
    <w:tbl>
      <w:tblPr>
        <w:tblStyle w:val="Tablaconcuadrcula"/>
        <w:tblW w:w="0" w:type="auto"/>
        <w:tblLook w:val="04A0" w:firstRow="1" w:lastRow="0" w:firstColumn="1" w:lastColumn="0" w:noHBand="0" w:noVBand="1"/>
      </w:tblPr>
      <w:tblGrid>
        <w:gridCol w:w="4242"/>
        <w:gridCol w:w="4252"/>
      </w:tblGrid>
      <w:tr w:rsidR="00260674" w14:paraId="061D884C"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25B3F3C"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2195AD13" w14:textId="3F0405DC" w:rsidR="00260674" w:rsidRDefault="00260674">
            <w:r>
              <w:rPr>
                <w:b/>
              </w:rPr>
              <w:t>RF</w:t>
            </w:r>
            <w:r w:rsidR="00D41D18">
              <w:rPr>
                <w:b/>
              </w:rPr>
              <w:t>0</w:t>
            </w:r>
            <w:r>
              <w:rPr>
                <w:b/>
              </w:rPr>
              <w:t>1</w:t>
            </w:r>
            <w:r w:rsidR="00D41D18">
              <w:rPr>
                <w:b/>
              </w:rPr>
              <w:t>1</w:t>
            </w:r>
          </w:p>
        </w:tc>
      </w:tr>
      <w:tr w:rsidR="00260674" w14:paraId="07D0FCFD"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6028FA5"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B4D8416" w14:textId="77777777" w:rsidR="00260674" w:rsidRDefault="00260674">
            <w:r>
              <w:t xml:space="preserve">Almacenamiento en </w:t>
            </w:r>
            <w:proofErr w:type="spellStart"/>
            <w:r>
              <w:t>Firebase</w:t>
            </w:r>
            <w:proofErr w:type="spellEnd"/>
          </w:p>
        </w:tc>
      </w:tr>
      <w:tr w:rsidR="00260674" w14:paraId="2A3B86B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78623D7"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7019D634" w14:textId="77777777" w:rsidR="00260674" w:rsidRDefault="00260674">
            <w:r>
              <w:t>Alta</w:t>
            </w:r>
          </w:p>
        </w:tc>
      </w:tr>
      <w:tr w:rsidR="00260674" w14:paraId="4FF60C78"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8AB339B"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6AE78C16" w14:textId="77777777" w:rsidR="00260674" w:rsidRDefault="00260674">
            <w:r>
              <w:t xml:space="preserve">Guardar datos procesados en </w:t>
            </w:r>
            <w:proofErr w:type="spellStart"/>
            <w:r>
              <w:t>Firebase</w:t>
            </w:r>
            <w:proofErr w:type="spellEnd"/>
            <w:r>
              <w:t xml:space="preserve"> asociados al paciente.</w:t>
            </w:r>
          </w:p>
        </w:tc>
      </w:tr>
      <w:tr w:rsidR="00260674" w14:paraId="58939371"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D4947C3"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6F52DA74" w14:textId="77777777" w:rsidR="00260674" w:rsidRDefault="00260674" w:rsidP="007B5E3A">
            <w:pPr>
              <w:keepNext/>
            </w:pPr>
            <w:r>
              <w:t>Acceso a Internet</w:t>
            </w:r>
          </w:p>
        </w:tc>
      </w:tr>
    </w:tbl>
    <w:p w14:paraId="308C4745" w14:textId="0A10435F" w:rsidR="00260674" w:rsidRDefault="007B5E3A" w:rsidP="007B5E3A">
      <w:pPr>
        <w:pStyle w:val="Descripcin"/>
        <w:jc w:val="center"/>
        <w:rPr>
          <w:lang w:val="en-US"/>
        </w:rPr>
      </w:pPr>
      <w:bookmarkStart w:id="1484" w:name="_Toc207315012"/>
      <w:bookmarkStart w:id="1485" w:name="_Toc202786439"/>
      <w:r>
        <w:t xml:space="preserve">Tabla </w:t>
      </w:r>
      <w:r w:rsidR="00DE1F43">
        <w:fldChar w:fldCharType="begin"/>
      </w:r>
      <w:r w:rsidR="00DE1F43">
        <w:instrText xml:space="preserve"> SEQ Tabla \* ARABIC </w:instrText>
      </w:r>
      <w:r w:rsidR="00DE1F43">
        <w:fldChar w:fldCharType="separate"/>
      </w:r>
      <w:r w:rsidR="0020779A">
        <w:rPr>
          <w:noProof/>
        </w:rPr>
        <w:t>18</w:t>
      </w:r>
      <w:r w:rsidR="00DE1F43">
        <w:rPr>
          <w:noProof/>
        </w:rPr>
        <w:fldChar w:fldCharType="end"/>
      </w:r>
      <w:r>
        <w:t xml:space="preserve"> - RF011</w:t>
      </w:r>
      <w:bookmarkEnd w:id="1484"/>
      <w:bookmarkEnd w:id="1485"/>
    </w:p>
    <w:tbl>
      <w:tblPr>
        <w:tblStyle w:val="Tablaconcuadrcula"/>
        <w:tblW w:w="0" w:type="auto"/>
        <w:tblLook w:val="04A0" w:firstRow="1" w:lastRow="0" w:firstColumn="1" w:lastColumn="0" w:noHBand="0" w:noVBand="1"/>
      </w:tblPr>
      <w:tblGrid>
        <w:gridCol w:w="4246"/>
        <w:gridCol w:w="4248"/>
      </w:tblGrid>
      <w:tr w:rsidR="00260674" w14:paraId="7C420A50"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096E727" w14:textId="77777777" w:rsidR="00260674" w:rsidRDefault="00260674">
            <w:r>
              <w:rPr>
                <w:b/>
              </w:rPr>
              <w:lastRenderedPageBreak/>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082E88C8" w14:textId="683423FC" w:rsidR="00260674" w:rsidRDefault="00260674">
            <w:r>
              <w:rPr>
                <w:b/>
              </w:rPr>
              <w:t>RF</w:t>
            </w:r>
            <w:r w:rsidR="00D41D18">
              <w:rPr>
                <w:b/>
              </w:rPr>
              <w:t>0</w:t>
            </w:r>
            <w:r>
              <w:rPr>
                <w:b/>
              </w:rPr>
              <w:t>1</w:t>
            </w:r>
            <w:r w:rsidR="00D41D18">
              <w:rPr>
                <w:b/>
              </w:rPr>
              <w:t>2</w:t>
            </w:r>
          </w:p>
        </w:tc>
      </w:tr>
      <w:tr w:rsidR="00260674" w14:paraId="632E059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0C929EF8"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6FE945F7" w14:textId="77777777" w:rsidR="00260674" w:rsidRDefault="00260674">
            <w:r>
              <w:t>Sincronización de datos</w:t>
            </w:r>
          </w:p>
        </w:tc>
      </w:tr>
      <w:tr w:rsidR="00260674" w14:paraId="73DBF6A1"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798A128"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356B63AF" w14:textId="77777777" w:rsidR="00260674" w:rsidRDefault="00260674">
            <w:r>
              <w:t>Media</w:t>
            </w:r>
          </w:p>
        </w:tc>
      </w:tr>
      <w:tr w:rsidR="00260674" w14:paraId="284D49E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8917852"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5FC1C91D" w14:textId="77777777" w:rsidR="00260674" w:rsidRDefault="00260674">
            <w:r>
              <w:t xml:space="preserve">Sincronizar datos con </w:t>
            </w:r>
            <w:proofErr w:type="spellStart"/>
            <w:r>
              <w:t>Firebase</w:t>
            </w:r>
            <w:proofErr w:type="spellEnd"/>
            <w:r>
              <w:t>.</w:t>
            </w:r>
          </w:p>
        </w:tc>
      </w:tr>
      <w:tr w:rsidR="00260674" w14:paraId="45B3B28F"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8182F9B"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12E7123F" w14:textId="77777777" w:rsidR="00260674" w:rsidRDefault="00260674" w:rsidP="007B5E3A">
            <w:pPr>
              <w:keepNext/>
            </w:pPr>
            <w:r>
              <w:t>Acceso a Internet</w:t>
            </w:r>
          </w:p>
        </w:tc>
      </w:tr>
    </w:tbl>
    <w:p w14:paraId="19D5F038" w14:textId="0A1433E9" w:rsidR="00260674" w:rsidRDefault="007B5E3A" w:rsidP="007B5E3A">
      <w:pPr>
        <w:pStyle w:val="Descripcin"/>
        <w:jc w:val="center"/>
        <w:rPr>
          <w:lang w:val="en-US"/>
        </w:rPr>
      </w:pPr>
      <w:bookmarkStart w:id="1486" w:name="_Toc207315013"/>
      <w:bookmarkStart w:id="1487" w:name="_Toc202786440"/>
      <w:r>
        <w:t xml:space="preserve">Tabla </w:t>
      </w:r>
      <w:r w:rsidR="00DE1F43">
        <w:fldChar w:fldCharType="begin"/>
      </w:r>
      <w:r w:rsidR="00DE1F43">
        <w:instrText xml:space="preserve"> SEQ Tabla \* ARABIC </w:instrText>
      </w:r>
      <w:r w:rsidR="00DE1F43">
        <w:fldChar w:fldCharType="separate"/>
      </w:r>
      <w:r w:rsidR="0020779A">
        <w:rPr>
          <w:noProof/>
        </w:rPr>
        <w:t>19</w:t>
      </w:r>
      <w:r w:rsidR="00DE1F43">
        <w:rPr>
          <w:noProof/>
        </w:rPr>
        <w:fldChar w:fldCharType="end"/>
      </w:r>
      <w:r>
        <w:t xml:space="preserve"> - RF012</w:t>
      </w:r>
      <w:bookmarkEnd w:id="1486"/>
      <w:bookmarkEnd w:id="1487"/>
    </w:p>
    <w:tbl>
      <w:tblPr>
        <w:tblStyle w:val="Tablaconcuadrcula"/>
        <w:tblW w:w="0" w:type="auto"/>
        <w:tblLook w:val="04A0" w:firstRow="1" w:lastRow="0" w:firstColumn="1" w:lastColumn="0" w:noHBand="0" w:noVBand="1"/>
      </w:tblPr>
      <w:tblGrid>
        <w:gridCol w:w="4247"/>
        <w:gridCol w:w="4247"/>
      </w:tblGrid>
      <w:tr w:rsidR="00260674" w14:paraId="787C3049"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F6D46C5"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5E40D6C5" w14:textId="48B31D6C" w:rsidR="00260674" w:rsidRDefault="00260674">
            <w:r>
              <w:rPr>
                <w:b/>
              </w:rPr>
              <w:t>RF</w:t>
            </w:r>
            <w:r w:rsidR="00D41D18">
              <w:rPr>
                <w:b/>
              </w:rPr>
              <w:t>0</w:t>
            </w:r>
            <w:r>
              <w:rPr>
                <w:b/>
              </w:rPr>
              <w:t>1</w:t>
            </w:r>
            <w:r w:rsidR="00D41D18">
              <w:rPr>
                <w:b/>
              </w:rPr>
              <w:t>3</w:t>
            </w:r>
          </w:p>
        </w:tc>
      </w:tr>
      <w:tr w:rsidR="00260674" w14:paraId="036FC179"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F554FDD"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6E5A821" w14:textId="77777777" w:rsidR="00260674" w:rsidRDefault="00260674">
            <w:r>
              <w:t>Inicio de sesión</w:t>
            </w:r>
          </w:p>
        </w:tc>
      </w:tr>
      <w:tr w:rsidR="00260674" w14:paraId="248D3D11"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15DFD5F"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3DCE0B1D" w14:textId="77777777" w:rsidR="00260674" w:rsidRDefault="00260674">
            <w:r>
              <w:t>Alta</w:t>
            </w:r>
          </w:p>
        </w:tc>
      </w:tr>
      <w:tr w:rsidR="00260674" w14:paraId="1023121C"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96C6D5F"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2FACB832" w14:textId="77777777" w:rsidR="00260674" w:rsidRDefault="00260674">
            <w:r>
              <w:t>Permitir inicio de sesión para profesionales y pacientes.</w:t>
            </w:r>
          </w:p>
        </w:tc>
      </w:tr>
      <w:tr w:rsidR="00260674" w14:paraId="1D3FF2B8"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C7A7BA3"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71E5F048" w14:textId="77777777" w:rsidR="00260674" w:rsidRDefault="00260674" w:rsidP="007B5E3A">
            <w:pPr>
              <w:keepNext/>
            </w:pPr>
            <w:r>
              <w:t>Acceso a Internet</w:t>
            </w:r>
          </w:p>
        </w:tc>
      </w:tr>
    </w:tbl>
    <w:p w14:paraId="394F3A5C" w14:textId="6EAB4B28" w:rsidR="00260674" w:rsidRDefault="007B5E3A" w:rsidP="007B5E3A">
      <w:pPr>
        <w:pStyle w:val="Descripcin"/>
        <w:jc w:val="center"/>
        <w:rPr>
          <w:lang w:val="en-US"/>
        </w:rPr>
      </w:pPr>
      <w:bookmarkStart w:id="1488" w:name="_Toc207315014"/>
      <w:bookmarkStart w:id="1489" w:name="_Toc202786441"/>
      <w:r>
        <w:t xml:space="preserve">Tabla </w:t>
      </w:r>
      <w:r w:rsidR="00DE1F43">
        <w:fldChar w:fldCharType="begin"/>
      </w:r>
      <w:r w:rsidR="00DE1F43">
        <w:instrText xml:space="preserve"> SEQ Tabla \* ARABIC </w:instrText>
      </w:r>
      <w:r w:rsidR="00DE1F43">
        <w:fldChar w:fldCharType="separate"/>
      </w:r>
      <w:r w:rsidR="0020779A">
        <w:rPr>
          <w:noProof/>
        </w:rPr>
        <w:t>20</w:t>
      </w:r>
      <w:r w:rsidR="00DE1F43">
        <w:rPr>
          <w:noProof/>
        </w:rPr>
        <w:fldChar w:fldCharType="end"/>
      </w:r>
      <w:r>
        <w:t xml:space="preserve"> - RF013</w:t>
      </w:r>
      <w:bookmarkEnd w:id="1488"/>
      <w:bookmarkEnd w:id="1489"/>
    </w:p>
    <w:tbl>
      <w:tblPr>
        <w:tblStyle w:val="Tablaconcuadrcula"/>
        <w:tblW w:w="0" w:type="auto"/>
        <w:tblLook w:val="04A0" w:firstRow="1" w:lastRow="0" w:firstColumn="1" w:lastColumn="0" w:noHBand="0" w:noVBand="1"/>
      </w:tblPr>
      <w:tblGrid>
        <w:gridCol w:w="4247"/>
        <w:gridCol w:w="4247"/>
      </w:tblGrid>
      <w:tr w:rsidR="00260674" w14:paraId="38013860"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2F7EBA22" w14:textId="77777777" w:rsidR="00260674" w:rsidRDefault="00260674" w:rsidP="00B17A60">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2BB7749B" w14:textId="5502E0B3" w:rsidR="00260674" w:rsidRDefault="00260674" w:rsidP="00B17A60">
            <w:r>
              <w:rPr>
                <w:b/>
              </w:rPr>
              <w:t>RF</w:t>
            </w:r>
            <w:r w:rsidR="00D41D18">
              <w:rPr>
                <w:b/>
              </w:rPr>
              <w:t>0</w:t>
            </w:r>
            <w:r>
              <w:rPr>
                <w:b/>
              </w:rPr>
              <w:t>1</w:t>
            </w:r>
            <w:r w:rsidR="00D41D18">
              <w:rPr>
                <w:b/>
              </w:rPr>
              <w:t>4</w:t>
            </w:r>
          </w:p>
        </w:tc>
      </w:tr>
      <w:tr w:rsidR="00260674" w14:paraId="7B47F4F3"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21DC7B17" w14:textId="77777777" w:rsidR="00260674" w:rsidRDefault="00260674" w:rsidP="00B17A60">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226AEE62" w14:textId="77777777" w:rsidR="00260674" w:rsidRDefault="00260674" w:rsidP="0020792F">
            <w:pPr>
              <w:ind w:left="708" w:hanging="708"/>
            </w:pPr>
            <w:r>
              <w:t>Registro</w:t>
            </w:r>
          </w:p>
        </w:tc>
      </w:tr>
      <w:tr w:rsidR="00260674" w14:paraId="0692642A"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128CF5D5" w14:textId="77777777" w:rsidR="00260674" w:rsidRDefault="00260674" w:rsidP="00B17A60">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44BFA10E" w14:textId="77777777" w:rsidR="00260674" w:rsidRDefault="00260674" w:rsidP="00B17A60">
            <w:r>
              <w:t>Alta</w:t>
            </w:r>
          </w:p>
        </w:tc>
      </w:tr>
      <w:tr w:rsidR="00260674" w14:paraId="35046365"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39195D13" w14:textId="77777777" w:rsidR="00260674" w:rsidRDefault="00260674" w:rsidP="00B17A60">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1D147620" w14:textId="77777777" w:rsidR="00260674" w:rsidRDefault="00260674" w:rsidP="00B17A60">
            <w:r>
              <w:t>Permitir a los profesionales sanitarios registrarse por primera vez</w:t>
            </w:r>
          </w:p>
        </w:tc>
      </w:tr>
      <w:tr w:rsidR="00260674" w14:paraId="5177AE24"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0465F542" w14:textId="77777777" w:rsidR="00260674" w:rsidRDefault="00260674" w:rsidP="00B17A60">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567E971A" w14:textId="77777777" w:rsidR="00260674" w:rsidRDefault="00260674" w:rsidP="007B5E3A">
            <w:pPr>
              <w:keepNext/>
            </w:pPr>
            <w:r>
              <w:t>Acceso a Internet</w:t>
            </w:r>
          </w:p>
        </w:tc>
      </w:tr>
    </w:tbl>
    <w:p w14:paraId="776071EB" w14:textId="2DF97F93" w:rsidR="00260674" w:rsidRDefault="007B5E3A" w:rsidP="007B5E3A">
      <w:pPr>
        <w:pStyle w:val="Descripcin"/>
        <w:jc w:val="center"/>
        <w:rPr>
          <w:lang w:val="en-US"/>
        </w:rPr>
      </w:pPr>
      <w:bookmarkStart w:id="1490" w:name="_Toc207315015"/>
      <w:bookmarkStart w:id="1491" w:name="_Toc202786442"/>
      <w:r>
        <w:t xml:space="preserve">Tabla </w:t>
      </w:r>
      <w:r w:rsidR="00DE1F43">
        <w:fldChar w:fldCharType="begin"/>
      </w:r>
      <w:r w:rsidR="00DE1F43">
        <w:instrText xml:space="preserve"> SEQ Tabla \* ARABIC </w:instrText>
      </w:r>
      <w:r w:rsidR="00DE1F43">
        <w:fldChar w:fldCharType="separate"/>
      </w:r>
      <w:r w:rsidR="0020779A">
        <w:rPr>
          <w:noProof/>
        </w:rPr>
        <w:t>21</w:t>
      </w:r>
      <w:r w:rsidR="00DE1F43">
        <w:rPr>
          <w:noProof/>
        </w:rPr>
        <w:fldChar w:fldCharType="end"/>
      </w:r>
      <w:r>
        <w:t xml:space="preserve"> - RF014</w:t>
      </w:r>
      <w:bookmarkEnd w:id="1490"/>
      <w:bookmarkEnd w:id="1491"/>
    </w:p>
    <w:tbl>
      <w:tblPr>
        <w:tblStyle w:val="Tablaconcuadrcula"/>
        <w:tblW w:w="0" w:type="auto"/>
        <w:tblLook w:val="04A0" w:firstRow="1" w:lastRow="0" w:firstColumn="1" w:lastColumn="0" w:noHBand="0" w:noVBand="1"/>
      </w:tblPr>
      <w:tblGrid>
        <w:gridCol w:w="4246"/>
        <w:gridCol w:w="4248"/>
      </w:tblGrid>
      <w:tr w:rsidR="00260674" w14:paraId="643153D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9FF3237"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5E364CE8" w14:textId="676E7BAB" w:rsidR="00260674" w:rsidRDefault="00260674">
            <w:r>
              <w:rPr>
                <w:b/>
              </w:rPr>
              <w:t>RF</w:t>
            </w:r>
            <w:r w:rsidR="00D41D18">
              <w:rPr>
                <w:b/>
              </w:rPr>
              <w:t>0</w:t>
            </w:r>
            <w:r>
              <w:rPr>
                <w:b/>
              </w:rPr>
              <w:t>1</w:t>
            </w:r>
            <w:r w:rsidR="00D41D18">
              <w:rPr>
                <w:b/>
              </w:rPr>
              <w:t>5</w:t>
            </w:r>
          </w:p>
        </w:tc>
      </w:tr>
      <w:tr w:rsidR="00260674" w14:paraId="07580BC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3697C93"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0DCF2B7" w14:textId="77777777" w:rsidR="00260674" w:rsidRDefault="00260674">
            <w:r>
              <w:t>Control de permisos</w:t>
            </w:r>
          </w:p>
        </w:tc>
      </w:tr>
      <w:tr w:rsidR="00260674" w14:paraId="42C35A40"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7C7CA92"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26B32C9D" w14:textId="77777777" w:rsidR="00260674" w:rsidRDefault="00260674">
            <w:r>
              <w:t>Alta</w:t>
            </w:r>
          </w:p>
        </w:tc>
      </w:tr>
      <w:tr w:rsidR="00260674" w14:paraId="5DBE14E0"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B6A3392"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14495E94" w14:textId="77777777" w:rsidR="00260674" w:rsidRDefault="00260674">
            <w:r>
              <w:t>Gestionar permisos según el rol (profesional o paciente).</w:t>
            </w:r>
          </w:p>
        </w:tc>
      </w:tr>
      <w:tr w:rsidR="00260674" w14:paraId="58E6D4B7"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033CFA8"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3EB24AA8" w14:textId="77777777" w:rsidR="00260674" w:rsidRDefault="00260674" w:rsidP="007B5E3A">
            <w:pPr>
              <w:keepNext/>
            </w:pPr>
            <w:r>
              <w:t>Inicio de sesión en modo administrador exitoso</w:t>
            </w:r>
          </w:p>
        </w:tc>
      </w:tr>
    </w:tbl>
    <w:p w14:paraId="2A7B4779" w14:textId="761788E6" w:rsidR="00260674" w:rsidRDefault="007B5E3A" w:rsidP="007B5E3A">
      <w:pPr>
        <w:pStyle w:val="Descripcin"/>
        <w:jc w:val="center"/>
        <w:rPr>
          <w:lang w:val="en-US"/>
        </w:rPr>
      </w:pPr>
      <w:bookmarkStart w:id="1492" w:name="_Toc207315016"/>
      <w:bookmarkStart w:id="1493" w:name="_Toc202786443"/>
      <w:r>
        <w:t xml:space="preserve">Tabla </w:t>
      </w:r>
      <w:r w:rsidR="00DE1F43">
        <w:fldChar w:fldCharType="begin"/>
      </w:r>
      <w:r w:rsidR="00DE1F43">
        <w:instrText xml:space="preserve"> SEQ Tabla \* ARABIC </w:instrText>
      </w:r>
      <w:r w:rsidR="00DE1F43">
        <w:fldChar w:fldCharType="separate"/>
      </w:r>
      <w:r w:rsidR="0020779A">
        <w:rPr>
          <w:noProof/>
        </w:rPr>
        <w:t>22</w:t>
      </w:r>
      <w:r w:rsidR="00DE1F43">
        <w:rPr>
          <w:noProof/>
        </w:rPr>
        <w:fldChar w:fldCharType="end"/>
      </w:r>
      <w:r>
        <w:t xml:space="preserve"> - RF015</w:t>
      </w:r>
      <w:bookmarkEnd w:id="1492"/>
      <w:bookmarkEnd w:id="1493"/>
    </w:p>
    <w:tbl>
      <w:tblPr>
        <w:tblStyle w:val="Tablaconcuadrcula"/>
        <w:tblW w:w="0" w:type="auto"/>
        <w:tblLook w:val="04A0" w:firstRow="1" w:lastRow="0" w:firstColumn="1" w:lastColumn="0" w:noHBand="0" w:noVBand="1"/>
      </w:tblPr>
      <w:tblGrid>
        <w:gridCol w:w="4245"/>
        <w:gridCol w:w="4249"/>
      </w:tblGrid>
      <w:tr w:rsidR="00260674" w14:paraId="18E7D780"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5671C260" w14:textId="77777777" w:rsidR="00260674" w:rsidRDefault="00260674" w:rsidP="00B17A60">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653AB969" w14:textId="52181769" w:rsidR="00260674" w:rsidRDefault="00260674" w:rsidP="00B17A60">
            <w:r>
              <w:rPr>
                <w:b/>
              </w:rPr>
              <w:t>RF</w:t>
            </w:r>
            <w:r w:rsidR="00D41D18">
              <w:rPr>
                <w:b/>
              </w:rPr>
              <w:t>0</w:t>
            </w:r>
            <w:r>
              <w:rPr>
                <w:b/>
              </w:rPr>
              <w:t>1</w:t>
            </w:r>
            <w:r w:rsidR="00D41D18">
              <w:rPr>
                <w:b/>
              </w:rPr>
              <w:t>6</w:t>
            </w:r>
          </w:p>
        </w:tc>
      </w:tr>
      <w:tr w:rsidR="00260674" w14:paraId="2DC56463"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114301A0" w14:textId="77777777" w:rsidR="00260674" w:rsidRDefault="00260674" w:rsidP="00B17A60">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52A20C79" w14:textId="77777777" w:rsidR="00260674" w:rsidRDefault="00260674" w:rsidP="00B17A60">
            <w:r>
              <w:t>Administración de usuarios</w:t>
            </w:r>
          </w:p>
        </w:tc>
      </w:tr>
      <w:tr w:rsidR="00260674" w14:paraId="7ED7F4A5"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08A8E90F" w14:textId="77777777" w:rsidR="00260674" w:rsidRDefault="00260674" w:rsidP="00B17A60">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530195AD" w14:textId="77777777" w:rsidR="00260674" w:rsidRDefault="00260674" w:rsidP="00B17A60">
            <w:r>
              <w:t>Alta</w:t>
            </w:r>
          </w:p>
        </w:tc>
      </w:tr>
      <w:tr w:rsidR="00260674" w14:paraId="6E0B54FC"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3DD1663D" w14:textId="77777777" w:rsidR="00260674" w:rsidRDefault="00260674" w:rsidP="00B17A60">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254BF539" w14:textId="77777777" w:rsidR="00260674" w:rsidRDefault="00260674" w:rsidP="00B17A60">
            <w:r>
              <w:t>Permitir al administrador cambiar el rol de los usuarios registrados</w:t>
            </w:r>
          </w:p>
        </w:tc>
      </w:tr>
      <w:tr w:rsidR="00260674" w14:paraId="4D413A65"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43C83A1D" w14:textId="77777777" w:rsidR="00260674" w:rsidRDefault="00260674" w:rsidP="00B17A60">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736A3A08" w14:textId="77777777" w:rsidR="00260674" w:rsidRDefault="00260674" w:rsidP="007B5E3A">
            <w:pPr>
              <w:keepNext/>
            </w:pPr>
            <w:r>
              <w:t>Inicio de sesión en modo administrador exitoso</w:t>
            </w:r>
          </w:p>
        </w:tc>
      </w:tr>
    </w:tbl>
    <w:p w14:paraId="5A6A0756" w14:textId="08FF305D" w:rsidR="00260674" w:rsidRDefault="007B5E3A" w:rsidP="007B5E3A">
      <w:pPr>
        <w:pStyle w:val="Descripcin"/>
        <w:jc w:val="center"/>
        <w:rPr>
          <w:lang w:val="en-US"/>
        </w:rPr>
      </w:pPr>
      <w:bookmarkStart w:id="1494" w:name="_Toc207315017"/>
      <w:bookmarkStart w:id="1495" w:name="_Toc202786444"/>
      <w:r>
        <w:t xml:space="preserve">Tabla </w:t>
      </w:r>
      <w:r w:rsidR="00DE1F43">
        <w:fldChar w:fldCharType="begin"/>
      </w:r>
      <w:r w:rsidR="00DE1F43">
        <w:instrText xml:space="preserve"> SEQ Tabla \* ARABIC </w:instrText>
      </w:r>
      <w:r w:rsidR="00DE1F43">
        <w:fldChar w:fldCharType="separate"/>
      </w:r>
      <w:r w:rsidR="0020779A">
        <w:rPr>
          <w:noProof/>
        </w:rPr>
        <w:t>23</w:t>
      </w:r>
      <w:r w:rsidR="00DE1F43">
        <w:rPr>
          <w:noProof/>
        </w:rPr>
        <w:fldChar w:fldCharType="end"/>
      </w:r>
      <w:r>
        <w:t xml:space="preserve"> - RF016</w:t>
      </w:r>
      <w:bookmarkEnd w:id="1494"/>
      <w:bookmarkEnd w:id="1495"/>
    </w:p>
    <w:tbl>
      <w:tblPr>
        <w:tblStyle w:val="Tablaconcuadrcula"/>
        <w:tblW w:w="0" w:type="auto"/>
        <w:tblLook w:val="04A0" w:firstRow="1" w:lastRow="0" w:firstColumn="1" w:lastColumn="0" w:noHBand="0" w:noVBand="1"/>
      </w:tblPr>
      <w:tblGrid>
        <w:gridCol w:w="4246"/>
        <w:gridCol w:w="4248"/>
      </w:tblGrid>
      <w:tr w:rsidR="00260674" w14:paraId="1313B0CB"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30A8557F" w14:textId="77777777" w:rsidR="00260674" w:rsidRDefault="00260674" w:rsidP="00B17A60">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44E4A827" w14:textId="44742A93" w:rsidR="00260674" w:rsidRDefault="00260674" w:rsidP="00B17A60">
            <w:r>
              <w:rPr>
                <w:b/>
              </w:rPr>
              <w:t>RF</w:t>
            </w:r>
            <w:r w:rsidR="00D41D18">
              <w:rPr>
                <w:b/>
              </w:rPr>
              <w:t>0</w:t>
            </w:r>
            <w:r>
              <w:rPr>
                <w:b/>
              </w:rPr>
              <w:t>1</w:t>
            </w:r>
            <w:r w:rsidR="00D41D18">
              <w:rPr>
                <w:b/>
              </w:rPr>
              <w:t>7</w:t>
            </w:r>
          </w:p>
        </w:tc>
      </w:tr>
      <w:tr w:rsidR="00260674" w14:paraId="70DCE4D9"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7572204D" w14:textId="77777777" w:rsidR="00260674" w:rsidRDefault="00260674" w:rsidP="00B17A60">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364E31E5" w14:textId="77777777" w:rsidR="00260674" w:rsidRDefault="00260674" w:rsidP="00B17A60">
            <w:r>
              <w:t>Eliminación de usuarios</w:t>
            </w:r>
          </w:p>
        </w:tc>
      </w:tr>
      <w:tr w:rsidR="00260674" w14:paraId="2E91DF97"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65443DAF" w14:textId="77777777" w:rsidR="00260674" w:rsidRDefault="00260674" w:rsidP="00B17A60">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05FF4F4D" w14:textId="77777777" w:rsidR="00260674" w:rsidRDefault="00260674" w:rsidP="00B17A60">
            <w:r>
              <w:t>Alta</w:t>
            </w:r>
          </w:p>
        </w:tc>
      </w:tr>
      <w:tr w:rsidR="00260674" w14:paraId="6F974839"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2D3B7A8D" w14:textId="77777777" w:rsidR="00260674" w:rsidRDefault="00260674" w:rsidP="00B17A60">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5DD92CC4" w14:textId="77777777" w:rsidR="00260674" w:rsidRDefault="00260674" w:rsidP="00B17A60">
            <w:r>
              <w:t>Permitir al administrador eliminar del sistema a los pacientes y a los profesionales registrados</w:t>
            </w:r>
          </w:p>
        </w:tc>
      </w:tr>
      <w:tr w:rsidR="00260674" w14:paraId="2DF8D077"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19BA9790" w14:textId="77777777" w:rsidR="00260674" w:rsidRDefault="00260674" w:rsidP="00B17A60">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265535AC" w14:textId="77777777" w:rsidR="00260674" w:rsidRDefault="00260674" w:rsidP="007B5E3A">
            <w:pPr>
              <w:keepNext/>
            </w:pPr>
            <w:r>
              <w:t>Inicio de sesión en modo administrador exitoso</w:t>
            </w:r>
          </w:p>
        </w:tc>
      </w:tr>
    </w:tbl>
    <w:p w14:paraId="3D623BEC" w14:textId="536949D8" w:rsidR="00260674" w:rsidRDefault="007B5E3A" w:rsidP="007B5E3A">
      <w:pPr>
        <w:pStyle w:val="Descripcin"/>
        <w:jc w:val="center"/>
        <w:rPr>
          <w:lang w:val="en-US"/>
        </w:rPr>
      </w:pPr>
      <w:bookmarkStart w:id="1496" w:name="_Toc207315018"/>
      <w:bookmarkStart w:id="1497" w:name="_Toc202786445"/>
      <w:r>
        <w:lastRenderedPageBreak/>
        <w:t xml:space="preserve">Tabla </w:t>
      </w:r>
      <w:r w:rsidR="00DE1F43">
        <w:fldChar w:fldCharType="begin"/>
      </w:r>
      <w:r w:rsidR="00DE1F43">
        <w:instrText xml:space="preserve"> SEQ Tabla \* ARABIC </w:instrText>
      </w:r>
      <w:r w:rsidR="00DE1F43">
        <w:fldChar w:fldCharType="separate"/>
      </w:r>
      <w:r w:rsidR="0020779A">
        <w:rPr>
          <w:noProof/>
        </w:rPr>
        <w:t>24</w:t>
      </w:r>
      <w:r w:rsidR="00DE1F43">
        <w:rPr>
          <w:noProof/>
        </w:rPr>
        <w:fldChar w:fldCharType="end"/>
      </w:r>
      <w:r>
        <w:t xml:space="preserve"> - RF017</w:t>
      </w:r>
      <w:bookmarkEnd w:id="1496"/>
      <w:bookmarkEnd w:id="1497"/>
    </w:p>
    <w:p w14:paraId="7CA1ACA4" w14:textId="77777777" w:rsidR="00260674" w:rsidRDefault="00260674" w:rsidP="00096189">
      <w:pPr>
        <w:rPr>
          <w:lang w:val="en-US"/>
        </w:rPr>
      </w:pPr>
    </w:p>
    <w:tbl>
      <w:tblPr>
        <w:tblStyle w:val="Tablaconcuadrcula"/>
        <w:tblW w:w="0" w:type="auto"/>
        <w:tblLook w:val="04A0" w:firstRow="1" w:lastRow="0" w:firstColumn="1" w:lastColumn="0" w:noHBand="0" w:noVBand="1"/>
      </w:tblPr>
      <w:tblGrid>
        <w:gridCol w:w="4246"/>
        <w:gridCol w:w="4248"/>
      </w:tblGrid>
      <w:tr w:rsidR="00260674" w14:paraId="49C994C4"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168FC99"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13AF5E83" w14:textId="3EED42CD" w:rsidR="00260674" w:rsidRDefault="00260674">
            <w:r>
              <w:rPr>
                <w:b/>
              </w:rPr>
              <w:t>RF</w:t>
            </w:r>
            <w:r w:rsidR="00D41D18">
              <w:rPr>
                <w:b/>
              </w:rPr>
              <w:t>0</w:t>
            </w:r>
            <w:r>
              <w:rPr>
                <w:b/>
              </w:rPr>
              <w:t>1</w:t>
            </w:r>
            <w:r w:rsidR="00D41D18">
              <w:rPr>
                <w:b/>
              </w:rPr>
              <w:t>8</w:t>
            </w:r>
          </w:p>
        </w:tc>
      </w:tr>
      <w:tr w:rsidR="00260674" w14:paraId="5584607B"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55D007D"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6BE89AB7" w14:textId="77777777" w:rsidR="00260674" w:rsidRDefault="00260674">
            <w:r>
              <w:t>Visualización de pacientes</w:t>
            </w:r>
          </w:p>
        </w:tc>
      </w:tr>
      <w:tr w:rsidR="00260674" w14:paraId="6766BBC6"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2762E37"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1AD7E486" w14:textId="77777777" w:rsidR="00260674" w:rsidRDefault="00260674">
            <w:r>
              <w:t>Media</w:t>
            </w:r>
          </w:p>
        </w:tc>
      </w:tr>
      <w:tr w:rsidR="00260674" w14:paraId="09F1BE07"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B3E85A0"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58993E24" w14:textId="77777777" w:rsidR="00260674" w:rsidRDefault="00260674">
            <w:r>
              <w:t>Mostrar lista de pacientes con acceso a sus pruebas.</w:t>
            </w:r>
          </w:p>
        </w:tc>
      </w:tr>
      <w:tr w:rsidR="00260674" w14:paraId="0C01D98A"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A13C8F2"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04109A73" w14:textId="77777777" w:rsidR="00260674" w:rsidRDefault="00260674" w:rsidP="007B5E3A">
            <w:pPr>
              <w:keepNext/>
            </w:pPr>
            <w:r>
              <w:t>Inicio de sesión como profesional o administrador</w:t>
            </w:r>
          </w:p>
        </w:tc>
      </w:tr>
    </w:tbl>
    <w:p w14:paraId="3E03399B" w14:textId="4F481C72" w:rsidR="00260674" w:rsidRDefault="007B5E3A" w:rsidP="007B5E3A">
      <w:pPr>
        <w:pStyle w:val="Descripcin"/>
        <w:jc w:val="center"/>
        <w:rPr>
          <w:lang w:val="en-US"/>
        </w:rPr>
      </w:pPr>
      <w:bookmarkStart w:id="1498" w:name="_Toc207315019"/>
      <w:bookmarkStart w:id="1499" w:name="_Toc202786446"/>
      <w:r>
        <w:t xml:space="preserve">Tabla </w:t>
      </w:r>
      <w:r w:rsidR="00DE1F43">
        <w:fldChar w:fldCharType="begin"/>
      </w:r>
      <w:r w:rsidR="00DE1F43">
        <w:instrText xml:space="preserve"> SEQ Tabla \* ARABIC </w:instrText>
      </w:r>
      <w:r w:rsidR="00DE1F43">
        <w:fldChar w:fldCharType="separate"/>
      </w:r>
      <w:r w:rsidR="0020779A">
        <w:rPr>
          <w:noProof/>
        </w:rPr>
        <w:t>25</w:t>
      </w:r>
      <w:r w:rsidR="00DE1F43">
        <w:rPr>
          <w:noProof/>
        </w:rPr>
        <w:fldChar w:fldCharType="end"/>
      </w:r>
      <w:r>
        <w:t xml:space="preserve"> - RF018</w:t>
      </w:r>
      <w:bookmarkEnd w:id="1498"/>
      <w:bookmarkEnd w:id="1499"/>
    </w:p>
    <w:tbl>
      <w:tblPr>
        <w:tblStyle w:val="Tablaconcuadrcula"/>
        <w:tblW w:w="0" w:type="auto"/>
        <w:tblLook w:val="04A0" w:firstRow="1" w:lastRow="0" w:firstColumn="1" w:lastColumn="0" w:noHBand="0" w:noVBand="1"/>
      </w:tblPr>
      <w:tblGrid>
        <w:gridCol w:w="4250"/>
        <w:gridCol w:w="4244"/>
      </w:tblGrid>
      <w:tr w:rsidR="00260674" w14:paraId="6567B4C1"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CC5CB2C"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6B1024FC" w14:textId="74262E10" w:rsidR="00260674" w:rsidRDefault="00260674">
            <w:r>
              <w:rPr>
                <w:b/>
              </w:rPr>
              <w:t>RF</w:t>
            </w:r>
            <w:r w:rsidR="00D41D18">
              <w:rPr>
                <w:b/>
              </w:rPr>
              <w:t>0</w:t>
            </w:r>
            <w:r>
              <w:rPr>
                <w:b/>
              </w:rPr>
              <w:t>1</w:t>
            </w:r>
            <w:r w:rsidR="00D41D18">
              <w:rPr>
                <w:b/>
              </w:rPr>
              <w:t>9</w:t>
            </w:r>
          </w:p>
        </w:tc>
      </w:tr>
      <w:tr w:rsidR="00260674" w14:paraId="40CC23A9"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68E4ED1"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2C7287B0" w14:textId="77777777" w:rsidR="00260674" w:rsidRDefault="00260674">
            <w:r>
              <w:t>Edición de datos del paciente</w:t>
            </w:r>
          </w:p>
        </w:tc>
      </w:tr>
      <w:tr w:rsidR="00260674" w14:paraId="022891F1"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280D120"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52E3A472" w14:textId="77777777" w:rsidR="00260674" w:rsidRDefault="00260674">
            <w:r>
              <w:t>Media</w:t>
            </w:r>
          </w:p>
        </w:tc>
      </w:tr>
      <w:tr w:rsidR="00260674" w14:paraId="4883129D"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9738CEF"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10F2AA7C" w14:textId="77777777" w:rsidR="00260674" w:rsidRDefault="00260674">
            <w:r>
              <w:t>Permitir editar los datos personales del paciente desde la web.</w:t>
            </w:r>
          </w:p>
        </w:tc>
      </w:tr>
      <w:tr w:rsidR="00260674" w14:paraId="7998F61D"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76DFA62"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012B6A48" w14:textId="77777777" w:rsidR="00260674" w:rsidRDefault="00260674" w:rsidP="007B5E3A">
            <w:pPr>
              <w:keepNext/>
            </w:pPr>
            <w:r>
              <w:t>Inicio de sesión como profesional</w:t>
            </w:r>
          </w:p>
        </w:tc>
      </w:tr>
    </w:tbl>
    <w:p w14:paraId="7C26ABF2" w14:textId="4411636E" w:rsidR="00260674" w:rsidRDefault="007B5E3A" w:rsidP="007B5E3A">
      <w:pPr>
        <w:pStyle w:val="Descripcin"/>
        <w:jc w:val="center"/>
        <w:rPr>
          <w:lang w:val="en-US"/>
        </w:rPr>
      </w:pPr>
      <w:bookmarkStart w:id="1500" w:name="_Toc207315020"/>
      <w:bookmarkStart w:id="1501" w:name="_Toc202786447"/>
      <w:r>
        <w:t xml:space="preserve">Tabla </w:t>
      </w:r>
      <w:r w:rsidR="00DE1F43">
        <w:fldChar w:fldCharType="begin"/>
      </w:r>
      <w:r w:rsidR="00DE1F43">
        <w:instrText xml:space="preserve"> SEQ Tabla \* ARABIC </w:instrText>
      </w:r>
      <w:r w:rsidR="00DE1F43">
        <w:fldChar w:fldCharType="separate"/>
      </w:r>
      <w:r w:rsidR="0020779A">
        <w:rPr>
          <w:noProof/>
        </w:rPr>
        <w:t>26</w:t>
      </w:r>
      <w:r w:rsidR="00DE1F43">
        <w:rPr>
          <w:noProof/>
        </w:rPr>
        <w:fldChar w:fldCharType="end"/>
      </w:r>
      <w:r>
        <w:t xml:space="preserve"> - RF019</w:t>
      </w:r>
      <w:bookmarkEnd w:id="1500"/>
      <w:bookmarkEnd w:id="1501"/>
    </w:p>
    <w:tbl>
      <w:tblPr>
        <w:tblStyle w:val="Tablaconcuadrcula"/>
        <w:tblW w:w="0" w:type="auto"/>
        <w:tblLook w:val="04A0" w:firstRow="1" w:lastRow="0" w:firstColumn="1" w:lastColumn="0" w:noHBand="0" w:noVBand="1"/>
      </w:tblPr>
      <w:tblGrid>
        <w:gridCol w:w="4248"/>
        <w:gridCol w:w="4246"/>
      </w:tblGrid>
      <w:tr w:rsidR="00260674" w14:paraId="65315517"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29F6091"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67488C0A" w14:textId="6F3A3B17" w:rsidR="00260674" w:rsidRDefault="00260674">
            <w:r>
              <w:rPr>
                <w:b/>
              </w:rPr>
              <w:t>RF</w:t>
            </w:r>
            <w:r w:rsidR="00D41D18">
              <w:rPr>
                <w:b/>
              </w:rPr>
              <w:t>020</w:t>
            </w:r>
          </w:p>
        </w:tc>
      </w:tr>
      <w:tr w:rsidR="00260674" w14:paraId="70710487"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09A3E0E"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284B6BBD" w14:textId="77777777" w:rsidR="00260674" w:rsidRDefault="00260674">
            <w:r>
              <w:t>Visualización de pruebas</w:t>
            </w:r>
          </w:p>
        </w:tc>
      </w:tr>
      <w:tr w:rsidR="00260674" w14:paraId="2128321E"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AC7AB33"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18FF9C9F" w14:textId="77777777" w:rsidR="00260674" w:rsidRDefault="00260674">
            <w:r>
              <w:t>Alta</w:t>
            </w:r>
          </w:p>
        </w:tc>
      </w:tr>
      <w:tr w:rsidR="00260674" w14:paraId="49CC30C0"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E175EC6"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019B9C6A" w14:textId="77777777" w:rsidR="00260674" w:rsidRDefault="00260674">
            <w:r>
              <w:t>Mostrar resultados de pruebas en formato claro y visual.</w:t>
            </w:r>
          </w:p>
        </w:tc>
      </w:tr>
      <w:tr w:rsidR="00260674" w14:paraId="1893231A"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9770FF7"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27AC5059" w14:textId="77777777" w:rsidR="00260674" w:rsidRDefault="00260674" w:rsidP="007B5E3A">
            <w:pPr>
              <w:keepNext/>
            </w:pPr>
            <w:r>
              <w:t>Inicio de sesión</w:t>
            </w:r>
          </w:p>
        </w:tc>
      </w:tr>
    </w:tbl>
    <w:p w14:paraId="5FB65BD5" w14:textId="27132E27" w:rsidR="00260674" w:rsidRDefault="007B5E3A" w:rsidP="007B5E3A">
      <w:pPr>
        <w:pStyle w:val="Descripcin"/>
        <w:jc w:val="center"/>
        <w:rPr>
          <w:lang w:val="en-US"/>
        </w:rPr>
      </w:pPr>
      <w:bookmarkStart w:id="1502" w:name="_Toc207315021"/>
      <w:bookmarkStart w:id="1503" w:name="_Toc202786448"/>
      <w:r>
        <w:t xml:space="preserve">Tabla </w:t>
      </w:r>
      <w:r w:rsidR="00DE1F43">
        <w:fldChar w:fldCharType="begin"/>
      </w:r>
      <w:r w:rsidR="00DE1F43">
        <w:instrText xml:space="preserve"> SEQ Tabla \* ARABIC </w:instrText>
      </w:r>
      <w:r w:rsidR="00DE1F43">
        <w:fldChar w:fldCharType="separate"/>
      </w:r>
      <w:r w:rsidR="0020779A">
        <w:rPr>
          <w:noProof/>
        </w:rPr>
        <w:t>27</w:t>
      </w:r>
      <w:r w:rsidR="00DE1F43">
        <w:rPr>
          <w:noProof/>
        </w:rPr>
        <w:fldChar w:fldCharType="end"/>
      </w:r>
      <w:r>
        <w:t xml:space="preserve"> - RF020</w:t>
      </w:r>
      <w:bookmarkEnd w:id="1502"/>
      <w:bookmarkEnd w:id="1503"/>
    </w:p>
    <w:tbl>
      <w:tblPr>
        <w:tblStyle w:val="Tablaconcuadrcula"/>
        <w:tblW w:w="0" w:type="auto"/>
        <w:tblLook w:val="04A0" w:firstRow="1" w:lastRow="0" w:firstColumn="1" w:lastColumn="0" w:noHBand="0" w:noVBand="1"/>
      </w:tblPr>
      <w:tblGrid>
        <w:gridCol w:w="4248"/>
        <w:gridCol w:w="4246"/>
      </w:tblGrid>
      <w:tr w:rsidR="00260674" w14:paraId="1F16FB74"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1EDEDD7"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4FCA4DC9" w14:textId="7301A318" w:rsidR="00260674" w:rsidRDefault="00260674">
            <w:r>
              <w:rPr>
                <w:b/>
              </w:rPr>
              <w:t>RF</w:t>
            </w:r>
            <w:r w:rsidR="00D41D18">
              <w:rPr>
                <w:b/>
              </w:rPr>
              <w:t>0</w:t>
            </w:r>
            <w:r>
              <w:rPr>
                <w:b/>
              </w:rPr>
              <w:t>2</w:t>
            </w:r>
            <w:r w:rsidR="00D41D18">
              <w:rPr>
                <w:b/>
              </w:rPr>
              <w:t>1</w:t>
            </w:r>
          </w:p>
        </w:tc>
      </w:tr>
      <w:tr w:rsidR="00260674" w14:paraId="2D0FEEDA"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FB9460A"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1C0D09E" w14:textId="77777777" w:rsidR="00260674" w:rsidRDefault="00260674">
            <w:r>
              <w:t>Acceso limitado de pacientes</w:t>
            </w:r>
          </w:p>
        </w:tc>
      </w:tr>
      <w:tr w:rsidR="00260674" w14:paraId="5B3F7A80"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74AF68A"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71E0E1B3" w14:textId="77777777" w:rsidR="00260674" w:rsidRDefault="00260674">
            <w:r>
              <w:t>Alta</w:t>
            </w:r>
          </w:p>
        </w:tc>
      </w:tr>
      <w:tr w:rsidR="00260674" w14:paraId="1D8DB3D8"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D4B5EB0"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3F7C45C7" w14:textId="77777777" w:rsidR="00260674" w:rsidRDefault="00260674">
            <w:r>
              <w:t>Permitir a los pacientes ver solo su propia información.</w:t>
            </w:r>
          </w:p>
        </w:tc>
      </w:tr>
      <w:tr w:rsidR="00260674" w14:paraId="07C3A420"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039230F"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0B02DC21" w14:textId="77777777" w:rsidR="00260674" w:rsidRDefault="00260674" w:rsidP="007B5E3A">
            <w:pPr>
              <w:keepNext/>
            </w:pPr>
            <w:r>
              <w:t>Inicio de sesión como paciente</w:t>
            </w:r>
          </w:p>
        </w:tc>
      </w:tr>
    </w:tbl>
    <w:p w14:paraId="777C13B2" w14:textId="604040E4" w:rsidR="00260674" w:rsidRDefault="007B5E3A" w:rsidP="007B5E3A">
      <w:pPr>
        <w:pStyle w:val="Descripcin"/>
        <w:jc w:val="center"/>
        <w:rPr>
          <w:lang w:val="en-US"/>
        </w:rPr>
      </w:pPr>
      <w:bookmarkStart w:id="1504" w:name="_Toc207315022"/>
      <w:bookmarkStart w:id="1505" w:name="_Toc202786449"/>
      <w:r>
        <w:t xml:space="preserve">Tabla </w:t>
      </w:r>
      <w:r w:rsidR="00DE1F43">
        <w:fldChar w:fldCharType="begin"/>
      </w:r>
      <w:r w:rsidR="00DE1F43">
        <w:instrText xml:space="preserve"> SEQ Tabla \* ARABIC </w:instrText>
      </w:r>
      <w:r w:rsidR="00DE1F43">
        <w:fldChar w:fldCharType="separate"/>
      </w:r>
      <w:r w:rsidR="0020779A">
        <w:rPr>
          <w:noProof/>
        </w:rPr>
        <w:t>28</w:t>
      </w:r>
      <w:r w:rsidR="00DE1F43">
        <w:rPr>
          <w:noProof/>
        </w:rPr>
        <w:fldChar w:fldCharType="end"/>
      </w:r>
      <w:r>
        <w:t xml:space="preserve"> - RF021</w:t>
      </w:r>
      <w:bookmarkEnd w:id="1504"/>
      <w:bookmarkEnd w:id="1505"/>
    </w:p>
    <w:tbl>
      <w:tblPr>
        <w:tblStyle w:val="Tablaconcuadrcula"/>
        <w:tblW w:w="0" w:type="auto"/>
        <w:tblLook w:val="04A0" w:firstRow="1" w:lastRow="0" w:firstColumn="1" w:lastColumn="0" w:noHBand="0" w:noVBand="1"/>
      </w:tblPr>
      <w:tblGrid>
        <w:gridCol w:w="4247"/>
        <w:gridCol w:w="4247"/>
      </w:tblGrid>
      <w:tr w:rsidR="00260674" w14:paraId="2B5C2C8C"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6E0C9D14" w14:textId="77777777" w:rsidR="00260674" w:rsidRDefault="00260674" w:rsidP="00B17A60">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74F30D8F" w14:textId="396E482F" w:rsidR="00260674" w:rsidRDefault="00260674" w:rsidP="00B17A60">
            <w:r>
              <w:rPr>
                <w:b/>
              </w:rPr>
              <w:t>RF</w:t>
            </w:r>
            <w:r w:rsidR="00D41D18">
              <w:rPr>
                <w:b/>
              </w:rPr>
              <w:t>0</w:t>
            </w:r>
            <w:r>
              <w:rPr>
                <w:b/>
              </w:rPr>
              <w:t>2</w:t>
            </w:r>
            <w:r w:rsidR="00D41D18">
              <w:rPr>
                <w:b/>
              </w:rPr>
              <w:t>2</w:t>
            </w:r>
          </w:p>
        </w:tc>
      </w:tr>
      <w:tr w:rsidR="00260674" w14:paraId="22726FDB"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0A25CB9B" w14:textId="77777777" w:rsidR="00260674" w:rsidRDefault="00260674" w:rsidP="00B17A60">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6700BD7E" w14:textId="77777777" w:rsidR="00260674" w:rsidRDefault="00260674" w:rsidP="00B17A60">
            <w:r>
              <w:t>Descargar datos</w:t>
            </w:r>
          </w:p>
        </w:tc>
      </w:tr>
      <w:tr w:rsidR="00260674" w14:paraId="1921D916"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1B39D950" w14:textId="77777777" w:rsidR="00260674" w:rsidRDefault="00260674" w:rsidP="00B17A60">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155280BF" w14:textId="77777777" w:rsidR="00260674" w:rsidRDefault="00260674" w:rsidP="00B17A60">
            <w:r>
              <w:t>Media</w:t>
            </w:r>
          </w:p>
        </w:tc>
      </w:tr>
      <w:tr w:rsidR="00260674" w14:paraId="7A7802BE"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4291CF39" w14:textId="77777777" w:rsidR="00260674" w:rsidRDefault="00260674" w:rsidP="00B17A60">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6EC79A51" w14:textId="77777777" w:rsidR="00260674" w:rsidRDefault="00260674" w:rsidP="00B17A60">
            <w:r>
              <w:t>Permitir a los profesionales descargar los datos de las pruebas de los pacientes en formato Excel</w:t>
            </w:r>
          </w:p>
        </w:tc>
      </w:tr>
      <w:tr w:rsidR="00260674" w14:paraId="1A48C669"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690E33D3" w14:textId="77777777" w:rsidR="00260674" w:rsidRDefault="00260674" w:rsidP="00B17A60">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60E708C8" w14:textId="77777777" w:rsidR="00260674" w:rsidRDefault="00260674" w:rsidP="007B5E3A">
            <w:pPr>
              <w:keepNext/>
            </w:pPr>
            <w:r>
              <w:t xml:space="preserve">Inicio de sesión </w:t>
            </w:r>
          </w:p>
        </w:tc>
      </w:tr>
    </w:tbl>
    <w:p w14:paraId="74F0773E" w14:textId="1F755E05" w:rsidR="00260674" w:rsidRDefault="007B5E3A" w:rsidP="007B5E3A">
      <w:pPr>
        <w:pStyle w:val="Descripcin"/>
        <w:jc w:val="center"/>
        <w:rPr>
          <w:lang w:val="en-US"/>
        </w:rPr>
      </w:pPr>
      <w:bookmarkStart w:id="1506" w:name="_Toc207315023"/>
      <w:bookmarkStart w:id="1507" w:name="_Toc202786450"/>
      <w:r>
        <w:t xml:space="preserve">Tabla </w:t>
      </w:r>
      <w:r w:rsidR="00DE1F43">
        <w:fldChar w:fldCharType="begin"/>
      </w:r>
      <w:r w:rsidR="00DE1F43">
        <w:instrText xml:space="preserve"> SEQ Tabla \* ARABIC </w:instrText>
      </w:r>
      <w:r w:rsidR="00DE1F43">
        <w:fldChar w:fldCharType="separate"/>
      </w:r>
      <w:r w:rsidR="0020779A">
        <w:rPr>
          <w:noProof/>
        </w:rPr>
        <w:t>29</w:t>
      </w:r>
      <w:r w:rsidR="00DE1F43">
        <w:rPr>
          <w:noProof/>
        </w:rPr>
        <w:fldChar w:fldCharType="end"/>
      </w:r>
      <w:r>
        <w:t xml:space="preserve"> - RF022</w:t>
      </w:r>
      <w:bookmarkEnd w:id="1506"/>
      <w:bookmarkEnd w:id="1507"/>
    </w:p>
    <w:tbl>
      <w:tblPr>
        <w:tblStyle w:val="Tablaconcuadrcula"/>
        <w:tblW w:w="0" w:type="auto"/>
        <w:tblLook w:val="04A0" w:firstRow="1" w:lastRow="0" w:firstColumn="1" w:lastColumn="0" w:noHBand="0" w:noVBand="1"/>
      </w:tblPr>
      <w:tblGrid>
        <w:gridCol w:w="4248"/>
        <w:gridCol w:w="4246"/>
      </w:tblGrid>
      <w:tr w:rsidR="00260674" w14:paraId="6E036D0D" w14:textId="77777777" w:rsidTr="00DF17C8">
        <w:tc>
          <w:tcPr>
            <w:tcW w:w="4248" w:type="dxa"/>
            <w:tcBorders>
              <w:top w:val="single" w:sz="4" w:space="0" w:color="auto"/>
              <w:left w:val="single" w:sz="4" w:space="0" w:color="auto"/>
              <w:bottom w:val="single" w:sz="4" w:space="0" w:color="auto"/>
              <w:right w:val="single" w:sz="4" w:space="0" w:color="auto"/>
            </w:tcBorders>
            <w:hideMark/>
          </w:tcPr>
          <w:p w14:paraId="481B8234" w14:textId="77777777" w:rsidR="00260674" w:rsidRDefault="00260674" w:rsidP="00B17A60">
            <w:r>
              <w:rPr>
                <w:b/>
              </w:rPr>
              <w:t>Número de requisito</w:t>
            </w:r>
          </w:p>
        </w:tc>
        <w:tc>
          <w:tcPr>
            <w:tcW w:w="4246" w:type="dxa"/>
            <w:tcBorders>
              <w:top w:val="single" w:sz="4" w:space="0" w:color="auto"/>
              <w:left w:val="single" w:sz="4" w:space="0" w:color="auto"/>
              <w:bottom w:val="single" w:sz="4" w:space="0" w:color="auto"/>
              <w:right w:val="single" w:sz="4" w:space="0" w:color="auto"/>
            </w:tcBorders>
            <w:hideMark/>
          </w:tcPr>
          <w:p w14:paraId="625EE852" w14:textId="5011BCBE" w:rsidR="00260674" w:rsidRDefault="00260674" w:rsidP="00B17A60">
            <w:r>
              <w:rPr>
                <w:b/>
              </w:rPr>
              <w:t>RF</w:t>
            </w:r>
            <w:r w:rsidR="00D41D18">
              <w:rPr>
                <w:b/>
              </w:rPr>
              <w:t>0</w:t>
            </w:r>
            <w:r>
              <w:rPr>
                <w:b/>
              </w:rPr>
              <w:t>2</w:t>
            </w:r>
            <w:r w:rsidR="00D41D18">
              <w:rPr>
                <w:b/>
              </w:rPr>
              <w:t>3</w:t>
            </w:r>
          </w:p>
        </w:tc>
      </w:tr>
      <w:tr w:rsidR="00260674" w14:paraId="28B3F178" w14:textId="77777777" w:rsidTr="00DF17C8">
        <w:tc>
          <w:tcPr>
            <w:tcW w:w="4248" w:type="dxa"/>
            <w:tcBorders>
              <w:top w:val="single" w:sz="4" w:space="0" w:color="auto"/>
              <w:left w:val="single" w:sz="4" w:space="0" w:color="auto"/>
              <w:bottom w:val="single" w:sz="4" w:space="0" w:color="auto"/>
              <w:right w:val="single" w:sz="4" w:space="0" w:color="auto"/>
            </w:tcBorders>
            <w:hideMark/>
          </w:tcPr>
          <w:p w14:paraId="147B6EB5" w14:textId="77777777" w:rsidR="00260674" w:rsidRDefault="00260674" w:rsidP="00B17A60">
            <w:r>
              <w:rPr>
                <w:b/>
              </w:rPr>
              <w:t>Nombre del requisito</w:t>
            </w:r>
          </w:p>
        </w:tc>
        <w:tc>
          <w:tcPr>
            <w:tcW w:w="4246" w:type="dxa"/>
            <w:tcBorders>
              <w:top w:val="single" w:sz="4" w:space="0" w:color="auto"/>
              <w:left w:val="single" w:sz="4" w:space="0" w:color="auto"/>
              <w:bottom w:val="single" w:sz="4" w:space="0" w:color="auto"/>
              <w:right w:val="single" w:sz="4" w:space="0" w:color="auto"/>
            </w:tcBorders>
            <w:hideMark/>
          </w:tcPr>
          <w:p w14:paraId="5E52C748" w14:textId="77777777" w:rsidR="00260674" w:rsidRDefault="00260674" w:rsidP="00B17A60">
            <w:r>
              <w:t>Visualizar histórico</w:t>
            </w:r>
          </w:p>
        </w:tc>
      </w:tr>
      <w:tr w:rsidR="00260674" w14:paraId="116B7546" w14:textId="77777777" w:rsidTr="00DF17C8">
        <w:tc>
          <w:tcPr>
            <w:tcW w:w="4248" w:type="dxa"/>
            <w:tcBorders>
              <w:top w:val="single" w:sz="4" w:space="0" w:color="auto"/>
              <w:left w:val="single" w:sz="4" w:space="0" w:color="auto"/>
              <w:bottom w:val="single" w:sz="4" w:space="0" w:color="auto"/>
              <w:right w:val="single" w:sz="4" w:space="0" w:color="auto"/>
            </w:tcBorders>
            <w:hideMark/>
          </w:tcPr>
          <w:p w14:paraId="1A435A0B" w14:textId="77777777" w:rsidR="00260674" w:rsidRDefault="00260674" w:rsidP="00B17A60">
            <w:r>
              <w:rPr>
                <w:b/>
              </w:rPr>
              <w:t>Prioridad</w:t>
            </w:r>
          </w:p>
        </w:tc>
        <w:tc>
          <w:tcPr>
            <w:tcW w:w="4246" w:type="dxa"/>
            <w:tcBorders>
              <w:top w:val="single" w:sz="4" w:space="0" w:color="auto"/>
              <w:left w:val="single" w:sz="4" w:space="0" w:color="auto"/>
              <w:bottom w:val="single" w:sz="4" w:space="0" w:color="auto"/>
              <w:right w:val="single" w:sz="4" w:space="0" w:color="auto"/>
            </w:tcBorders>
            <w:hideMark/>
          </w:tcPr>
          <w:p w14:paraId="24E21C7C" w14:textId="77777777" w:rsidR="00260674" w:rsidRDefault="00260674" w:rsidP="00B17A60">
            <w:r>
              <w:t>Alta</w:t>
            </w:r>
          </w:p>
        </w:tc>
      </w:tr>
      <w:tr w:rsidR="00260674" w14:paraId="13BC543F" w14:textId="77777777" w:rsidTr="00DF17C8">
        <w:tc>
          <w:tcPr>
            <w:tcW w:w="4248" w:type="dxa"/>
            <w:tcBorders>
              <w:top w:val="single" w:sz="4" w:space="0" w:color="auto"/>
              <w:left w:val="single" w:sz="4" w:space="0" w:color="auto"/>
              <w:bottom w:val="single" w:sz="4" w:space="0" w:color="auto"/>
              <w:right w:val="single" w:sz="4" w:space="0" w:color="auto"/>
            </w:tcBorders>
            <w:hideMark/>
          </w:tcPr>
          <w:p w14:paraId="627EC90E" w14:textId="77777777" w:rsidR="00260674" w:rsidRDefault="00260674" w:rsidP="00DF17C8">
            <w:r>
              <w:rPr>
                <w:b/>
              </w:rPr>
              <w:lastRenderedPageBreak/>
              <w:t>Descripción</w:t>
            </w:r>
          </w:p>
        </w:tc>
        <w:tc>
          <w:tcPr>
            <w:tcW w:w="4246" w:type="dxa"/>
            <w:tcBorders>
              <w:top w:val="single" w:sz="4" w:space="0" w:color="auto"/>
              <w:left w:val="single" w:sz="4" w:space="0" w:color="auto"/>
              <w:bottom w:val="single" w:sz="4" w:space="0" w:color="auto"/>
              <w:right w:val="single" w:sz="4" w:space="0" w:color="auto"/>
            </w:tcBorders>
            <w:vAlign w:val="center"/>
            <w:hideMark/>
          </w:tcPr>
          <w:p w14:paraId="34F41AFE" w14:textId="77777777" w:rsidR="00260674" w:rsidRDefault="00260674" w:rsidP="00DF17C8">
            <w:r>
              <w:t>Se debe poder visualizar una pantalla donde se recojan todas las pruebas de un paciente y los puntos obtenidos</w:t>
            </w:r>
          </w:p>
        </w:tc>
      </w:tr>
      <w:tr w:rsidR="00260674" w14:paraId="4E6BCAE0" w14:textId="77777777" w:rsidTr="00DF17C8">
        <w:tc>
          <w:tcPr>
            <w:tcW w:w="4248" w:type="dxa"/>
            <w:tcBorders>
              <w:top w:val="single" w:sz="4" w:space="0" w:color="auto"/>
              <w:left w:val="single" w:sz="4" w:space="0" w:color="auto"/>
              <w:bottom w:val="single" w:sz="4" w:space="0" w:color="auto"/>
              <w:right w:val="single" w:sz="4" w:space="0" w:color="auto"/>
            </w:tcBorders>
            <w:hideMark/>
          </w:tcPr>
          <w:p w14:paraId="3AF8C3C9" w14:textId="77777777" w:rsidR="00260674" w:rsidRDefault="00260674" w:rsidP="00DF17C8">
            <w:r>
              <w:rPr>
                <w:b/>
              </w:rPr>
              <w:t>Restricciones</w:t>
            </w:r>
          </w:p>
        </w:tc>
        <w:tc>
          <w:tcPr>
            <w:tcW w:w="4246" w:type="dxa"/>
            <w:tcBorders>
              <w:top w:val="single" w:sz="4" w:space="0" w:color="auto"/>
              <w:left w:val="single" w:sz="4" w:space="0" w:color="auto"/>
              <w:bottom w:val="single" w:sz="4" w:space="0" w:color="auto"/>
              <w:right w:val="single" w:sz="4" w:space="0" w:color="auto"/>
            </w:tcBorders>
            <w:hideMark/>
          </w:tcPr>
          <w:p w14:paraId="747BDA1F" w14:textId="77777777" w:rsidR="00260674" w:rsidRDefault="00260674" w:rsidP="007B5E3A">
            <w:pPr>
              <w:keepNext/>
            </w:pPr>
            <w:r>
              <w:t>Inicio de sesión</w:t>
            </w:r>
          </w:p>
        </w:tc>
      </w:tr>
    </w:tbl>
    <w:p w14:paraId="1852D7B5" w14:textId="07BF5014" w:rsidR="00260674" w:rsidRDefault="007B5E3A" w:rsidP="007B5E3A">
      <w:pPr>
        <w:pStyle w:val="Descripcin"/>
        <w:jc w:val="center"/>
        <w:rPr>
          <w:lang w:val="en-US"/>
        </w:rPr>
      </w:pPr>
      <w:bookmarkStart w:id="1508" w:name="_Toc207315024"/>
      <w:bookmarkStart w:id="1509" w:name="_Toc202786451"/>
      <w:r>
        <w:t xml:space="preserve">Tabla </w:t>
      </w:r>
      <w:r w:rsidR="00DE1F43">
        <w:fldChar w:fldCharType="begin"/>
      </w:r>
      <w:r w:rsidR="00DE1F43">
        <w:instrText xml:space="preserve"> SEQ Tabla \* ARABIC </w:instrText>
      </w:r>
      <w:r w:rsidR="00DE1F43">
        <w:fldChar w:fldCharType="separate"/>
      </w:r>
      <w:r w:rsidR="0020779A">
        <w:rPr>
          <w:noProof/>
        </w:rPr>
        <w:t>30</w:t>
      </w:r>
      <w:r w:rsidR="00DE1F43">
        <w:rPr>
          <w:noProof/>
        </w:rPr>
        <w:fldChar w:fldCharType="end"/>
      </w:r>
      <w:r>
        <w:t xml:space="preserve"> - RF023</w:t>
      </w:r>
      <w:bookmarkEnd w:id="1508"/>
      <w:bookmarkEnd w:id="1509"/>
    </w:p>
    <w:tbl>
      <w:tblPr>
        <w:tblStyle w:val="Tablaconcuadrcula"/>
        <w:tblW w:w="0" w:type="auto"/>
        <w:tblLook w:val="04A0" w:firstRow="1" w:lastRow="0" w:firstColumn="1" w:lastColumn="0" w:noHBand="0" w:noVBand="1"/>
      </w:tblPr>
      <w:tblGrid>
        <w:gridCol w:w="4251"/>
        <w:gridCol w:w="4243"/>
      </w:tblGrid>
      <w:tr w:rsidR="00260674" w14:paraId="062F1211"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3D29F68C" w14:textId="77777777" w:rsidR="00260674" w:rsidRDefault="00260674" w:rsidP="00B17A60">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0DE430C1" w14:textId="544C1F02" w:rsidR="00260674" w:rsidRDefault="00260674" w:rsidP="00B17A60">
            <w:r>
              <w:rPr>
                <w:b/>
              </w:rPr>
              <w:t>RF</w:t>
            </w:r>
            <w:r w:rsidR="00D41D18">
              <w:rPr>
                <w:b/>
              </w:rPr>
              <w:t>0</w:t>
            </w:r>
            <w:r>
              <w:rPr>
                <w:b/>
              </w:rPr>
              <w:t>2</w:t>
            </w:r>
            <w:r w:rsidR="00D41D18">
              <w:rPr>
                <w:b/>
              </w:rPr>
              <w:t>4</w:t>
            </w:r>
          </w:p>
        </w:tc>
      </w:tr>
      <w:tr w:rsidR="00260674" w14:paraId="1391D83E"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56D4C142" w14:textId="77777777" w:rsidR="00260674" w:rsidRDefault="00260674" w:rsidP="00B17A60">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3B06EBD3" w14:textId="77777777" w:rsidR="00260674" w:rsidRDefault="00260674" w:rsidP="00B17A60">
            <w:r>
              <w:t>Cerrar sesión</w:t>
            </w:r>
          </w:p>
        </w:tc>
      </w:tr>
      <w:tr w:rsidR="00260674" w14:paraId="4E360317"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5D218D27" w14:textId="77777777" w:rsidR="00260674" w:rsidRDefault="00260674" w:rsidP="00B17A60">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6B30E7B5" w14:textId="77777777" w:rsidR="00260674" w:rsidRDefault="00260674" w:rsidP="00B17A60">
            <w:r>
              <w:t>Alta</w:t>
            </w:r>
          </w:p>
        </w:tc>
      </w:tr>
      <w:tr w:rsidR="00260674" w14:paraId="1BF9C8E1"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09215869" w14:textId="77777777" w:rsidR="00260674" w:rsidRDefault="00260674" w:rsidP="00B17A60">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5F495975" w14:textId="77777777" w:rsidR="00260674" w:rsidRDefault="00260674" w:rsidP="00B17A60">
            <w:r>
              <w:t>Permitir cerrar sesión en cualquier momento</w:t>
            </w:r>
          </w:p>
        </w:tc>
      </w:tr>
      <w:tr w:rsidR="00260674" w14:paraId="3A93DFC4" w14:textId="77777777" w:rsidTr="00B17A60">
        <w:tc>
          <w:tcPr>
            <w:tcW w:w="4320" w:type="dxa"/>
            <w:tcBorders>
              <w:top w:val="single" w:sz="4" w:space="0" w:color="auto"/>
              <w:left w:val="single" w:sz="4" w:space="0" w:color="auto"/>
              <w:bottom w:val="single" w:sz="4" w:space="0" w:color="auto"/>
              <w:right w:val="single" w:sz="4" w:space="0" w:color="auto"/>
            </w:tcBorders>
            <w:hideMark/>
          </w:tcPr>
          <w:p w14:paraId="589C1E61" w14:textId="77777777" w:rsidR="00260674" w:rsidRDefault="00260674" w:rsidP="00B17A60">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78464361" w14:textId="77777777" w:rsidR="00260674" w:rsidRDefault="00260674" w:rsidP="007B5E3A">
            <w:pPr>
              <w:keepNext/>
            </w:pPr>
            <w:r>
              <w:t>Inicio de sesión</w:t>
            </w:r>
          </w:p>
        </w:tc>
      </w:tr>
    </w:tbl>
    <w:p w14:paraId="55FC4209" w14:textId="10D90F3B" w:rsidR="00260674" w:rsidRDefault="007B5E3A" w:rsidP="007B5E3A">
      <w:pPr>
        <w:pStyle w:val="Descripcin"/>
        <w:jc w:val="center"/>
        <w:rPr>
          <w:lang w:val="en-US"/>
        </w:rPr>
      </w:pPr>
      <w:bookmarkStart w:id="1510" w:name="_Toc207315025"/>
      <w:bookmarkStart w:id="1511" w:name="_Toc202786452"/>
      <w:r>
        <w:t xml:space="preserve">Tabla </w:t>
      </w:r>
      <w:r w:rsidR="00DE1F43">
        <w:fldChar w:fldCharType="begin"/>
      </w:r>
      <w:r w:rsidR="00DE1F43">
        <w:instrText xml:space="preserve"> SEQ Tabla \* ARABIC </w:instrText>
      </w:r>
      <w:r w:rsidR="00DE1F43">
        <w:fldChar w:fldCharType="separate"/>
      </w:r>
      <w:r w:rsidR="0020779A">
        <w:rPr>
          <w:noProof/>
        </w:rPr>
        <w:t>31</w:t>
      </w:r>
      <w:r w:rsidR="00DE1F43">
        <w:rPr>
          <w:noProof/>
        </w:rPr>
        <w:fldChar w:fldCharType="end"/>
      </w:r>
      <w:r>
        <w:t xml:space="preserve"> - RF024</w:t>
      </w:r>
      <w:bookmarkEnd w:id="1510"/>
      <w:bookmarkEnd w:id="1511"/>
    </w:p>
    <w:p w14:paraId="497E3952" w14:textId="0FA37A95" w:rsidR="00260674" w:rsidRDefault="00260674" w:rsidP="0065104C">
      <w:pPr>
        <w:pStyle w:val="Ttulo3"/>
        <w:rPr>
          <w:lang w:val="en-US"/>
          <w:rPrChange w:id="1512" w:author="Redondo García Francisco Javier" w:date="2025-09-02T09:44:00Z">
            <w:rPr/>
          </w:rPrChange>
        </w:rPr>
      </w:pPr>
      <w:bookmarkStart w:id="1513" w:name="_Toc207317084"/>
      <w:bookmarkStart w:id="1514" w:name="_Toc202786278"/>
      <w:r w:rsidRPr="00FC1A7E">
        <w:rPr>
          <w:lang w:val="en-US"/>
        </w:rPr>
        <w:t>3.2.2</w:t>
      </w:r>
      <w:r w:rsidR="0065104C">
        <w:rPr>
          <w:lang w:val="en-US"/>
        </w:rPr>
        <w:t>.</w:t>
      </w:r>
      <w:r w:rsidRPr="00FC1A7E">
        <w:rPr>
          <w:lang w:val="en-US"/>
        </w:rPr>
        <w:t xml:space="preserve"> </w:t>
      </w:r>
      <w:proofErr w:type="spellStart"/>
      <w:r>
        <w:rPr>
          <w:lang w:val="en-US"/>
          <w:rPrChange w:id="1515" w:author="Redondo García Francisco Javier" w:date="2025-09-02T09:44:00Z">
            <w:rPr/>
          </w:rPrChange>
        </w:rPr>
        <w:t>R</w:t>
      </w:r>
      <w:r w:rsidRPr="00FC1A7E">
        <w:rPr>
          <w:lang w:val="en-US"/>
          <w:rPrChange w:id="1516" w:author="Redondo García Francisco Javier" w:date="2025-09-02T09:44:00Z">
            <w:rPr/>
          </w:rPrChange>
        </w:rPr>
        <w:t>equisitos</w:t>
      </w:r>
      <w:proofErr w:type="spellEnd"/>
      <w:r w:rsidRPr="00FC1A7E">
        <w:rPr>
          <w:lang w:val="en-US"/>
          <w:rPrChange w:id="1517" w:author="Redondo García Francisco Javier" w:date="2025-09-02T09:44:00Z">
            <w:rPr/>
          </w:rPrChange>
        </w:rPr>
        <w:t xml:space="preserve"> no </w:t>
      </w:r>
      <w:proofErr w:type="spellStart"/>
      <w:r w:rsidRPr="00FC1A7E">
        <w:rPr>
          <w:lang w:val="en-US"/>
          <w:rPrChange w:id="1518" w:author="Redondo García Francisco Javier" w:date="2025-09-02T09:44:00Z">
            <w:rPr/>
          </w:rPrChange>
        </w:rPr>
        <w:t>funcionales</w:t>
      </w:r>
      <w:bookmarkEnd w:id="1513"/>
      <w:bookmarkEnd w:id="1514"/>
      <w:proofErr w:type="spellEnd"/>
    </w:p>
    <w:p w14:paraId="0DA26260" w14:textId="72D4CCFA" w:rsidR="00F232C2" w:rsidRPr="00717A8A" w:rsidRDefault="00F232C2" w:rsidP="00F232C2">
      <w:r w:rsidRPr="00717A8A">
        <w:t>En este apartado se presentan las tablas de los requisit</w:t>
      </w:r>
      <w:r w:rsidR="00F934A2">
        <w:t>o</w:t>
      </w:r>
      <w:r w:rsidRPr="00717A8A">
        <w:t>s no funcionales, con la misma estructura que los requisit</w:t>
      </w:r>
      <w:r w:rsidR="00F934A2">
        <w:t>o</w:t>
      </w:r>
      <w:r w:rsidRPr="00717A8A">
        <w:t>s funcionales.</w:t>
      </w:r>
    </w:p>
    <w:p w14:paraId="0A69E7C4" w14:textId="77777777" w:rsidR="00260674" w:rsidRPr="00717A8A" w:rsidRDefault="00260674" w:rsidP="00096189">
      <w:pPr>
        <w:rPr>
          <w:sz w:val="28"/>
          <w:szCs w:val="28"/>
        </w:rPr>
      </w:pPr>
    </w:p>
    <w:tbl>
      <w:tblPr>
        <w:tblStyle w:val="Tablaconcuadrcula"/>
        <w:tblW w:w="0" w:type="auto"/>
        <w:tblLook w:val="04A0" w:firstRow="1" w:lastRow="0" w:firstColumn="1" w:lastColumn="0" w:noHBand="0" w:noVBand="1"/>
      </w:tblPr>
      <w:tblGrid>
        <w:gridCol w:w="4245"/>
        <w:gridCol w:w="4249"/>
      </w:tblGrid>
      <w:tr w:rsidR="00260674" w14:paraId="6E6687B3"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BED100A"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708D0E32" w14:textId="69200FB9" w:rsidR="00260674" w:rsidRDefault="00260674">
            <w:r>
              <w:rPr>
                <w:b/>
              </w:rPr>
              <w:t>RNF</w:t>
            </w:r>
            <w:r w:rsidR="00D41D18">
              <w:rPr>
                <w:b/>
              </w:rPr>
              <w:t>00</w:t>
            </w:r>
            <w:r>
              <w:rPr>
                <w:b/>
              </w:rPr>
              <w:t>1</w:t>
            </w:r>
          </w:p>
        </w:tc>
      </w:tr>
      <w:tr w:rsidR="00260674" w14:paraId="02C052E6"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E70E1D3"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7B9448F8" w14:textId="77777777" w:rsidR="00260674" w:rsidRDefault="00260674">
            <w:r>
              <w:t>Procesamiento eficiente</w:t>
            </w:r>
          </w:p>
        </w:tc>
      </w:tr>
      <w:tr w:rsidR="00260674" w14:paraId="1187399A"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738FE53"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5081758B" w14:textId="77777777" w:rsidR="00260674" w:rsidRDefault="00260674">
            <w:r>
              <w:t>Alta</w:t>
            </w:r>
          </w:p>
        </w:tc>
      </w:tr>
      <w:tr w:rsidR="00260674" w14:paraId="1A854410"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0BB99633"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69C3E06A" w14:textId="77777777" w:rsidR="00260674" w:rsidRDefault="00260674">
            <w:r>
              <w:t>Procesar eventos en menos de 2 segundos.</w:t>
            </w:r>
          </w:p>
        </w:tc>
      </w:tr>
      <w:tr w:rsidR="00260674" w14:paraId="36455CCE"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0590CF77"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1F73BDCE" w14:textId="77777777" w:rsidR="00260674" w:rsidRDefault="00260674" w:rsidP="007B5E3A">
            <w:pPr>
              <w:keepNext/>
            </w:pPr>
            <w:r>
              <w:t>Ninguna</w:t>
            </w:r>
          </w:p>
        </w:tc>
      </w:tr>
    </w:tbl>
    <w:p w14:paraId="1E0623EE" w14:textId="26A9F97C" w:rsidR="00260674" w:rsidRDefault="007B5E3A" w:rsidP="007B5E3A">
      <w:pPr>
        <w:pStyle w:val="Descripcin"/>
        <w:jc w:val="center"/>
        <w:rPr>
          <w:lang w:val="en-US"/>
        </w:rPr>
      </w:pPr>
      <w:bookmarkStart w:id="1519" w:name="_Toc207315026"/>
      <w:bookmarkStart w:id="1520" w:name="_Toc202786453"/>
      <w:r>
        <w:t xml:space="preserve">Tabla </w:t>
      </w:r>
      <w:r w:rsidR="00DE1F43">
        <w:fldChar w:fldCharType="begin"/>
      </w:r>
      <w:r w:rsidR="00DE1F43">
        <w:instrText xml:space="preserve"> SEQ Tabla \* ARABIC </w:instrText>
      </w:r>
      <w:r w:rsidR="00DE1F43">
        <w:fldChar w:fldCharType="separate"/>
      </w:r>
      <w:r w:rsidR="0020779A">
        <w:rPr>
          <w:noProof/>
        </w:rPr>
        <w:t>32</w:t>
      </w:r>
      <w:r w:rsidR="00DE1F43">
        <w:rPr>
          <w:noProof/>
        </w:rPr>
        <w:fldChar w:fldCharType="end"/>
      </w:r>
      <w:r>
        <w:t xml:space="preserve"> - RNF001</w:t>
      </w:r>
      <w:bookmarkEnd w:id="1519"/>
      <w:bookmarkEnd w:id="1520"/>
    </w:p>
    <w:tbl>
      <w:tblPr>
        <w:tblStyle w:val="Tablaconcuadrcula"/>
        <w:tblW w:w="0" w:type="auto"/>
        <w:tblLook w:val="04A0" w:firstRow="1" w:lastRow="0" w:firstColumn="1" w:lastColumn="0" w:noHBand="0" w:noVBand="1"/>
      </w:tblPr>
      <w:tblGrid>
        <w:gridCol w:w="4252"/>
        <w:gridCol w:w="4242"/>
      </w:tblGrid>
      <w:tr w:rsidR="00260674" w14:paraId="6E8EF906"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C9D13CF"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610DEECC" w14:textId="65330826" w:rsidR="00260674" w:rsidRDefault="00260674">
            <w:r>
              <w:rPr>
                <w:b/>
              </w:rPr>
              <w:t>RNF</w:t>
            </w:r>
            <w:r w:rsidR="00D41D18">
              <w:rPr>
                <w:b/>
              </w:rPr>
              <w:t>00</w:t>
            </w:r>
            <w:r>
              <w:rPr>
                <w:b/>
              </w:rPr>
              <w:t>2</w:t>
            </w:r>
          </w:p>
        </w:tc>
      </w:tr>
      <w:tr w:rsidR="00260674" w14:paraId="369CBB9E"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DF4511D"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20D8C225" w14:textId="77777777" w:rsidR="00260674" w:rsidRDefault="00260674">
            <w:r>
              <w:t>Interfaz intuitiva</w:t>
            </w:r>
          </w:p>
        </w:tc>
      </w:tr>
      <w:tr w:rsidR="00260674" w14:paraId="3C20B77D"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5D65C63"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7BA32072" w14:textId="77777777" w:rsidR="00260674" w:rsidRDefault="00260674">
            <w:r>
              <w:t>Media</w:t>
            </w:r>
          </w:p>
        </w:tc>
      </w:tr>
      <w:tr w:rsidR="00260674" w14:paraId="7C620CC0"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E2C1CD6"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0D5B2333" w14:textId="77777777" w:rsidR="00260674" w:rsidRDefault="00260674">
            <w:r>
              <w:t>Diseñar una interfaz sencilla para uso por personal sanitario.</w:t>
            </w:r>
          </w:p>
        </w:tc>
      </w:tr>
      <w:tr w:rsidR="00260674" w14:paraId="66B1E889"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8902EEA"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2E64A8F1" w14:textId="77777777" w:rsidR="00260674" w:rsidRDefault="00260674" w:rsidP="007B5E3A">
            <w:pPr>
              <w:keepNext/>
            </w:pPr>
            <w:r>
              <w:t>Ninguna</w:t>
            </w:r>
          </w:p>
        </w:tc>
      </w:tr>
    </w:tbl>
    <w:p w14:paraId="5232B872" w14:textId="4E459C0C" w:rsidR="00260674" w:rsidRDefault="007B5E3A" w:rsidP="007B5E3A">
      <w:pPr>
        <w:pStyle w:val="Descripcin"/>
        <w:jc w:val="center"/>
        <w:rPr>
          <w:lang w:val="en-US"/>
        </w:rPr>
      </w:pPr>
      <w:bookmarkStart w:id="1521" w:name="_Toc207315027"/>
      <w:bookmarkStart w:id="1522" w:name="_Toc202786454"/>
      <w:r>
        <w:t xml:space="preserve">Tabla </w:t>
      </w:r>
      <w:r w:rsidR="00DE1F43">
        <w:fldChar w:fldCharType="begin"/>
      </w:r>
      <w:r w:rsidR="00DE1F43">
        <w:instrText xml:space="preserve"> SEQ Tabla \* ARABIC </w:instrText>
      </w:r>
      <w:r w:rsidR="00DE1F43">
        <w:fldChar w:fldCharType="separate"/>
      </w:r>
      <w:r w:rsidR="0020779A">
        <w:rPr>
          <w:noProof/>
        </w:rPr>
        <w:t>33</w:t>
      </w:r>
      <w:r w:rsidR="00DE1F43">
        <w:rPr>
          <w:noProof/>
        </w:rPr>
        <w:fldChar w:fldCharType="end"/>
      </w:r>
      <w:r w:rsidRPr="00316FF1">
        <w:t xml:space="preserve"> - RNF00</w:t>
      </w:r>
      <w:r>
        <w:t>2</w:t>
      </w:r>
      <w:bookmarkEnd w:id="1521"/>
      <w:bookmarkEnd w:id="1522"/>
    </w:p>
    <w:tbl>
      <w:tblPr>
        <w:tblStyle w:val="Tablaconcuadrcula"/>
        <w:tblW w:w="0" w:type="auto"/>
        <w:tblLook w:val="04A0" w:firstRow="1" w:lastRow="0" w:firstColumn="1" w:lastColumn="0" w:noHBand="0" w:noVBand="1"/>
      </w:tblPr>
      <w:tblGrid>
        <w:gridCol w:w="4245"/>
        <w:gridCol w:w="4249"/>
      </w:tblGrid>
      <w:tr w:rsidR="00260674" w14:paraId="2E4673DF"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EDABDBC"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28ADCAB6" w14:textId="4FE41FEB" w:rsidR="00260674" w:rsidRDefault="00260674">
            <w:r>
              <w:rPr>
                <w:b/>
              </w:rPr>
              <w:t>RNF</w:t>
            </w:r>
            <w:r w:rsidR="00D41D18">
              <w:rPr>
                <w:b/>
              </w:rPr>
              <w:t>00</w:t>
            </w:r>
            <w:r>
              <w:rPr>
                <w:b/>
              </w:rPr>
              <w:t>3</w:t>
            </w:r>
          </w:p>
        </w:tc>
      </w:tr>
      <w:tr w:rsidR="00260674" w14:paraId="7FF94743"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FD7FDFD"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7C37B3CA" w14:textId="77777777" w:rsidR="00260674" w:rsidRDefault="00260674">
            <w:r>
              <w:t>Compatibilidad Android</w:t>
            </w:r>
          </w:p>
        </w:tc>
      </w:tr>
      <w:tr w:rsidR="00260674" w14:paraId="575B8C01"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92FD159"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5A7F0E7C" w14:textId="77777777" w:rsidR="00260674" w:rsidRDefault="00260674">
            <w:r>
              <w:t>Media</w:t>
            </w:r>
          </w:p>
        </w:tc>
      </w:tr>
      <w:tr w:rsidR="00260674" w14:paraId="6F32EF4B"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E16DDD9"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7E49C5B7" w14:textId="77777777" w:rsidR="00260674" w:rsidRDefault="00260674">
            <w:r>
              <w:t>Funcionar en dispositivos Android 8.0 o superior.</w:t>
            </w:r>
          </w:p>
        </w:tc>
      </w:tr>
      <w:tr w:rsidR="00260674" w14:paraId="18A70ADA"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0130D28"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45EC6337" w14:textId="77777777" w:rsidR="00260674" w:rsidRDefault="00260674" w:rsidP="007B5E3A">
            <w:pPr>
              <w:keepNext/>
            </w:pPr>
            <w:r>
              <w:t>Ninguna</w:t>
            </w:r>
          </w:p>
        </w:tc>
      </w:tr>
    </w:tbl>
    <w:p w14:paraId="5B5806D0" w14:textId="363EB854" w:rsidR="00260674" w:rsidRDefault="007B5E3A" w:rsidP="007B5E3A">
      <w:pPr>
        <w:pStyle w:val="Descripcin"/>
        <w:jc w:val="center"/>
        <w:rPr>
          <w:lang w:val="en-US"/>
        </w:rPr>
      </w:pPr>
      <w:bookmarkStart w:id="1523" w:name="_Toc207315028"/>
      <w:bookmarkStart w:id="1524" w:name="_Toc202786455"/>
      <w:r>
        <w:t xml:space="preserve">Tabla </w:t>
      </w:r>
      <w:r w:rsidR="00DE1F43">
        <w:fldChar w:fldCharType="begin"/>
      </w:r>
      <w:r w:rsidR="00DE1F43">
        <w:instrText xml:space="preserve"> SEQ Tabla \* ARABIC </w:instrText>
      </w:r>
      <w:r w:rsidR="00DE1F43">
        <w:fldChar w:fldCharType="separate"/>
      </w:r>
      <w:r w:rsidR="0020779A">
        <w:rPr>
          <w:noProof/>
        </w:rPr>
        <w:t>34</w:t>
      </w:r>
      <w:r w:rsidR="00DE1F43">
        <w:rPr>
          <w:noProof/>
        </w:rPr>
        <w:fldChar w:fldCharType="end"/>
      </w:r>
      <w:r w:rsidRPr="00084EF8">
        <w:t xml:space="preserve"> - RNF00</w:t>
      </w:r>
      <w:r>
        <w:t>3</w:t>
      </w:r>
      <w:bookmarkEnd w:id="1523"/>
      <w:bookmarkEnd w:id="1524"/>
    </w:p>
    <w:tbl>
      <w:tblPr>
        <w:tblStyle w:val="Tablaconcuadrcula"/>
        <w:tblW w:w="0" w:type="auto"/>
        <w:tblLook w:val="04A0" w:firstRow="1" w:lastRow="0" w:firstColumn="1" w:lastColumn="0" w:noHBand="0" w:noVBand="1"/>
      </w:tblPr>
      <w:tblGrid>
        <w:gridCol w:w="4247"/>
        <w:gridCol w:w="4247"/>
      </w:tblGrid>
      <w:tr w:rsidR="00260674" w14:paraId="0BA14F97"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B0A4D8D"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354DFAF5" w14:textId="6363F50C" w:rsidR="00260674" w:rsidRDefault="00260674">
            <w:r>
              <w:rPr>
                <w:b/>
              </w:rPr>
              <w:t>RNF</w:t>
            </w:r>
            <w:r w:rsidR="00D41D18">
              <w:rPr>
                <w:b/>
              </w:rPr>
              <w:t>00</w:t>
            </w:r>
            <w:r>
              <w:rPr>
                <w:b/>
              </w:rPr>
              <w:t>4</w:t>
            </w:r>
          </w:p>
        </w:tc>
      </w:tr>
      <w:tr w:rsidR="00260674" w14:paraId="6DF865B5"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6770B61"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5FFC5291" w14:textId="77777777" w:rsidR="00260674" w:rsidRDefault="00260674">
            <w:r>
              <w:t>Seguridad de datos</w:t>
            </w:r>
          </w:p>
        </w:tc>
      </w:tr>
      <w:tr w:rsidR="00260674" w14:paraId="594E0775"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D62B335"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7E81EC2A" w14:textId="77777777" w:rsidR="00260674" w:rsidRDefault="00260674">
            <w:r>
              <w:t>Alta</w:t>
            </w:r>
          </w:p>
        </w:tc>
      </w:tr>
      <w:tr w:rsidR="00260674" w14:paraId="270FFACC"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1810B9E"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6EA76664" w14:textId="77777777" w:rsidR="00260674" w:rsidRDefault="00260674">
            <w:r>
              <w:t>Proteger datos con autenticación y conexión segura.</w:t>
            </w:r>
          </w:p>
        </w:tc>
      </w:tr>
      <w:tr w:rsidR="00260674" w14:paraId="697C4F90"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B153050"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66EB3C7C" w14:textId="77777777" w:rsidR="00260674" w:rsidRDefault="00260674" w:rsidP="007B5E3A">
            <w:pPr>
              <w:keepNext/>
            </w:pPr>
            <w:r>
              <w:t>Ninguna</w:t>
            </w:r>
          </w:p>
        </w:tc>
      </w:tr>
    </w:tbl>
    <w:p w14:paraId="61054471" w14:textId="204514E7" w:rsidR="00260674" w:rsidRDefault="007B5E3A" w:rsidP="007B5E3A">
      <w:pPr>
        <w:pStyle w:val="Descripcin"/>
        <w:jc w:val="center"/>
        <w:rPr>
          <w:lang w:val="en-US"/>
        </w:rPr>
      </w:pPr>
      <w:bookmarkStart w:id="1525" w:name="_Toc207315029"/>
      <w:bookmarkStart w:id="1526" w:name="_Toc202786456"/>
      <w:r>
        <w:lastRenderedPageBreak/>
        <w:t xml:space="preserve">Tabla </w:t>
      </w:r>
      <w:r w:rsidR="00DE1F43">
        <w:fldChar w:fldCharType="begin"/>
      </w:r>
      <w:r w:rsidR="00DE1F43">
        <w:instrText xml:space="preserve"> SEQ Tabla \* ARABIC </w:instrText>
      </w:r>
      <w:r w:rsidR="00DE1F43">
        <w:fldChar w:fldCharType="separate"/>
      </w:r>
      <w:r w:rsidR="0020779A">
        <w:rPr>
          <w:noProof/>
        </w:rPr>
        <w:t>35</w:t>
      </w:r>
      <w:r w:rsidR="00DE1F43">
        <w:rPr>
          <w:noProof/>
        </w:rPr>
        <w:fldChar w:fldCharType="end"/>
      </w:r>
      <w:r w:rsidRPr="006832A8">
        <w:t xml:space="preserve"> - RNF00</w:t>
      </w:r>
      <w:r>
        <w:t>4</w:t>
      </w:r>
      <w:bookmarkEnd w:id="1525"/>
      <w:bookmarkEnd w:id="1526"/>
    </w:p>
    <w:tbl>
      <w:tblPr>
        <w:tblStyle w:val="Tablaconcuadrcula"/>
        <w:tblW w:w="0" w:type="auto"/>
        <w:tblLook w:val="04A0" w:firstRow="1" w:lastRow="0" w:firstColumn="1" w:lastColumn="0" w:noHBand="0" w:noVBand="1"/>
      </w:tblPr>
      <w:tblGrid>
        <w:gridCol w:w="4248"/>
        <w:gridCol w:w="4246"/>
      </w:tblGrid>
      <w:tr w:rsidR="00260674" w14:paraId="75B9E8DD"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21F89EE"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2EFB3200" w14:textId="3EEB043B" w:rsidR="00260674" w:rsidRDefault="00260674">
            <w:r>
              <w:rPr>
                <w:b/>
              </w:rPr>
              <w:t>RNF</w:t>
            </w:r>
            <w:r w:rsidR="00D41D18">
              <w:rPr>
                <w:b/>
              </w:rPr>
              <w:t>00</w:t>
            </w:r>
            <w:r>
              <w:rPr>
                <w:b/>
              </w:rPr>
              <w:t>5</w:t>
            </w:r>
          </w:p>
        </w:tc>
      </w:tr>
      <w:tr w:rsidR="00260674" w14:paraId="10B93D9F"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8274F55"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71B6332" w14:textId="77777777" w:rsidR="00260674" w:rsidRDefault="00260674">
            <w:r>
              <w:t>Escalabilidad de datos</w:t>
            </w:r>
          </w:p>
        </w:tc>
      </w:tr>
      <w:tr w:rsidR="00260674" w14:paraId="1C2EDF95"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D7DC90A"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4D965B06" w14:textId="77777777" w:rsidR="00260674" w:rsidRDefault="00260674">
            <w:r>
              <w:t>Media</w:t>
            </w:r>
          </w:p>
        </w:tc>
      </w:tr>
      <w:tr w:rsidR="00260674" w14:paraId="2AD36B83"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D4407E8"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45F032A3" w14:textId="77777777" w:rsidR="00260674" w:rsidRDefault="00260674">
            <w:r>
              <w:t>Permitir gestión fluida de múltiples pacientes y pruebas.</w:t>
            </w:r>
          </w:p>
        </w:tc>
      </w:tr>
      <w:tr w:rsidR="00260674" w14:paraId="3F1C31DF"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0BD04155"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4F670AF5" w14:textId="77777777" w:rsidR="00260674" w:rsidRDefault="00260674" w:rsidP="007B5E3A">
            <w:pPr>
              <w:keepNext/>
            </w:pPr>
            <w:r>
              <w:t>Ninguna</w:t>
            </w:r>
          </w:p>
        </w:tc>
      </w:tr>
    </w:tbl>
    <w:p w14:paraId="37B1FBD3" w14:textId="30FE8CF4" w:rsidR="00260674" w:rsidRDefault="007B5E3A" w:rsidP="007B5E3A">
      <w:pPr>
        <w:pStyle w:val="Descripcin"/>
        <w:jc w:val="center"/>
        <w:rPr>
          <w:lang w:val="en-US"/>
        </w:rPr>
      </w:pPr>
      <w:bookmarkStart w:id="1527" w:name="_Toc207315030"/>
      <w:bookmarkStart w:id="1528" w:name="_Toc202786457"/>
      <w:r>
        <w:t xml:space="preserve">Tabla </w:t>
      </w:r>
      <w:r w:rsidR="00DE1F43">
        <w:fldChar w:fldCharType="begin"/>
      </w:r>
      <w:r w:rsidR="00DE1F43">
        <w:instrText xml:space="preserve"> SEQ Tabla \* ARABIC </w:instrText>
      </w:r>
      <w:r w:rsidR="00DE1F43">
        <w:fldChar w:fldCharType="separate"/>
      </w:r>
      <w:r w:rsidR="0020779A">
        <w:rPr>
          <w:noProof/>
        </w:rPr>
        <w:t>36</w:t>
      </w:r>
      <w:r w:rsidR="00DE1F43">
        <w:rPr>
          <w:noProof/>
        </w:rPr>
        <w:fldChar w:fldCharType="end"/>
      </w:r>
      <w:r w:rsidRPr="00EF5FA8">
        <w:t xml:space="preserve"> - RNF00</w:t>
      </w:r>
      <w:r>
        <w:t>5</w:t>
      </w:r>
      <w:bookmarkEnd w:id="1527"/>
      <w:bookmarkEnd w:id="1528"/>
    </w:p>
    <w:tbl>
      <w:tblPr>
        <w:tblStyle w:val="Tablaconcuadrcula"/>
        <w:tblW w:w="0" w:type="auto"/>
        <w:tblLook w:val="04A0" w:firstRow="1" w:lastRow="0" w:firstColumn="1" w:lastColumn="0" w:noHBand="0" w:noVBand="1"/>
      </w:tblPr>
      <w:tblGrid>
        <w:gridCol w:w="4251"/>
        <w:gridCol w:w="4243"/>
      </w:tblGrid>
      <w:tr w:rsidR="00260674" w14:paraId="2FA3C93F"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2168FE4"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769AE72E" w14:textId="0E4B8505" w:rsidR="00260674" w:rsidRDefault="00260674">
            <w:r>
              <w:rPr>
                <w:b/>
              </w:rPr>
              <w:t>RNF</w:t>
            </w:r>
            <w:r w:rsidR="00D41D18">
              <w:rPr>
                <w:b/>
              </w:rPr>
              <w:t>00</w:t>
            </w:r>
            <w:r>
              <w:rPr>
                <w:b/>
              </w:rPr>
              <w:t>6</w:t>
            </w:r>
          </w:p>
        </w:tc>
      </w:tr>
      <w:tr w:rsidR="00260674" w14:paraId="4BB20CE8"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96C4157"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09137D14" w14:textId="77777777" w:rsidR="00260674" w:rsidRDefault="00260674">
            <w:r>
              <w:t>Carga rápida</w:t>
            </w:r>
          </w:p>
        </w:tc>
      </w:tr>
      <w:tr w:rsidR="00260674" w14:paraId="2EE82E2A"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08A5F34E"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6173B4B3" w14:textId="77777777" w:rsidR="00260674" w:rsidRDefault="00260674">
            <w:r>
              <w:t>Media</w:t>
            </w:r>
          </w:p>
        </w:tc>
      </w:tr>
      <w:tr w:rsidR="00260674" w14:paraId="666B7F37"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C3FD3C2"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57AB6C6D" w14:textId="77777777" w:rsidR="00260674" w:rsidRDefault="00260674">
            <w:r>
              <w:t>Cargar historial de pacientes en menos de 3 segundos.</w:t>
            </w:r>
          </w:p>
        </w:tc>
      </w:tr>
      <w:tr w:rsidR="00260674" w14:paraId="76388A51"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4FC5738"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1FAACAF3" w14:textId="77777777" w:rsidR="00260674" w:rsidRDefault="00260674" w:rsidP="007B5E3A">
            <w:pPr>
              <w:keepNext/>
            </w:pPr>
            <w:r>
              <w:t>Ninguna</w:t>
            </w:r>
          </w:p>
        </w:tc>
      </w:tr>
    </w:tbl>
    <w:p w14:paraId="721F2E8C" w14:textId="3E44324E" w:rsidR="00260674" w:rsidRDefault="007B5E3A" w:rsidP="007B5E3A">
      <w:pPr>
        <w:pStyle w:val="Descripcin"/>
        <w:jc w:val="center"/>
        <w:rPr>
          <w:lang w:val="en-US"/>
        </w:rPr>
      </w:pPr>
      <w:bookmarkStart w:id="1529" w:name="_Toc207315031"/>
      <w:bookmarkStart w:id="1530" w:name="_Toc202786458"/>
      <w:r>
        <w:t xml:space="preserve">Tabla </w:t>
      </w:r>
      <w:r w:rsidR="00DE1F43">
        <w:fldChar w:fldCharType="begin"/>
      </w:r>
      <w:r w:rsidR="00DE1F43">
        <w:instrText xml:space="preserve"> SEQ Tabla \* ARABIC </w:instrText>
      </w:r>
      <w:r w:rsidR="00DE1F43">
        <w:fldChar w:fldCharType="separate"/>
      </w:r>
      <w:r w:rsidR="0020779A">
        <w:rPr>
          <w:noProof/>
        </w:rPr>
        <w:t>37</w:t>
      </w:r>
      <w:r w:rsidR="00DE1F43">
        <w:rPr>
          <w:noProof/>
        </w:rPr>
        <w:fldChar w:fldCharType="end"/>
      </w:r>
      <w:r w:rsidRPr="00377878">
        <w:t xml:space="preserve"> - RNF00</w:t>
      </w:r>
      <w:r>
        <w:t>6</w:t>
      </w:r>
      <w:bookmarkEnd w:id="1529"/>
      <w:bookmarkEnd w:id="1530"/>
    </w:p>
    <w:tbl>
      <w:tblPr>
        <w:tblStyle w:val="Tablaconcuadrcula"/>
        <w:tblW w:w="0" w:type="auto"/>
        <w:tblLook w:val="04A0" w:firstRow="1" w:lastRow="0" w:firstColumn="1" w:lastColumn="0" w:noHBand="0" w:noVBand="1"/>
      </w:tblPr>
      <w:tblGrid>
        <w:gridCol w:w="4247"/>
        <w:gridCol w:w="4247"/>
      </w:tblGrid>
      <w:tr w:rsidR="00260674" w14:paraId="655B2B0D"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149AB12"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72348EE7" w14:textId="23F0BE44" w:rsidR="00260674" w:rsidRDefault="00260674">
            <w:r>
              <w:rPr>
                <w:b/>
              </w:rPr>
              <w:t>RNF</w:t>
            </w:r>
            <w:r w:rsidR="00D41D18">
              <w:rPr>
                <w:b/>
              </w:rPr>
              <w:t>00</w:t>
            </w:r>
            <w:r>
              <w:rPr>
                <w:b/>
              </w:rPr>
              <w:t>7</w:t>
            </w:r>
          </w:p>
        </w:tc>
      </w:tr>
      <w:tr w:rsidR="00260674" w14:paraId="48B5639A"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58F8ABB"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ECA0F30" w14:textId="77777777" w:rsidR="00260674" w:rsidRDefault="00260674">
            <w:r>
              <w:t>Navegación clara</w:t>
            </w:r>
          </w:p>
        </w:tc>
      </w:tr>
      <w:tr w:rsidR="00260674" w14:paraId="5EC5A2E0"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1BAE981"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2A9CDC8C" w14:textId="77777777" w:rsidR="00260674" w:rsidRDefault="00260674">
            <w:r>
              <w:t>Media</w:t>
            </w:r>
          </w:p>
        </w:tc>
      </w:tr>
      <w:tr w:rsidR="00260674" w14:paraId="457A2665"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F06582B"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11715FF0" w14:textId="77777777" w:rsidR="00260674" w:rsidRDefault="00260674">
            <w:r>
              <w:t>Proporcionar navegación clara entre pacientes y pruebas.</w:t>
            </w:r>
          </w:p>
        </w:tc>
      </w:tr>
      <w:tr w:rsidR="00260674" w14:paraId="00708C4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A1FD0F9"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31A0C9F5" w14:textId="77777777" w:rsidR="00260674" w:rsidRDefault="00260674" w:rsidP="007B5E3A">
            <w:pPr>
              <w:keepNext/>
            </w:pPr>
            <w:r>
              <w:t>Ninguna</w:t>
            </w:r>
          </w:p>
        </w:tc>
      </w:tr>
    </w:tbl>
    <w:p w14:paraId="78C161B1" w14:textId="07B90F6A" w:rsidR="00260674" w:rsidRDefault="007B5E3A" w:rsidP="007B5E3A">
      <w:pPr>
        <w:pStyle w:val="Descripcin"/>
        <w:jc w:val="center"/>
        <w:rPr>
          <w:lang w:val="en-US"/>
        </w:rPr>
      </w:pPr>
      <w:bookmarkStart w:id="1531" w:name="_Toc207315032"/>
      <w:bookmarkStart w:id="1532" w:name="_Toc202786459"/>
      <w:r>
        <w:t xml:space="preserve">Tabla </w:t>
      </w:r>
      <w:r w:rsidR="00DE1F43">
        <w:fldChar w:fldCharType="begin"/>
      </w:r>
      <w:r w:rsidR="00DE1F43">
        <w:instrText xml:space="preserve"> SEQ Tabla \* ARABIC </w:instrText>
      </w:r>
      <w:r w:rsidR="00DE1F43">
        <w:fldChar w:fldCharType="separate"/>
      </w:r>
      <w:r w:rsidR="0020779A">
        <w:rPr>
          <w:noProof/>
        </w:rPr>
        <w:t>38</w:t>
      </w:r>
      <w:r w:rsidR="00DE1F43">
        <w:rPr>
          <w:noProof/>
        </w:rPr>
        <w:fldChar w:fldCharType="end"/>
      </w:r>
      <w:r w:rsidRPr="00413E2E">
        <w:t xml:space="preserve"> - RNF00</w:t>
      </w:r>
      <w:r>
        <w:t>7</w:t>
      </w:r>
      <w:bookmarkEnd w:id="1531"/>
      <w:bookmarkEnd w:id="1532"/>
    </w:p>
    <w:tbl>
      <w:tblPr>
        <w:tblStyle w:val="Tablaconcuadrcula"/>
        <w:tblW w:w="0" w:type="auto"/>
        <w:tblLook w:val="04A0" w:firstRow="1" w:lastRow="0" w:firstColumn="1" w:lastColumn="0" w:noHBand="0" w:noVBand="1"/>
      </w:tblPr>
      <w:tblGrid>
        <w:gridCol w:w="4245"/>
        <w:gridCol w:w="4249"/>
      </w:tblGrid>
      <w:tr w:rsidR="00260674" w14:paraId="60DA68C3"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2DCDB977"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4850DA7A" w14:textId="0F3A075F" w:rsidR="00260674" w:rsidRDefault="00260674">
            <w:r>
              <w:rPr>
                <w:b/>
              </w:rPr>
              <w:t>RNF</w:t>
            </w:r>
            <w:r w:rsidR="00D41D18">
              <w:rPr>
                <w:b/>
              </w:rPr>
              <w:t>00</w:t>
            </w:r>
            <w:r>
              <w:rPr>
                <w:b/>
              </w:rPr>
              <w:t>8</w:t>
            </w:r>
          </w:p>
        </w:tc>
      </w:tr>
      <w:tr w:rsidR="00260674" w14:paraId="20F6102A"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5F1F701"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E9DA600" w14:textId="77777777" w:rsidR="00260674" w:rsidRDefault="00260674">
            <w:r>
              <w:t>Compatibilidad web</w:t>
            </w:r>
          </w:p>
        </w:tc>
      </w:tr>
      <w:tr w:rsidR="00260674" w14:paraId="221DFABA"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AD6DDA6"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4001DA3C" w14:textId="77777777" w:rsidR="00260674" w:rsidRDefault="00260674">
            <w:r>
              <w:t>Baja</w:t>
            </w:r>
          </w:p>
        </w:tc>
      </w:tr>
      <w:tr w:rsidR="00260674" w14:paraId="7D516B94"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3287D9F"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7368249C" w14:textId="77777777" w:rsidR="00260674" w:rsidRDefault="00260674">
            <w:r>
              <w:t>Soportar navegadores Chrome, Firefox y Edge.</w:t>
            </w:r>
          </w:p>
        </w:tc>
      </w:tr>
      <w:tr w:rsidR="00260674" w14:paraId="1605F499"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7991729"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071A4642" w14:textId="77777777" w:rsidR="00260674" w:rsidRDefault="00260674" w:rsidP="007B5E3A">
            <w:pPr>
              <w:keepNext/>
            </w:pPr>
            <w:r>
              <w:t>Ninguna</w:t>
            </w:r>
          </w:p>
        </w:tc>
      </w:tr>
    </w:tbl>
    <w:p w14:paraId="7D8541E8" w14:textId="51EC8955" w:rsidR="00260674" w:rsidRDefault="007B5E3A" w:rsidP="007B5E3A">
      <w:pPr>
        <w:pStyle w:val="Descripcin"/>
        <w:jc w:val="center"/>
        <w:rPr>
          <w:lang w:val="en-US"/>
        </w:rPr>
      </w:pPr>
      <w:bookmarkStart w:id="1533" w:name="_Toc207315033"/>
      <w:bookmarkStart w:id="1534" w:name="_Toc202786460"/>
      <w:r>
        <w:t xml:space="preserve">Tabla </w:t>
      </w:r>
      <w:r w:rsidR="00DE1F43">
        <w:fldChar w:fldCharType="begin"/>
      </w:r>
      <w:r w:rsidR="00DE1F43">
        <w:instrText xml:space="preserve"> SEQ Tabla \* ARABIC </w:instrText>
      </w:r>
      <w:r w:rsidR="00DE1F43">
        <w:fldChar w:fldCharType="separate"/>
      </w:r>
      <w:r w:rsidR="0020779A">
        <w:rPr>
          <w:noProof/>
        </w:rPr>
        <w:t>39</w:t>
      </w:r>
      <w:r w:rsidR="00DE1F43">
        <w:rPr>
          <w:noProof/>
        </w:rPr>
        <w:fldChar w:fldCharType="end"/>
      </w:r>
      <w:r w:rsidRPr="00E13B07">
        <w:t xml:space="preserve"> - RNF00</w:t>
      </w:r>
      <w:r>
        <w:t>8</w:t>
      </w:r>
      <w:bookmarkEnd w:id="1533"/>
      <w:bookmarkEnd w:id="1534"/>
    </w:p>
    <w:tbl>
      <w:tblPr>
        <w:tblStyle w:val="Tablaconcuadrcula"/>
        <w:tblW w:w="0" w:type="auto"/>
        <w:tblLook w:val="04A0" w:firstRow="1" w:lastRow="0" w:firstColumn="1" w:lastColumn="0" w:noHBand="0" w:noVBand="1"/>
      </w:tblPr>
      <w:tblGrid>
        <w:gridCol w:w="4246"/>
        <w:gridCol w:w="4248"/>
      </w:tblGrid>
      <w:tr w:rsidR="00260674" w14:paraId="7C932473"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C3E678D"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0117793F" w14:textId="78B72780" w:rsidR="00260674" w:rsidRDefault="00260674">
            <w:r>
              <w:rPr>
                <w:b/>
              </w:rPr>
              <w:t>RNF</w:t>
            </w:r>
            <w:r w:rsidR="00D41D18">
              <w:rPr>
                <w:b/>
              </w:rPr>
              <w:t>00</w:t>
            </w:r>
            <w:r>
              <w:rPr>
                <w:b/>
              </w:rPr>
              <w:t>9</w:t>
            </w:r>
          </w:p>
        </w:tc>
      </w:tr>
      <w:tr w:rsidR="00260674" w14:paraId="5E5D6C82"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33EA4352"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3D256340" w14:textId="77777777" w:rsidR="00260674" w:rsidRDefault="00260674">
            <w:r>
              <w:t>Seguridad web</w:t>
            </w:r>
          </w:p>
        </w:tc>
      </w:tr>
      <w:tr w:rsidR="00260674" w14:paraId="48DDB803"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118A466"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6967A97B" w14:textId="77777777" w:rsidR="00260674" w:rsidRDefault="00260674">
            <w:r>
              <w:t>Alta</w:t>
            </w:r>
          </w:p>
        </w:tc>
      </w:tr>
      <w:tr w:rsidR="00260674" w14:paraId="0D402BAF"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CE92D3E"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1879A1C8" w14:textId="77777777" w:rsidR="00260674" w:rsidRDefault="00260674">
            <w:r>
              <w:t>Proteger acceso y datos mediante HTTPS y roles.</w:t>
            </w:r>
          </w:p>
        </w:tc>
      </w:tr>
      <w:tr w:rsidR="00260674" w14:paraId="27B9403C"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71D88AA0"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1B4B02DB" w14:textId="77777777" w:rsidR="00260674" w:rsidRDefault="00260674" w:rsidP="007B5E3A">
            <w:pPr>
              <w:keepNext/>
            </w:pPr>
            <w:r>
              <w:t xml:space="preserve">Configuración adecuada de roles en </w:t>
            </w:r>
            <w:proofErr w:type="spellStart"/>
            <w:r>
              <w:t>Firebase</w:t>
            </w:r>
            <w:proofErr w:type="spellEnd"/>
          </w:p>
        </w:tc>
      </w:tr>
    </w:tbl>
    <w:p w14:paraId="08E20BE0" w14:textId="22E02197" w:rsidR="00260674" w:rsidRDefault="007B5E3A" w:rsidP="007B5E3A">
      <w:pPr>
        <w:pStyle w:val="Descripcin"/>
        <w:jc w:val="center"/>
        <w:rPr>
          <w:lang w:val="en-US"/>
        </w:rPr>
      </w:pPr>
      <w:bookmarkStart w:id="1535" w:name="_Toc207315034"/>
      <w:bookmarkStart w:id="1536" w:name="_Toc202786461"/>
      <w:r>
        <w:t xml:space="preserve">Tabla </w:t>
      </w:r>
      <w:r w:rsidR="00DE1F43">
        <w:fldChar w:fldCharType="begin"/>
      </w:r>
      <w:r w:rsidR="00DE1F43">
        <w:instrText xml:space="preserve"> SEQ Tabla \* ARABIC </w:instrText>
      </w:r>
      <w:r w:rsidR="00DE1F43">
        <w:fldChar w:fldCharType="separate"/>
      </w:r>
      <w:r w:rsidR="0020779A">
        <w:rPr>
          <w:noProof/>
        </w:rPr>
        <w:t>40</w:t>
      </w:r>
      <w:r w:rsidR="00DE1F43">
        <w:rPr>
          <w:noProof/>
        </w:rPr>
        <w:fldChar w:fldCharType="end"/>
      </w:r>
      <w:r w:rsidRPr="009912D8">
        <w:t xml:space="preserve"> - RNF00</w:t>
      </w:r>
      <w:r>
        <w:t>9</w:t>
      </w:r>
      <w:bookmarkEnd w:id="1535"/>
      <w:bookmarkEnd w:id="1536"/>
    </w:p>
    <w:tbl>
      <w:tblPr>
        <w:tblStyle w:val="Tablaconcuadrcula"/>
        <w:tblW w:w="0" w:type="auto"/>
        <w:tblLook w:val="04A0" w:firstRow="1" w:lastRow="0" w:firstColumn="1" w:lastColumn="0" w:noHBand="0" w:noVBand="1"/>
      </w:tblPr>
      <w:tblGrid>
        <w:gridCol w:w="4247"/>
        <w:gridCol w:w="4247"/>
      </w:tblGrid>
      <w:tr w:rsidR="00260674" w14:paraId="3E9AD9F3"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62EE4E30"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6B3A8205" w14:textId="25735762" w:rsidR="00260674" w:rsidRDefault="00260674">
            <w:r>
              <w:rPr>
                <w:b/>
              </w:rPr>
              <w:t>RNF</w:t>
            </w:r>
            <w:r w:rsidR="00D41D18">
              <w:rPr>
                <w:b/>
              </w:rPr>
              <w:t>0</w:t>
            </w:r>
            <w:r>
              <w:rPr>
                <w:b/>
              </w:rPr>
              <w:t>10</w:t>
            </w:r>
          </w:p>
        </w:tc>
      </w:tr>
      <w:tr w:rsidR="00260674" w14:paraId="5B5758CE"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55A81AEA"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2D1D6278" w14:textId="77777777" w:rsidR="00260674" w:rsidRDefault="00260674">
            <w:r>
              <w:t>Estructura escalable</w:t>
            </w:r>
          </w:p>
        </w:tc>
      </w:tr>
      <w:tr w:rsidR="00260674" w14:paraId="16678389"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0F6AE0E"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5280130C" w14:textId="77777777" w:rsidR="00260674" w:rsidRDefault="00260674">
            <w:r>
              <w:t>Media</w:t>
            </w:r>
          </w:p>
        </w:tc>
      </w:tr>
      <w:tr w:rsidR="00260674" w14:paraId="48176B70"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1C2DDFE2"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26F2B506" w14:textId="77777777" w:rsidR="00260674" w:rsidRDefault="00260674">
            <w:r>
              <w:t>Diseñar base de datos escalable para futuras ampliaciones.</w:t>
            </w:r>
          </w:p>
        </w:tc>
      </w:tr>
      <w:tr w:rsidR="00260674" w14:paraId="78B36E4C" w14:textId="77777777" w:rsidTr="00096189">
        <w:tc>
          <w:tcPr>
            <w:tcW w:w="4320" w:type="dxa"/>
            <w:tcBorders>
              <w:top w:val="single" w:sz="4" w:space="0" w:color="auto"/>
              <w:left w:val="single" w:sz="4" w:space="0" w:color="auto"/>
              <w:bottom w:val="single" w:sz="4" w:space="0" w:color="auto"/>
              <w:right w:val="single" w:sz="4" w:space="0" w:color="auto"/>
            </w:tcBorders>
            <w:hideMark/>
          </w:tcPr>
          <w:p w14:paraId="458193BC"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170D6A4B" w14:textId="77777777" w:rsidR="00260674" w:rsidRDefault="00260674" w:rsidP="007B5E3A">
            <w:pPr>
              <w:keepNext/>
            </w:pPr>
            <w:r>
              <w:t>Ninguna</w:t>
            </w:r>
          </w:p>
        </w:tc>
      </w:tr>
    </w:tbl>
    <w:p w14:paraId="169B5C83" w14:textId="01F4066E" w:rsidR="00260674" w:rsidRDefault="007B5E3A" w:rsidP="007B5E3A">
      <w:pPr>
        <w:pStyle w:val="Descripcin"/>
        <w:jc w:val="center"/>
      </w:pPr>
      <w:bookmarkStart w:id="1537" w:name="_Toc207315035"/>
      <w:bookmarkStart w:id="1538" w:name="_Toc202786462"/>
      <w:r>
        <w:t xml:space="preserve">Tabla </w:t>
      </w:r>
      <w:r w:rsidR="00DE1F43">
        <w:fldChar w:fldCharType="begin"/>
      </w:r>
      <w:r w:rsidR="00DE1F43">
        <w:instrText xml:space="preserve"> SEQ Tabla \* ARABIC </w:instrText>
      </w:r>
      <w:r w:rsidR="00DE1F43">
        <w:fldChar w:fldCharType="separate"/>
      </w:r>
      <w:r w:rsidR="0020779A">
        <w:rPr>
          <w:noProof/>
        </w:rPr>
        <w:t>41</w:t>
      </w:r>
      <w:r w:rsidR="00DE1F43">
        <w:rPr>
          <w:noProof/>
        </w:rPr>
        <w:fldChar w:fldCharType="end"/>
      </w:r>
      <w:r w:rsidRPr="008158D6">
        <w:t xml:space="preserve"> - RNF0</w:t>
      </w:r>
      <w:r>
        <w:t>10</w:t>
      </w:r>
      <w:bookmarkEnd w:id="1537"/>
      <w:bookmarkEnd w:id="1538"/>
    </w:p>
    <w:p w14:paraId="6138CDA7" w14:textId="77777777" w:rsidR="00260674" w:rsidRDefault="00260674">
      <w:r>
        <w:lastRenderedPageBreak/>
        <w:br w:type="page"/>
      </w:r>
    </w:p>
    <w:p w14:paraId="5B36651F" w14:textId="77777777" w:rsidR="00260674" w:rsidRPr="00CD35B3" w:rsidRDefault="00260674" w:rsidP="0065104C">
      <w:pPr>
        <w:pStyle w:val="Ttulo2"/>
      </w:pPr>
      <w:bookmarkStart w:id="1539" w:name="_Toc207317085"/>
      <w:bookmarkStart w:id="1540" w:name="_Toc202786279"/>
      <w:r w:rsidRPr="00CD35B3">
        <w:lastRenderedPageBreak/>
        <w:t xml:space="preserve">3.3 </w:t>
      </w:r>
      <w:r>
        <w:t>E</w:t>
      </w:r>
      <w:r w:rsidRPr="00CD35B3">
        <w:t xml:space="preserve">lección </w:t>
      </w:r>
      <w:r>
        <w:t xml:space="preserve">del </w:t>
      </w:r>
      <w:proofErr w:type="spellStart"/>
      <w:r w:rsidRPr="00CD35B3">
        <w:t>stack</w:t>
      </w:r>
      <w:bookmarkEnd w:id="1539"/>
      <w:bookmarkEnd w:id="1540"/>
      <w:proofErr w:type="spellEnd"/>
    </w:p>
    <w:p w14:paraId="50D22DDA" w14:textId="072A0397" w:rsidR="00260674" w:rsidRDefault="00260674" w:rsidP="00CD35B3">
      <w:r>
        <w:t xml:space="preserve">Una vez </w:t>
      </w:r>
      <w:r w:rsidR="000402F9">
        <w:t>recopilados</w:t>
      </w:r>
      <w:r>
        <w:t xml:space="preserve"> los requisitos de la aplicación, y </w:t>
      </w:r>
      <w:r w:rsidR="000402F9">
        <w:t>en base al</w:t>
      </w:r>
      <w:r>
        <w:t xml:space="preserve"> estudio teórico que se ha hecho en el capítulo anterior, ya se tienen datos suficientes para poder elegir qué tecnologías se van a utilizar para el desarrollo del proyecto.</w:t>
      </w:r>
    </w:p>
    <w:p w14:paraId="2A35EB00" w14:textId="68C8909F" w:rsidR="00260674" w:rsidRPr="00CD35B3" w:rsidRDefault="00260674" w:rsidP="00CD35B3">
      <w:r w:rsidRPr="00CD35B3">
        <w:t>En cuanto a la aplicación móvil, el presente trabajo ya cuenta con una primera versión hecha con Android y se ha decidido mantener su uso como sistema operativo para el desarrollo de la aplicación móvil. Esta elección se justifica, en primer lugar, por la amplia cuota de mercado que Android tiene a nivel mundial, facilitando así el acceso de la aplicación a un mayor número de usuarios. También, Android permite trabajar con una amplia variedad de dispositivos y proporciona herramientas nativas muy eficaces para la gestión de conexiones Bluetooth (requisito RF4) y la recepción de datos en crudo de los sensores (RF5), lo que será esencial en este trabajo para la interacción con los dispositivos utilizados para la realización de las pruebas SPPB. Frente a otras opciones como iOS, Android ofrece una mayor flexibilidad de desarrollo</w:t>
      </w:r>
      <w:r w:rsidR="00F934A2">
        <w:t>,</w:t>
      </w:r>
      <w:r w:rsidRPr="00CD35B3">
        <w:t xml:space="preserve"> así como menos restricciones en el uso de hardware externo y un entorno de publicación de aplicaciones más accesible y económico, como hemos visto en el capítulo del estudio teórico.</w:t>
      </w:r>
    </w:p>
    <w:p w14:paraId="71851A91" w14:textId="71D8736C" w:rsidR="00260674" w:rsidRPr="00CD35B3" w:rsidRDefault="00260674" w:rsidP="00CD35B3">
      <w:r w:rsidRPr="00CD35B3">
        <w:t xml:space="preserve">En cuanto al </w:t>
      </w:r>
      <w:proofErr w:type="spellStart"/>
      <w:r w:rsidRPr="00CD35B3">
        <w:t>backend</w:t>
      </w:r>
      <w:proofErr w:type="spellEnd"/>
      <w:r w:rsidRPr="00CD35B3">
        <w:t xml:space="preserve"> y almacenamiento de datos, se ha optado por mantener el uso de </w:t>
      </w:r>
      <w:proofErr w:type="spellStart"/>
      <w:r w:rsidRPr="00CD35B3">
        <w:t>Firebase</w:t>
      </w:r>
      <w:proofErr w:type="spellEnd"/>
      <w:r>
        <w:t xml:space="preserve">, que, al igual que Android, ya estaba estructurado con la primera versión de este proyecto. </w:t>
      </w:r>
      <w:r w:rsidRPr="00CD35B3">
        <w:t xml:space="preserve">Esta plataforma, basada en un modelo NoSQL y ofrecida como servicio </w:t>
      </w:r>
      <w:proofErr w:type="spellStart"/>
      <w:r w:rsidRPr="00CD35B3">
        <w:t>DBaaS</w:t>
      </w:r>
      <w:proofErr w:type="spellEnd"/>
      <w:r w:rsidRPr="00CD35B3">
        <w:t xml:space="preserve">, resulta especialmente adecuada para proyectos que requieren sincronización en tiempo real (RF12) y almacenamiento estructurado de datos procesados asociados a múltiples usuarios (RF11). A diferencia de bases de datos relacionales como PostgreSQL, </w:t>
      </w:r>
      <w:proofErr w:type="spellStart"/>
      <w:r w:rsidRPr="00CD35B3">
        <w:t>Firebase</w:t>
      </w:r>
      <w:proofErr w:type="spellEnd"/>
      <w:r w:rsidRPr="00CD35B3">
        <w:t xml:space="preserve"> permite trabajar con estructuras de datos flexibles, adaptándose a necesidades cambiantes como son las pruebas realizadas a los pacientes</w:t>
      </w:r>
      <w:r w:rsidR="000402F9">
        <w:t>,</w:t>
      </w:r>
      <w:r w:rsidRPr="00CD35B3">
        <w:t xml:space="preserve"> o el acceso a su histórico (RF1</w:t>
      </w:r>
      <w:r>
        <w:t>9</w:t>
      </w:r>
      <w:r w:rsidRPr="00CD35B3">
        <w:t xml:space="preserve"> y RF</w:t>
      </w:r>
      <w:r>
        <w:t>22</w:t>
      </w:r>
      <w:r w:rsidRPr="00CD35B3">
        <w:t>) sin necesidad de redefinir esquemas complejos. Por otro lado</w:t>
      </w:r>
      <w:r>
        <w:t>,</w:t>
      </w:r>
      <w:r w:rsidRPr="00CD35B3">
        <w:t xml:space="preserve"> su integración directa con Android y su compatibilidad con Angular facilitan la implementación de un sistema escalable y muy disponible, que resulta importante para tener un buen flujo de trabajo entre la aplicación móvil y la web.</w:t>
      </w:r>
    </w:p>
    <w:p w14:paraId="1A591607" w14:textId="77777777" w:rsidR="00260674" w:rsidRPr="00CD35B3" w:rsidRDefault="00260674" w:rsidP="00CD35B3">
      <w:r w:rsidRPr="00CD35B3">
        <w:t xml:space="preserve">Por último, respecto a la elección de la tecnología para el desarrollo web, se ha elegido el </w:t>
      </w:r>
      <w:proofErr w:type="spellStart"/>
      <w:r w:rsidRPr="00CD35B3">
        <w:t>framework</w:t>
      </w:r>
      <w:proofErr w:type="spellEnd"/>
      <w:r w:rsidRPr="00CD35B3">
        <w:t xml:space="preserve"> Angular. Aunque alternativas como </w:t>
      </w:r>
      <w:proofErr w:type="spellStart"/>
      <w:r w:rsidRPr="00CD35B3">
        <w:t>React</w:t>
      </w:r>
      <w:proofErr w:type="spellEnd"/>
      <w:r w:rsidRPr="00CD35B3">
        <w:t xml:space="preserve"> parecen bastante eficientes e igualmente buenas elecciones, Angular proporciona un entorno de trabajo más estructurado y completo, </w:t>
      </w:r>
      <w:r>
        <w:t>favoreciendo el desarrollo de</w:t>
      </w:r>
      <w:r w:rsidRPr="00CD35B3">
        <w:t xml:space="preserve"> funcionalidades como el control de permisos por roles (RF14) y la administración de usuarios registrados (RF1</w:t>
      </w:r>
      <w:r>
        <w:t>5</w:t>
      </w:r>
      <w:r w:rsidRPr="00CD35B3">
        <w:t xml:space="preserve"> y RF1</w:t>
      </w:r>
      <w:r>
        <w:t>6</w:t>
      </w:r>
      <w:r w:rsidRPr="00CD35B3">
        <w:t xml:space="preserve">). La utilización de </w:t>
      </w:r>
      <w:proofErr w:type="spellStart"/>
      <w:r w:rsidRPr="00CD35B3">
        <w:t>TypeScript</w:t>
      </w:r>
      <w:proofErr w:type="spellEnd"/>
      <w:r w:rsidRPr="00CD35B3">
        <w:t xml:space="preserve"> en Angular favorece un código más robusto y mantenible. Además, tiene una integración natural con </w:t>
      </w:r>
      <w:proofErr w:type="spellStart"/>
      <w:r w:rsidRPr="00CD35B3">
        <w:t>Firebase</w:t>
      </w:r>
      <w:proofErr w:type="spellEnd"/>
      <w:r w:rsidRPr="00CD35B3">
        <w:t xml:space="preserve"> que hace más sencilla la implementación de varios requisitos analizados como la visualización y edición de datos de pacientes (RF1</w:t>
      </w:r>
      <w:r>
        <w:t>8</w:t>
      </w:r>
      <w:r w:rsidRPr="00CD35B3">
        <w:t xml:space="preserve"> y RF1</w:t>
      </w:r>
      <w:r>
        <w:t>9</w:t>
      </w:r>
      <w:r w:rsidRPr="00CD35B3">
        <w:t>) de forma segura y eficiente.</w:t>
      </w:r>
    </w:p>
    <w:p w14:paraId="66AECD01" w14:textId="77777777" w:rsidR="00260674" w:rsidRDefault="00260674"/>
    <w:p w14:paraId="5AFB7D9F" w14:textId="6E9193FA" w:rsidR="0093112F" w:rsidRDefault="0093112F">
      <w:pPr>
        <w:jc w:val="left"/>
        <w:rPr>
          <w:ins w:id="1541" w:author="Redondo García Francisco Javier" w:date="2025-09-02T09:44:00Z"/>
        </w:rPr>
      </w:pPr>
      <w:ins w:id="1542" w:author="Redondo García Francisco Javier" w:date="2025-09-02T09:44:00Z">
        <w:r>
          <w:br w:type="page"/>
        </w:r>
      </w:ins>
    </w:p>
    <w:p w14:paraId="61E6D734" w14:textId="77777777" w:rsidR="00260674" w:rsidRDefault="00260674"/>
    <w:p w14:paraId="7D0F29EE" w14:textId="2EA74416" w:rsidR="00260674" w:rsidRDefault="00260674" w:rsidP="00E766C2">
      <w:pPr>
        <w:pStyle w:val="Ttulo1"/>
        <w:numPr>
          <w:ilvl w:val="0"/>
          <w:numId w:val="1"/>
        </w:numPr>
      </w:pPr>
      <w:bookmarkStart w:id="1543" w:name="_Toc207317086"/>
      <w:bookmarkStart w:id="1544" w:name="_Toc202786280"/>
      <w:r w:rsidRPr="009A5BF4">
        <w:t>Diseño</w:t>
      </w:r>
      <w:bookmarkEnd w:id="1543"/>
      <w:bookmarkEnd w:id="1544"/>
    </w:p>
    <w:p w14:paraId="49C88240" w14:textId="77777777" w:rsidR="00260674" w:rsidRDefault="00260674">
      <w:r w:rsidRPr="00A72012">
        <w:t>En este capítulo se describe el diseño general del sistema propuesto, abordando planificación metodológica y aspectos técnicos relevantes</w:t>
      </w:r>
      <w:r>
        <w:t>, con el fin de proporcionar una visión clara y organizada de cómo se construye el proyecto.</w:t>
      </w:r>
    </w:p>
    <w:p w14:paraId="2C39B595" w14:textId="77777777" w:rsidR="00260674" w:rsidRPr="00A72012" w:rsidRDefault="00260674">
      <w:r>
        <w:t>Se describe la metodología utilizada, los requerimientos software y hardware que se necesitan para el desarrollo y la arquitectura del sistema. Además, se incluyen diagramas de casos de uso, de flujo y de secuencia para representar de manera estructurada los procesos y las interacciones entre componentes y actores.</w:t>
      </w:r>
    </w:p>
    <w:p w14:paraId="3CF7D0EC" w14:textId="77777777" w:rsidR="00260674" w:rsidRDefault="00260674" w:rsidP="0065104C">
      <w:pPr>
        <w:pStyle w:val="Ttulo2"/>
      </w:pPr>
      <w:bookmarkStart w:id="1545" w:name="_Toc207317087"/>
      <w:bookmarkStart w:id="1546" w:name="_Toc202786281"/>
      <w:r w:rsidRPr="009A5BF4">
        <w:t>4.1 Metodología</w:t>
      </w:r>
      <w:bookmarkEnd w:id="1545"/>
      <w:bookmarkEnd w:id="1546"/>
    </w:p>
    <w:p w14:paraId="0A16C5A1" w14:textId="39330C2F" w:rsidR="00260674" w:rsidRDefault="00260674" w:rsidP="00BF7ED6">
      <w:r>
        <w:t xml:space="preserve">Para un desarrollo como el que se plantea en este trabajo, es importante tener clara cierta estructura metodológica </w:t>
      </w:r>
      <w:r w:rsidR="00F934A2">
        <w:t xml:space="preserve">de gestión de proyectos </w:t>
      </w:r>
      <w:r>
        <w:t>que sea de ayuda a la hora de organizar las tareas</w:t>
      </w:r>
      <w:r w:rsidR="00AA4771">
        <w:t xml:space="preserve"> de desarrollo</w:t>
      </w:r>
      <w:r>
        <w:t xml:space="preserve"> y mejorar la eficiencia del proceso, así como facilitar el análisis y la documentación. Contar con una planificación estructurada es recomendable para entender el proyecto, especialmente cuando se trata de integrar varias tecnologías como son el desarrollo móvil, web y servicios en la nube.</w:t>
      </w:r>
    </w:p>
    <w:p w14:paraId="26A86770" w14:textId="2636C317" w:rsidR="00260674" w:rsidRDefault="00260674" w:rsidP="00BF7ED6">
      <w:r>
        <w:t>Para este proyecto, se plantea un enfoque general basado en una metodología en cascada</w:t>
      </w:r>
      <w:ins w:id="1547" w:author="Redondo García Francisco Javier" w:date="2025-09-02T09:44:00Z">
        <w:r w:rsidR="00C57518">
          <w:t xml:space="preserve"> </w:t>
        </w:r>
      </w:ins>
      <w:customXmlInsRangeStart w:id="1548" w:author="Redondo García Francisco Javier" w:date="2025-09-02T09:44:00Z"/>
      <w:sdt>
        <w:sdtPr>
          <w:id w:val="-314649623"/>
          <w:citation/>
        </w:sdtPr>
        <w:sdtEndPr/>
        <w:sdtContent>
          <w:customXmlInsRangeEnd w:id="1548"/>
          <w:ins w:id="1549" w:author="Redondo García Francisco Javier" w:date="2025-09-02T09:44:00Z">
            <w:r w:rsidR="00C57518">
              <w:fldChar w:fldCharType="begin"/>
            </w:r>
            <w:r w:rsidR="00C57518">
              <w:instrText xml:space="preserve"> CITATION Sol21 \l 3082 </w:instrText>
            </w:r>
            <w:r w:rsidR="00C57518">
              <w:fldChar w:fldCharType="separate"/>
            </w:r>
            <w:r w:rsidR="00477B4E" w:rsidRPr="00477B4E">
              <w:rPr>
                <w:noProof/>
              </w:rPr>
              <w:t>[15]</w:t>
            </w:r>
            <w:r w:rsidR="00C57518">
              <w:fldChar w:fldCharType="end"/>
            </w:r>
          </w:ins>
          <w:customXmlInsRangeStart w:id="1550" w:author="Redondo García Francisco Javier" w:date="2025-09-02T09:44:00Z"/>
        </w:sdtContent>
      </w:sdt>
      <w:customXmlInsRangeEnd w:id="1550"/>
      <w:r>
        <w:t>, que se caracteriza por la división del trabajo en fases secuenciales y definidas, que en este caso serán el análisis de requisitos, diseño, implementación, pruebas y mantenimiento. Cabe destacar que el mantenimiento se presenta como una etapa algo diferente a las demás, al empezar cuando termina el proyecto y ser un proceso continuo y de duración indeterminada.</w:t>
      </w:r>
    </w:p>
    <w:p w14:paraId="25950523" w14:textId="4C735E0C" w:rsidR="00260674" w:rsidRDefault="00260674" w:rsidP="00BF7ED6">
      <w:r>
        <w:t>Aunque en la práctica estas etapas se puedan solapar puntualmente, seguir esta guía es una buena forma de construir el proyecto de manera ordenada</w:t>
      </w:r>
      <w:commentRangeStart w:id="1551"/>
      <w:commentRangeStart w:id="1552"/>
      <w:r>
        <w:t>.</w:t>
      </w:r>
      <w:commentRangeEnd w:id="1551"/>
      <w:r w:rsidR="00B54DB3">
        <w:rPr>
          <w:rStyle w:val="Refdecomentario"/>
        </w:rPr>
        <w:commentReference w:id="1551"/>
      </w:r>
      <w:commentRangeEnd w:id="1552"/>
      <w:r w:rsidR="00885F17">
        <w:rPr>
          <w:rStyle w:val="Refdecomentario"/>
        </w:rPr>
        <w:commentReference w:id="1552"/>
      </w:r>
    </w:p>
    <w:p w14:paraId="56D208B0" w14:textId="196B32D9" w:rsidR="001B1111" w:rsidRDefault="001B1111" w:rsidP="00BF7ED6">
      <w:pPr>
        <w:rPr>
          <w:ins w:id="1553" w:author="Redondo García Francisco Javier" w:date="2025-09-02T09:44:00Z"/>
        </w:rPr>
      </w:pPr>
      <w:ins w:id="1554" w:author="Redondo García Francisco Javier" w:date="2025-09-02T09:44:00Z">
        <w:r>
          <w:t xml:space="preserve">En la </w:t>
        </w:r>
        <w:r w:rsidRPr="001B1111">
          <w:rPr>
            <w:i/>
            <w:iCs/>
          </w:rPr>
          <w:t>Figura 8</w:t>
        </w:r>
        <w:r>
          <w:t xml:space="preserve"> </w:t>
        </w:r>
        <w:r w:rsidRPr="001B1111">
          <w:t>se presenta</w:t>
        </w:r>
        <w:r>
          <w:t xml:space="preserve"> un diagrama que representa la segmentación de las fases del trabajo empleando la metodología en cascada. </w:t>
        </w:r>
      </w:ins>
    </w:p>
    <w:p w14:paraId="60F2D433" w14:textId="77777777" w:rsidR="00260674" w:rsidRDefault="00260674" w:rsidP="00235D65">
      <w:pPr>
        <w:keepNext/>
        <w:jc w:val="center"/>
      </w:pPr>
      <w:r>
        <w:rPr>
          <w:noProof/>
        </w:rPr>
        <w:drawing>
          <wp:inline distT="0" distB="0" distL="0" distR="0" wp14:anchorId="2E243F3D" wp14:editId="3F9AD95B">
            <wp:extent cx="2038162" cy="2456705"/>
            <wp:effectExtent l="0" t="0" r="635" b="1270"/>
            <wp:docPr id="5" name="Imagen 5" descr="Imagen gener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generada"/>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8063" b="11581"/>
                    <a:stretch/>
                  </pic:blipFill>
                  <pic:spPr bwMode="auto">
                    <a:xfrm>
                      <a:off x="0" y="0"/>
                      <a:ext cx="2045677" cy="2465763"/>
                    </a:xfrm>
                    <a:prstGeom prst="rect">
                      <a:avLst/>
                    </a:prstGeom>
                    <a:noFill/>
                    <a:ln>
                      <a:noFill/>
                    </a:ln>
                    <a:extLst>
                      <a:ext uri="{53640926-AAD7-44D8-BBD7-CCE9431645EC}">
                        <a14:shadowObscured xmlns:a14="http://schemas.microsoft.com/office/drawing/2010/main"/>
                      </a:ext>
                    </a:extLst>
                  </pic:spPr>
                </pic:pic>
              </a:graphicData>
            </a:graphic>
          </wp:inline>
        </w:drawing>
      </w:r>
    </w:p>
    <w:p w14:paraId="5EC3831D" w14:textId="009C7F3F" w:rsidR="00260674" w:rsidRPr="009055D2" w:rsidRDefault="00260674" w:rsidP="00235D65">
      <w:pPr>
        <w:pStyle w:val="Descripcin"/>
        <w:jc w:val="center"/>
      </w:pPr>
      <w:bookmarkStart w:id="1555" w:name="_Toc207314941"/>
      <w:bookmarkStart w:id="1556" w:name="_Toc202786369"/>
      <w:r>
        <w:t xml:space="preserve">Figura </w:t>
      </w:r>
      <w:r w:rsidR="00DE1F43">
        <w:fldChar w:fldCharType="begin"/>
      </w:r>
      <w:r w:rsidR="00DE1F43">
        <w:instrText xml:space="preserve"> SEQ Figura \* ARABIC </w:instrText>
      </w:r>
      <w:r w:rsidR="00DE1F43">
        <w:fldChar w:fldCharType="separate"/>
      </w:r>
      <w:r w:rsidR="00885F17">
        <w:rPr>
          <w:noProof/>
        </w:rPr>
        <w:t>8</w:t>
      </w:r>
      <w:r w:rsidR="00DE1F43">
        <w:rPr>
          <w:noProof/>
        </w:rPr>
        <w:fldChar w:fldCharType="end"/>
      </w:r>
      <w:r>
        <w:t xml:space="preserve"> - Metodología en cascada</w:t>
      </w:r>
      <w:bookmarkEnd w:id="1555"/>
      <w:bookmarkEnd w:id="1556"/>
    </w:p>
    <w:p w14:paraId="0D89E088" w14:textId="77777777" w:rsidR="00260674" w:rsidRDefault="00260674" w:rsidP="0065104C">
      <w:pPr>
        <w:pStyle w:val="Ttulo2"/>
      </w:pPr>
      <w:bookmarkStart w:id="1557" w:name="_Toc207317088"/>
      <w:bookmarkStart w:id="1558" w:name="_Toc202786282"/>
      <w:r>
        <w:t xml:space="preserve">4.2 </w:t>
      </w:r>
      <w:r w:rsidRPr="009A5BF4">
        <w:t>Requerimientos Software</w:t>
      </w:r>
      <w:bookmarkEnd w:id="1557"/>
      <w:bookmarkEnd w:id="1558"/>
    </w:p>
    <w:p w14:paraId="7D777195" w14:textId="2F732B7A" w:rsidR="00260674" w:rsidRPr="000C74BC" w:rsidRDefault="00260674" w:rsidP="000C74BC">
      <w:r w:rsidRPr="000C74BC">
        <w:t xml:space="preserve">En esta sección se </w:t>
      </w:r>
      <w:r w:rsidR="00AA4771">
        <w:t>muestran</w:t>
      </w:r>
      <w:r w:rsidRPr="000C74BC">
        <w:t xml:space="preserve"> cuáles son los requerimientos software que el</w:t>
      </w:r>
      <w:r>
        <w:t xml:space="preserve"> </w:t>
      </w:r>
      <w:r w:rsidRPr="000C74BC">
        <w:t>sistema necesita para su funcionamiento, tanto para el desarrollo como para su uso una vez haya una versión final</w:t>
      </w:r>
      <w:r>
        <w:t>.</w:t>
      </w:r>
    </w:p>
    <w:p w14:paraId="6A4D5976" w14:textId="77777777" w:rsidR="00260674" w:rsidRDefault="00260674" w:rsidP="0065104C">
      <w:pPr>
        <w:pStyle w:val="Ttulo3"/>
      </w:pPr>
      <w:bookmarkStart w:id="1559" w:name="_Toc207317089"/>
      <w:bookmarkStart w:id="1560" w:name="_Toc202786283"/>
      <w:r w:rsidRPr="00CD6191">
        <w:lastRenderedPageBreak/>
        <w:t>4.2.1 Entorno de desarrollo móvil</w:t>
      </w:r>
      <w:bookmarkEnd w:id="1559"/>
      <w:bookmarkEnd w:id="1560"/>
    </w:p>
    <w:p w14:paraId="346DF948" w14:textId="5A2A014A" w:rsidR="00260674" w:rsidRDefault="00260674" w:rsidP="00BF7ED6">
      <w:r>
        <w:t xml:space="preserve">En cuanto al desarrollo en Android, el IDE que proporciona la comunicación nativa con los dispositivos es Android Studio, además de ser el IDE de referencia y el más utilizado </w:t>
      </w:r>
      <w:proofErr w:type="gramStart"/>
      <w:r>
        <w:t>a día de hoy</w:t>
      </w:r>
      <w:proofErr w:type="gramEnd"/>
      <w:r>
        <w:t>, por lo que será el utilizado en este proyecto. Android Studio ofrece una completa integración con los SDK y buenas herramientas de depuración, además de ofrecer emuladores Android, que en etapas tempranas del trabajo son una herramienta muy útil.</w:t>
      </w:r>
    </w:p>
    <w:p w14:paraId="7A010AD5" w14:textId="29E15A04" w:rsidR="00260674" w:rsidRPr="00E60A68" w:rsidRDefault="00260674" w:rsidP="00BF7ED6">
      <w:r>
        <w:t xml:space="preserve">Este entorno permite utilizar dos lenguajes: Java y </w:t>
      </w:r>
      <w:proofErr w:type="spellStart"/>
      <w:r>
        <w:t>Kotlin</w:t>
      </w:r>
      <w:proofErr w:type="spellEnd"/>
      <w:r w:rsidR="006B690D">
        <w:t>.</w:t>
      </w:r>
      <w:r>
        <w:t xml:space="preserve"> </w:t>
      </w:r>
      <w:r w:rsidR="006B690D">
        <w:t>S</w:t>
      </w:r>
      <w:r>
        <w:t xml:space="preserve">e ha decidido usar el primero </w:t>
      </w:r>
      <w:r w:rsidR="006B690D">
        <w:t xml:space="preserve">(Java) </w:t>
      </w:r>
      <w:r>
        <w:t xml:space="preserve">dada la experiencia previa con este lenguaje, </w:t>
      </w:r>
      <w:r w:rsidR="006B690D">
        <w:t xml:space="preserve">lo </w:t>
      </w:r>
      <w:r>
        <w:t>que agiliza el proceso y reduce la curva de aprendizaje</w:t>
      </w:r>
      <w:r w:rsidR="006B690D">
        <w:t xml:space="preserve"> para obtener un prototipo funcional.</w:t>
      </w:r>
    </w:p>
    <w:p w14:paraId="150978C1" w14:textId="77777777" w:rsidR="00260674" w:rsidRDefault="00260674" w:rsidP="0065104C">
      <w:pPr>
        <w:pStyle w:val="Ttulo3"/>
      </w:pPr>
      <w:bookmarkStart w:id="1561" w:name="_Toc207317090"/>
      <w:bookmarkStart w:id="1562" w:name="_Toc202786284"/>
      <w:r w:rsidRPr="00CD6191">
        <w:t xml:space="preserve">4.2.1 Entorno de desarrollo </w:t>
      </w:r>
      <w:r>
        <w:t>web</w:t>
      </w:r>
      <w:bookmarkEnd w:id="1561"/>
      <w:bookmarkEnd w:id="1562"/>
    </w:p>
    <w:p w14:paraId="276A42D5" w14:textId="73870C21" w:rsidR="00260674" w:rsidRDefault="00260674" w:rsidP="00BF7ED6">
      <w:r>
        <w:t xml:space="preserve">En cuando al entorno web elegido para el desarrollo web del proyecto, será Visual Studio </w:t>
      </w:r>
      <w:proofErr w:type="spellStart"/>
      <w:r>
        <w:t>Code</w:t>
      </w:r>
      <w:proofErr w:type="spellEnd"/>
      <w:r>
        <w:t xml:space="preserve"> (VSC)</w:t>
      </w:r>
      <w:r w:rsidR="00AA4771">
        <w:t xml:space="preserve"> desarrollado por Microsoft</w:t>
      </w:r>
      <w:r>
        <w:t>. Este entorno es el más popular entre los desarrolladores web, entre otras cosas, por su ligereza, ya que no es un IDE, sino un editor de texto. Esto hace que consuma menos recursos y, en términos generales, sea un desarrollo más fluido. Por otra parte, VSC cuenta con una gran cantidad de extensiones, que hacen</w:t>
      </w:r>
      <w:r w:rsidR="00AA4771">
        <w:t xml:space="preserve"> de</w:t>
      </w:r>
      <w:r>
        <w:t xml:space="preserve"> este entorno una herramienta muy versátil y adaptable en muchos casos al tipo de proyecto que se vaya a llevar a cabo.</w:t>
      </w:r>
    </w:p>
    <w:p w14:paraId="32929A21" w14:textId="454718DB" w:rsidR="00260674" w:rsidRDefault="00AA4771" w:rsidP="00BF7ED6">
      <w:r>
        <w:t>VSC e</w:t>
      </w:r>
      <w:r w:rsidR="00260674">
        <w:t xml:space="preserve">s ampliamente conocido su uso con Angular, al permitir trabajar de forma ágil con las tecnologías que se necesitarán como </w:t>
      </w:r>
      <w:proofErr w:type="spellStart"/>
      <w:r w:rsidR="00260674">
        <w:t>TypeScript</w:t>
      </w:r>
      <w:proofErr w:type="spellEnd"/>
      <w:r w:rsidR="00260674">
        <w:t>, HTML y CSS</w:t>
      </w:r>
      <w:r w:rsidR="006B690D">
        <w:t>.</w:t>
      </w:r>
    </w:p>
    <w:p w14:paraId="3D2FB908" w14:textId="77777777" w:rsidR="00260674" w:rsidRDefault="00260674" w:rsidP="0065104C">
      <w:pPr>
        <w:pStyle w:val="Ttulo3"/>
      </w:pPr>
      <w:bookmarkStart w:id="1563" w:name="_Toc207317091"/>
      <w:bookmarkStart w:id="1564" w:name="_Toc202786285"/>
      <w:r w:rsidRPr="00CD6191">
        <w:t>4.2.</w:t>
      </w:r>
      <w:r>
        <w:t>2</w:t>
      </w:r>
      <w:r w:rsidRPr="00CD6191">
        <w:t xml:space="preserve"> </w:t>
      </w:r>
      <w:r>
        <w:t>Control de versiones</w:t>
      </w:r>
      <w:bookmarkEnd w:id="1563"/>
      <w:bookmarkEnd w:id="1564"/>
    </w:p>
    <w:p w14:paraId="6ADA47F6" w14:textId="77777777" w:rsidR="00260674" w:rsidRDefault="00260674" w:rsidP="00BF7ED6">
      <w:r>
        <w:t xml:space="preserve">Hoy en día el control de versiones en desarrollos que implican escritura de código es una práctica muy recomendable. Desde el lanzamiento de Git en 2005 por Linus </w:t>
      </w:r>
      <w:proofErr w:type="spellStart"/>
      <w:r>
        <w:t>Torlvars</w:t>
      </w:r>
      <w:proofErr w:type="spellEnd"/>
      <w:r>
        <w:t>, Git se ha convertido en la herramienta de este tipo más utilizada en el mundo.</w:t>
      </w:r>
    </w:p>
    <w:p w14:paraId="5307A353" w14:textId="77777777" w:rsidR="00260674" w:rsidRDefault="00260674" w:rsidP="00BF7ED6">
      <w:r>
        <w:t xml:space="preserve">A raíz de Git surgen diferentes plataformas como </w:t>
      </w:r>
      <w:proofErr w:type="spellStart"/>
      <w:r>
        <w:t>Bitbucket</w:t>
      </w:r>
      <w:proofErr w:type="spellEnd"/>
      <w:r>
        <w:t xml:space="preserve">, </w:t>
      </w:r>
      <w:proofErr w:type="spellStart"/>
      <w:r>
        <w:t>Gitlab</w:t>
      </w:r>
      <w:proofErr w:type="spellEnd"/>
      <w:r>
        <w:t xml:space="preserve"> o GitHub, en este proyecto será este último el programa de control de versiones utilizado. </w:t>
      </w:r>
      <w:proofErr w:type="spellStart"/>
      <w:r>
        <w:t>Github</w:t>
      </w:r>
      <w:proofErr w:type="spellEnd"/>
      <w:r>
        <w:t xml:space="preserve"> cuenta con una interfaz web intuitiva que gestiona los repositorios Git, así como funcionalidades como el control de ramas, </w:t>
      </w:r>
      <w:proofErr w:type="spellStart"/>
      <w:r w:rsidRPr="00AA4771">
        <w:rPr>
          <w:i/>
          <w:iCs/>
        </w:rPr>
        <w:t>pull</w:t>
      </w:r>
      <w:proofErr w:type="spellEnd"/>
      <w:r w:rsidRPr="00AA4771">
        <w:rPr>
          <w:i/>
          <w:iCs/>
        </w:rPr>
        <w:t xml:space="preserve"> </w:t>
      </w:r>
      <w:proofErr w:type="spellStart"/>
      <w:r w:rsidRPr="00AA4771">
        <w:rPr>
          <w:i/>
          <w:iCs/>
        </w:rPr>
        <w:t>request</w:t>
      </w:r>
      <w:proofErr w:type="spellEnd"/>
      <w:r>
        <w:t xml:space="preserve"> o documentación integrada con los README.</w:t>
      </w:r>
    </w:p>
    <w:p w14:paraId="671183D6" w14:textId="77777777" w:rsidR="00260674" w:rsidRDefault="00260674" w:rsidP="00BF7ED6">
      <w:r>
        <w:t xml:space="preserve">Resulta de interés en este proyecto tanto para la colaboración y revisión de los tutores del trabajo, como también para mantener el control de las versiones con los cambios guardados, pudiendo deshacerlos o volviendo a un </w:t>
      </w:r>
      <w:proofErr w:type="spellStart"/>
      <w:r w:rsidRPr="00AA4771">
        <w:rPr>
          <w:i/>
          <w:iCs/>
        </w:rPr>
        <w:t>commit</w:t>
      </w:r>
      <w:proofErr w:type="spellEnd"/>
      <w:r>
        <w:t xml:space="preserve"> anterior por alguna necesidad durante el desarrollo.</w:t>
      </w:r>
    </w:p>
    <w:p w14:paraId="25FB9D08" w14:textId="77777777" w:rsidR="00260674" w:rsidRDefault="00260674" w:rsidP="00BF7ED6">
      <w:r>
        <w:t>Además, GitHub cuenta con una nube donde se puede guardar el código y sus cambios, pudiendo acceder a él de manera segura desde diferentes dispositivos.</w:t>
      </w:r>
    </w:p>
    <w:p w14:paraId="40C41226" w14:textId="77777777" w:rsidR="00260674" w:rsidRPr="00E60A68" w:rsidRDefault="00260674" w:rsidP="00BF7ED6"/>
    <w:p w14:paraId="3CF91844" w14:textId="77777777" w:rsidR="00260674" w:rsidRPr="003D3BEF" w:rsidRDefault="00260674" w:rsidP="0065104C">
      <w:pPr>
        <w:pStyle w:val="Ttulo2"/>
      </w:pPr>
      <w:bookmarkStart w:id="1565" w:name="_Toc207317092"/>
      <w:bookmarkStart w:id="1566" w:name="_Toc202786286"/>
      <w:r w:rsidRPr="003D3BEF">
        <w:t>4.3 Requerimientos Hardware</w:t>
      </w:r>
      <w:bookmarkEnd w:id="1565"/>
      <w:bookmarkEnd w:id="1566"/>
    </w:p>
    <w:p w14:paraId="3B24C816" w14:textId="77777777" w:rsidR="00260674" w:rsidRPr="00BF7ED6" w:rsidRDefault="00260674" w:rsidP="00BF7ED6">
      <w:r w:rsidRPr="00BF7ED6">
        <w:t>En esta sección se describen los componentes hardware necesarios para el correcto funcionamiento del sistema, en base a los requisitos funcionales detallados en el capítulo anterior.</w:t>
      </w:r>
    </w:p>
    <w:p w14:paraId="0D1CD69A" w14:textId="77777777" w:rsidR="00260674" w:rsidRPr="00B61753" w:rsidRDefault="00260674" w:rsidP="0065104C">
      <w:pPr>
        <w:pStyle w:val="Ttulo3"/>
      </w:pPr>
      <w:bookmarkStart w:id="1567" w:name="_Toc207317093"/>
      <w:bookmarkStart w:id="1568" w:name="_Toc202786287"/>
      <w:r w:rsidRPr="00B61753">
        <w:t xml:space="preserve">4.3.1 </w:t>
      </w:r>
      <w:r>
        <w:t>Smartphone</w:t>
      </w:r>
      <w:bookmarkEnd w:id="1567"/>
      <w:bookmarkEnd w:id="1568"/>
    </w:p>
    <w:p w14:paraId="266186EC" w14:textId="77777777" w:rsidR="00260674" w:rsidRPr="00BF7ED6" w:rsidRDefault="00260674" w:rsidP="00BF7ED6">
      <w:r w:rsidRPr="00BF7ED6">
        <w:t xml:space="preserve">Para el registro de pacientes, la realización de las pruebas y la comunicación con los sensores </w:t>
      </w:r>
      <w:r>
        <w:t>s</w:t>
      </w:r>
      <w:r w:rsidRPr="00BF7ED6">
        <w:t xml:space="preserve">erá necesario un teléfono inteligente con conectividad a Internet y Bluetooth. No se requiere un dispositivo de alta gama, ya que el procesamiento y los cálculos que se realizan no exigen un alto rendimiento. Sin embargo, es importante que el dispositivo sea compatible con la versión </w:t>
      </w:r>
      <w:r w:rsidRPr="00BF7ED6">
        <w:lastRenderedPageBreak/>
        <w:t>mínima de Android definida en el desarrollo (Android 8.0 o superior) y cuente con los recursos básicos necesarios para ejecutar la aplicación sin problemas.</w:t>
      </w:r>
    </w:p>
    <w:p w14:paraId="0681CF53" w14:textId="1AC6E38D" w:rsidR="00260674" w:rsidRDefault="00260674" w:rsidP="006C515A">
      <w:r w:rsidRPr="00BF7ED6">
        <w:t xml:space="preserve">En la </w:t>
      </w:r>
      <w:r w:rsidR="008536E8">
        <w:rPr>
          <w:i/>
          <w:iCs/>
        </w:rPr>
        <w:fldChar w:fldCharType="begin"/>
      </w:r>
      <w:r w:rsidR="008536E8">
        <w:instrText xml:space="preserve"> REF _Ref200115430 \h </w:instrText>
      </w:r>
      <w:r w:rsidR="008536E8">
        <w:rPr>
          <w:i/>
          <w:iCs/>
        </w:rPr>
      </w:r>
      <w:r w:rsidR="008536E8">
        <w:rPr>
          <w:i/>
          <w:iCs/>
        </w:rPr>
        <w:fldChar w:fldCharType="separate"/>
      </w:r>
      <w:r w:rsidR="0020779A">
        <w:t xml:space="preserve">Tabla </w:t>
      </w:r>
      <w:r w:rsidR="0020779A">
        <w:rPr>
          <w:noProof/>
        </w:rPr>
        <w:t>42</w:t>
      </w:r>
      <w:r w:rsidR="008536E8">
        <w:rPr>
          <w:i/>
          <w:iCs/>
        </w:rPr>
        <w:fldChar w:fldCharType="end"/>
      </w:r>
      <w:r w:rsidR="008536E8">
        <w:rPr>
          <w:i/>
          <w:iCs/>
        </w:rPr>
        <w:t xml:space="preserve"> </w:t>
      </w:r>
      <w:r w:rsidRPr="00BF7ED6">
        <w:t>se detallan los requisitos mínimos recomendados para el uso del sistema por parte del personal facultativo</w:t>
      </w:r>
      <w:r>
        <w:t>.</w:t>
      </w:r>
    </w:p>
    <w:p w14:paraId="6330ECC3" w14:textId="77777777" w:rsidR="003F404C" w:rsidRDefault="003F404C" w:rsidP="006C515A">
      <w:pPr>
        <w:rPr>
          <w:ins w:id="1569" w:author="Redondo García Francisco Javier" w:date="2025-09-02T09:44:00Z"/>
        </w:rPr>
      </w:pPr>
    </w:p>
    <w:tbl>
      <w:tblPr>
        <w:tblStyle w:val="Tablaconcuadrcula"/>
        <w:tblW w:w="0" w:type="auto"/>
        <w:jc w:val="center"/>
        <w:tblLook w:val="04A0" w:firstRow="1" w:lastRow="0" w:firstColumn="1" w:lastColumn="0" w:noHBand="0" w:noVBand="1"/>
      </w:tblPr>
      <w:tblGrid>
        <w:gridCol w:w="2405"/>
        <w:gridCol w:w="4253"/>
      </w:tblGrid>
      <w:tr w:rsidR="00260674" w:rsidRPr="00BF7ED6" w14:paraId="3AB18340" w14:textId="77777777" w:rsidTr="00BF32BD">
        <w:trPr>
          <w:jc w:val="center"/>
        </w:trPr>
        <w:tc>
          <w:tcPr>
            <w:tcW w:w="2405" w:type="dxa"/>
            <w:vAlign w:val="center"/>
          </w:tcPr>
          <w:p w14:paraId="3CFB507C" w14:textId="77777777" w:rsidR="00260674" w:rsidRPr="00BF32BD" w:rsidRDefault="00260674" w:rsidP="00565FDB">
            <w:pPr>
              <w:spacing w:after="160" w:line="278" w:lineRule="auto"/>
              <w:jc w:val="center"/>
              <w:rPr>
                <w:b/>
                <w:bCs/>
                <w:sz w:val="22"/>
                <w:szCs w:val="22"/>
              </w:rPr>
            </w:pPr>
            <w:r w:rsidRPr="00BF32BD">
              <w:rPr>
                <w:b/>
                <w:bCs/>
                <w:sz w:val="22"/>
                <w:szCs w:val="22"/>
              </w:rPr>
              <w:t>Requisito</w:t>
            </w:r>
          </w:p>
        </w:tc>
        <w:tc>
          <w:tcPr>
            <w:tcW w:w="4253" w:type="dxa"/>
            <w:vAlign w:val="center"/>
          </w:tcPr>
          <w:p w14:paraId="104B7AC5" w14:textId="77777777" w:rsidR="00260674" w:rsidRPr="00BF32BD" w:rsidRDefault="00260674" w:rsidP="00565FDB">
            <w:pPr>
              <w:spacing w:after="160" w:line="278" w:lineRule="auto"/>
              <w:jc w:val="center"/>
              <w:rPr>
                <w:b/>
                <w:bCs/>
                <w:sz w:val="22"/>
                <w:szCs w:val="22"/>
              </w:rPr>
            </w:pPr>
            <w:r w:rsidRPr="00BF32BD">
              <w:rPr>
                <w:b/>
                <w:bCs/>
                <w:sz w:val="22"/>
                <w:szCs w:val="22"/>
              </w:rPr>
              <w:t>Valor mínimo</w:t>
            </w:r>
          </w:p>
        </w:tc>
      </w:tr>
      <w:tr w:rsidR="00260674" w:rsidRPr="00BF7ED6" w14:paraId="7755F5B9" w14:textId="77777777" w:rsidTr="00BF32BD">
        <w:trPr>
          <w:jc w:val="center"/>
        </w:trPr>
        <w:tc>
          <w:tcPr>
            <w:tcW w:w="2405" w:type="dxa"/>
            <w:vAlign w:val="center"/>
          </w:tcPr>
          <w:p w14:paraId="4705041E" w14:textId="77777777" w:rsidR="00260674" w:rsidRPr="00BF32BD" w:rsidRDefault="00260674" w:rsidP="00565FDB">
            <w:pPr>
              <w:spacing w:after="160" w:line="278" w:lineRule="auto"/>
              <w:jc w:val="center"/>
              <w:rPr>
                <w:sz w:val="22"/>
                <w:szCs w:val="22"/>
              </w:rPr>
            </w:pPr>
            <w:r w:rsidRPr="00BF32BD">
              <w:rPr>
                <w:sz w:val="22"/>
                <w:szCs w:val="22"/>
              </w:rPr>
              <w:t>Sistema operativo</w:t>
            </w:r>
          </w:p>
        </w:tc>
        <w:tc>
          <w:tcPr>
            <w:tcW w:w="4253" w:type="dxa"/>
            <w:vAlign w:val="center"/>
          </w:tcPr>
          <w:p w14:paraId="267BD2E2" w14:textId="77777777" w:rsidR="00260674" w:rsidRPr="00BF32BD" w:rsidRDefault="00260674" w:rsidP="00565FDB">
            <w:pPr>
              <w:spacing w:after="160" w:line="278" w:lineRule="auto"/>
              <w:jc w:val="center"/>
              <w:rPr>
                <w:sz w:val="22"/>
                <w:szCs w:val="22"/>
              </w:rPr>
            </w:pPr>
            <w:r w:rsidRPr="00BF32BD">
              <w:rPr>
                <w:sz w:val="22"/>
                <w:szCs w:val="22"/>
              </w:rPr>
              <w:t>Android 8.0 (Oreo) o superior</w:t>
            </w:r>
          </w:p>
        </w:tc>
      </w:tr>
      <w:tr w:rsidR="00260674" w:rsidRPr="00BF7ED6" w14:paraId="286E5C21" w14:textId="77777777" w:rsidTr="00BF32BD">
        <w:trPr>
          <w:jc w:val="center"/>
        </w:trPr>
        <w:tc>
          <w:tcPr>
            <w:tcW w:w="2405" w:type="dxa"/>
            <w:vAlign w:val="center"/>
          </w:tcPr>
          <w:p w14:paraId="37C0C14E" w14:textId="77777777" w:rsidR="00260674" w:rsidRPr="00BF32BD" w:rsidRDefault="00260674" w:rsidP="00565FDB">
            <w:pPr>
              <w:spacing w:after="160" w:line="278" w:lineRule="auto"/>
              <w:jc w:val="center"/>
              <w:rPr>
                <w:sz w:val="22"/>
                <w:szCs w:val="22"/>
              </w:rPr>
            </w:pPr>
            <w:r w:rsidRPr="00BF32BD">
              <w:rPr>
                <w:sz w:val="22"/>
                <w:szCs w:val="22"/>
              </w:rPr>
              <w:t>Conectividad</w:t>
            </w:r>
          </w:p>
        </w:tc>
        <w:tc>
          <w:tcPr>
            <w:tcW w:w="4253" w:type="dxa"/>
            <w:vAlign w:val="center"/>
          </w:tcPr>
          <w:p w14:paraId="78C493FD" w14:textId="77777777" w:rsidR="00260674" w:rsidRPr="00BF32BD" w:rsidRDefault="00260674" w:rsidP="00565FDB">
            <w:pPr>
              <w:spacing w:after="160" w:line="278" w:lineRule="auto"/>
              <w:jc w:val="center"/>
              <w:rPr>
                <w:sz w:val="22"/>
                <w:szCs w:val="22"/>
              </w:rPr>
            </w:pPr>
            <w:r w:rsidRPr="00BF32BD">
              <w:rPr>
                <w:sz w:val="22"/>
                <w:szCs w:val="22"/>
              </w:rPr>
              <w:t xml:space="preserve">Bluetooth 4.0 o superior, </w:t>
            </w:r>
            <w:proofErr w:type="spellStart"/>
            <w:r w:rsidRPr="00BF32BD">
              <w:rPr>
                <w:sz w:val="22"/>
                <w:szCs w:val="22"/>
              </w:rPr>
              <w:t>WiFi</w:t>
            </w:r>
            <w:proofErr w:type="spellEnd"/>
            <w:r w:rsidRPr="00BF32BD">
              <w:rPr>
                <w:sz w:val="22"/>
                <w:szCs w:val="22"/>
              </w:rPr>
              <w:t xml:space="preserve"> o 4G/5G</w:t>
            </w:r>
          </w:p>
        </w:tc>
      </w:tr>
      <w:tr w:rsidR="00260674" w:rsidRPr="00BF7ED6" w14:paraId="47F95AC1" w14:textId="77777777" w:rsidTr="00BF32BD">
        <w:trPr>
          <w:jc w:val="center"/>
        </w:trPr>
        <w:tc>
          <w:tcPr>
            <w:tcW w:w="2405" w:type="dxa"/>
            <w:vAlign w:val="center"/>
          </w:tcPr>
          <w:p w14:paraId="2CD12459" w14:textId="77777777" w:rsidR="00260674" w:rsidRPr="00BF32BD" w:rsidRDefault="00260674" w:rsidP="00565FDB">
            <w:pPr>
              <w:spacing w:after="160" w:line="278" w:lineRule="auto"/>
              <w:jc w:val="center"/>
              <w:rPr>
                <w:sz w:val="22"/>
                <w:szCs w:val="22"/>
              </w:rPr>
            </w:pPr>
            <w:r w:rsidRPr="00BF32BD">
              <w:rPr>
                <w:sz w:val="22"/>
                <w:szCs w:val="22"/>
              </w:rPr>
              <w:t>Memoria RAM</w:t>
            </w:r>
          </w:p>
        </w:tc>
        <w:tc>
          <w:tcPr>
            <w:tcW w:w="4253" w:type="dxa"/>
            <w:vAlign w:val="center"/>
          </w:tcPr>
          <w:p w14:paraId="6E6C334F" w14:textId="77777777" w:rsidR="00260674" w:rsidRPr="00BF32BD" w:rsidRDefault="00260674" w:rsidP="00565FDB">
            <w:pPr>
              <w:spacing w:after="160" w:line="278" w:lineRule="auto"/>
              <w:jc w:val="center"/>
              <w:rPr>
                <w:sz w:val="22"/>
                <w:szCs w:val="22"/>
              </w:rPr>
            </w:pPr>
            <w:r w:rsidRPr="00BF32BD">
              <w:rPr>
                <w:sz w:val="22"/>
                <w:szCs w:val="22"/>
              </w:rPr>
              <w:t>2 GB</w:t>
            </w:r>
          </w:p>
        </w:tc>
      </w:tr>
      <w:tr w:rsidR="00260674" w:rsidRPr="00BF7ED6" w14:paraId="2C8ECA7D" w14:textId="77777777" w:rsidTr="00BF32BD">
        <w:trPr>
          <w:jc w:val="center"/>
        </w:trPr>
        <w:tc>
          <w:tcPr>
            <w:tcW w:w="2405" w:type="dxa"/>
            <w:vAlign w:val="center"/>
          </w:tcPr>
          <w:p w14:paraId="441B7E19" w14:textId="77777777" w:rsidR="00260674" w:rsidRPr="00BF32BD" w:rsidRDefault="00260674" w:rsidP="00565FDB">
            <w:pPr>
              <w:spacing w:after="160" w:line="278" w:lineRule="auto"/>
              <w:jc w:val="center"/>
              <w:rPr>
                <w:sz w:val="22"/>
                <w:szCs w:val="22"/>
              </w:rPr>
            </w:pPr>
            <w:r w:rsidRPr="00BF32BD">
              <w:rPr>
                <w:sz w:val="22"/>
                <w:szCs w:val="22"/>
              </w:rPr>
              <w:t>Almacenamiento interno</w:t>
            </w:r>
          </w:p>
        </w:tc>
        <w:tc>
          <w:tcPr>
            <w:tcW w:w="4253" w:type="dxa"/>
            <w:vAlign w:val="center"/>
          </w:tcPr>
          <w:p w14:paraId="6DC152B5" w14:textId="77777777" w:rsidR="00260674" w:rsidRPr="00BF32BD" w:rsidRDefault="00260674" w:rsidP="00565FDB">
            <w:pPr>
              <w:spacing w:after="160" w:line="278" w:lineRule="auto"/>
              <w:jc w:val="center"/>
              <w:rPr>
                <w:sz w:val="22"/>
                <w:szCs w:val="22"/>
              </w:rPr>
            </w:pPr>
            <w:r w:rsidRPr="00BF32BD">
              <w:rPr>
                <w:sz w:val="22"/>
                <w:szCs w:val="22"/>
              </w:rPr>
              <w:t>16 GB disponibles</w:t>
            </w:r>
          </w:p>
        </w:tc>
      </w:tr>
      <w:tr w:rsidR="00260674" w:rsidRPr="00BF7ED6" w14:paraId="31C10A44" w14:textId="77777777" w:rsidTr="00BF32BD">
        <w:trPr>
          <w:jc w:val="center"/>
        </w:trPr>
        <w:tc>
          <w:tcPr>
            <w:tcW w:w="2405" w:type="dxa"/>
            <w:vAlign w:val="center"/>
          </w:tcPr>
          <w:p w14:paraId="7CFAE410" w14:textId="77777777" w:rsidR="00260674" w:rsidRPr="00BF32BD" w:rsidRDefault="00260674" w:rsidP="00565FDB">
            <w:pPr>
              <w:spacing w:after="160" w:line="278" w:lineRule="auto"/>
              <w:jc w:val="center"/>
              <w:rPr>
                <w:sz w:val="22"/>
                <w:szCs w:val="22"/>
              </w:rPr>
            </w:pPr>
            <w:r w:rsidRPr="00BF32BD">
              <w:rPr>
                <w:sz w:val="22"/>
                <w:szCs w:val="22"/>
              </w:rPr>
              <w:t>Resolución de pantalla</w:t>
            </w:r>
          </w:p>
        </w:tc>
        <w:tc>
          <w:tcPr>
            <w:tcW w:w="4253" w:type="dxa"/>
            <w:vAlign w:val="center"/>
          </w:tcPr>
          <w:p w14:paraId="400C4508" w14:textId="77777777" w:rsidR="00260674" w:rsidRPr="00BF32BD" w:rsidRDefault="00260674" w:rsidP="00565FDB">
            <w:pPr>
              <w:spacing w:after="160" w:line="278" w:lineRule="auto"/>
              <w:jc w:val="center"/>
              <w:rPr>
                <w:sz w:val="22"/>
                <w:szCs w:val="22"/>
              </w:rPr>
            </w:pPr>
            <w:r w:rsidRPr="00BF32BD">
              <w:rPr>
                <w:sz w:val="22"/>
                <w:szCs w:val="22"/>
              </w:rPr>
              <w:t>720p o superior</w:t>
            </w:r>
          </w:p>
        </w:tc>
      </w:tr>
      <w:tr w:rsidR="00260674" w:rsidRPr="00BF7ED6" w14:paraId="4D1B939C" w14:textId="77777777" w:rsidTr="00BF32BD">
        <w:trPr>
          <w:jc w:val="center"/>
        </w:trPr>
        <w:tc>
          <w:tcPr>
            <w:tcW w:w="2405" w:type="dxa"/>
            <w:vAlign w:val="center"/>
          </w:tcPr>
          <w:p w14:paraId="55B39BAF" w14:textId="77777777" w:rsidR="00260674" w:rsidRPr="00BF32BD" w:rsidRDefault="00260674" w:rsidP="00565FDB">
            <w:pPr>
              <w:spacing w:after="160" w:line="278" w:lineRule="auto"/>
              <w:jc w:val="center"/>
              <w:rPr>
                <w:sz w:val="22"/>
                <w:szCs w:val="22"/>
              </w:rPr>
            </w:pPr>
            <w:r w:rsidRPr="00BF32BD">
              <w:rPr>
                <w:sz w:val="22"/>
                <w:szCs w:val="22"/>
              </w:rPr>
              <w:t>Acceso a cámara</w:t>
            </w:r>
          </w:p>
        </w:tc>
        <w:tc>
          <w:tcPr>
            <w:tcW w:w="4253" w:type="dxa"/>
            <w:vAlign w:val="center"/>
          </w:tcPr>
          <w:p w14:paraId="66685F44" w14:textId="77777777" w:rsidR="00260674" w:rsidRPr="00BF32BD" w:rsidRDefault="00260674" w:rsidP="00565FDB">
            <w:pPr>
              <w:keepNext/>
              <w:spacing w:after="160" w:line="278" w:lineRule="auto"/>
              <w:jc w:val="center"/>
              <w:rPr>
                <w:sz w:val="22"/>
                <w:szCs w:val="22"/>
              </w:rPr>
            </w:pPr>
            <w:r w:rsidRPr="00BF32BD">
              <w:rPr>
                <w:sz w:val="22"/>
                <w:szCs w:val="22"/>
              </w:rPr>
              <w:t>No requerido</w:t>
            </w:r>
          </w:p>
        </w:tc>
      </w:tr>
    </w:tbl>
    <w:p w14:paraId="35FAB4B2" w14:textId="6F31B03D" w:rsidR="00260674" w:rsidRPr="00BF7ED6" w:rsidRDefault="00260674" w:rsidP="006C515A">
      <w:pPr>
        <w:pStyle w:val="Descripcin"/>
        <w:jc w:val="center"/>
        <w:rPr>
          <w:sz w:val="24"/>
          <w:szCs w:val="24"/>
        </w:rPr>
      </w:pPr>
      <w:bookmarkStart w:id="1570" w:name="_Ref200115430"/>
      <w:bookmarkStart w:id="1571" w:name="_Toc207315036"/>
      <w:bookmarkStart w:id="1572" w:name="_Toc202786463"/>
      <w:r>
        <w:t xml:space="preserve">Tabla </w:t>
      </w:r>
      <w:r w:rsidR="00DE1F43">
        <w:fldChar w:fldCharType="begin"/>
      </w:r>
      <w:r w:rsidR="00DE1F43">
        <w:instrText xml:space="preserve"> SEQ Tabla \* ARABIC </w:instrText>
      </w:r>
      <w:r w:rsidR="00DE1F43">
        <w:fldChar w:fldCharType="separate"/>
      </w:r>
      <w:r w:rsidR="0020779A">
        <w:rPr>
          <w:noProof/>
        </w:rPr>
        <w:t>42</w:t>
      </w:r>
      <w:r w:rsidR="00DE1F43">
        <w:rPr>
          <w:noProof/>
        </w:rPr>
        <w:fldChar w:fldCharType="end"/>
      </w:r>
      <w:bookmarkEnd w:id="1570"/>
      <w:r>
        <w:t xml:space="preserve"> - </w:t>
      </w:r>
      <w:r w:rsidRPr="0021085A">
        <w:t xml:space="preserve">Requisitos mínimos </w:t>
      </w:r>
      <w:r w:rsidR="00AA4771">
        <w:t xml:space="preserve">del </w:t>
      </w:r>
      <w:r>
        <w:t>smartphone</w:t>
      </w:r>
      <w:bookmarkEnd w:id="1571"/>
      <w:bookmarkEnd w:id="1572"/>
    </w:p>
    <w:p w14:paraId="6DF2CF27" w14:textId="77777777" w:rsidR="00260674" w:rsidRPr="00BF7ED6" w:rsidRDefault="00260674" w:rsidP="00BF7ED6"/>
    <w:p w14:paraId="1701F7BE" w14:textId="77777777" w:rsidR="00260674" w:rsidRPr="00BF7ED6" w:rsidRDefault="00260674" w:rsidP="00BF7ED6">
      <w:r w:rsidRPr="00BF7ED6">
        <w:t xml:space="preserve">Cualquier teléfono que cumpla o supere estas especificaciones podrá ser utilizado por el </w:t>
      </w:r>
      <w:r>
        <w:t xml:space="preserve">facultativo </w:t>
      </w:r>
      <w:r w:rsidRPr="00BF7ED6">
        <w:t>encargado de realizar las pruebas.</w:t>
      </w:r>
    </w:p>
    <w:p w14:paraId="4189EF24" w14:textId="04397057" w:rsidR="00260674" w:rsidRPr="00BF7ED6" w:rsidRDefault="00260674" w:rsidP="00BF7ED6">
      <w:r w:rsidRPr="00BF7ED6">
        <w:t xml:space="preserve">Durante el desarrollo del proyecto se ha utilizado el dispositivo Xiaomi </w:t>
      </w:r>
      <w:proofErr w:type="spellStart"/>
      <w:r w:rsidRPr="00BF7ED6">
        <w:t>Redmi</w:t>
      </w:r>
      <w:proofErr w:type="spellEnd"/>
      <w:r w:rsidRPr="00BF7ED6">
        <w:t xml:space="preserve"> Note 13 Pro+ 5G, cuyas características más relevantes se detallan </w:t>
      </w:r>
      <w:r>
        <w:t>en la</w:t>
      </w:r>
      <w:r w:rsidR="008536E8">
        <w:t xml:space="preserve"> </w:t>
      </w:r>
      <w:r w:rsidR="008536E8">
        <w:rPr>
          <w:i/>
          <w:iCs/>
        </w:rPr>
        <w:fldChar w:fldCharType="begin"/>
      </w:r>
      <w:r w:rsidR="008536E8">
        <w:instrText xml:space="preserve"> REF _Ref200115416 \h </w:instrText>
      </w:r>
      <w:r w:rsidR="008536E8">
        <w:rPr>
          <w:i/>
          <w:iCs/>
        </w:rPr>
      </w:r>
      <w:r w:rsidR="008536E8">
        <w:rPr>
          <w:i/>
          <w:iCs/>
        </w:rPr>
        <w:fldChar w:fldCharType="separate"/>
      </w:r>
      <w:r w:rsidR="0020779A">
        <w:t xml:space="preserve">Tabla </w:t>
      </w:r>
      <w:r w:rsidR="0020779A">
        <w:rPr>
          <w:noProof/>
        </w:rPr>
        <w:t>43</w:t>
      </w:r>
      <w:r w:rsidR="008536E8">
        <w:rPr>
          <w:i/>
          <w:iCs/>
        </w:rPr>
        <w:fldChar w:fldCharType="end"/>
      </w:r>
      <w:r>
        <w:rPr>
          <w:i/>
          <w:iCs/>
        </w:rPr>
        <w:t>.</w:t>
      </w:r>
    </w:p>
    <w:tbl>
      <w:tblPr>
        <w:tblStyle w:val="Tablaconcuadrcula"/>
        <w:tblW w:w="0" w:type="auto"/>
        <w:jc w:val="center"/>
        <w:tblLook w:val="04A0" w:firstRow="1" w:lastRow="0" w:firstColumn="1" w:lastColumn="0" w:noHBand="0" w:noVBand="1"/>
      </w:tblPr>
      <w:tblGrid>
        <w:gridCol w:w="2547"/>
        <w:gridCol w:w="3544"/>
      </w:tblGrid>
      <w:tr w:rsidR="00260674" w:rsidRPr="00BF7ED6" w14:paraId="79A2B5C7" w14:textId="77777777" w:rsidTr="00BF32BD">
        <w:trPr>
          <w:jc w:val="center"/>
        </w:trPr>
        <w:tc>
          <w:tcPr>
            <w:tcW w:w="2547" w:type="dxa"/>
            <w:vAlign w:val="center"/>
          </w:tcPr>
          <w:p w14:paraId="63A81DFB" w14:textId="77777777" w:rsidR="00260674" w:rsidRPr="00BF32BD" w:rsidRDefault="00260674" w:rsidP="00565FDB">
            <w:pPr>
              <w:spacing w:after="160" w:line="278" w:lineRule="auto"/>
              <w:jc w:val="center"/>
              <w:rPr>
                <w:b/>
                <w:bCs/>
                <w:sz w:val="22"/>
                <w:szCs w:val="22"/>
              </w:rPr>
            </w:pPr>
            <w:r w:rsidRPr="00BF32BD">
              <w:rPr>
                <w:b/>
                <w:bCs/>
                <w:sz w:val="22"/>
                <w:szCs w:val="22"/>
              </w:rPr>
              <w:t>Característica</w:t>
            </w:r>
          </w:p>
        </w:tc>
        <w:tc>
          <w:tcPr>
            <w:tcW w:w="3544" w:type="dxa"/>
            <w:vAlign w:val="center"/>
          </w:tcPr>
          <w:p w14:paraId="43930139" w14:textId="77777777" w:rsidR="00260674" w:rsidRPr="00BF32BD" w:rsidRDefault="00260674" w:rsidP="00565FDB">
            <w:pPr>
              <w:spacing w:after="160" w:line="278" w:lineRule="auto"/>
              <w:jc w:val="center"/>
              <w:rPr>
                <w:b/>
                <w:bCs/>
                <w:sz w:val="22"/>
                <w:szCs w:val="22"/>
              </w:rPr>
            </w:pPr>
            <w:r w:rsidRPr="00BF32BD">
              <w:rPr>
                <w:b/>
                <w:bCs/>
                <w:sz w:val="22"/>
                <w:szCs w:val="22"/>
              </w:rPr>
              <w:t>Especificación</w:t>
            </w:r>
          </w:p>
        </w:tc>
      </w:tr>
      <w:tr w:rsidR="00260674" w:rsidRPr="00BF7ED6" w14:paraId="6E2A1371" w14:textId="77777777" w:rsidTr="00BF32BD">
        <w:trPr>
          <w:jc w:val="center"/>
        </w:trPr>
        <w:tc>
          <w:tcPr>
            <w:tcW w:w="2547" w:type="dxa"/>
            <w:vAlign w:val="center"/>
          </w:tcPr>
          <w:p w14:paraId="72249DD5" w14:textId="77777777" w:rsidR="00260674" w:rsidRPr="00BF32BD" w:rsidRDefault="00260674" w:rsidP="00565FDB">
            <w:pPr>
              <w:spacing w:after="160" w:line="278" w:lineRule="auto"/>
              <w:jc w:val="center"/>
              <w:rPr>
                <w:sz w:val="22"/>
                <w:szCs w:val="22"/>
              </w:rPr>
            </w:pPr>
            <w:r w:rsidRPr="00BF32BD">
              <w:rPr>
                <w:sz w:val="22"/>
                <w:szCs w:val="22"/>
              </w:rPr>
              <w:t>Sistema operativo</w:t>
            </w:r>
          </w:p>
        </w:tc>
        <w:tc>
          <w:tcPr>
            <w:tcW w:w="3544" w:type="dxa"/>
            <w:vAlign w:val="center"/>
          </w:tcPr>
          <w:p w14:paraId="01C7EF0A" w14:textId="77777777" w:rsidR="00260674" w:rsidRPr="00BF32BD" w:rsidRDefault="00260674" w:rsidP="00565FDB">
            <w:pPr>
              <w:spacing w:after="160" w:line="278" w:lineRule="auto"/>
              <w:jc w:val="center"/>
              <w:rPr>
                <w:sz w:val="22"/>
                <w:szCs w:val="22"/>
              </w:rPr>
            </w:pPr>
            <w:r w:rsidRPr="00BF32BD">
              <w:rPr>
                <w:sz w:val="22"/>
                <w:szCs w:val="22"/>
              </w:rPr>
              <w:t>Android 13</w:t>
            </w:r>
          </w:p>
        </w:tc>
      </w:tr>
      <w:tr w:rsidR="00260674" w:rsidRPr="00BF7ED6" w14:paraId="795E5667" w14:textId="77777777" w:rsidTr="00BF32BD">
        <w:trPr>
          <w:jc w:val="center"/>
        </w:trPr>
        <w:tc>
          <w:tcPr>
            <w:tcW w:w="2547" w:type="dxa"/>
            <w:vAlign w:val="center"/>
          </w:tcPr>
          <w:p w14:paraId="5F38DAD3" w14:textId="77777777" w:rsidR="00260674" w:rsidRPr="00BF32BD" w:rsidRDefault="00260674" w:rsidP="00565FDB">
            <w:pPr>
              <w:spacing w:after="160" w:line="278" w:lineRule="auto"/>
              <w:jc w:val="center"/>
              <w:rPr>
                <w:sz w:val="22"/>
                <w:szCs w:val="22"/>
              </w:rPr>
            </w:pPr>
            <w:r w:rsidRPr="00BF32BD">
              <w:rPr>
                <w:sz w:val="22"/>
                <w:szCs w:val="22"/>
              </w:rPr>
              <w:t>Conectividad</w:t>
            </w:r>
          </w:p>
        </w:tc>
        <w:tc>
          <w:tcPr>
            <w:tcW w:w="3544" w:type="dxa"/>
            <w:vAlign w:val="center"/>
          </w:tcPr>
          <w:p w14:paraId="232FBC7A" w14:textId="77777777" w:rsidR="00260674" w:rsidRPr="00BF32BD" w:rsidRDefault="00260674" w:rsidP="00565FDB">
            <w:pPr>
              <w:spacing w:after="160" w:line="278" w:lineRule="auto"/>
              <w:jc w:val="center"/>
              <w:rPr>
                <w:sz w:val="22"/>
                <w:szCs w:val="22"/>
              </w:rPr>
            </w:pPr>
            <w:r w:rsidRPr="00BF32BD">
              <w:rPr>
                <w:sz w:val="22"/>
                <w:szCs w:val="22"/>
              </w:rPr>
              <w:t xml:space="preserve">Bluetooth 5.3, 5G, </w:t>
            </w:r>
            <w:proofErr w:type="spellStart"/>
            <w:r w:rsidRPr="00BF32BD">
              <w:rPr>
                <w:sz w:val="22"/>
                <w:szCs w:val="22"/>
              </w:rPr>
              <w:t>WiFi</w:t>
            </w:r>
            <w:proofErr w:type="spellEnd"/>
            <w:r w:rsidRPr="00BF32BD">
              <w:rPr>
                <w:sz w:val="22"/>
                <w:szCs w:val="22"/>
              </w:rPr>
              <w:t xml:space="preserve"> 6</w:t>
            </w:r>
          </w:p>
        </w:tc>
      </w:tr>
      <w:tr w:rsidR="00260674" w:rsidRPr="00BF7ED6" w14:paraId="1D63F9FF" w14:textId="77777777" w:rsidTr="00BF32BD">
        <w:trPr>
          <w:jc w:val="center"/>
        </w:trPr>
        <w:tc>
          <w:tcPr>
            <w:tcW w:w="2547" w:type="dxa"/>
            <w:vAlign w:val="center"/>
          </w:tcPr>
          <w:p w14:paraId="3325B590" w14:textId="77777777" w:rsidR="00260674" w:rsidRPr="00BF32BD" w:rsidRDefault="00260674" w:rsidP="00565FDB">
            <w:pPr>
              <w:spacing w:after="160" w:line="278" w:lineRule="auto"/>
              <w:jc w:val="center"/>
              <w:rPr>
                <w:sz w:val="22"/>
                <w:szCs w:val="22"/>
              </w:rPr>
            </w:pPr>
            <w:r w:rsidRPr="00BF32BD">
              <w:rPr>
                <w:sz w:val="22"/>
                <w:szCs w:val="22"/>
              </w:rPr>
              <w:t>Memoria RAM</w:t>
            </w:r>
          </w:p>
        </w:tc>
        <w:tc>
          <w:tcPr>
            <w:tcW w:w="3544" w:type="dxa"/>
            <w:vAlign w:val="center"/>
          </w:tcPr>
          <w:p w14:paraId="48B330CD" w14:textId="77777777" w:rsidR="00260674" w:rsidRPr="00BF32BD" w:rsidRDefault="00260674" w:rsidP="00565FDB">
            <w:pPr>
              <w:spacing w:after="160" w:line="278" w:lineRule="auto"/>
              <w:jc w:val="center"/>
              <w:rPr>
                <w:sz w:val="22"/>
                <w:szCs w:val="22"/>
              </w:rPr>
            </w:pPr>
            <w:r w:rsidRPr="00BF32BD">
              <w:rPr>
                <w:sz w:val="22"/>
                <w:szCs w:val="22"/>
              </w:rPr>
              <w:t>8 GB</w:t>
            </w:r>
          </w:p>
        </w:tc>
      </w:tr>
      <w:tr w:rsidR="00260674" w:rsidRPr="00BF7ED6" w14:paraId="44C900A8" w14:textId="77777777" w:rsidTr="00BF32BD">
        <w:trPr>
          <w:jc w:val="center"/>
        </w:trPr>
        <w:tc>
          <w:tcPr>
            <w:tcW w:w="2547" w:type="dxa"/>
            <w:vAlign w:val="center"/>
          </w:tcPr>
          <w:p w14:paraId="1F7A7718" w14:textId="77777777" w:rsidR="00260674" w:rsidRPr="00BF32BD" w:rsidRDefault="00260674" w:rsidP="00565FDB">
            <w:pPr>
              <w:spacing w:after="160" w:line="278" w:lineRule="auto"/>
              <w:jc w:val="center"/>
              <w:rPr>
                <w:sz w:val="22"/>
                <w:szCs w:val="22"/>
              </w:rPr>
            </w:pPr>
            <w:r w:rsidRPr="00BF32BD">
              <w:rPr>
                <w:sz w:val="22"/>
                <w:szCs w:val="22"/>
              </w:rPr>
              <w:t>Almacenamiento interno</w:t>
            </w:r>
          </w:p>
        </w:tc>
        <w:tc>
          <w:tcPr>
            <w:tcW w:w="3544" w:type="dxa"/>
            <w:vAlign w:val="center"/>
          </w:tcPr>
          <w:p w14:paraId="383783D3" w14:textId="77777777" w:rsidR="00260674" w:rsidRPr="00BF32BD" w:rsidRDefault="00260674" w:rsidP="00565FDB">
            <w:pPr>
              <w:spacing w:after="160" w:line="278" w:lineRule="auto"/>
              <w:jc w:val="center"/>
              <w:rPr>
                <w:sz w:val="22"/>
                <w:szCs w:val="22"/>
              </w:rPr>
            </w:pPr>
            <w:r w:rsidRPr="00BF32BD">
              <w:rPr>
                <w:sz w:val="22"/>
                <w:szCs w:val="22"/>
              </w:rPr>
              <w:t>256 GB</w:t>
            </w:r>
          </w:p>
        </w:tc>
      </w:tr>
      <w:tr w:rsidR="00260674" w:rsidRPr="00BF7ED6" w14:paraId="6208F0FD" w14:textId="77777777" w:rsidTr="00BF32BD">
        <w:trPr>
          <w:jc w:val="center"/>
        </w:trPr>
        <w:tc>
          <w:tcPr>
            <w:tcW w:w="2547" w:type="dxa"/>
            <w:vAlign w:val="center"/>
          </w:tcPr>
          <w:p w14:paraId="6E2B000D" w14:textId="77777777" w:rsidR="00260674" w:rsidRPr="00BF32BD" w:rsidRDefault="00260674" w:rsidP="00565FDB">
            <w:pPr>
              <w:spacing w:after="160" w:line="278" w:lineRule="auto"/>
              <w:jc w:val="center"/>
              <w:rPr>
                <w:sz w:val="22"/>
                <w:szCs w:val="22"/>
              </w:rPr>
            </w:pPr>
            <w:r w:rsidRPr="00BF32BD">
              <w:rPr>
                <w:sz w:val="22"/>
                <w:szCs w:val="22"/>
              </w:rPr>
              <w:t>Procesador</w:t>
            </w:r>
          </w:p>
        </w:tc>
        <w:tc>
          <w:tcPr>
            <w:tcW w:w="3544" w:type="dxa"/>
            <w:vAlign w:val="center"/>
          </w:tcPr>
          <w:p w14:paraId="02ADD675" w14:textId="77777777" w:rsidR="00260674" w:rsidRPr="00BF32BD" w:rsidRDefault="00260674" w:rsidP="00565FDB">
            <w:pPr>
              <w:spacing w:after="160" w:line="278" w:lineRule="auto"/>
              <w:jc w:val="center"/>
              <w:rPr>
                <w:sz w:val="22"/>
                <w:szCs w:val="22"/>
              </w:rPr>
            </w:pPr>
            <w:proofErr w:type="spellStart"/>
            <w:r w:rsidRPr="00BF32BD">
              <w:rPr>
                <w:sz w:val="22"/>
                <w:szCs w:val="22"/>
              </w:rPr>
              <w:t>MediaTek</w:t>
            </w:r>
            <w:proofErr w:type="spellEnd"/>
            <w:r w:rsidRPr="00BF32BD">
              <w:rPr>
                <w:sz w:val="22"/>
                <w:szCs w:val="22"/>
              </w:rPr>
              <w:t xml:space="preserve"> </w:t>
            </w:r>
            <w:proofErr w:type="spellStart"/>
            <w:r w:rsidRPr="00BF32BD">
              <w:rPr>
                <w:sz w:val="22"/>
                <w:szCs w:val="22"/>
              </w:rPr>
              <w:t>Dimensity</w:t>
            </w:r>
            <w:proofErr w:type="spellEnd"/>
            <w:r w:rsidRPr="00BF32BD">
              <w:rPr>
                <w:sz w:val="22"/>
                <w:szCs w:val="22"/>
              </w:rPr>
              <w:t xml:space="preserve"> 7200-Ultra</w:t>
            </w:r>
          </w:p>
        </w:tc>
      </w:tr>
      <w:tr w:rsidR="00260674" w:rsidRPr="00BF7ED6" w14:paraId="09341579" w14:textId="77777777" w:rsidTr="00BF32BD">
        <w:trPr>
          <w:jc w:val="center"/>
        </w:trPr>
        <w:tc>
          <w:tcPr>
            <w:tcW w:w="2547" w:type="dxa"/>
            <w:vAlign w:val="center"/>
          </w:tcPr>
          <w:p w14:paraId="0C11F361" w14:textId="77777777" w:rsidR="00260674" w:rsidRPr="00BF32BD" w:rsidRDefault="00260674" w:rsidP="00565FDB">
            <w:pPr>
              <w:spacing w:after="160" w:line="278" w:lineRule="auto"/>
              <w:jc w:val="center"/>
              <w:rPr>
                <w:sz w:val="22"/>
                <w:szCs w:val="22"/>
              </w:rPr>
            </w:pPr>
            <w:r w:rsidRPr="00BF32BD">
              <w:rPr>
                <w:sz w:val="22"/>
                <w:szCs w:val="22"/>
              </w:rPr>
              <w:t>Pantalla</w:t>
            </w:r>
          </w:p>
        </w:tc>
        <w:tc>
          <w:tcPr>
            <w:tcW w:w="3544" w:type="dxa"/>
            <w:vAlign w:val="center"/>
          </w:tcPr>
          <w:p w14:paraId="27B29613" w14:textId="77777777" w:rsidR="00260674" w:rsidRPr="00BF32BD" w:rsidRDefault="00260674" w:rsidP="00565FDB">
            <w:pPr>
              <w:keepNext/>
              <w:spacing w:after="160" w:line="278" w:lineRule="auto"/>
              <w:jc w:val="center"/>
              <w:rPr>
                <w:sz w:val="22"/>
                <w:szCs w:val="22"/>
              </w:rPr>
            </w:pPr>
            <w:r w:rsidRPr="00BF32BD">
              <w:rPr>
                <w:sz w:val="22"/>
                <w:szCs w:val="22"/>
              </w:rPr>
              <w:t>6,67” AMOLED, 120 Hz</w:t>
            </w:r>
          </w:p>
        </w:tc>
      </w:tr>
    </w:tbl>
    <w:p w14:paraId="2E2869C5" w14:textId="6AB3F840" w:rsidR="00260674" w:rsidRPr="00BF7ED6" w:rsidRDefault="00260674" w:rsidP="006C515A">
      <w:pPr>
        <w:pStyle w:val="Descripcin"/>
        <w:jc w:val="center"/>
        <w:rPr>
          <w:sz w:val="24"/>
          <w:szCs w:val="24"/>
        </w:rPr>
      </w:pPr>
      <w:bookmarkStart w:id="1573" w:name="_Ref200115416"/>
      <w:bookmarkStart w:id="1574" w:name="_Toc207315037"/>
      <w:bookmarkStart w:id="1575" w:name="_Toc202786464"/>
      <w:r>
        <w:t xml:space="preserve">Tabla </w:t>
      </w:r>
      <w:r w:rsidR="00DE1F43">
        <w:fldChar w:fldCharType="begin"/>
      </w:r>
      <w:r w:rsidR="00DE1F43">
        <w:instrText xml:space="preserve"> SEQ Tabla \* ARABIC </w:instrText>
      </w:r>
      <w:r w:rsidR="00DE1F43">
        <w:fldChar w:fldCharType="separate"/>
      </w:r>
      <w:r w:rsidR="0020779A">
        <w:rPr>
          <w:noProof/>
        </w:rPr>
        <w:t>43</w:t>
      </w:r>
      <w:r w:rsidR="00DE1F43">
        <w:rPr>
          <w:noProof/>
        </w:rPr>
        <w:fldChar w:fldCharType="end"/>
      </w:r>
      <w:bookmarkEnd w:id="1573"/>
      <w:r>
        <w:t xml:space="preserve"> - Smartphone utilizado</w:t>
      </w:r>
      <w:bookmarkEnd w:id="1574"/>
      <w:bookmarkEnd w:id="1575"/>
    </w:p>
    <w:p w14:paraId="5F6E87DA" w14:textId="77777777" w:rsidR="00260674" w:rsidRDefault="00260674" w:rsidP="00BF7ED6">
      <w:r w:rsidRPr="00BF7ED6">
        <w:t>Este dispositivo ha sido utilizado tanto para el desarrollo como para la validación de la aplicación móvil en condiciones reales.</w:t>
      </w:r>
    </w:p>
    <w:p w14:paraId="2E5E9581" w14:textId="5B00745B" w:rsidR="00260674" w:rsidRPr="00B61753" w:rsidRDefault="00260674" w:rsidP="0065104C">
      <w:pPr>
        <w:pStyle w:val="Ttulo3"/>
      </w:pPr>
      <w:bookmarkStart w:id="1576" w:name="_Toc207317094"/>
      <w:bookmarkStart w:id="1577" w:name="_Toc202786288"/>
      <w:r w:rsidRPr="00B61753">
        <w:t xml:space="preserve">4.3.2 </w:t>
      </w:r>
      <w:r w:rsidR="00AA4771">
        <w:t>Ordenador</w:t>
      </w:r>
      <w:bookmarkEnd w:id="1576"/>
      <w:bookmarkEnd w:id="1577"/>
    </w:p>
    <w:p w14:paraId="7D9A517F" w14:textId="044D9139" w:rsidR="00260674" w:rsidRDefault="00260674" w:rsidP="00BF7ED6">
      <w:r>
        <w:t xml:space="preserve">Será necesario el uso de un PC tanto para todo el proceso de desarrollo como para la visualización de la web. En este caso se ha utilizado uno cuyas características se exponen en la </w:t>
      </w:r>
      <w:r w:rsidR="008536E8">
        <w:rPr>
          <w:i/>
          <w:iCs/>
        </w:rPr>
        <w:fldChar w:fldCharType="begin"/>
      </w:r>
      <w:r w:rsidR="008536E8">
        <w:instrText xml:space="preserve"> REF _Ref200115404 \h </w:instrText>
      </w:r>
      <w:r w:rsidR="008536E8">
        <w:rPr>
          <w:i/>
          <w:iCs/>
        </w:rPr>
      </w:r>
      <w:r w:rsidR="008536E8">
        <w:rPr>
          <w:i/>
          <w:iCs/>
        </w:rPr>
        <w:fldChar w:fldCharType="separate"/>
      </w:r>
      <w:r w:rsidR="0020779A">
        <w:t xml:space="preserve">Tabla </w:t>
      </w:r>
      <w:r w:rsidR="0020779A">
        <w:rPr>
          <w:noProof/>
        </w:rPr>
        <w:t>44</w:t>
      </w:r>
      <w:r w:rsidR="008536E8">
        <w:rPr>
          <w:i/>
          <w:iCs/>
        </w:rPr>
        <w:fldChar w:fldCharType="end"/>
      </w:r>
    </w:p>
    <w:tbl>
      <w:tblPr>
        <w:tblStyle w:val="Tablaconcuadrcula"/>
        <w:tblW w:w="0" w:type="auto"/>
        <w:jc w:val="center"/>
        <w:tblLook w:val="04A0" w:firstRow="1" w:lastRow="0" w:firstColumn="1" w:lastColumn="0" w:noHBand="0" w:noVBand="1"/>
      </w:tblPr>
      <w:tblGrid>
        <w:gridCol w:w="1980"/>
        <w:gridCol w:w="3118"/>
      </w:tblGrid>
      <w:tr w:rsidR="00260674" w:rsidRPr="00BF7ED6" w14:paraId="48FEAEB9" w14:textId="77777777" w:rsidTr="00BF32BD">
        <w:trPr>
          <w:jc w:val="center"/>
        </w:trPr>
        <w:tc>
          <w:tcPr>
            <w:tcW w:w="1980" w:type="dxa"/>
            <w:vAlign w:val="center"/>
          </w:tcPr>
          <w:p w14:paraId="24357AF6" w14:textId="77777777" w:rsidR="00260674" w:rsidRPr="00BF32BD" w:rsidRDefault="00260674" w:rsidP="00BF7ED6">
            <w:pPr>
              <w:spacing w:after="160" w:line="278" w:lineRule="auto"/>
              <w:rPr>
                <w:b/>
                <w:bCs/>
                <w:sz w:val="22"/>
                <w:szCs w:val="22"/>
              </w:rPr>
            </w:pPr>
            <w:r w:rsidRPr="00BF32BD">
              <w:rPr>
                <w:b/>
                <w:bCs/>
                <w:sz w:val="22"/>
                <w:szCs w:val="22"/>
              </w:rPr>
              <w:lastRenderedPageBreak/>
              <w:t>Característica</w:t>
            </w:r>
          </w:p>
        </w:tc>
        <w:tc>
          <w:tcPr>
            <w:tcW w:w="3118" w:type="dxa"/>
            <w:vAlign w:val="center"/>
          </w:tcPr>
          <w:p w14:paraId="32BAF2BB" w14:textId="77777777" w:rsidR="00260674" w:rsidRPr="00BF32BD" w:rsidRDefault="00260674" w:rsidP="00BF7ED6">
            <w:pPr>
              <w:spacing w:after="160" w:line="278" w:lineRule="auto"/>
              <w:rPr>
                <w:b/>
                <w:bCs/>
                <w:sz w:val="22"/>
                <w:szCs w:val="22"/>
              </w:rPr>
            </w:pPr>
            <w:r w:rsidRPr="00BF32BD">
              <w:rPr>
                <w:b/>
                <w:bCs/>
                <w:sz w:val="22"/>
                <w:szCs w:val="22"/>
              </w:rPr>
              <w:t>Especificación</w:t>
            </w:r>
          </w:p>
        </w:tc>
      </w:tr>
      <w:tr w:rsidR="00260674" w:rsidRPr="00BF7ED6" w14:paraId="405EC345" w14:textId="77777777" w:rsidTr="00BF32BD">
        <w:trPr>
          <w:jc w:val="center"/>
        </w:trPr>
        <w:tc>
          <w:tcPr>
            <w:tcW w:w="1980" w:type="dxa"/>
            <w:vAlign w:val="center"/>
          </w:tcPr>
          <w:p w14:paraId="6D81D149" w14:textId="77777777" w:rsidR="00260674" w:rsidRPr="00BF32BD" w:rsidRDefault="00260674" w:rsidP="00BF7ED6">
            <w:pPr>
              <w:spacing w:after="160" w:line="278" w:lineRule="auto"/>
              <w:rPr>
                <w:sz w:val="22"/>
                <w:szCs w:val="22"/>
              </w:rPr>
            </w:pPr>
            <w:r w:rsidRPr="00BF32BD">
              <w:rPr>
                <w:sz w:val="22"/>
                <w:szCs w:val="22"/>
              </w:rPr>
              <w:t>Sistema operativo</w:t>
            </w:r>
          </w:p>
        </w:tc>
        <w:tc>
          <w:tcPr>
            <w:tcW w:w="3118" w:type="dxa"/>
            <w:vAlign w:val="center"/>
          </w:tcPr>
          <w:p w14:paraId="2846D4CF" w14:textId="77777777" w:rsidR="00260674" w:rsidRPr="00BF32BD" w:rsidRDefault="00260674" w:rsidP="00BF7ED6">
            <w:pPr>
              <w:spacing w:after="160" w:line="278" w:lineRule="auto"/>
              <w:rPr>
                <w:sz w:val="22"/>
                <w:szCs w:val="22"/>
              </w:rPr>
            </w:pPr>
            <w:r w:rsidRPr="00BF32BD">
              <w:rPr>
                <w:sz w:val="22"/>
                <w:szCs w:val="22"/>
              </w:rPr>
              <w:t>Windows 11</w:t>
            </w:r>
          </w:p>
        </w:tc>
      </w:tr>
      <w:tr w:rsidR="00260674" w:rsidRPr="00BF7ED6" w14:paraId="5C40A4D2" w14:textId="77777777" w:rsidTr="00BF32BD">
        <w:trPr>
          <w:jc w:val="center"/>
        </w:trPr>
        <w:tc>
          <w:tcPr>
            <w:tcW w:w="1980" w:type="dxa"/>
            <w:vAlign w:val="center"/>
          </w:tcPr>
          <w:p w14:paraId="0E75FF24" w14:textId="77777777" w:rsidR="00260674" w:rsidRPr="00BF32BD" w:rsidRDefault="00260674" w:rsidP="00BF7ED6">
            <w:pPr>
              <w:spacing w:after="160" w:line="278" w:lineRule="auto"/>
              <w:rPr>
                <w:sz w:val="22"/>
                <w:szCs w:val="22"/>
              </w:rPr>
            </w:pPr>
            <w:r w:rsidRPr="00BF32BD">
              <w:rPr>
                <w:sz w:val="22"/>
                <w:szCs w:val="22"/>
              </w:rPr>
              <w:t>Tarjeta gráfica</w:t>
            </w:r>
          </w:p>
        </w:tc>
        <w:tc>
          <w:tcPr>
            <w:tcW w:w="3118" w:type="dxa"/>
            <w:vAlign w:val="center"/>
          </w:tcPr>
          <w:p w14:paraId="5FC9D015" w14:textId="77777777" w:rsidR="00260674" w:rsidRPr="00BF32BD" w:rsidRDefault="00260674" w:rsidP="00BF7ED6">
            <w:pPr>
              <w:spacing w:after="160" w:line="278" w:lineRule="auto"/>
              <w:rPr>
                <w:sz w:val="22"/>
                <w:szCs w:val="22"/>
              </w:rPr>
            </w:pPr>
            <w:r w:rsidRPr="00BF32BD">
              <w:rPr>
                <w:sz w:val="22"/>
                <w:szCs w:val="22"/>
              </w:rPr>
              <w:t>NVIDIA GeForce RTX 3050</w:t>
            </w:r>
          </w:p>
        </w:tc>
      </w:tr>
      <w:tr w:rsidR="00260674" w:rsidRPr="00BF7ED6" w14:paraId="1F6312BC" w14:textId="77777777" w:rsidTr="00BF32BD">
        <w:trPr>
          <w:jc w:val="center"/>
        </w:trPr>
        <w:tc>
          <w:tcPr>
            <w:tcW w:w="1980" w:type="dxa"/>
            <w:vAlign w:val="center"/>
          </w:tcPr>
          <w:p w14:paraId="36FFFB69" w14:textId="77777777" w:rsidR="00260674" w:rsidRPr="00BF32BD" w:rsidRDefault="00260674" w:rsidP="00BF7ED6">
            <w:pPr>
              <w:spacing w:after="160" w:line="278" w:lineRule="auto"/>
              <w:rPr>
                <w:sz w:val="22"/>
                <w:szCs w:val="22"/>
              </w:rPr>
            </w:pPr>
            <w:r w:rsidRPr="00BF32BD">
              <w:rPr>
                <w:sz w:val="22"/>
                <w:szCs w:val="22"/>
              </w:rPr>
              <w:t>Memoria RAM</w:t>
            </w:r>
          </w:p>
        </w:tc>
        <w:tc>
          <w:tcPr>
            <w:tcW w:w="3118" w:type="dxa"/>
            <w:vAlign w:val="center"/>
          </w:tcPr>
          <w:p w14:paraId="155CACEF" w14:textId="77777777" w:rsidR="00260674" w:rsidRPr="00BF32BD" w:rsidRDefault="00260674" w:rsidP="00BF7ED6">
            <w:pPr>
              <w:spacing w:after="160" w:line="278" w:lineRule="auto"/>
              <w:rPr>
                <w:sz w:val="22"/>
                <w:szCs w:val="22"/>
              </w:rPr>
            </w:pPr>
            <w:r w:rsidRPr="00BF32BD">
              <w:rPr>
                <w:sz w:val="22"/>
                <w:szCs w:val="22"/>
              </w:rPr>
              <w:t>32 GB</w:t>
            </w:r>
          </w:p>
        </w:tc>
      </w:tr>
      <w:tr w:rsidR="00260674" w:rsidRPr="00BF7ED6" w14:paraId="522476FC" w14:textId="77777777" w:rsidTr="00BF32BD">
        <w:trPr>
          <w:jc w:val="center"/>
        </w:trPr>
        <w:tc>
          <w:tcPr>
            <w:tcW w:w="1980" w:type="dxa"/>
            <w:vAlign w:val="center"/>
          </w:tcPr>
          <w:p w14:paraId="36D27BD5" w14:textId="77777777" w:rsidR="00260674" w:rsidRPr="00BF32BD" w:rsidRDefault="00260674" w:rsidP="00BF7ED6">
            <w:pPr>
              <w:spacing w:after="160" w:line="278" w:lineRule="auto"/>
              <w:rPr>
                <w:sz w:val="22"/>
                <w:szCs w:val="22"/>
              </w:rPr>
            </w:pPr>
            <w:r w:rsidRPr="00BF32BD">
              <w:rPr>
                <w:sz w:val="22"/>
                <w:szCs w:val="22"/>
              </w:rPr>
              <w:t xml:space="preserve">Disco duro </w:t>
            </w:r>
          </w:p>
        </w:tc>
        <w:tc>
          <w:tcPr>
            <w:tcW w:w="3118" w:type="dxa"/>
            <w:vAlign w:val="center"/>
          </w:tcPr>
          <w:p w14:paraId="43E5636F" w14:textId="77777777" w:rsidR="00260674" w:rsidRPr="00BF32BD" w:rsidRDefault="00260674" w:rsidP="00BF7ED6">
            <w:pPr>
              <w:spacing w:after="160" w:line="278" w:lineRule="auto"/>
              <w:rPr>
                <w:sz w:val="22"/>
                <w:szCs w:val="22"/>
              </w:rPr>
            </w:pPr>
            <w:r w:rsidRPr="00BF32BD">
              <w:rPr>
                <w:sz w:val="22"/>
                <w:szCs w:val="22"/>
              </w:rPr>
              <w:t>SSD 500 GB</w:t>
            </w:r>
          </w:p>
        </w:tc>
      </w:tr>
      <w:tr w:rsidR="00260674" w:rsidRPr="00BF7ED6" w14:paraId="76AE45C2" w14:textId="77777777" w:rsidTr="00BF32BD">
        <w:trPr>
          <w:jc w:val="center"/>
        </w:trPr>
        <w:tc>
          <w:tcPr>
            <w:tcW w:w="1980" w:type="dxa"/>
            <w:vAlign w:val="center"/>
          </w:tcPr>
          <w:p w14:paraId="5BF57D55" w14:textId="77777777" w:rsidR="00260674" w:rsidRPr="00BF32BD" w:rsidRDefault="00260674" w:rsidP="00BF7ED6">
            <w:pPr>
              <w:spacing w:after="160" w:line="278" w:lineRule="auto"/>
              <w:rPr>
                <w:sz w:val="22"/>
                <w:szCs w:val="22"/>
              </w:rPr>
            </w:pPr>
            <w:r w:rsidRPr="00BF32BD">
              <w:rPr>
                <w:sz w:val="22"/>
                <w:szCs w:val="22"/>
              </w:rPr>
              <w:t>Procesador</w:t>
            </w:r>
          </w:p>
        </w:tc>
        <w:tc>
          <w:tcPr>
            <w:tcW w:w="3118" w:type="dxa"/>
            <w:vAlign w:val="center"/>
          </w:tcPr>
          <w:p w14:paraId="73D61345" w14:textId="77777777" w:rsidR="00260674" w:rsidRPr="00BF32BD" w:rsidRDefault="00260674" w:rsidP="006C515A">
            <w:pPr>
              <w:keepNext/>
              <w:spacing w:after="160" w:line="278" w:lineRule="auto"/>
              <w:rPr>
                <w:sz w:val="22"/>
                <w:szCs w:val="22"/>
              </w:rPr>
            </w:pPr>
            <w:r w:rsidRPr="00BF32BD">
              <w:rPr>
                <w:sz w:val="22"/>
                <w:szCs w:val="22"/>
              </w:rPr>
              <w:t>AMD Ryzen 9 5900X 12-Core</w:t>
            </w:r>
          </w:p>
        </w:tc>
      </w:tr>
    </w:tbl>
    <w:p w14:paraId="16B721E2" w14:textId="1DD4987F" w:rsidR="00260674" w:rsidRDefault="00260674" w:rsidP="006C515A">
      <w:pPr>
        <w:pStyle w:val="Descripcin"/>
        <w:jc w:val="center"/>
      </w:pPr>
      <w:bookmarkStart w:id="1578" w:name="_Ref200115404"/>
      <w:bookmarkStart w:id="1579" w:name="_Toc207315038"/>
      <w:bookmarkStart w:id="1580" w:name="_Toc202786465"/>
      <w:r>
        <w:t xml:space="preserve">Tabla </w:t>
      </w:r>
      <w:r w:rsidR="00DE1F43">
        <w:fldChar w:fldCharType="begin"/>
      </w:r>
      <w:r w:rsidR="00DE1F43">
        <w:instrText xml:space="preserve"> SEQ Tabla \* ARABIC </w:instrText>
      </w:r>
      <w:r w:rsidR="00DE1F43">
        <w:fldChar w:fldCharType="separate"/>
      </w:r>
      <w:r w:rsidR="0020779A">
        <w:rPr>
          <w:noProof/>
        </w:rPr>
        <w:t>44</w:t>
      </w:r>
      <w:r w:rsidR="00DE1F43">
        <w:rPr>
          <w:noProof/>
        </w:rPr>
        <w:fldChar w:fldCharType="end"/>
      </w:r>
      <w:bookmarkEnd w:id="1578"/>
      <w:r>
        <w:t xml:space="preserve"> - PC utilizado</w:t>
      </w:r>
      <w:bookmarkEnd w:id="1579"/>
      <w:bookmarkEnd w:id="1580"/>
    </w:p>
    <w:p w14:paraId="619556AD" w14:textId="77777777" w:rsidR="00260674" w:rsidRPr="005615D3" w:rsidRDefault="00260674" w:rsidP="0065104C">
      <w:pPr>
        <w:pStyle w:val="Ttulo3"/>
      </w:pPr>
      <w:bookmarkStart w:id="1581" w:name="_Toc207317095"/>
      <w:bookmarkStart w:id="1582" w:name="_Toc202786289"/>
      <w:r>
        <w:t xml:space="preserve">4.3.3 </w:t>
      </w:r>
      <w:r w:rsidRPr="005615D3">
        <w:t>Otros dispositivos</w:t>
      </w:r>
      <w:bookmarkEnd w:id="1581"/>
      <w:bookmarkEnd w:id="1582"/>
    </w:p>
    <w:p w14:paraId="392B26A1" w14:textId="77777777" w:rsidR="00260674" w:rsidRDefault="00260674" w:rsidP="00B61753">
      <w:r w:rsidRPr="00BF7ED6">
        <w:t>Además del dispositivo móvil</w:t>
      </w:r>
      <w:r>
        <w:t xml:space="preserve"> y el PC</w:t>
      </w:r>
      <w:r w:rsidRPr="00BF7ED6">
        <w:t>, el sistema se apoya en tres sensores específicos: una plantilla de presión, un giróscopo y un sensor de distancia. Estos dispositivos transmiten los datos en tiempo real a través de Bluetooth, y aunque no forman parte del hardware desarrollado en este proyecto, son imprescindibles para la ejecución de las pruebas SPPB. Su compatibilidad con Android mediante un protocolo estándar ha sido fundamental para su integración.</w:t>
      </w:r>
    </w:p>
    <w:p w14:paraId="4775CB06" w14:textId="77777777" w:rsidR="00260674" w:rsidRPr="000D377B" w:rsidRDefault="00260674" w:rsidP="00B61753"/>
    <w:p w14:paraId="0CFA8B89" w14:textId="71C19DFF" w:rsidR="00260674" w:rsidRPr="00953D77" w:rsidRDefault="00260674" w:rsidP="0065104C">
      <w:pPr>
        <w:pStyle w:val="Ttulo2"/>
      </w:pPr>
      <w:bookmarkStart w:id="1583" w:name="_Toc207317096"/>
      <w:bookmarkStart w:id="1584" w:name="_Toc202786290"/>
      <w:r w:rsidRPr="00953D77">
        <w:t xml:space="preserve">4.4 </w:t>
      </w:r>
      <w:commentRangeStart w:id="1585"/>
      <w:r w:rsidRPr="00953D77">
        <w:t>Arquitectura del sistema</w:t>
      </w:r>
      <w:bookmarkEnd w:id="1583"/>
      <w:bookmarkEnd w:id="1584"/>
      <w:commentRangeEnd w:id="1585"/>
      <w:r w:rsidR="00457486">
        <w:rPr>
          <w:rStyle w:val="Refdecomentario"/>
          <w:rFonts w:asciiTheme="minorHAnsi" w:eastAsiaTheme="minorHAnsi" w:hAnsiTheme="minorHAnsi" w:cstheme="minorBidi"/>
          <w:color w:val="auto"/>
        </w:rPr>
        <w:commentReference w:id="1585"/>
      </w:r>
    </w:p>
    <w:p w14:paraId="02C7BEE5" w14:textId="77777777" w:rsidR="00260674" w:rsidRDefault="00260674" w:rsidP="00BF7ED6">
      <w:r>
        <w:t>En cuanto a la arquitectura del sistema, se plantea una estructura en cuatro capas, con lo que se busca separar responsabilidades, organizar el código y una mejor escalabilidad y mantenimiento posterior.</w:t>
      </w:r>
    </w:p>
    <w:p w14:paraId="43F30C8A" w14:textId="77777777" w:rsidR="00260674" w:rsidRDefault="00260674" w:rsidP="00BF7ED6">
      <w:r>
        <w:t>Con esta estructura, se diferencia entre la capa de presentación, procesamiento, comunicación y datos.</w:t>
      </w:r>
    </w:p>
    <w:p w14:paraId="5E34F090" w14:textId="11D64EC2" w:rsidR="00260674" w:rsidRDefault="00260674" w:rsidP="00BF7ED6">
      <w:r>
        <w:t>El sistema está compuesto por dos clientes</w:t>
      </w:r>
      <w:r w:rsidR="00AA4771">
        <w:t>:</w:t>
      </w:r>
      <w:r>
        <w:t xml:space="preserve"> aplicación web desarrollada en Angular y aplicación móvil en Android</w:t>
      </w:r>
      <w:r w:rsidR="00AA4771">
        <w:t>. Estos</w:t>
      </w:r>
      <w:r>
        <w:t xml:space="preserve"> tienen comunicación con plataforma en la nube</w:t>
      </w:r>
      <w:r w:rsidR="00945D83">
        <w:t xml:space="preserve"> a través de</w:t>
      </w:r>
      <w:r>
        <w:t xml:space="preserve"> </w:t>
      </w:r>
      <w:proofErr w:type="spellStart"/>
      <w:r>
        <w:t>Firebase</w:t>
      </w:r>
      <w:proofErr w:type="spellEnd"/>
      <w:r w:rsidR="00945D83">
        <w:t>.</w:t>
      </w:r>
    </w:p>
    <w:p w14:paraId="2FFD9A68" w14:textId="0BD3784E" w:rsidR="00260674" w:rsidRDefault="00260674" w:rsidP="00BF7ED6">
      <w:r>
        <w:t>Por otro lado, el sistema también tiene comunicación con los tres sensores mencionados anteriormente</w:t>
      </w:r>
      <w:r w:rsidR="00945D83">
        <w:t xml:space="preserve"> (plataforma de estabilidad, sistema inercial y estimación de velocidad de la marcha óptico)</w:t>
      </w:r>
      <w:r>
        <w:t>, que recogen los datos y que los transmiten en tiempo real al dispositivo móvil vía Bluetooth.</w:t>
      </w:r>
    </w:p>
    <w:p w14:paraId="2F19564F" w14:textId="7674662E" w:rsidR="00260674" w:rsidRDefault="00260674" w:rsidP="00BF7ED6">
      <w:r>
        <w:t xml:space="preserve">A continuación, se detallan las </w:t>
      </w:r>
      <w:r w:rsidR="00945D83">
        <w:t xml:space="preserve">cuatro </w:t>
      </w:r>
      <w:r>
        <w:t>capas que forman el sistema.</w:t>
      </w:r>
    </w:p>
    <w:p w14:paraId="7A10D5F5" w14:textId="77777777" w:rsidR="00260674" w:rsidRPr="00BF7ED6" w:rsidRDefault="00260674" w:rsidP="0065104C">
      <w:pPr>
        <w:pStyle w:val="Ttulo3"/>
      </w:pPr>
      <w:bookmarkStart w:id="1586" w:name="_Toc207317097"/>
      <w:bookmarkStart w:id="1587" w:name="_Toc202786291"/>
      <w:r w:rsidRPr="00BF7ED6">
        <w:t>4.4.1 Capa de presentación</w:t>
      </w:r>
      <w:bookmarkEnd w:id="1586"/>
      <w:bookmarkEnd w:id="1587"/>
    </w:p>
    <w:p w14:paraId="72ED2039" w14:textId="4B4565A8" w:rsidR="00260674" w:rsidRDefault="00945D83" w:rsidP="00BF7ED6">
      <w:r>
        <w:t>La capa de presentación</w:t>
      </w:r>
      <w:r w:rsidR="00260674">
        <w:t xml:space="preserve"> se puede definir como la capa que el usuario ve. Se compone de las interfaces de usuario y es lo que permite la interacción con el sistema</w:t>
      </w:r>
      <w:r>
        <w:t>, tanto a través del dispositivo móvil como del PC</w:t>
      </w:r>
      <w:r w:rsidR="00260674">
        <w:t>. Por un lado, Android permite registrar pacientes,</w:t>
      </w:r>
      <w:r w:rsidR="00260674" w:rsidRPr="005615D3">
        <w:t xml:space="preserve"> </w:t>
      </w:r>
      <w:r w:rsidR="00260674">
        <w:t>conectar con los sensores, recibir sus datos en crudo y gestionar las pruebas</w:t>
      </w:r>
      <w:r>
        <w:t xml:space="preserve"> con el smartphone</w:t>
      </w:r>
      <w:r w:rsidR="00260674">
        <w:t>. Por otro lado, la aplicación web, se orienta principalmente a la visualización, permitiendo consultar datos de pacientes, históricos, pruebas, etc.</w:t>
      </w:r>
    </w:p>
    <w:p w14:paraId="0DFA0D3E" w14:textId="77777777" w:rsidR="00260674" w:rsidRPr="00BF7ED6" w:rsidRDefault="00260674" w:rsidP="0065104C">
      <w:pPr>
        <w:pStyle w:val="Ttulo3"/>
      </w:pPr>
      <w:bookmarkStart w:id="1588" w:name="_Toc207317098"/>
      <w:bookmarkStart w:id="1589" w:name="_Toc202786292"/>
      <w:r w:rsidRPr="00BF7ED6">
        <w:t>4.4.2 Capa de procesamiento</w:t>
      </w:r>
      <w:bookmarkEnd w:id="1588"/>
      <w:bookmarkEnd w:id="1589"/>
    </w:p>
    <w:p w14:paraId="4CDAB19B" w14:textId="648A469A" w:rsidR="00260674" w:rsidRDefault="00945D83" w:rsidP="00BF7ED6">
      <w:r>
        <w:t>En la capa de procesamiento</w:t>
      </w:r>
      <w:r w:rsidR="00260674">
        <w:t xml:space="preserve"> ocurre toda la lógica de negocio. Esta se encuentr</w:t>
      </w:r>
      <w:r>
        <w:t>a</w:t>
      </w:r>
      <w:r w:rsidR="00260674">
        <w:t xml:space="preserve"> distribuida entre la web y la </w:t>
      </w:r>
      <w:proofErr w:type="gramStart"/>
      <w:r w:rsidR="00260674">
        <w:t>app</w:t>
      </w:r>
      <w:proofErr w:type="gramEnd"/>
      <w:r w:rsidR="00260674">
        <w:t xml:space="preserve"> Android. Esto incluye la interpretación de las señales recibidas por los dispositivos, el procesamiento de los datos y cálculos o asignación de puntuaciones en la parte </w:t>
      </w:r>
      <w:r w:rsidR="00260674">
        <w:lastRenderedPageBreak/>
        <w:t>de la aplicación Android. En cuanto a la web, incluye lógicas como validaciones, filtrados, o controles de acceso por rol.</w:t>
      </w:r>
    </w:p>
    <w:p w14:paraId="7CDC55FB" w14:textId="77777777" w:rsidR="00260674" w:rsidRDefault="00260674" w:rsidP="00BF7ED6">
      <w:r>
        <w:t xml:space="preserve">Esta capa, además, coordina la comunicación con </w:t>
      </w:r>
      <w:proofErr w:type="spellStart"/>
      <w:r>
        <w:t>Firebase</w:t>
      </w:r>
      <w:proofErr w:type="spellEnd"/>
      <w:r>
        <w:t xml:space="preserve"> y se encarga de que los datos cumplan con la estructura prevista.</w:t>
      </w:r>
    </w:p>
    <w:p w14:paraId="2BDB73BF" w14:textId="77777777" w:rsidR="00260674" w:rsidRPr="00BF7ED6" w:rsidRDefault="00260674" w:rsidP="0065104C">
      <w:pPr>
        <w:pStyle w:val="Ttulo3"/>
      </w:pPr>
      <w:bookmarkStart w:id="1590" w:name="_Toc207317099"/>
      <w:bookmarkStart w:id="1591" w:name="_Toc202786293"/>
      <w:r w:rsidRPr="00BF7ED6">
        <w:t>4.4.3 Capa de datos</w:t>
      </w:r>
      <w:bookmarkEnd w:id="1590"/>
      <w:bookmarkEnd w:id="1591"/>
    </w:p>
    <w:p w14:paraId="1CF44014" w14:textId="762CBBA2" w:rsidR="00260674" w:rsidRDefault="00945D83" w:rsidP="00BF7ED6">
      <w:r>
        <w:t>L</w:t>
      </w:r>
      <w:r w:rsidR="00260674">
        <w:t xml:space="preserve">a capa </w:t>
      </w:r>
      <w:r>
        <w:t xml:space="preserve">de datos es </w:t>
      </w:r>
      <w:r w:rsidR="00260674">
        <w:t xml:space="preserve">donde se encuentran los datos, en este caso está centralizada en </w:t>
      </w:r>
      <w:proofErr w:type="spellStart"/>
      <w:r w:rsidR="00260674">
        <w:t>Firebase</w:t>
      </w:r>
      <w:proofErr w:type="spellEnd"/>
      <w:r w:rsidR="00260674">
        <w:t>. Ofrece los servicios de almacenamiento en la nube y sincronización en tiempo real entre las dos aplicaciones</w:t>
      </w:r>
      <w:r>
        <w:t>: dispositivo móvil y PC</w:t>
      </w:r>
    </w:p>
    <w:p w14:paraId="614B0300" w14:textId="77777777" w:rsidR="00260674" w:rsidRDefault="00260674" w:rsidP="00BF7ED6">
      <w:proofErr w:type="spellStart"/>
      <w:r>
        <w:t>Firebase</w:t>
      </w:r>
      <w:proofErr w:type="spellEnd"/>
      <w:r>
        <w:t xml:space="preserve"> permite operaciones de escritura a la aplicación Android, que serán el registro de usuarios y las pruebas subidas. Para el caso de la aplicación Angular, se permitirán tanto operaciones de escritura (eliminar y editar paciente) como operaciones de lectura, ya que necesitará los datos de pacientes y pruebas para su representación.</w:t>
      </w:r>
    </w:p>
    <w:p w14:paraId="15BEF8A2" w14:textId="77777777" w:rsidR="00260674" w:rsidRDefault="00260674" w:rsidP="0065104C">
      <w:pPr>
        <w:pStyle w:val="Ttulo3"/>
      </w:pPr>
      <w:bookmarkStart w:id="1592" w:name="_Toc207317100"/>
      <w:bookmarkStart w:id="1593" w:name="_Toc202786294"/>
      <w:r>
        <w:t>4.4.4 Capa de transporte</w:t>
      </w:r>
      <w:bookmarkEnd w:id="1592"/>
      <w:bookmarkEnd w:id="1593"/>
    </w:p>
    <w:p w14:paraId="5A552C53" w14:textId="7325A323" w:rsidR="00260674" w:rsidRDefault="00945D83" w:rsidP="00BF7ED6">
      <w:r>
        <w:t>La</w:t>
      </w:r>
      <w:r w:rsidR="00260674">
        <w:t xml:space="preserve"> comunicación entre los dispositivos se </w:t>
      </w:r>
      <w:r>
        <w:t xml:space="preserve">realiza a través de </w:t>
      </w:r>
      <w:r w:rsidR="00260674">
        <w:t xml:space="preserve">redes seguras sobre Internet, utilizando conexiones móviles (4G/5G) o </w:t>
      </w:r>
      <w:proofErr w:type="spellStart"/>
      <w:r w:rsidR="00260674">
        <w:t>WiFi</w:t>
      </w:r>
      <w:proofErr w:type="spellEnd"/>
      <w:r>
        <w:t>, configurado desde la capa de transporte.</w:t>
      </w:r>
      <w:r w:rsidR="00260674">
        <w:t xml:space="preserve"> Esta capa, aunque se gestiona de forma implícita por el resto, es importante para garantizar una comunicación continua entre los dispositivos, que es fundamental en este sistema para su correcto funcionamiento. </w:t>
      </w:r>
    </w:p>
    <w:p w14:paraId="10926551" w14:textId="77777777" w:rsidR="00260674" w:rsidRDefault="00260674" w:rsidP="00BF7ED6">
      <w:r>
        <w:t>Por otro lado, la comunicación entre los sensores y la aplicación Android se realizará por Bluetooth, estableciéndose una conexión directa y en tiempo real.</w:t>
      </w:r>
    </w:p>
    <w:p w14:paraId="5B457CE3" w14:textId="77777777" w:rsidR="00260674" w:rsidRDefault="00260674" w:rsidP="00BF7ED6"/>
    <w:p w14:paraId="13D4ED9B" w14:textId="7C14E8B6" w:rsidR="00260674" w:rsidRDefault="00260674" w:rsidP="0065104C">
      <w:pPr>
        <w:pStyle w:val="Ttulo2"/>
      </w:pPr>
      <w:bookmarkStart w:id="1594" w:name="_Toc207317101"/>
      <w:bookmarkStart w:id="1595" w:name="_Toc202786295"/>
      <w:r w:rsidRPr="00E07B97">
        <w:t xml:space="preserve">4.5 </w:t>
      </w:r>
      <w:commentRangeStart w:id="1596"/>
      <w:r w:rsidRPr="00E07B97">
        <w:t xml:space="preserve">Modelado </w:t>
      </w:r>
      <w:r w:rsidR="006B690D">
        <w:t xml:space="preserve">de </w:t>
      </w:r>
      <w:r w:rsidRPr="00E07B97">
        <w:t xml:space="preserve">casos </w:t>
      </w:r>
      <w:commentRangeEnd w:id="1596"/>
      <w:r w:rsidR="00457486">
        <w:rPr>
          <w:rStyle w:val="Refdecomentario"/>
          <w:rFonts w:asciiTheme="minorHAnsi" w:eastAsiaTheme="minorHAnsi" w:hAnsiTheme="minorHAnsi" w:cstheme="minorBidi"/>
          <w:color w:val="auto"/>
        </w:rPr>
        <w:commentReference w:id="1596"/>
      </w:r>
      <w:r w:rsidRPr="00E07B97">
        <w:t>de uso</w:t>
      </w:r>
      <w:bookmarkEnd w:id="1594"/>
      <w:bookmarkEnd w:id="1595"/>
    </w:p>
    <w:p w14:paraId="6AABFE51" w14:textId="77777777" w:rsidR="00260674" w:rsidRDefault="00260674" w:rsidP="00BF7ED6">
      <w:r>
        <w:t>Los diagramas de casos de uso son una herramienta esencial en el contexto del desarrollo de software, permitiendo dar una perspectiva clara e intuitiva de las funcionalidades principales del sistema. Muestran las interacciones que hay entre los actores y el sistema, pero evitando los detalles técnicos.</w:t>
      </w:r>
    </w:p>
    <w:p w14:paraId="63484D4E" w14:textId="77777777" w:rsidR="00260674" w:rsidRDefault="00260674" w:rsidP="00BF7ED6">
      <w:r>
        <w:t>Son especialmente útiles para definir los requisitos funcionales y visualizar de manera más clara la lógica de negocio.</w:t>
      </w:r>
    </w:p>
    <w:p w14:paraId="67CA880B" w14:textId="77777777" w:rsidR="00260674" w:rsidRDefault="00260674" w:rsidP="00BF7ED6">
      <w:pPr>
        <w:rPr>
          <w:noProof/>
        </w:rPr>
      </w:pPr>
      <w:r>
        <w:t>En esta sección se representan los diagramas de casos de uso de las dos partes principales del proyecto: la aplicación Android y la web.</w:t>
      </w:r>
      <w:r w:rsidRPr="00FA1E11">
        <w:rPr>
          <w:noProof/>
        </w:rPr>
        <w:t xml:space="preserve"> </w:t>
      </w:r>
    </w:p>
    <w:p w14:paraId="241450A9" w14:textId="77777777" w:rsidR="00260674" w:rsidRDefault="00260674" w:rsidP="00BF7ED6">
      <w:pPr>
        <w:rPr>
          <w:noProof/>
          <w:sz w:val="28"/>
          <w:szCs w:val="28"/>
        </w:rPr>
      </w:pPr>
    </w:p>
    <w:p w14:paraId="3A67306C" w14:textId="77777777" w:rsidR="00260674" w:rsidRDefault="00260674" w:rsidP="0065104C">
      <w:pPr>
        <w:pStyle w:val="Ttulo3"/>
        <w:rPr>
          <w:noProof/>
        </w:rPr>
      </w:pPr>
      <w:bookmarkStart w:id="1597" w:name="_Toc207317102"/>
      <w:bookmarkStart w:id="1598" w:name="_Toc202786296"/>
      <w:r w:rsidRPr="00BF7ED6">
        <w:rPr>
          <w:noProof/>
        </w:rPr>
        <w:t xml:space="preserve">4.5.1 Diagrama casos de uso de aplicación </w:t>
      </w:r>
      <w:r>
        <w:rPr>
          <w:noProof/>
        </w:rPr>
        <w:t>Android</w:t>
      </w:r>
      <w:bookmarkEnd w:id="1597"/>
      <w:bookmarkEnd w:id="1598"/>
    </w:p>
    <w:p w14:paraId="23B96E96" w14:textId="6546E354" w:rsidR="00260674" w:rsidRDefault="00260674" w:rsidP="00E60A68">
      <w:r>
        <w:t xml:space="preserve">En la </w:t>
      </w:r>
      <w:r w:rsidR="008536E8">
        <w:rPr>
          <w:i/>
          <w:iCs/>
        </w:rPr>
        <w:fldChar w:fldCharType="begin"/>
      </w:r>
      <w:r w:rsidR="008536E8" w:rsidRPr="008536E8">
        <w:rPr>
          <w:i/>
          <w:iCs/>
        </w:rPr>
        <w:instrText xml:space="preserve"> REF _Ref200115364 \h </w:instrText>
      </w:r>
      <w:r w:rsidR="008536E8">
        <w:rPr>
          <w:i/>
          <w:iCs/>
        </w:rPr>
        <w:instrText xml:space="preserve"> \* MERGEFORMAT </w:instrText>
      </w:r>
      <w:r w:rsidR="008536E8">
        <w:rPr>
          <w:i/>
          <w:iCs/>
        </w:rPr>
      </w:r>
      <w:r w:rsidR="008536E8">
        <w:rPr>
          <w:i/>
          <w:iCs/>
        </w:rPr>
        <w:fldChar w:fldCharType="separate"/>
      </w:r>
      <w:r w:rsidR="0020779A" w:rsidRPr="0020779A">
        <w:rPr>
          <w:i/>
          <w:iCs/>
        </w:rPr>
        <w:t>Figura</w:t>
      </w:r>
      <w:r w:rsidR="0020779A">
        <w:t xml:space="preserve"> </w:t>
      </w:r>
      <w:del w:id="1599" w:author="Redondo García Francisco Javier" w:date="2025-09-02T09:44:00Z">
        <w:r w:rsidR="008536E8" w:rsidRPr="008536E8">
          <w:rPr>
            <w:i/>
            <w:iCs/>
            <w:noProof/>
          </w:rPr>
          <w:delText>8</w:delText>
        </w:r>
      </w:del>
      <w:ins w:id="1600" w:author="Redondo García Francisco Javier" w:date="2025-09-02T09:44:00Z">
        <w:r w:rsidR="0020779A" w:rsidRPr="0020779A">
          <w:rPr>
            <w:i/>
            <w:iCs/>
            <w:noProof/>
          </w:rPr>
          <w:t>9</w:t>
        </w:r>
      </w:ins>
      <w:r w:rsidR="008536E8">
        <w:rPr>
          <w:i/>
          <w:iCs/>
        </w:rPr>
        <w:fldChar w:fldCharType="end"/>
      </w:r>
      <w:r w:rsidR="008536E8">
        <w:rPr>
          <w:i/>
          <w:iCs/>
        </w:rPr>
        <w:t xml:space="preserve"> </w:t>
      </w:r>
      <w:r>
        <w:t>se muestra c</w:t>
      </w:r>
      <w:r w:rsidR="00945D83">
        <w:t>ó</w:t>
      </w:r>
      <w:r>
        <w:t>mo para esta parte del sistema s</w:t>
      </w:r>
      <w:r w:rsidR="00945D83">
        <w:t>ó</w:t>
      </w:r>
      <w:r>
        <w:t>lo hay un actor: el facultativo. Este será el único que tenga acceso a la aplicación y el único que podrá hacer las acciones principales:</w:t>
      </w:r>
    </w:p>
    <w:p w14:paraId="1BD431AF" w14:textId="59FF46AC" w:rsidR="00260674" w:rsidRDefault="00260674" w:rsidP="00C87F70">
      <w:pPr>
        <w:pStyle w:val="Prrafodelista"/>
        <w:numPr>
          <w:ilvl w:val="0"/>
          <w:numId w:val="5"/>
        </w:numPr>
        <w:spacing w:line="278" w:lineRule="auto"/>
      </w:pPr>
      <w:r>
        <w:t>Registrar paciente</w:t>
      </w:r>
      <w:r w:rsidR="006B690D">
        <w:t>.</w:t>
      </w:r>
    </w:p>
    <w:p w14:paraId="3682BB1A" w14:textId="31472CF8" w:rsidR="00260674" w:rsidRDefault="00260674" w:rsidP="00C87F70">
      <w:pPr>
        <w:pStyle w:val="Prrafodelista"/>
        <w:numPr>
          <w:ilvl w:val="0"/>
          <w:numId w:val="5"/>
        </w:numPr>
        <w:spacing w:line="278" w:lineRule="auto"/>
      </w:pPr>
      <w:r>
        <w:t>Buscar paciente</w:t>
      </w:r>
      <w:r w:rsidR="006B690D">
        <w:t>.</w:t>
      </w:r>
    </w:p>
    <w:p w14:paraId="50509495" w14:textId="5CDE9B43" w:rsidR="00260674" w:rsidRDefault="00260674" w:rsidP="00E60A68">
      <w:r>
        <w:t>En la primera</w:t>
      </w:r>
      <w:r w:rsidR="00627046">
        <w:t xml:space="preserve"> acción (registrar paciente)</w:t>
      </w:r>
      <w:r>
        <w:t xml:space="preserve">, se pide introducir unos datos del paciente, y al completar el registro de la opción de hacer pruebas al paciente, lo que se representa en el </w:t>
      </w:r>
      <w:r>
        <w:lastRenderedPageBreak/>
        <w:t>diagrama con una línea discontinua (</w:t>
      </w:r>
      <w:r w:rsidR="006B690D">
        <w:t xml:space="preserve">y denominado </w:t>
      </w:r>
      <w:proofErr w:type="spellStart"/>
      <w:r w:rsidRPr="00627046">
        <w:rPr>
          <w:i/>
          <w:iCs/>
        </w:rPr>
        <w:t>extend</w:t>
      </w:r>
      <w:proofErr w:type="spellEnd"/>
      <w:r>
        <w:t>) que refleja que esta secuencia es opcional.</w:t>
      </w:r>
    </w:p>
    <w:p w14:paraId="3E61048D" w14:textId="77777777" w:rsidR="00260674" w:rsidRPr="00E60A68" w:rsidRDefault="00260674" w:rsidP="00BF7ED6">
      <w:r>
        <w:t>Por otro lado, al ‘buscar paciente’ se puede elegir entre las tres pruebas SPPB, redirigiendo al usuario a las pantallas en las que se realizan las pruebas.</w:t>
      </w:r>
    </w:p>
    <w:p w14:paraId="2AF868B2" w14:textId="77777777" w:rsidR="00260674" w:rsidRDefault="00260674" w:rsidP="00BF7ED6">
      <w:pPr>
        <w:rPr>
          <w:noProof/>
        </w:rPr>
      </w:pPr>
    </w:p>
    <w:p w14:paraId="16D5357B" w14:textId="77777777" w:rsidR="00260674" w:rsidRDefault="00260674" w:rsidP="00BF7ED6">
      <w:pPr>
        <w:keepNext/>
      </w:pPr>
      <w:r>
        <w:rPr>
          <w:noProof/>
        </w:rPr>
        <w:drawing>
          <wp:inline distT="0" distB="0" distL="0" distR="0" wp14:anchorId="32915BDD" wp14:editId="0D7E0508">
            <wp:extent cx="5391150" cy="2962275"/>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91150" cy="2962275"/>
                    </a:xfrm>
                    <a:prstGeom prst="rect">
                      <a:avLst/>
                    </a:prstGeom>
                    <a:noFill/>
                    <a:ln>
                      <a:noFill/>
                    </a:ln>
                  </pic:spPr>
                </pic:pic>
              </a:graphicData>
            </a:graphic>
          </wp:inline>
        </w:drawing>
      </w:r>
    </w:p>
    <w:p w14:paraId="0C7167BC" w14:textId="22C70162" w:rsidR="00260674" w:rsidRDefault="00260674" w:rsidP="006C515A">
      <w:pPr>
        <w:pStyle w:val="Descripcin"/>
        <w:jc w:val="center"/>
      </w:pPr>
      <w:bookmarkStart w:id="1601" w:name="_Ref200115364"/>
      <w:bookmarkStart w:id="1602" w:name="_Toc207314942"/>
      <w:bookmarkStart w:id="1603" w:name="_Toc202786370"/>
      <w:r>
        <w:t xml:space="preserve">Figura </w:t>
      </w:r>
      <w:r w:rsidR="00DE1F43">
        <w:fldChar w:fldCharType="begin"/>
      </w:r>
      <w:r w:rsidR="00DE1F43">
        <w:instrText xml:space="preserve"> SEQ Figura \* ARABIC </w:instrText>
      </w:r>
      <w:r w:rsidR="00DE1F43">
        <w:fldChar w:fldCharType="separate"/>
      </w:r>
      <w:r w:rsidR="00885F17">
        <w:rPr>
          <w:noProof/>
        </w:rPr>
        <w:t>9</w:t>
      </w:r>
      <w:r w:rsidR="00DE1F43">
        <w:rPr>
          <w:noProof/>
        </w:rPr>
        <w:fldChar w:fldCharType="end"/>
      </w:r>
      <w:bookmarkEnd w:id="1601"/>
      <w:r>
        <w:t xml:space="preserve"> - Diagrama de casos de uso de la aplicación Android</w:t>
      </w:r>
      <w:bookmarkEnd w:id="1602"/>
      <w:bookmarkEnd w:id="1603"/>
    </w:p>
    <w:p w14:paraId="75A545AD" w14:textId="77777777" w:rsidR="00260674" w:rsidRDefault="00260674" w:rsidP="00BF7ED6"/>
    <w:p w14:paraId="0E4E7115" w14:textId="77777777" w:rsidR="00260674" w:rsidRDefault="00260674" w:rsidP="00BF7ED6">
      <w:pPr>
        <w:rPr>
          <w:sz w:val="28"/>
          <w:szCs w:val="28"/>
        </w:rPr>
      </w:pPr>
    </w:p>
    <w:p w14:paraId="7254D9D0" w14:textId="77777777" w:rsidR="00260674" w:rsidRDefault="00260674" w:rsidP="0065104C">
      <w:pPr>
        <w:pStyle w:val="Ttulo3"/>
      </w:pPr>
      <w:bookmarkStart w:id="1604" w:name="_Toc207317103"/>
      <w:bookmarkStart w:id="1605" w:name="_Toc202786297"/>
      <w:r w:rsidRPr="00BF7ED6">
        <w:t>4.5.2 Diagramas casos de uso de la web</w:t>
      </w:r>
      <w:bookmarkEnd w:id="1604"/>
      <w:bookmarkEnd w:id="1605"/>
    </w:p>
    <w:p w14:paraId="3C3500B1" w14:textId="432E3093" w:rsidR="00260674" w:rsidRDefault="00260674" w:rsidP="00E60A68">
      <w:r>
        <w:t xml:space="preserve">En </w:t>
      </w:r>
      <w:r w:rsidR="00627046">
        <w:t>el sistema de la web</w:t>
      </w:r>
      <w:r>
        <w:t xml:space="preserve"> se contemplan tres tipos de actores con acceso a la aplicación web: </w:t>
      </w:r>
    </w:p>
    <w:p w14:paraId="58685127" w14:textId="719BFB34" w:rsidR="00260674" w:rsidRDefault="00260674" w:rsidP="00C87F70">
      <w:pPr>
        <w:pStyle w:val="Prrafodelista"/>
        <w:numPr>
          <w:ilvl w:val="0"/>
          <w:numId w:val="6"/>
        </w:numPr>
        <w:spacing w:line="278" w:lineRule="auto"/>
      </w:pPr>
      <w:r>
        <w:t xml:space="preserve">Paciente </w:t>
      </w:r>
      <w:r w:rsidR="008536E8">
        <w:t>(</w:t>
      </w:r>
      <w:r w:rsidR="008536E8">
        <w:rPr>
          <w:i/>
          <w:iCs/>
        </w:rPr>
        <w:fldChar w:fldCharType="begin"/>
      </w:r>
      <w:r w:rsidR="008536E8">
        <w:instrText xml:space="preserve"> REF _Ref200115318 \h </w:instrText>
      </w:r>
      <w:r w:rsidR="008536E8">
        <w:rPr>
          <w:i/>
          <w:iCs/>
        </w:rPr>
        <w:instrText xml:space="preserve"> \* MERGEFORMAT </w:instrText>
      </w:r>
      <w:r w:rsidR="008536E8">
        <w:rPr>
          <w:i/>
          <w:iCs/>
        </w:rPr>
      </w:r>
      <w:r w:rsidR="008536E8">
        <w:rPr>
          <w:i/>
          <w:iCs/>
        </w:rPr>
        <w:fldChar w:fldCharType="separate"/>
      </w:r>
      <w:r w:rsidR="0020779A" w:rsidRPr="0020779A">
        <w:rPr>
          <w:i/>
          <w:iCs/>
        </w:rPr>
        <w:t>Figura</w:t>
      </w:r>
      <w:r w:rsidR="0020779A">
        <w:t xml:space="preserve"> </w:t>
      </w:r>
      <w:del w:id="1606" w:author="Redondo García Francisco Javier" w:date="2025-09-02T09:44:00Z">
        <w:r w:rsidR="008536E8">
          <w:rPr>
            <w:noProof/>
          </w:rPr>
          <w:delText>9</w:delText>
        </w:r>
      </w:del>
      <w:ins w:id="1607" w:author="Redondo García Francisco Javier" w:date="2025-09-02T09:44:00Z">
        <w:r w:rsidR="0020779A">
          <w:rPr>
            <w:noProof/>
          </w:rPr>
          <w:t>10</w:t>
        </w:r>
      </w:ins>
      <w:r w:rsidR="008536E8">
        <w:rPr>
          <w:i/>
          <w:iCs/>
        </w:rPr>
        <w:fldChar w:fldCharType="end"/>
      </w:r>
      <w:r w:rsidR="008536E8">
        <w:rPr>
          <w:i/>
          <w:iCs/>
        </w:rPr>
        <w:t>)</w:t>
      </w:r>
      <w:r w:rsidR="006B690D">
        <w:rPr>
          <w:i/>
          <w:iCs/>
        </w:rPr>
        <w:t>.</w:t>
      </w:r>
    </w:p>
    <w:p w14:paraId="34FE309E" w14:textId="0800DC93" w:rsidR="00260674" w:rsidRDefault="00260674" w:rsidP="00C87F70">
      <w:pPr>
        <w:pStyle w:val="Prrafodelista"/>
        <w:numPr>
          <w:ilvl w:val="0"/>
          <w:numId w:val="6"/>
        </w:numPr>
        <w:spacing w:line="278" w:lineRule="auto"/>
      </w:pPr>
      <w:r>
        <w:t xml:space="preserve">Facultativo </w:t>
      </w:r>
      <w:r w:rsidRPr="004C12D9">
        <w:rPr>
          <w:i/>
          <w:iCs/>
        </w:rPr>
        <w:t>(</w:t>
      </w:r>
      <w:r w:rsidR="008536E8" w:rsidRPr="008536E8">
        <w:rPr>
          <w:i/>
          <w:iCs/>
        </w:rPr>
        <w:fldChar w:fldCharType="begin"/>
      </w:r>
      <w:r w:rsidR="008536E8" w:rsidRPr="008536E8">
        <w:rPr>
          <w:i/>
          <w:iCs/>
        </w:rPr>
        <w:instrText xml:space="preserve"> REF _Ref200115330 \h  \* MERGEFORMAT </w:instrText>
      </w:r>
      <w:r w:rsidR="008536E8" w:rsidRPr="008536E8">
        <w:rPr>
          <w:i/>
          <w:iCs/>
        </w:rPr>
      </w:r>
      <w:r w:rsidR="008536E8" w:rsidRPr="008536E8">
        <w:rPr>
          <w:i/>
          <w:iCs/>
        </w:rPr>
        <w:fldChar w:fldCharType="separate"/>
      </w:r>
      <w:r w:rsidR="0020779A" w:rsidRPr="0020779A">
        <w:rPr>
          <w:i/>
          <w:iCs/>
        </w:rPr>
        <w:t>Figura</w:t>
      </w:r>
      <w:r w:rsidR="0020779A">
        <w:t xml:space="preserve"> </w:t>
      </w:r>
      <w:del w:id="1608" w:author="Redondo García Francisco Javier" w:date="2025-09-02T09:44:00Z">
        <w:r w:rsidR="008536E8" w:rsidRPr="008536E8">
          <w:rPr>
            <w:i/>
            <w:iCs/>
            <w:noProof/>
          </w:rPr>
          <w:delText>10</w:delText>
        </w:r>
      </w:del>
      <w:ins w:id="1609" w:author="Redondo García Francisco Javier" w:date="2025-09-02T09:44:00Z">
        <w:r w:rsidR="0020779A" w:rsidRPr="0020779A">
          <w:rPr>
            <w:i/>
            <w:iCs/>
            <w:noProof/>
          </w:rPr>
          <w:t>11</w:t>
        </w:r>
      </w:ins>
      <w:r w:rsidR="008536E8" w:rsidRPr="008536E8">
        <w:rPr>
          <w:i/>
          <w:iCs/>
        </w:rPr>
        <w:fldChar w:fldCharType="end"/>
      </w:r>
      <w:r w:rsidRPr="004C12D9">
        <w:rPr>
          <w:i/>
          <w:iCs/>
        </w:rPr>
        <w:t>)</w:t>
      </w:r>
      <w:r w:rsidR="006B690D">
        <w:rPr>
          <w:i/>
          <w:iCs/>
        </w:rPr>
        <w:t>.</w:t>
      </w:r>
    </w:p>
    <w:p w14:paraId="169BE302" w14:textId="2EC888AB" w:rsidR="00260674" w:rsidRDefault="00260674" w:rsidP="00C87F70">
      <w:pPr>
        <w:pStyle w:val="Prrafodelista"/>
        <w:numPr>
          <w:ilvl w:val="0"/>
          <w:numId w:val="6"/>
        </w:numPr>
        <w:spacing w:line="278" w:lineRule="auto"/>
      </w:pPr>
      <w:r>
        <w:t>Administrador</w:t>
      </w:r>
      <w:del w:id="1610" w:author="Redondo García Francisco Javier" w:date="2025-09-02T09:44:00Z">
        <w:r w:rsidR="00122394">
          <w:delText xml:space="preserve"> </w:delText>
        </w:r>
      </w:del>
      <w:r w:rsidRPr="004C12D9">
        <w:rPr>
          <w:i/>
          <w:iCs/>
        </w:rPr>
        <w:t>(</w:t>
      </w:r>
      <w:r w:rsidR="008536E8" w:rsidRPr="008536E8">
        <w:rPr>
          <w:i/>
          <w:iCs/>
        </w:rPr>
        <w:fldChar w:fldCharType="begin"/>
      </w:r>
      <w:r w:rsidR="008536E8" w:rsidRPr="008536E8">
        <w:rPr>
          <w:i/>
          <w:iCs/>
        </w:rPr>
        <w:instrText xml:space="preserve"> REF _Ref200115340 \h  \* MERGEFORMAT </w:instrText>
      </w:r>
      <w:r w:rsidR="008536E8" w:rsidRPr="008536E8">
        <w:rPr>
          <w:i/>
          <w:iCs/>
        </w:rPr>
      </w:r>
      <w:r w:rsidR="008536E8" w:rsidRPr="008536E8">
        <w:rPr>
          <w:i/>
          <w:iCs/>
        </w:rPr>
        <w:fldChar w:fldCharType="separate"/>
      </w:r>
      <w:r w:rsidR="0020779A" w:rsidRPr="0020779A">
        <w:rPr>
          <w:i/>
          <w:iCs/>
        </w:rPr>
        <w:t>Figura</w:t>
      </w:r>
      <w:r w:rsidR="0020779A">
        <w:t xml:space="preserve"> </w:t>
      </w:r>
      <w:del w:id="1611" w:author="Redondo García Francisco Javier" w:date="2025-09-02T09:44:00Z">
        <w:r w:rsidR="008536E8" w:rsidRPr="008536E8">
          <w:rPr>
            <w:i/>
            <w:iCs/>
            <w:noProof/>
          </w:rPr>
          <w:delText>11</w:delText>
        </w:r>
      </w:del>
      <w:ins w:id="1612" w:author="Redondo García Francisco Javier" w:date="2025-09-02T09:44:00Z">
        <w:r w:rsidR="0020779A" w:rsidRPr="0020779A">
          <w:rPr>
            <w:i/>
            <w:iCs/>
            <w:noProof/>
          </w:rPr>
          <w:t>12</w:t>
        </w:r>
      </w:ins>
      <w:r w:rsidR="008536E8" w:rsidRPr="008536E8">
        <w:rPr>
          <w:i/>
          <w:iCs/>
        </w:rPr>
        <w:fldChar w:fldCharType="end"/>
      </w:r>
      <w:r w:rsidRPr="004C12D9">
        <w:rPr>
          <w:i/>
          <w:iCs/>
        </w:rPr>
        <w:t>)</w:t>
      </w:r>
      <w:r w:rsidR="006B690D">
        <w:rPr>
          <w:i/>
          <w:iCs/>
        </w:rPr>
        <w:t>.</w:t>
      </w:r>
    </w:p>
    <w:p w14:paraId="1511064B" w14:textId="33E2E29D" w:rsidR="00260674" w:rsidRDefault="00260674" w:rsidP="00E60A68">
      <w:r>
        <w:t>Cada uno de ellos dispone de un conjunto de funcionalidades específic</w:t>
      </w:r>
      <w:r w:rsidR="00627046">
        <w:t>as</w:t>
      </w:r>
      <w:r>
        <w:t>, adaptad</w:t>
      </w:r>
      <w:r w:rsidR="00627046">
        <w:t>as</w:t>
      </w:r>
      <w:r>
        <w:t xml:space="preserve"> a su rol y nivel de permisos dentro del sistema.</w:t>
      </w:r>
    </w:p>
    <w:p w14:paraId="16A26CBE" w14:textId="78E3F270" w:rsidR="00260674" w:rsidRDefault="00260674" w:rsidP="00E60A68">
      <w:r>
        <w:t>El paciente es el actor con menor nivel de acceso. Al iniciar sesión con su rol, la mayoría de las funcionalidades de la web permanecen bloqueadas. Únicamente puede consultar sus propios datos personales, acceder a la información de sus pruebas y visualizar el histórico, donde se presenta un resumen de todas las pruebas realizadas hasta la fecha. En cualquier momento, el paciente puede cerrar sesión.</w:t>
      </w:r>
    </w:p>
    <w:p w14:paraId="5C0A63B3" w14:textId="47CAF670" w:rsidR="00260674" w:rsidRDefault="00260674" w:rsidP="00E60A68">
      <w:r>
        <w:t xml:space="preserve">El actor facultativo dispone de un conjunto más amplio de funcionalidades. Además de </w:t>
      </w:r>
      <w:r w:rsidR="00627046">
        <w:t>tener</w:t>
      </w:r>
      <w:r>
        <w:t xml:space="preserve"> todos los permisos del paciente, puede consultar un listado con todos los pacientes registrados en el sistema, accediendo a sus datos y pruebas individuales. También tiene habilitada la opción de descargar los datos en formato Excel para su tratamiento externo. A diferencia de los otros perfiles, el facultativo es el único actor que puede iniciar su propio registro en la web. Sin </w:t>
      </w:r>
      <w:r>
        <w:lastRenderedPageBreak/>
        <w:t xml:space="preserve">embargo, tras el registro, el sistema le asigna inicialmente el rol no-role, lo cual le impide iniciar sesión hasta que </w:t>
      </w:r>
      <w:r w:rsidR="00627046">
        <w:t>el</w:t>
      </w:r>
      <w:r>
        <w:t xml:space="preserve"> administrador le conceda un rol válido (facultativo o administrador).</w:t>
      </w:r>
    </w:p>
    <w:p w14:paraId="159FBE8B" w14:textId="77777777" w:rsidR="00260674" w:rsidRDefault="00260674" w:rsidP="00E60A68">
      <w:r>
        <w:t>El administrador es el actor con el mayor nivel de privilegios dentro de la aplicación web. Dispone de acceso a todas las funcionalidades del sistema, incluyendo las disponibles para facultativos y pacientes. Además, puede administrar usuarios, accediendo a un listado completo de facultativos registrados. Desde ahí, puede asignar roles (por ejemplo, validar el acceso de un nuevo facultativo) y también eliminar usuarios, acción que afecta únicamente a los facultativos. Si un usuario es eliminado, deberá registrarse de nuevo para recuperar el acceso. Además, el administrador tiene la capacidad de editar los datos de los pacientes y eliminarlos desde el listado correspondiente.</w:t>
      </w:r>
    </w:p>
    <w:p w14:paraId="2C5D9F48" w14:textId="77777777" w:rsidR="00260674" w:rsidRPr="00BF7ED6" w:rsidRDefault="00260674" w:rsidP="00BF7ED6">
      <w:pPr>
        <w:rPr>
          <w:sz w:val="28"/>
          <w:szCs w:val="28"/>
        </w:rPr>
      </w:pPr>
    </w:p>
    <w:p w14:paraId="1EB45D42" w14:textId="77777777" w:rsidR="00260674" w:rsidRDefault="00260674" w:rsidP="006C515A">
      <w:pPr>
        <w:keepNext/>
      </w:pPr>
      <w:r>
        <w:rPr>
          <w:noProof/>
        </w:rPr>
        <w:drawing>
          <wp:inline distT="0" distB="0" distL="0" distR="0" wp14:anchorId="3693ABEB" wp14:editId="5A37300F">
            <wp:extent cx="5225983" cy="33211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41864" cy="3331192"/>
                    </a:xfrm>
                    <a:prstGeom prst="rect">
                      <a:avLst/>
                    </a:prstGeom>
                    <a:noFill/>
                    <a:ln>
                      <a:noFill/>
                    </a:ln>
                  </pic:spPr>
                </pic:pic>
              </a:graphicData>
            </a:graphic>
          </wp:inline>
        </w:drawing>
      </w:r>
    </w:p>
    <w:p w14:paraId="086A6720" w14:textId="2A89EF97" w:rsidR="00260674" w:rsidRDefault="00260674" w:rsidP="006C515A">
      <w:pPr>
        <w:pStyle w:val="Descripcin"/>
        <w:jc w:val="center"/>
      </w:pPr>
      <w:bookmarkStart w:id="1613" w:name="_Ref200115318"/>
      <w:bookmarkStart w:id="1614" w:name="_Toc207314943"/>
      <w:bookmarkStart w:id="1615" w:name="_Toc202786371"/>
      <w:r>
        <w:t xml:space="preserve">Figura </w:t>
      </w:r>
      <w:r w:rsidR="00DE1F43">
        <w:fldChar w:fldCharType="begin"/>
      </w:r>
      <w:r w:rsidR="00DE1F43">
        <w:instrText xml:space="preserve"> SEQ Figura \* ARABIC </w:instrText>
      </w:r>
      <w:r w:rsidR="00DE1F43">
        <w:fldChar w:fldCharType="separate"/>
      </w:r>
      <w:r w:rsidR="00885F17">
        <w:rPr>
          <w:noProof/>
        </w:rPr>
        <w:t>10</w:t>
      </w:r>
      <w:r w:rsidR="00DE1F43">
        <w:rPr>
          <w:noProof/>
        </w:rPr>
        <w:fldChar w:fldCharType="end"/>
      </w:r>
      <w:bookmarkEnd w:id="1613"/>
      <w:r>
        <w:t xml:space="preserve"> </w:t>
      </w:r>
      <w:r w:rsidRPr="00F02491">
        <w:t xml:space="preserve"> - Diagrama de casos de uso de la </w:t>
      </w:r>
      <w:r>
        <w:t>web (paciente)</w:t>
      </w:r>
      <w:bookmarkEnd w:id="1614"/>
      <w:bookmarkEnd w:id="1615"/>
    </w:p>
    <w:p w14:paraId="7502E84D" w14:textId="77777777" w:rsidR="00260674" w:rsidRDefault="00260674" w:rsidP="00BF7ED6"/>
    <w:p w14:paraId="0B96BC39" w14:textId="77777777" w:rsidR="00260674" w:rsidRDefault="00260674" w:rsidP="00BF7ED6"/>
    <w:p w14:paraId="30BFA010" w14:textId="77777777" w:rsidR="00260674" w:rsidRDefault="00260674" w:rsidP="00BF7ED6"/>
    <w:p w14:paraId="426C58FC" w14:textId="77777777" w:rsidR="00260674" w:rsidRDefault="00260674" w:rsidP="006C515A">
      <w:pPr>
        <w:keepNext/>
      </w:pPr>
      <w:r>
        <w:rPr>
          <w:noProof/>
        </w:rPr>
        <w:lastRenderedPageBreak/>
        <w:drawing>
          <wp:inline distT="0" distB="0" distL="0" distR="0" wp14:anchorId="123B998D" wp14:editId="137E717E">
            <wp:extent cx="5398770" cy="335788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98770" cy="3357880"/>
                    </a:xfrm>
                    <a:prstGeom prst="rect">
                      <a:avLst/>
                    </a:prstGeom>
                    <a:noFill/>
                    <a:ln>
                      <a:noFill/>
                    </a:ln>
                  </pic:spPr>
                </pic:pic>
              </a:graphicData>
            </a:graphic>
          </wp:inline>
        </w:drawing>
      </w:r>
    </w:p>
    <w:p w14:paraId="519E86D9" w14:textId="725A95AD" w:rsidR="00260674" w:rsidRDefault="00260674" w:rsidP="006C515A">
      <w:pPr>
        <w:pStyle w:val="Descripcin"/>
        <w:jc w:val="center"/>
      </w:pPr>
      <w:bookmarkStart w:id="1616" w:name="_Ref200115330"/>
      <w:bookmarkStart w:id="1617" w:name="_Toc207314944"/>
      <w:bookmarkStart w:id="1618" w:name="_Toc202786372"/>
      <w:r>
        <w:t xml:space="preserve">Figura </w:t>
      </w:r>
      <w:r w:rsidR="00DE1F43">
        <w:fldChar w:fldCharType="begin"/>
      </w:r>
      <w:r w:rsidR="00DE1F43">
        <w:instrText xml:space="preserve"> SEQ Figura \* ARABIC </w:instrText>
      </w:r>
      <w:r w:rsidR="00DE1F43">
        <w:fldChar w:fldCharType="separate"/>
      </w:r>
      <w:r w:rsidR="00885F17">
        <w:rPr>
          <w:noProof/>
        </w:rPr>
        <w:t>11</w:t>
      </w:r>
      <w:r w:rsidR="00DE1F43">
        <w:rPr>
          <w:noProof/>
        </w:rPr>
        <w:fldChar w:fldCharType="end"/>
      </w:r>
      <w:bookmarkEnd w:id="1616"/>
      <w:r w:rsidRPr="00B62F1F">
        <w:t xml:space="preserve"> - Diagrama de casos de uso de la web (</w:t>
      </w:r>
      <w:r>
        <w:t>facultativo</w:t>
      </w:r>
      <w:r w:rsidRPr="00B62F1F">
        <w:t>)</w:t>
      </w:r>
      <w:bookmarkEnd w:id="1617"/>
      <w:bookmarkEnd w:id="1618"/>
    </w:p>
    <w:p w14:paraId="49A821BA" w14:textId="77777777" w:rsidR="00260674" w:rsidRDefault="00260674" w:rsidP="006C515A">
      <w:pPr>
        <w:keepNext/>
      </w:pPr>
      <w:r>
        <w:rPr>
          <w:noProof/>
        </w:rPr>
        <w:drawing>
          <wp:inline distT="0" distB="0" distL="0" distR="0" wp14:anchorId="74D4BC3F" wp14:editId="2046B60C">
            <wp:extent cx="5390515" cy="3848735"/>
            <wp:effectExtent l="0" t="0" r="63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90515" cy="3848735"/>
                    </a:xfrm>
                    <a:prstGeom prst="rect">
                      <a:avLst/>
                    </a:prstGeom>
                    <a:noFill/>
                    <a:ln>
                      <a:noFill/>
                    </a:ln>
                  </pic:spPr>
                </pic:pic>
              </a:graphicData>
            </a:graphic>
          </wp:inline>
        </w:drawing>
      </w:r>
    </w:p>
    <w:p w14:paraId="5222AFD1" w14:textId="17C15B0C" w:rsidR="00260674" w:rsidRDefault="00260674" w:rsidP="006C515A">
      <w:pPr>
        <w:pStyle w:val="Descripcin"/>
        <w:jc w:val="center"/>
      </w:pPr>
      <w:bookmarkStart w:id="1619" w:name="_Ref200115340"/>
      <w:bookmarkStart w:id="1620" w:name="_Toc207314945"/>
      <w:bookmarkStart w:id="1621" w:name="_Toc202786373"/>
      <w:r>
        <w:t xml:space="preserve">Figura </w:t>
      </w:r>
      <w:r w:rsidR="00DE1F43">
        <w:fldChar w:fldCharType="begin"/>
      </w:r>
      <w:r w:rsidR="00DE1F43">
        <w:instrText xml:space="preserve"> SEQ Figura \* ARABIC </w:instrText>
      </w:r>
      <w:r w:rsidR="00DE1F43">
        <w:fldChar w:fldCharType="separate"/>
      </w:r>
      <w:r w:rsidR="00885F17">
        <w:rPr>
          <w:noProof/>
        </w:rPr>
        <w:t>12</w:t>
      </w:r>
      <w:r w:rsidR="00DE1F43">
        <w:rPr>
          <w:noProof/>
        </w:rPr>
        <w:fldChar w:fldCharType="end"/>
      </w:r>
      <w:bookmarkEnd w:id="1619"/>
      <w:r w:rsidRPr="00B472B0">
        <w:t xml:space="preserve"> - Diagrama de casos de uso de la web (</w:t>
      </w:r>
      <w:r>
        <w:t>administrador</w:t>
      </w:r>
      <w:r w:rsidRPr="00B472B0">
        <w:t>)</w:t>
      </w:r>
      <w:bookmarkEnd w:id="1620"/>
      <w:bookmarkEnd w:id="1621"/>
    </w:p>
    <w:p w14:paraId="17BFB733" w14:textId="77777777" w:rsidR="00260674" w:rsidRDefault="00260674" w:rsidP="00BF7ED6"/>
    <w:p w14:paraId="30E3E3F0" w14:textId="77777777" w:rsidR="00260674" w:rsidRDefault="00260674" w:rsidP="00BF7ED6"/>
    <w:p w14:paraId="31AC41CF" w14:textId="77777777" w:rsidR="00260674" w:rsidRDefault="00260674">
      <w:r>
        <w:br w:type="page"/>
      </w:r>
    </w:p>
    <w:p w14:paraId="386570F3" w14:textId="77777777" w:rsidR="00260674" w:rsidRDefault="00260674" w:rsidP="0065104C">
      <w:pPr>
        <w:pStyle w:val="Ttulo2"/>
      </w:pPr>
      <w:bookmarkStart w:id="1622" w:name="_Toc207317104"/>
      <w:bookmarkStart w:id="1623" w:name="_Toc202786298"/>
      <w:r w:rsidRPr="00BF7ED6">
        <w:lastRenderedPageBreak/>
        <w:t>4.6 Diagramas de flujo</w:t>
      </w:r>
      <w:bookmarkEnd w:id="1622"/>
      <w:bookmarkEnd w:id="1623"/>
    </w:p>
    <w:p w14:paraId="26AAF072" w14:textId="77777777" w:rsidR="00260674" w:rsidRDefault="00260674" w:rsidP="00BF7ED6">
      <w:r>
        <w:t xml:space="preserve">En esta sección se representan los diagramas de flujo del sistema. Estos representan de forma secuencial los pasos que sigue la aplicación, ayudando a entender las decisiones y las operaciones que se realizan. De la misma forma que en el anterior apartado, se representa tanto el diagrama de la </w:t>
      </w:r>
      <w:proofErr w:type="gramStart"/>
      <w:r>
        <w:t>app</w:t>
      </w:r>
      <w:proofErr w:type="gramEnd"/>
      <w:r>
        <w:t xml:space="preserve"> móvil como de la web.</w:t>
      </w:r>
    </w:p>
    <w:p w14:paraId="06D71AE9" w14:textId="77777777" w:rsidR="00260674" w:rsidRDefault="00260674" w:rsidP="0065104C">
      <w:pPr>
        <w:pStyle w:val="Ttulo3"/>
      </w:pPr>
      <w:bookmarkStart w:id="1624" w:name="_Toc207317105"/>
      <w:bookmarkStart w:id="1625" w:name="_Toc202786299"/>
      <w:r w:rsidRPr="00BF7ED6">
        <w:t xml:space="preserve">4.6.1 Diagrama de flujo de la aplicación </w:t>
      </w:r>
      <w:r>
        <w:t>Android</w:t>
      </w:r>
      <w:bookmarkEnd w:id="1624"/>
      <w:bookmarkEnd w:id="1625"/>
    </w:p>
    <w:p w14:paraId="053019CA" w14:textId="282995B3" w:rsidR="00260674" w:rsidRDefault="000B4ABA" w:rsidP="00E60A68">
      <w:r>
        <w:t>En primer lugar</w:t>
      </w:r>
      <w:r w:rsidR="006B690D">
        <w:t>,</w:t>
      </w:r>
      <w:r>
        <w:t xml:space="preserve"> se presenta</w:t>
      </w:r>
      <w:r w:rsidR="00260674">
        <w:t xml:space="preserve"> cómo el usuario que inicia la aplicación tiene la opción de registrar a un paciente o buscarlo (introduciendo su ID) para hacer las pruebas</w:t>
      </w:r>
      <w:r>
        <w:t xml:space="preserve"> (ver </w:t>
      </w:r>
      <w:r w:rsidRPr="000B4ABA">
        <w:rPr>
          <w:i/>
          <w:iCs/>
        </w:rPr>
        <w:fldChar w:fldCharType="begin"/>
      </w:r>
      <w:r w:rsidRPr="000B4ABA">
        <w:rPr>
          <w:i/>
          <w:iCs/>
        </w:rPr>
        <w:instrText xml:space="preserve"> REF _Ref200115286 \h </w:instrText>
      </w:r>
      <w:r>
        <w:rPr>
          <w:i/>
          <w:iCs/>
        </w:rPr>
        <w:instrText xml:space="preserve"> \* MERGEFORMAT </w:instrText>
      </w:r>
      <w:r w:rsidRPr="000B4ABA">
        <w:rPr>
          <w:i/>
          <w:iCs/>
        </w:rPr>
      </w:r>
      <w:r w:rsidRPr="000B4ABA">
        <w:rPr>
          <w:i/>
          <w:iCs/>
        </w:rPr>
        <w:fldChar w:fldCharType="separate"/>
      </w:r>
      <w:r w:rsidR="0020779A" w:rsidRPr="0020779A">
        <w:rPr>
          <w:i/>
          <w:iCs/>
        </w:rPr>
        <w:t xml:space="preserve">Figura </w:t>
      </w:r>
      <w:del w:id="1626" w:author="Redondo García Francisco Javier" w:date="2025-09-02T09:44:00Z">
        <w:r w:rsidRPr="000B4ABA">
          <w:rPr>
            <w:i/>
            <w:iCs/>
            <w:noProof/>
          </w:rPr>
          <w:delText>12</w:delText>
        </w:r>
      </w:del>
      <w:ins w:id="1627" w:author="Redondo García Francisco Javier" w:date="2025-09-02T09:44:00Z">
        <w:r w:rsidR="0020779A" w:rsidRPr="0020779A">
          <w:rPr>
            <w:i/>
            <w:iCs/>
            <w:noProof/>
          </w:rPr>
          <w:t>13</w:t>
        </w:r>
      </w:ins>
      <w:r w:rsidRPr="000B4ABA">
        <w:rPr>
          <w:i/>
          <w:iCs/>
        </w:rPr>
        <w:fldChar w:fldCharType="end"/>
      </w:r>
      <w:r>
        <w:t>)</w:t>
      </w:r>
      <w:r w:rsidR="00260674">
        <w:t xml:space="preserve">. En el caso de que el registro haya sido exitoso, introduciendo datos válidos, estos se suben a la base de datos en la nube (representado con el logo de </w:t>
      </w:r>
      <w:proofErr w:type="spellStart"/>
      <w:r w:rsidR="00260674">
        <w:t>Firebase</w:t>
      </w:r>
      <w:proofErr w:type="spellEnd"/>
      <w:r w:rsidR="00260674">
        <w:t xml:space="preserve"> en la</w:t>
      </w:r>
      <w:r>
        <w:t xml:space="preserve"> </w:t>
      </w:r>
      <w:r w:rsidRPr="000B4ABA">
        <w:rPr>
          <w:i/>
          <w:iCs/>
        </w:rPr>
        <w:fldChar w:fldCharType="begin"/>
      </w:r>
      <w:r w:rsidRPr="000B4ABA">
        <w:rPr>
          <w:i/>
          <w:iCs/>
        </w:rPr>
        <w:instrText xml:space="preserve"> REF _Ref200115286 \h  \* MERGEFORMAT </w:instrText>
      </w:r>
      <w:r w:rsidRPr="000B4ABA">
        <w:rPr>
          <w:i/>
          <w:iCs/>
        </w:rPr>
      </w:r>
      <w:r w:rsidRPr="000B4ABA">
        <w:rPr>
          <w:i/>
          <w:iCs/>
        </w:rPr>
        <w:fldChar w:fldCharType="separate"/>
      </w:r>
      <w:r w:rsidR="0020779A" w:rsidRPr="0020779A">
        <w:rPr>
          <w:i/>
          <w:iCs/>
        </w:rPr>
        <w:t xml:space="preserve">Figura </w:t>
      </w:r>
      <w:del w:id="1628" w:author="Redondo García Francisco Javier" w:date="2025-09-02T09:44:00Z">
        <w:r w:rsidRPr="000B4ABA">
          <w:rPr>
            <w:i/>
            <w:iCs/>
            <w:noProof/>
          </w:rPr>
          <w:delText>12</w:delText>
        </w:r>
      </w:del>
      <w:ins w:id="1629" w:author="Redondo García Francisco Javier" w:date="2025-09-02T09:44:00Z">
        <w:r w:rsidR="0020779A" w:rsidRPr="0020779A">
          <w:rPr>
            <w:i/>
            <w:iCs/>
            <w:noProof/>
          </w:rPr>
          <w:t>13</w:t>
        </w:r>
      </w:ins>
      <w:r w:rsidRPr="000B4ABA">
        <w:rPr>
          <w:i/>
          <w:iCs/>
        </w:rPr>
        <w:fldChar w:fldCharType="end"/>
      </w:r>
      <w:r w:rsidR="00260674">
        <w:t>) y se dirige a la realización de pruebas de ese paciente que se acaba de registrar, de la misma manera que si es con la búsqueda de paciente.</w:t>
      </w:r>
    </w:p>
    <w:p w14:paraId="215A1641" w14:textId="77777777" w:rsidR="00260674" w:rsidRDefault="00260674" w:rsidP="00E60A68">
      <w:r>
        <w:t xml:space="preserve">En cuanto a la prueba de equilibrio, empieza con la parte de equilibrio en paralelo. Se realiza la prueba y, en caso de que se haya superado, se pasa a la siguiente. Si no se ha superado, se vuelve a empezar. La prueba de equilibrio </w:t>
      </w:r>
      <w:proofErr w:type="spellStart"/>
      <w:r>
        <w:t>semi-tándem</w:t>
      </w:r>
      <w:proofErr w:type="spellEnd"/>
      <w:r>
        <w:t xml:space="preserve"> funciona de la misma manera, en caso de no superar la prueba se repetiría esta última. La prueba de equilibrio tándem no es necesario haberla superado para poder subir los datos a </w:t>
      </w:r>
      <w:proofErr w:type="spellStart"/>
      <w:r>
        <w:t>Firebase</w:t>
      </w:r>
      <w:proofErr w:type="spellEnd"/>
      <w:r>
        <w:t xml:space="preserve">. </w:t>
      </w:r>
    </w:p>
    <w:p w14:paraId="1814741D" w14:textId="77777777" w:rsidR="00260674" w:rsidRDefault="00260674" w:rsidP="00E60A68">
      <w:r>
        <w:t xml:space="preserve">Por otro lado, la prueba de sentadillas se realiza entera de una vez. En caso de no haber conseguido alcanzar las sentadillas previstas, se repite la prueba. Si se ha superado, se envían los datos de la prueba a </w:t>
      </w:r>
      <w:proofErr w:type="spellStart"/>
      <w:r>
        <w:t>Firebase</w:t>
      </w:r>
      <w:proofErr w:type="spellEnd"/>
      <w:r>
        <w:t>.</w:t>
      </w:r>
    </w:p>
    <w:p w14:paraId="057A779C" w14:textId="5E60B7FC" w:rsidR="00260674" w:rsidRDefault="00260674" w:rsidP="00BF7ED6">
      <w:r>
        <w:t xml:space="preserve">Por último, la prueba de velocidad de la marcha. En esta prueba se </w:t>
      </w:r>
      <w:r w:rsidR="000B4ABA">
        <w:t xml:space="preserve">anda en línea recta la distancia predefinida de 4m y luego se vuelve al punto de partida repitiendo la trayectoria, </w:t>
      </w:r>
      <w:r>
        <w:t>realiza</w:t>
      </w:r>
      <w:r w:rsidR="000B4ABA">
        <w:t>ndo así</w:t>
      </w:r>
      <w:r>
        <w:t xml:space="preserve"> ida </w:t>
      </w:r>
      <w:r w:rsidR="000B4ABA">
        <w:t xml:space="preserve">y </w:t>
      </w:r>
      <w:r>
        <w:t>vuelta. Si no se ha alcanzado la distancia mínima en la ida, se repite. Si se ha alcanzado, se realiza la vuelta. En este caso, si no se ha superado la vuelta</w:t>
      </w:r>
      <w:del w:id="1630" w:author="Redondo García Francisco Javier" w:date="2025-09-02T09:44:00Z">
        <w:r>
          <w:delText xml:space="preserve">, debido a limitaciones que </w:delText>
        </w:r>
        <w:commentRangeStart w:id="1631"/>
        <w:r>
          <w:delText>se tratarán en otro apartado de este proyecto</w:delText>
        </w:r>
        <w:commentRangeEnd w:id="1631"/>
        <w:r w:rsidR="00104EAC">
          <w:rPr>
            <w:rStyle w:val="Refdecomentario"/>
          </w:rPr>
          <w:commentReference w:id="1631"/>
        </w:r>
      </w:del>
      <w:r>
        <w:t xml:space="preserve">, el paciente debe volver a realizar la prueba desde el principio. Una vez superada la ida y la vuelta, los datos se suben a </w:t>
      </w:r>
      <w:proofErr w:type="spellStart"/>
      <w:r>
        <w:t>Firebase</w:t>
      </w:r>
      <w:proofErr w:type="spellEnd"/>
      <w:r w:rsidR="000B4ABA">
        <w:t xml:space="preserve"> si el usuario lo desea</w:t>
      </w:r>
      <w:r>
        <w:t>.</w:t>
      </w:r>
    </w:p>
    <w:p w14:paraId="7E8CCB26" w14:textId="77777777" w:rsidR="001B1111" w:rsidRPr="000B4ABA" w:rsidRDefault="001B1111" w:rsidP="00BF7ED6">
      <w:pPr>
        <w:rPr>
          <w:ins w:id="1632" w:author="Redondo García Francisco Javier" w:date="2025-09-02T09:44:00Z"/>
        </w:rPr>
      </w:pPr>
    </w:p>
    <w:p w14:paraId="464B5CA2" w14:textId="44583CF0" w:rsidR="00260674" w:rsidRPr="000B4ABA" w:rsidRDefault="000B4ABA" w:rsidP="000B4ABA">
      <w:pPr>
        <w:spacing w:before="100" w:beforeAutospacing="1" w:after="100" w:afterAutospacing="1" w:line="240" w:lineRule="auto"/>
        <w:jc w:val="left"/>
        <w:rPr>
          <w:rFonts w:ascii="Times New Roman" w:eastAsia="Times New Roman" w:hAnsi="Times New Roman" w:cs="Times New Roman"/>
          <w:sz w:val="24"/>
          <w:szCs w:val="24"/>
          <w:lang w:eastAsia="es-ES"/>
        </w:rPr>
      </w:pPr>
      <w:r w:rsidRPr="000B4ABA">
        <w:rPr>
          <w:rFonts w:ascii="Times New Roman" w:eastAsia="Times New Roman" w:hAnsi="Times New Roman" w:cs="Times New Roman"/>
          <w:noProof/>
          <w:sz w:val="24"/>
          <w:szCs w:val="24"/>
          <w:lang w:eastAsia="es-ES"/>
        </w:rPr>
        <w:lastRenderedPageBreak/>
        <w:drawing>
          <wp:inline distT="0" distB="0" distL="0" distR="0" wp14:anchorId="02E7BB68" wp14:editId="3ED7103D">
            <wp:extent cx="5400040" cy="3417570"/>
            <wp:effectExtent l="0" t="0" r="0" b="0"/>
            <wp:docPr id="193" name="Imagen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00040" cy="3417570"/>
                    </a:xfrm>
                    <a:prstGeom prst="rect">
                      <a:avLst/>
                    </a:prstGeom>
                    <a:noFill/>
                    <a:ln>
                      <a:noFill/>
                    </a:ln>
                  </pic:spPr>
                </pic:pic>
              </a:graphicData>
            </a:graphic>
          </wp:inline>
        </w:drawing>
      </w:r>
    </w:p>
    <w:p w14:paraId="542D9F32" w14:textId="61C448BA" w:rsidR="00260674" w:rsidRDefault="00260674" w:rsidP="00E03F5D">
      <w:pPr>
        <w:pStyle w:val="Descripcin"/>
        <w:jc w:val="center"/>
      </w:pPr>
      <w:bookmarkStart w:id="1633" w:name="_Ref200115286"/>
      <w:bookmarkStart w:id="1634" w:name="_Toc207314946"/>
      <w:bookmarkStart w:id="1635" w:name="_Toc202786374"/>
      <w:r>
        <w:t xml:space="preserve">Figura </w:t>
      </w:r>
      <w:r w:rsidR="00DE1F43">
        <w:fldChar w:fldCharType="begin"/>
      </w:r>
      <w:r w:rsidR="00DE1F43">
        <w:instrText xml:space="preserve"> SEQ Figura \* ARABIC </w:instrText>
      </w:r>
      <w:r w:rsidR="00DE1F43">
        <w:fldChar w:fldCharType="separate"/>
      </w:r>
      <w:r w:rsidR="00885F17">
        <w:rPr>
          <w:noProof/>
        </w:rPr>
        <w:t>13</w:t>
      </w:r>
      <w:r w:rsidR="00DE1F43">
        <w:rPr>
          <w:noProof/>
        </w:rPr>
        <w:fldChar w:fldCharType="end"/>
      </w:r>
      <w:bookmarkEnd w:id="1633"/>
      <w:r>
        <w:t xml:space="preserve"> - Diagrama de flujo </w:t>
      </w:r>
      <w:proofErr w:type="gramStart"/>
      <w:r>
        <w:t>app</w:t>
      </w:r>
      <w:proofErr w:type="gramEnd"/>
      <w:r>
        <w:t xml:space="preserve"> móvil</w:t>
      </w:r>
      <w:r w:rsidR="000B4ABA">
        <w:t xml:space="preserve"> que gestiona únicamente el facultativo</w:t>
      </w:r>
      <w:bookmarkEnd w:id="1634"/>
      <w:bookmarkEnd w:id="1635"/>
    </w:p>
    <w:p w14:paraId="75413407" w14:textId="77777777" w:rsidR="00260674" w:rsidRDefault="00260674" w:rsidP="00BF7ED6">
      <w:pPr>
        <w:ind w:left="708" w:hanging="708"/>
      </w:pPr>
    </w:p>
    <w:p w14:paraId="6175DBD7" w14:textId="77777777" w:rsidR="00260674" w:rsidRDefault="00260674" w:rsidP="00BF7ED6"/>
    <w:p w14:paraId="017FA525" w14:textId="77777777" w:rsidR="00260674" w:rsidRDefault="00260674" w:rsidP="0065104C">
      <w:pPr>
        <w:pStyle w:val="Ttulo3"/>
      </w:pPr>
      <w:bookmarkStart w:id="1636" w:name="_Toc207317106"/>
      <w:bookmarkStart w:id="1637" w:name="_Toc202786300"/>
      <w:r w:rsidRPr="00BF7ED6">
        <w:t>4.6.2 Diagrama de flujo de la web</w:t>
      </w:r>
      <w:bookmarkEnd w:id="1636"/>
      <w:bookmarkEnd w:id="1637"/>
    </w:p>
    <w:p w14:paraId="18EF2E59" w14:textId="21D535BB" w:rsidR="00260674" w:rsidRDefault="00260674" w:rsidP="00E60A68">
      <w:r>
        <w:t xml:space="preserve">En la </w:t>
      </w:r>
      <w:r w:rsidR="008536E8" w:rsidRPr="008536E8">
        <w:rPr>
          <w:i/>
          <w:iCs/>
        </w:rPr>
        <w:fldChar w:fldCharType="begin"/>
      </w:r>
      <w:r w:rsidR="008536E8" w:rsidRPr="008536E8">
        <w:rPr>
          <w:i/>
          <w:iCs/>
        </w:rPr>
        <w:instrText xml:space="preserve"> REF _Ref200115266 \h </w:instrText>
      </w:r>
      <w:r w:rsidR="008536E8">
        <w:rPr>
          <w:i/>
          <w:iCs/>
        </w:rPr>
        <w:instrText xml:space="preserve"> \* MERGEFORMAT </w:instrText>
      </w:r>
      <w:r w:rsidR="008536E8" w:rsidRPr="008536E8">
        <w:rPr>
          <w:i/>
          <w:iCs/>
        </w:rPr>
      </w:r>
      <w:r w:rsidR="008536E8" w:rsidRPr="008536E8">
        <w:rPr>
          <w:i/>
          <w:iCs/>
        </w:rPr>
        <w:fldChar w:fldCharType="separate"/>
      </w:r>
      <w:r w:rsidR="0020779A" w:rsidRPr="0020779A">
        <w:rPr>
          <w:i/>
          <w:iCs/>
        </w:rPr>
        <w:t>Figura</w:t>
      </w:r>
      <w:r w:rsidR="0020779A">
        <w:t xml:space="preserve"> </w:t>
      </w:r>
      <w:del w:id="1638" w:author="Redondo García Francisco Javier" w:date="2025-09-02T09:44:00Z">
        <w:r w:rsidR="008536E8" w:rsidRPr="008536E8">
          <w:rPr>
            <w:i/>
            <w:iCs/>
            <w:noProof/>
          </w:rPr>
          <w:delText>13</w:delText>
        </w:r>
      </w:del>
      <w:ins w:id="1639" w:author="Redondo García Francisco Javier" w:date="2025-09-02T09:44:00Z">
        <w:r w:rsidR="0020779A" w:rsidRPr="0020779A">
          <w:rPr>
            <w:i/>
            <w:iCs/>
            <w:noProof/>
          </w:rPr>
          <w:t>14</w:t>
        </w:r>
      </w:ins>
      <w:r w:rsidR="008536E8" w:rsidRPr="008536E8">
        <w:rPr>
          <w:i/>
          <w:iCs/>
        </w:rPr>
        <w:fldChar w:fldCharType="end"/>
      </w:r>
      <w:r>
        <w:t xml:space="preserve"> se muestra, en primer lugar, cómo para acceder a cualquier parte de la web es necesario pasar por un inicio de sesión. </w:t>
      </w:r>
    </w:p>
    <w:p w14:paraId="2AD1BEC3" w14:textId="77777777" w:rsidR="00260674" w:rsidRDefault="00260674" w:rsidP="00E60A68">
      <w:r>
        <w:t xml:space="preserve">Si el usuario no es un paciente (es facultativo), en caso de que sea la primera vez debe pasar por un registro. Si no es la primera vez (ya se ha registrado y el administrador le ha dado permiso modificando su rol) puede iniciar sesión e ir al perfil de usuario. Desde ahí, si es el administrador del sistema podrá acceder a administrar usuarios, donde podrá cambiar el rol a los usuarios que se han registrado en la web. Tanto si es facultativo como si es el administrador, pueden acceder desde el perfil de usuario al listado de los pacientes. En esta parte, solo el administrador tendrá acceso a editar los datos del paciente. </w:t>
      </w:r>
    </w:p>
    <w:p w14:paraId="4B90072F" w14:textId="77777777" w:rsidR="00260674" w:rsidRDefault="00260674" w:rsidP="00E60A68">
      <w:r>
        <w:t xml:space="preserve">Desde el listado de pacientes se puede acceder al perfil del paciente, donde estarán sus datos y sus pruebas realizadas. Este es el punto donde accede el paciente cuando inicia sesión por su vía. Desde el perfil de paciente se pueden ver sus pruebas individuales y el histórico con todos los datos de las pruebas realizadas. </w:t>
      </w:r>
    </w:p>
    <w:p w14:paraId="6F706B14" w14:textId="75F7F997" w:rsidR="00260674" w:rsidRPr="00E60A68" w:rsidRDefault="00260674" w:rsidP="00BF7ED6">
      <w:r>
        <w:t>S</w:t>
      </w:r>
      <w:r w:rsidR="00CA7777">
        <w:t>ó</w:t>
      </w:r>
      <w:r>
        <w:t>lo el facultativo y el administrador tienen acceso a descargar los datos del paciente.</w:t>
      </w:r>
    </w:p>
    <w:p w14:paraId="46C8CE0F" w14:textId="77777777" w:rsidR="00260674" w:rsidRDefault="00260674" w:rsidP="005C4A81">
      <w:pPr>
        <w:keepNext/>
      </w:pPr>
      <w:r>
        <w:rPr>
          <w:noProof/>
        </w:rPr>
        <w:lastRenderedPageBreak/>
        <w:drawing>
          <wp:inline distT="0" distB="0" distL="0" distR="0" wp14:anchorId="617EDBE1" wp14:editId="5AC62B11">
            <wp:extent cx="6077357" cy="3787140"/>
            <wp:effectExtent l="0" t="0" r="0" b="381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7">
                      <a:extLst>
                        <a:ext uri="{28A0092B-C50C-407E-A947-70E740481C1C}">
                          <a14:useLocalDpi xmlns:a14="http://schemas.microsoft.com/office/drawing/2010/main" val="0"/>
                        </a:ext>
                      </a:extLst>
                    </a:blip>
                    <a:srcRect t="5848" b="11110"/>
                    <a:stretch/>
                  </pic:blipFill>
                  <pic:spPr bwMode="auto">
                    <a:xfrm>
                      <a:off x="0" y="0"/>
                      <a:ext cx="6089325" cy="3794598"/>
                    </a:xfrm>
                    <a:prstGeom prst="rect">
                      <a:avLst/>
                    </a:prstGeom>
                    <a:noFill/>
                    <a:ln>
                      <a:noFill/>
                    </a:ln>
                    <a:extLst>
                      <a:ext uri="{53640926-AAD7-44D8-BBD7-CCE9431645EC}">
                        <a14:shadowObscured xmlns:a14="http://schemas.microsoft.com/office/drawing/2010/main"/>
                      </a:ext>
                    </a:extLst>
                  </pic:spPr>
                </pic:pic>
              </a:graphicData>
            </a:graphic>
          </wp:inline>
        </w:drawing>
      </w:r>
    </w:p>
    <w:p w14:paraId="2095EF97" w14:textId="76F40DA3" w:rsidR="00260674" w:rsidRDefault="00260674" w:rsidP="005C4A81">
      <w:pPr>
        <w:pStyle w:val="Descripcin"/>
        <w:jc w:val="center"/>
      </w:pPr>
      <w:bookmarkStart w:id="1640" w:name="_Ref200115266"/>
      <w:bookmarkStart w:id="1641" w:name="_Toc207314947"/>
      <w:bookmarkStart w:id="1642" w:name="_Toc202786375"/>
      <w:r>
        <w:t xml:space="preserve">Figura </w:t>
      </w:r>
      <w:r w:rsidR="00DE1F43">
        <w:fldChar w:fldCharType="begin"/>
      </w:r>
      <w:r w:rsidR="00DE1F43">
        <w:instrText xml:space="preserve"> SEQ Figura \* ARABIC </w:instrText>
      </w:r>
      <w:r w:rsidR="00DE1F43">
        <w:fldChar w:fldCharType="separate"/>
      </w:r>
      <w:r w:rsidR="00885F17">
        <w:rPr>
          <w:noProof/>
        </w:rPr>
        <w:t>14</w:t>
      </w:r>
      <w:r w:rsidR="00DE1F43">
        <w:rPr>
          <w:noProof/>
        </w:rPr>
        <w:fldChar w:fldCharType="end"/>
      </w:r>
      <w:bookmarkEnd w:id="1640"/>
      <w:r>
        <w:t xml:space="preserve"> - </w:t>
      </w:r>
      <w:r w:rsidR="00BF32BD">
        <w:t>D</w:t>
      </w:r>
      <w:r>
        <w:t>iagrama de flujo de la web</w:t>
      </w:r>
      <w:bookmarkEnd w:id="1641"/>
      <w:bookmarkEnd w:id="1642"/>
    </w:p>
    <w:p w14:paraId="33153B0A" w14:textId="77777777" w:rsidR="00260674" w:rsidRDefault="00260674" w:rsidP="00BF7ED6"/>
    <w:p w14:paraId="5086B78A" w14:textId="77777777" w:rsidR="00260674" w:rsidRDefault="00260674" w:rsidP="00BF7ED6"/>
    <w:p w14:paraId="5B3BF8DB" w14:textId="77777777" w:rsidR="00260674" w:rsidRPr="00BF7ED6" w:rsidRDefault="00260674" w:rsidP="0065104C">
      <w:pPr>
        <w:pStyle w:val="Ttulo2"/>
      </w:pPr>
      <w:bookmarkStart w:id="1643" w:name="_Toc207317107"/>
      <w:bookmarkStart w:id="1644" w:name="_Toc202786301"/>
      <w:r w:rsidRPr="00BF7ED6">
        <w:t>4.7 Diagramas de secuencia</w:t>
      </w:r>
      <w:bookmarkEnd w:id="1643"/>
      <w:bookmarkEnd w:id="1644"/>
    </w:p>
    <w:p w14:paraId="7653582A" w14:textId="15574F8E" w:rsidR="00260674" w:rsidRDefault="00260674" w:rsidP="00BF7ED6">
      <w:r>
        <w:t>Para complementar los diagramas vistos, en esta sección se presentan los diagramas de secuencia del sistema. Estos diagramas muestran cómo interactúan los componentes y los actores del proyecto a lo largo del tiempo. Representan el orden de las llamadas entre los objetos y son útiles para visualizar un flujo de control y comunicación de escenarios concretos, por lo que se hace uno por cada uno de los escenarios principales.</w:t>
      </w:r>
    </w:p>
    <w:p w14:paraId="766A4927" w14:textId="77777777" w:rsidR="00260674" w:rsidRDefault="00260674" w:rsidP="00BF7ED6"/>
    <w:p w14:paraId="66854DC8" w14:textId="033655D4" w:rsidR="00260674" w:rsidRDefault="00260674" w:rsidP="00C87F70">
      <w:pPr>
        <w:pStyle w:val="Prrafodelista"/>
        <w:numPr>
          <w:ilvl w:val="0"/>
          <w:numId w:val="8"/>
        </w:numPr>
        <w:spacing w:line="278" w:lineRule="auto"/>
      </w:pPr>
      <w:r w:rsidRPr="005C4A81">
        <w:rPr>
          <w:b/>
          <w:bCs/>
        </w:rPr>
        <w:t>Registro de paciente</w:t>
      </w:r>
      <w:r>
        <w:t xml:space="preserve">: La </w:t>
      </w:r>
      <w:commentRangeStart w:id="1645"/>
      <w:commentRangeStart w:id="1646"/>
      <w:r w:rsidR="00A17377">
        <w:rPr>
          <w:i/>
          <w:iCs/>
        </w:rPr>
        <w:fldChar w:fldCharType="begin"/>
      </w:r>
      <w:r w:rsidR="00A17377">
        <w:instrText xml:space="preserve"> REF _Ref200115245 \h </w:instrText>
      </w:r>
      <w:r w:rsidR="00A17377">
        <w:rPr>
          <w:i/>
          <w:iCs/>
        </w:rPr>
      </w:r>
      <w:r w:rsidR="00A17377">
        <w:rPr>
          <w:i/>
          <w:iCs/>
        </w:rPr>
        <w:fldChar w:fldCharType="separate"/>
      </w:r>
      <w:r w:rsidR="0020779A">
        <w:t xml:space="preserve">Figura </w:t>
      </w:r>
      <w:del w:id="1647" w:author="Redondo García Francisco Javier" w:date="2025-09-02T09:44:00Z">
        <w:r w:rsidR="00A17377">
          <w:rPr>
            <w:noProof/>
          </w:rPr>
          <w:delText>14</w:delText>
        </w:r>
      </w:del>
      <w:ins w:id="1648" w:author="Redondo García Francisco Javier" w:date="2025-09-02T09:44:00Z">
        <w:r w:rsidR="0020779A">
          <w:rPr>
            <w:noProof/>
          </w:rPr>
          <w:t>15</w:t>
        </w:r>
      </w:ins>
      <w:r w:rsidR="00A17377">
        <w:rPr>
          <w:i/>
          <w:iCs/>
        </w:rPr>
        <w:fldChar w:fldCharType="end"/>
      </w:r>
      <w:r w:rsidR="00A17377">
        <w:rPr>
          <w:i/>
          <w:iCs/>
        </w:rPr>
        <w:t xml:space="preserve"> </w:t>
      </w:r>
      <w:commentRangeEnd w:id="1645"/>
      <w:r w:rsidR="00AE2EFE">
        <w:rPr>
          <w:rStyle w:val="Refdecomentario"/>
        </w:rPr>
        <w:commentReference w:id="1645"/>
      </w:r>
      <w:commentRangeEnd w:id="1646"/>
      <w:r w:rsidR="00B209AD">
        <w:rPr>
          <w:rStyle w:val="Refdecomentario"/>
        </w:rPr>
        <w:commentReference w:id="1646"/>
      </w:r>
      <w:r>
        <w:t xml:space="preserve">representa cómo se registra un paciente en el sistema desde la aplicación Android. </w:t>
      </w:r>
    </w:p>
    <w:p w14:paraId="20D77014" w14:textId="77777777" w:rsidR="00260674" w:rsidRDefault="00260674" w:rsidP="005C4A81">
      <w:pPr>
        <w:pStyle w:val="NormalWeb"/>
        <w:keepNext/>
        <w:ind w:left="720"/>
        <w:rPr>
          <w:del w:id="1649" w:author="Redondo García Francisco Javier" w:date="2025-09-02T09:44:00Z"/>
        </w:rPr>
      </w:pPr>
      <w:del w:id="1650" w:author="Redondo García Francisco Javier" w:date="2025-09-02T09:44:00Z">
        <w:r>
          <w:rPr>
            <w:noProof/>
          </w:rPr>
          <w:lastRenderedPageBreak/>
          <w:drawing>
            <wp:inline distT="0" distB="0" distL="0" distR="0" wp14:anchorId="03F38643" wp14:editId="30726765">
              <wp:extent cx="5400040" cy="4285599"/>
              <wp:effectExtent l="0" t="0" r="0" b="1270"/>
              <wp:docPr id="406387938" name="Imagen 406387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8">
                        <a:extLst>
                          <a:ext uri="{28A0092B-C50C-407E-A947-70E740481C1C}">
                            <a14:useLocalDpi xmlns:a14="http://schemas.microsoft.com/office/drawing/2010/main" val="0"/>
                          </a:ext>
                        </a:extLst>
                      </a:blip>
                      <a:srcRect t="5251"/>
                      <a:stretch/>
                    </pic:blipFill>
                    <pic:spPr bwMode="auto">
                      <a:xfrm>
                        <a:off x="0" y="0"/>
                        <a:ext cx="5400040" cy="4285599"/>
                      </a:xfrm>
                      <a:prstGeom prst="rect">
                        <a:avLst/>
                      </a:prstGeom>
                      <a:noFill/>
                      <a:ln>
                        <a:noFill/>
                      </a:ln>
                      <a:extLst>
                        <a:ext uri="{53640926-AAD7-44D8-BBD7-CCE9431645EC}">
                          <a14:shadowObscured xmlns:a14="http://schemas.microsoft.com/office/drawing/2010/main"/>
                        </a:ext>
                      </a:extLst>
                    </pic:spPr>
                  </pic:pic>
                </a:graphicData>
              </a:graphic>
            </wp:inline>
          </w:drawing>
        </w:r>
      </w:del>
    </w:p>
    <w:p w14:paraId="2305F229" w14:textId="77777777" w:rsidR="00260674" w:rsidRDefault="00260674" w:rsidP="005C4A81">
      <w:pPr>
        <w:pStyle w:val="NormalWeb"/>
        <w:keepNext/>
        <w:ind w:left="720"/>
        <w:rPr>
          <w:ins w:id="1651" w:author="Redondo García Francisco Javier" w:date="2025-09-02T09:44:00Z"/>
        </w:rPr>
      </w:pPr>
      <w:ins w:id="1652" w:author="Redondo García Francisco Javier" w:date="2025-09-02T09:44:00Z">
        <w:r>
          <w:rPr>
            <w:noProof/>
          </w:rPr>
          <w:drawing>
            <wp:inline distT="0" distB="0" distL="0" distR="0" wp14:anchorId="7F6F0D54" wp14:editId="6FF1435B">
              <wp:extent cx="4740755" cy="3762375"/>
              <wp:effectExtent l="0" t="0" r="317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8">
                        <a:extLst>
                          <a:ext uri="{28A0092B-C50C-407E-A947-70E740481C1C}">
                            <a14:useLocalDpi xmlns:a14="http://schemas.microsoft.com/office/drawing/2010/main" val="0"/>
                          </a:ext>
                        </a:extLst>
                      </a:blip>
                      <a:srcRect t="5251"/>
                      <a:stretch/>
                    </pic:blipFill>
                    <pic:spPr bwMode="auto">
                      <a:xfrm>
                        <a:off x="0" y="0"/>
                        <a:ext cx="4747510" cy="3767736"/>
                      </a:xfrm>
                      <a:prstGeom prst="rect">
                        <a:avLst/>
                      </a:prstGeom>
                      <a:noFill/>
                      <a:ln>
                        <a:noFill/>
                      </a:ln>
                      <a:extLst>
                        <a:ext uri="{53640926-AAD7-44D8-BBD7-CCE9431645EC}">
                          <a14:shadowObscured xmlns:a14="http://schemas.microsoft.com/office/drawing/2010/main"/>
                        </a:ext>
                      </a:extLst>
                    </pic:spPr>
                  </pic:pic>
                </a:graphicData>
              </a:graphic>
            </wp:inline>
          </w:drawing>
        </w:r>
      </w:ins>
    </w:p>
    <w:p w14:paraId="3627D614" w14:textId="7192A5CA" w:rsidR="00260674" w:rsidRDefault="00260674" w:rsidP="005C4A81">
      <w:pPr>
        <w:pStyle w:val="Descripcin"/>
        <w:jc w:val="center"/>
      </w:pPr>
      <w:bookmarkStart w:id="1653" w:name="_Ref200115245"/>
      <w:bookmarkStart w:id="1654" w:name="_Toc207314948"/>
      <w:bookmarkStart w:id="1655" w:name="_Toc202786376"/>
      <w:r>
        <w:t xml:space="preserve">Figura </w:t>
      </w:r>
      <w:r w:rsidR="00DE1F43">
        <w:fldChar w:fldCharType="begin"/>
      </w:r>
      <w:r w:rsidR="00DE1F43">
        <w:instrText xml:space="preserve"> SEQ Figura \* ARABIC </w:instrText>
      </w:r>
      <w:r w:rsidR="00DE1F43">
        <w:fldChar w:fldCharType="separate"/>
      </w:r>
      <w:r w:rsidR="00885F17">
        <w:rPr>
          <w:noProof/>
        </w:rPr>
        <w:t>15</w:t>
      </w:r>
      <w:r w:rsidR="00DE1F43">
        <w:rPr>
          <w:noProof/>
        </w:rPr>
        <w:fldChar w:fldCharType="end"/>
      </w:r>
      <w:bookmarkEnd w:id="1653"/>
      <w:r>
        <w:t xml:space="preserve"> - Diagrama de secuencia registro de paciente</w:t>
      </w:r>
      <w:bookmarkEnd w:id="1654"/>
      <w:bookmarkEnd w:id="1655"/>
    </w:p>
    <w:p w14:paraId="5FC415B5" w14:textId="77777777" w:rsidR="00260674" w:rsidRDefault="00260674">
      <w:pPr>
        <w:rPr>
          <w:b/>
          <w:bCs/>
        </w:rPr>
      </w:pPr>
      <w:r>
        <w:rPr>
          <w:b/>
          <w:bCs/>
        </w:rPr>
        <w:br w:type="page"/>
      </w:r>
    </w:p>
    <w:p w14:paraId="0081A4CA" w14:textId="74F9196B" w:rsidR="00260674" w:rsidRDefault="00260674" w:rsidP="00C87F70">
      <w:pPr>
        <w:pStyle w:val="Prrafodelista"/>
        <w:numPr>
          <w:ilvl w:val="0"/>
          <w:numId w:val="7"/>
        </w:numPr>
        <w:spacing w:line="278" w:lineRule="auto"/>
      </w:pPr>
      <w:r w:rsidRPr="005C4A81">
        <w:rPr>
          <w:b/>
          <w:bCs/>
        </w:rPr>
        <w:lastRenderedPageBreak/>
        <w:t>Realización de pruebas (genérico):</w:t>
      </w:r>
      <w:r>
        <w:t xml:space="preserve"> La </w:t>
      </w:r>
      <w:r w:rsidR="00A17377" w:rsidRPr="00BE631C">
        <w:rPr>
          <w:i/>
          <w:iCs/>
        </w:rPr>
        <w:fldChar w:fldCharType="begin"/>
      </w:r>
      <w:r w:rsidR="00A17377" w:rsidRPr="00BE631C">
        <w:rPr>
          <w:i/>
          <w:iCs/>
        </w:rPr>
        <w:instrText xml:space="preserve"> REF _Ref200115228 \h </w:instrText>
      </w:r>
      <w:r w:rsidR="00BE631C">
        <w:rPr>
          <w:i/>
          <w:iCs/>
        </w:rPr>
        <w:instrText xml:space="preserve"> \* MERGEFORMAT </w:instrText>
      </w:r>
      <w:r w:rsidR="00A17377" w:rsidRPr="00BE631C">
        <w:rPr>
          <w:i/>
          <w:iCs/>
        </w:rPr>
      </w:r>
      <w:r w:rsidR="00A17377" w:rsidRPr="00BE631C">
        <w:rPr>
          <w:i/>
          <w:iCs/>
        </w:rPr>
        <w:fldChar w:fldCharType="separate"/>
      </w:r>
      <w:r w:rsidR="0020779A" w:rsidRPr="0020779A">
        <w:rPr>
          <w:i/>
          <w:iCs/>
        </w:rPr>
        <w:t>Figura</w:t>
      </w:r>
      <w:r w:rsidR="0020779A">
        <w:t xml:space="preserve"> </w:t>
      </w:r>
      <w:del w:id="1656" w:author="Redondo García Francisco Javier" w:date="2025-09-02T09:44:00Z">
        <w:r w:rsidR="00A17377" w:rsidRPr="00BE631C">
          <w:rPr>
            <w:i/>
            <w:iCs/>
            <w:noProof/>
          </w:rPr>
          <w:delText>15</w:delText>
        </w:r>
      </w:del>
      <w:ins w:id="1657" w:author="Redondo García Francisco Javier" w:date="2025-09-02T09:44:00Z">
        <w:r w:rsidR="0020779A" w:rsidRPr="0020779A">
          <w:rPr>
            <w:i/>
            <w:iCs/>
            <w:noProof/>
          </w:rPr>
          <w:t>16</w:t>
        </w:r>
      </w:ins>
      <w:r w:rsidR="00A17377" w:rsidRPr="00BE631C">
        <w:rPr>
          <w:i/>
          <w:iCs/>
        </w:rPr>
        <w:fldChar w:fldCharType="end"/>
      </w:r>
      <w:r w:rsidR="00A17377">
        <w:rPr>
          <w:i/>
          <w:iCs/>
        </w:rPr>
        <w:t xml:space="preserve"> </w:t>
      </w:r>
      <w:r>
        <w:t xml:space="preserve">representa el modo en el que interactúa el móvil, los dispositivos y </w:t>
      </w:r>
      <w:proofErr w:type="spellStart"/>
      <w:r>
        <w:t>Firebase</w:t>
      </w:r>
      <w:proofErr w:type="spellEnd"/>
      <w:r>
        <w:t xml:space="preserve"> cuando se realizan las pruebas SPPB.</w:t>
      </w:r>
    </w:p>
    <w:p w14:paraId="089B794E" w14:textId="77777777" w:rsidR="00260674" w:rsidRDefault="00260674" w:rsidP="005C4A81">
      <w:pPr>
        <w:pStyle w:val="NormalWeb"/>
        <w:keepNext/>
        <w:ind w:left="720"/>
      </w:pPr>
      <w:r>
        <w:rPr>
          <w:noProof/>
        </w:rPr>
        <w:drawing>
          <wp:inline distT="0" distB="0" distL="0" distR="0" wp14:anchorId="7D375AF3" wp14:editId="12659239">
            <wp:extent cx="4905375" cy="4801298"/>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9">
                      <a:extLst>
                        <a:ext uri="{28A0092B-C50C-407E-A947-70E740481C1C}">
                          <a14:useLocalDpi xmlns:a14="http://schemas.microsoft.com/office/drawing/2010/main" val="0"/>
                        </a:ext>
                      </a:extLst>
                    </a:blip>
                    <a:srcRect t="4677"/>
                    <a:stretch/>
                  </pic:blipFill>
                  <pic:spPr bwMode="auto">
                    <a:xfrm>
                      <a:off x="0" y="0"/>
                      <a:ext cx="4919310" cy="4814937"/>
                    </a:xfrm>
                    <a:prstGeom prst="rect">
                      <a:avLst/>
                    </a:prstGeom>
                    <a:noFill/>
                    <a:ln>
                      <a:noFill/>
                    </a:ln>
                    <a:extLst>
                      <a:ext uri="{53640926-AAD7-44D8-BBD7-CCE9431645EC}">
                        <a14:shadowObscured xmlns:a14="http://schemas.microsoft.com/office/drawing/2010/main"/>
                      </a:ext>
                    </a:extLst>
                  </pic:spPr>
                </pic:pic>
              </a:graphicData>
            </a:graphic>
          </wp:inline>
        </w:drawing>
      </w:r>
    </w:p>
    <w:p w14:paraId="4F896759" w14:textId="58E35B7B" w:rsidR="00260674" w:rsidRDefault="00260674" w:rsidP="005C4A81">
      <w:pPr>
        <w:pStyle w:val="Descripcin"/>
        <w:jc w:val="center"/>
      </w:pPr>
      <w:bookmarkStart w:id="1658" w:name="_Ref200115228"/>
      <w:bookmarkStart w:id="1659" w:name="_Toc207314949"/>
      <w:bookmarkStart w:id="1660" w:name="_Toc202786377"/>
      <w:r>
        <w:t xml:space="preserve">Figura </w:t>
      </w:r>
      <w:r w:rsidR="00DE1F43">
        <w:fldChar w:fldCharType="begin"/>
      </w:r>
      <w:r w:rsidR="00DE1F43">
        <w:instrText xml:space="preserve"> SEQ Figura \* ARABIC </w:instrText>
      </w:r>
      <w:r w:rsidR="00DE1F43">
        <w:fldChar w:fldCharType="separate"/>
      </w:r>
      <w:r w:rsidR="00885F17">
        <w:rPr>
          <w:noProof/>
        </w:rPr>
        <w:t>16</w:t>
      </w:r>
      <w:r w:rsidR="00DE1F43">
        <w:rPr>
          <w:noProof/>
        </w:rPr>
        <w:fldChar w:fldCharType="end"/>
      </w:r>
      <w:bookmarkEnd w:id="1658"/>
      <w:r>
        <w:t xml:space="preserve"> - Diagrama de secuencia r</w:t>
      </w:r>
      <w:r w:rsidRPr="00235495">
        <w:t>ealización de pruebas (genérico</w:t>
      </w:r>
      <w:r>
        <w:t>)</w:t>
      </w:r>
      <w:bookmarkEnd w:id="1659"/>
      <w:bookmarkEnd w:id="1660"/>
    </w:p>
    <w:p w14:paraId="654EA7A5" w14:textId="77777777" w:rsidR="00260674" w:rsidRPr="005C4A81" w:rsidRDefault="00260674" w:rsidP="005C4A81"/>
    <w:p w14:paraId="15825317" w14:textId="77777777" w:rsidR="00260674" w:rsidRDefault="00260674">
      <w:r>
        <w:br w:type="page"/>
      </w:r>
    </w:p>
    <w:p w14:paraId="43BA4D48" w14:textId="2AADC8A2" w:rsidR="00260674" w:rsidRDefault="00260674" w:rsidP="00C87F70">
      <w:pPr>
        <w:pStyle w:val="Prrafodelista"/>
        <w:numPr>
          <w:ilvl w:val="0"/>
          <w:numId w:val="7"/>
        </w:numPr>
        <w:spacing w:line="278" w:lineRule="auto"/>
      </w:pPr>
      <w:r w:rsidRPr="00AE7B66">
        <w:rPr>
          <w:b/>
          <w:bCs/>
        </w:rPr>
        <w:lastRenderedPageBreak/>
        <w:t>Consulta y descarga de pruebas</w:t>
      </w:r>
      <w:r>
        <w:t xml:space="preserve">: La </w:t>
      </w:r>
      <w:r w:rsidR="00A17377">
        <w:rPr>
          <w:i/>
          <w:iCs/>
        </w:rPr>
        <w:fldChar w:fldCharType="begin"/>
      </w:r>
      <w:r w:rsidR="00A17377">
        <w:instrText xml:space="preserve"> REF _Ref200115214 \h </w:instrText>
      </w:r>
      <w:r w:rsidR="00A17377">
        <w:rPr>
          <w:i/>
          <w:iCs/>
        </w:rPr>
      </w:r>
      <w:r w:rsidR="00A17377">
        <w:rPr>
          <w:i/>
          <w:iCs/>
        </w:rPr>
        <w:fldChar w:fldCharType="separate"/>
      </w:r>
      <w:r w:rsidR="0020779A">
        <w:t xml:space="preserve">Figura </w:t>
      </w:r>
      <w:del w:id="1661" w:author="Redondo García Francisco Javier" w:date="2025-09-02T09:44:00Z">
        <w:r w:rsidR="00A17377">
          <w:rPr>
            <w:noProof/>
          </w:rPr>
          <w:delText>16</w:delText>
        </w:r>
      </w:del>
      <w:ins w:id="1662" w:author="Redondo García Francisco Javier" w:date="2025-09-02T09:44:00Z">
        <w:r w:rsidR="0020779A">
          <w:rPr>
            <w:noProof/>
          </w:rPr>
          <w:t>17</w:t>
        </w:r>
      </w:ins>
      <w:r w:rsidR="00A17377">
        <w:rPr>
          <w:i/>
          <w:iCs/>
        </w:rPr>
        <w:fldChar w:fldCharType="end"/>
      </w:r>
      <w:r w:rsidR="00A17377">
        <w:rPr>
          <w:i/>
          <w:iCs/>
        </w:rPr>
        <w:t xml:space="preserve"> </w:t>
      </w:r>
      <w:r>
        <w:t>representa cómo interactúan los tres sistemas desde que se realiza una prueba hasta que se descargan los datos, pasando por cómo es la consulta de los datos por parte del paciente y del facultativo.</w:t>
      </w:r>
    </w:p>
    <w:p w14:paraId="5D339846" w14:textId="77777777" w:rsidR="00260674" w:rsidRDefault="00260674" w:rsidP="00BF7ED6">
      <w:pPr>
        <w:pStyle w:val="NormalWeb"/>
        <w:ind w:left="720"/>
      </w:pPr>
    </w:p>
    <w:p w14:paraId="67F6B5E2" w14:textId="77777777" w:rsidR="00260674" w:rsidRDefault="00260674" w:rsidP="00AE7B66">
      <w:pPr>
        <w:pStyle w:val="NormalWeb"/>
        <w:keepNext/>
        <w:ind w:left="720"/>
        <w:rPr>
          <w:del w:id="1663" w:author="Redondo García Francisco Javier" w:date="2025-09-02T09:44:00Z"/>
        </w:rPr>
      </w:pPr>
      <w:del w:id="1664" w:author="Redondo García Francisco Javier" w:date="2025-09-02T09:44:00Z">
        <w:r>
          <w:rPr>
            <w:noProof/>
          </w:rPr>
          <w:lastRenderedPageBreak/>
          <w:drawing>
            <wp:inline distT="0" distB="0" distL="0" distR="0" wp14:anchorId="7EAC806E" wp14:editId="3AC7FA4A">
              <wp:extent cx="5400040" cy="5043409"/>
              <wp:effectExtent l="0" t="0" r="0" b="5080"/>
              <wp:docPr id="194" name="Imagen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30">
                        <a:extLst>
                          <a:ext uri="{28A0092B-C50C-407E-A947-70E740481C1C}">
                            <a14:useLocalDpi xmlns:a14="http://schemas.microsoft.com/office/drawing/2010/main" val="0"/>
                          </a:ext>
                        </a:extLst>
                      </a:blip>
                      <a:srcRect t="4066"/>
                      <a:stretch/>
                    </pic:blipFill>
                    <pic:spPr bwMode="auto">
                      <a:xfrm>
                        <a:off x="0" y="0"/>
                        <a:ext cx="5400040" cy="5043409"/>
                      </a:xfrm>
                      <a:prstGeom prst="rect">
                        <a:avLst/>
                      </a:prstGeom>
                      <a:noFill/>
                      <a:ln>
                        <a:noFill/>
                      </a:ln>
                      <a:extLst>
                        <a:ext uri="{53640926-AAD7-44D8-BBD7-CCE9431645EC}">
                          <a14:shadowObscured xmlns:a14="http://schemas.microsoft.com/office/drawing/2010/main"/>
                        </a:ext>
                      </a:extLst>
                    </pic:spPr>
                  </pic:pic>
                </a:graphicData>
              </a:graphic>
            </wp:inline>
          </w:drawing>
        </w:r>
      </w:del>
    </w:p>
    <w:p w14:paraId="1F659C75" w14:textId="77777777" w:rsidR="00260674" w:rsidRDefault="00260674" w:rsidP="00AE7B66">
      <w:pPr>
        <w:pStyle w:val="NormalWeb"/>
        <w:keepNext/>
        <w:ind w:left="720"/>
        <w:rPr>
          <w:ins w:id="1665" w:author="Redondo García Francisco Javier" w:date="2025-09-02T09:44:00Z"/>
        </w:rPr>
      </w:pPr>
      <w:ins w:id="1666" w:author="Redondo García Francisco Javier" w:date="2025-09-02T09:44:00Z">
        <w:r>
          <w:rPr>
            <w:noProof/>
          </w:rPr>
          <w:lastRenderedPageBreak/>
          <w:drawing>
            <wp:inline distT="0" distB="0" distL="0" distR="0" wp14:anchorId="257FCED1" wp14:editId="7FD8225D">
              <wp:extent cx="4905495" cy="4581525"/>
              <wp:effectExtent l="0" t="0" r="952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30">
                        <a:extLst>
                          <a:ext uri="{28A0092B-C50C-407E-A947-70E740481C1C}">
                            <a14:useLocalDpi xmlns:a14="http://schemas.microsoft.com/office/drawing/2010/main" val="0"/>
                          </a:ext>
                        </a:extLst>
                      </a:blip>
                      <a:srcRect t="4066"/>
                      <a:stretch/>
                    </pic:blipFill>
                    <pic:spPr bwMode="auto">
                      <a:xfrm>
                        <a:off x="0" y="0"/>
                        <a:ext cx="4909046" cy="4584842"/>
                      </a:xfrm>
                      <a:prstGeom prst="rect">
                        <a:avLst/>
                      </a:prstGeom>
                      <a:noFill/>
                      <a:ln>
                        <a:noFill/>
                      </a:ln>
                      <a:extLst>
                        <a:ext uri="{53640926-AAD7-44D8-BBD7-CCE9431645EC}">
                          <a14:shadowObscured xmlns:a14="http://schemas.microsoft.com/office/drawing/2010/main"/>
                        </a:ext>
                      </a:extLst>
                    </pic:spPr>
                  </pic:pic>
                </a:graphicData>
              </a:graphic>
            </wp:inline>
          </w:drawing>
        </w:r>
      </w:ins>
    </w:p>
    <w:p w14:paraId="183004FB" w14:textId="3A21EFD6" w:rsidR="00260674" w:rsidRDefault="00260674" w:rsidP="00AE7B66">
      <w:pPr>
        <w:pStyle w:val="Descripcin"/>
        <w:jc w:val="center"/>
      </w:pPr>
      <w:bookmarkStart w:id="1667" w:name="_Ref200115214"/>
      <w:bookmarkStart w:id="1668" w:name="_Toc207314950"/>
      <w:bookmarkStart w:id="1669" w:name="_Toc202786378"/>
      <w:r>
        <w:t xml:space="preserve">Figura </w:t>
      </w:r>
      <w:r w:rsidR="00DE1F43">
        <w:fldChar w:fldCharType="begin"/>
      </w:r>
      <w:r w:rsidR="00DE1F43">
        <w:instrText xml:space="preserve"> SEQ Figura \* ARABIC </w:instrText>
      </w:r>
      <w:r w:rsidR="00DE1F43">
        <w:fldChar w:fldCharType="separate"/>
      </w:r>
      <w:r w:rsidR="00885F17">
        <w:rPr>
          <w:noProof/>
        </w:rPr>
        <w:t>17</w:t>
      </w:r>
      <w:r w:rsidR="00DE1F43">
        <w:rPr>
          <w:noProof/>
        </w:rPr>
        <w:fldChar w:fldCharType="end"/>
      </w:r>
      <w:bookmarkEnd w:id="1667"/>
      <w:r>
        <w:t xml:space="preserve"> - Diagrama de secuencia consulta y descarga de pruebas</w:t>
      </w:r>
      <w:bookmarkEnd w:id="1668"/>
      <w:bookmarkEnd w:id="1669"/>
    </w:p>
    <w:p w14:paraId="053BC7CF" w14:textId="77777777" w:rsidR="00260674" w:rsidRDefault="00260674">
      <w:pPr>
        <w:rPr>
          <w:rFonts w:ascii="Times New Roman" w:eastAsia="Times New Roman" w:hAnsi="Times New Roman" w:cs="Times New Roman"/>
          <w:lang w:eastAsia="es-ES"/>
        </w:rPr>
      </w:pPr>
      <w:r>
        <w:br w:type="page"/>
      </w:r>
    </w:p>
    <w:p w14:paraId="616D13A2" w14:textId="527FF453" w:rsidR="00260674" w:rsidRPr="006B690D" w:rsidRDefault="00260674" w:rsidP="00C87F70">
      <w:pPr>
        <w:pStyle w:val="NormalWeb"/>
        <w:numPr>
          <w:ilvl w:val="0"/>
          <w:numId w:val="7"/>
        </w:numPr>
        <w:rPr>
          <w:rFonts w:asciiTheme="minorHAnsi" w:eastAsiaTheme="minorHAnsi" w:hAnsiTheme="minorHAnsi"/>
          <w:sz w:val="22"/>
          <w:rPrChange w:id="1670" w:author="Redondo García Francisco Javier" w:date="2025-09-02T09:44:00Z">
            <w:rPr>
              <w:rFonts w:asciiTheme="minorHAnsi" w:eastAsiaTheme="minorHAnsi" w:hAnsiTheme="minorHAnsi"/>
              <w:kern w:val="2"/>
              <w:sz w:val="22"/>
              <w14:ligatures w14:val="standardContextual"/>
            </w:rPr>
          </w:rPrChange>
        </w:rPr>
      </w:pPr>
      <w:r w:rsidRPr="00AE7B66">
        <w:rPr>
          <w:rFonts w:asciiTheme="minorHAnsi" w:eastAsiaTheme="minorHAnsi" w:hAnsiTheme="minorHAnsi"/>
          <w:b/>
          <w:kern w:val="2"/>
          <w14:ligatures w14:val="standardContextual"/>
          <w:rPrChange w:id="1671" w:author="Redondo García Francisco Javier" w:date="2025-09-02T09:44:00Z">
            <w:rPr>
              <w:rFonts w:asciiTheme="minorHAnsi" w:eastAsiaTheme="minorHAnsi" w:hAnsiTheme="minorHAnsi"/>
              <w:b/>
              <w:kern w:val="2"/>
              <w:sz w:val="22"/>
              <w14:ligatures w14:val="standardContextual"/>
            </w:rPr>
          </w:rPrChange>
        </w:rPr>
        <w:lastRenderedPageBreak/>
        <w:t>Gestión de los roles de usuario</w:t>
      </w:r>
      <w:r w:rsidRPr="00AE7B66">
        <w:rPr>
          <w:rFonts w:asciiTheme="minorHAnsi" w:eastAsiaTheme="minorHAnsi" w:hAnsiTheme="minorHAnsi"/>
          <w:kern w:val="2"/>
          <w14:ligatures w14:val="standardContextual"/>
          <w:rPrChange w:id="1672" w:author="Redondo García Francisco Javier" w:date="2025-09-02T09:44:00Z">
            <w:rPr>
              <w:rFonts w:asciiTheme="minorHAnsi" w:eastAsiaTheme="minorHAnsi" w:hAnsiTheme="minorHAnsi"/>
              <w:kern w:val="2"/>
              <w:sz w:val="22"/>
              <w14:ligatures w14:val="standardContextual"/>
            </w:rPr>
          </w:rPrChange>
        </w:rPr>
        <w:t xml:space="preserve">: </w:t>
      </w:r>
      <w:r w:rsidRPr="006B690D">
        <w:rPr>
          <w:rFonts w:asciiTheme="minorHAnsi" w:eastAsiaTheme="minorHAnsi" w:hAnsiTheme="minorHAnsi"/>
          <w:sz w:val="22"/>
          <w:rPrChange w:id="1673" w:author="Redondo García Francisco Javier" w:date="2025-09-02T09:44:00Z">
            <w:rPr>
              <w:rFonts w:asciiTheme="minorHAnsi" w:eastAsiaTheme="minorHAnsi" w:hAnsiTheme="minorHAnsi"/>
              <w:kern w:val="2"/>
              <w:sz w:val="22"/>
              <w14:ligatures w14:val="standardContextual"/>
            </w:rPr>
          </w:rPrChange>
        </w:rPr>
        <w:t xml:space="preserve">La </w:t>
      </w:r>
      <w:r w:rsidR="00A17377" w:rsidRPr="006B690D">
        <w:rPr>
          <w:rFonts w:asciiTheme="minorHAnsi" w:eastAsiaTheme="minorHAnsi" w:hAnsiTheme="minorHAnsi"/>
          <w:i/>
          <w:sz w:val="22"/>
          <w:rPrChange w:id="1674" w:author="Redondo García Francisco Javier" w:date="2025-09-02T09:44:00Z">
            <w:rPr>
              <w:rFonts w:asciiTheme="minorHAnsi" w:eastAsiaTheme="minorHAnsi" w:hAnsiTheme="minorHAnsi"/>
              <w:i/>
              <w:kern w:val="2"/>
              <w:sz w:val="22"/>
              <w14:ligatures w14:val="standardContextual"/>
            </w:rPr>
          </w:rPrChange>
        </w:rPr>
        <w:fldChar w:fldCharType="begin"/>
      </w:r>
      <w:r w:rsidR="00A17377" w:rsidRPr="006B690D">
        <w:rPr>
          <w:rFonts w:asciiTheme="minorHAnsi" w:eastAsiaTheme="minorHAnsi" w:hAnsiTheme="minorHAnsi" w:cstheme="minorBidi"/>
          <w:i/>
          <w:iCs/>
          <w:sz w:val="22"/>
          <w:szCs w:val="22"/>
          <w:lang w:eastAsia="en-US"/>
        </w:rPr>
        <w:instrText xml:space="preserve"> REF _Ref200115195 \h  \* MERGEFORMAT </w:instrText>
      </w:r>
      <w:r w:rsidR="00A17377" w:rsidRPr="006B690D">
        <w:rPr>
          <w:rFonts w:asciiTheme="minorHAnsi" w:eastAsiaTheme="minorHAnsi" w:hAnsiTheme="minorHAnsi" w:cstheme="minorBidi"/>
          <w:i/>
          <w:iCs/>
          <w:sz w:val="22"/>
          <w:szCs w:val="22"/>
          <w:lang w:eastAsia="en-US"/>
        </w:rPr>
      </w:r>
      <w:r w:rsidR="00A17377" w:rsidRPr="006B690D">
        <w:rPr>
          <w:rFonts w:asciiTheme="minorHAnsi" w:eastAsiaTheme="minorHAnsi" w:hAnsiTheme="minorHAnsi"/>
          <w:i/>
          <w:sz w:val="22"/>
          <w:rPrChange w:id="1675" w:author="Redondo García Francisco Javier" w:date="2025-09-02T09:44:00Z">
            <w:rPr>
              <w:rFonts w:asciiTheme="minorHAnsi" w:eastAsiaTheme="minorHAnsi" w:hAnsiTheme="minorHAnsi"/>
              <w:i/>
              <w:kern w:val="2"/>
              <w:sz w:val="22"/>
              <w14:ligatures w14:val="standardContextual"/>
            </w:rPr>
          </w:rPrChange>
        </w:rPr>
        <w:fldChar w:fldCharType="separate"/>
      </w:r>
      <w:r w:rsidR="0020779A" w:rsidRPr="0020779A">
        <w:rPr>
          <w:rFonts w:asciiTheme="minorHAnsi" w:eastAsiaTheme="minorHAnsi" w:hAnsiTheme="minorHAnsi" w:cstheme="minorBidi"/>
          <w:i/>
          <w:iCs/>
          <w:sz w:val="22"/>
          <w:szCs w:val="22"/>
          <w:lang w:eastAsia="en-US"/>
        </w:rPr>
        <w:t>Figura</w:t>
      </w:r>
      <w:r w:rsidR="0020779A" w:rsidRPr="0020779A">
        <w:rPr>
          <w:rFonts w:asciiTheme="minorHAnsi" w:eastAsiaTheme="minorHAnsi" w:hAnsiTheme="minorHAnsi"/>
          <w:i/>
          <w:sz w:val="22"/>
          <w:rPrChange w:id="1676" w:author="Redondo García Francisco Javier" w:date="2025-09-02T09:44:00Z">
            <w:rPr>
              <w:rFonts w:asciiTheme="minorHAnsi" w:eastAsiaTheme="minorHAnsi" w:hAnsiTheme="minorHAnsi"/>
              <w:sz w:val="22"/>
            </w:rPr>
          </w:rPrChange>
        </w:rPr>
        <w:t xml:space="preserve"> </w:t>
      </w:r>
      <w:del w:id="1677" w:author="Redondo García Francisco Javier" w:date="2025-09-02T09:44:00Z">
        <w:r w:rsidR="00A17377" w:rsidRPr="009B0570">
          <w:rPr>
            <w:rFonts w:asciiTheme="minorHAnsi" w:hAnsiTheme="minorHAnsi" w:cstheme="minorHAnsi"/>
            <w:i/>
            <w:iCs/>
            <w:noProof/>
            <w:sz w:val="22"/>
            <w:szCs w:val="22"/>
          </w:rPr>
          <w:delText>17</w:delText>
        </w:r>
      </w:del>
      <w:ins w:id="1678" w:author="Redondo García Francisco Javier" w:date="2025-09-02T09:44:00Z">
        <w:r w:rsidR="0020779A" w:rsidRPr="0020779A">
          <w:rPr>
            <w:rFonts w:asciiTheme="minorHAnsi" w:eastAsiaTheme="minorHAnsi" w:hAnsiTheme="minorHAnsi" w:cstheme="minorBidi"/>
            <w:i/>
            <w:iCs/>
            <w:sz w:val="22"/>
            <w:szCs w:val="22"/>
            <w:lang w:eastAsia="en-US"/>
          </w:rPr>
          <w:t>18</w:t>
        </w:r>
      </w:ins>
      <w:r w:rsidR="00A17377" w:rsidRPr="006B690D">
        <w:rPr>
          <w:rFonts w:asciiTheme="minorHAnsi" w:eastAsiaTheme="minorHAnsi" w:hAnsiTheme="minorHAnsi"/>
          <w:i/>
          <w:sz w:val="22"/>
          <w:rPrChange w:id="1679" w:author="Redondo García Francisco Javier" w:date="2025-09-02T09:44:00Z">
            <w:rPr>
              <w:rFonts w:asciiTheme="minorHAnsi" w:eastAsiaTheme="minorHAnsi" w:hAnsiTheme="minorHAnsi"/>
              <w:i/>
              <w:kern w:val="2"/>
              <w:sz w:val="22"/>
              <w14:ligatures w14:val="standardContextual"/>
            </w:rPr>
          </w:rPrChange>
        </w:rPr>
        <w:fldChar w:fldCharType="end"/>
      </w:r>
      <w:r w:rsidR="00A17377" w:rsidRPr="006B690D">
        <w:rPr>
          <w:rFonts w:asciiTheme="minorHAnsi" w:eastAsiaTheme="minorHAnsi" w:hAnsiTheme="minorHAnsi"/>
          <w:sz w:val="22"/>
          <w:rPrChange w:id="1680" w:author="Redondo García Francisco Javier" w:date="2025-09-02T09:44:00Z">
            <w:rPr>
              <w:rFonts w:asciiTheme="minorHAnsi" w:eastAsiaTheme="minorHAnsi" w:hAnsiTheme="minorHAnsi"/>
              <w:i/>
              <w:kern w:val="2"/>
              <w:sz w:val="22"/>
              <w14:ligatures w14:val="standardContextual"/>
            </w:rPr>
          </w:rPrChange>
        </w:rPr>
        <w:t xml:space="preserve"> </w:t>
      </w:r>
      <w:r w:rsidRPr="006B690D">
        <w:rPr>
          <w:rFonts w:asciiTheme="minorHAnsi" w:eastAsiaTheme="minorHAnsi" w:hAnsiTheme="minorHAnsi"/>
          <w:sz w:val="22"/>
          <w:rPrChange w:id="1681" w:author="Redondo García Francisco Javier" w:date="2025-09-02T09:44:00Z">
            <w:rPr>
              <w:rFonts w:asciiTheme="minorHAnsi" w:eastAsiaTheme="minorHAnsi" w:hAnsiTheme="minorHAnsi"/>
              <w:kern w:val="2"/>
              <w:sz w:val="22"/>
              <w14:ligatures w14:val="standardContextual"/>
            </w:rPr>
          </w:rPrChange>
        </w:rPr>
        <w:t>representa cómo se gestionan los roles de los facultativos por parte del administrador del sistema y cómo este puede iniciar sesión.</w:t>
      </w:r>
    </w:p>
    <w:p w14:paraId="11CCF723" w14:textId="77777777" w:rsidR="00260674" w:rsidRDefault="00260674" w:rsidP="00A72012">
      <w:pPr>
        <w:pStyle w:val="NormalWeb"/>
        <w:keepNext/>
        <w:ind w:left="720"/>
        <w:rPr>
          <w:del w:id="1682" w:author="Redondo García Francisco Javier" w:date="2025-09-02T09:44:00Z"/>
        </w:rPr>
      </w:pPr>
      <w:del w:id="1683" w:author="Redondo García Francisco Javier" w:date="2025-09-02T09:44:00Z">
        <w:r>
          <w:rPr>
            <w:noProof/>
          </w:rPr>
          <w:lastRenderedPageBreak/>
          <w:drawing>
            <wp:inline distT="0" distB="0" distL="0" distR="0" wp14:anchorId="7F31AB2A" wp14:editId="2F8065F7">
              <wp:extent cx="5400040" cy="5917928"/>
              <wp:effectExtent l="0" t="0" r="0" b="6985"/>
              <wp:docPr id="195" name="Imagen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31">
                        <a:extLst>
                          <a:ext uri="{28A0092B-C50C-407E-A947-70E740481C1C}">
                            <a14:useLocalDpi xmlns:a14="http://schemas.microsoft.com/office/drawing/2010/main" val="0"/>
                          </a:ext>
                        </a:extLst>
                      </a:blip>
                      <a:srcRect t="4228"/>
                      <a:stretch/>
                    </pic:blipFill>
                    <pic:spPr bwMode="auto">
                      <a:xfrm>
                        <a:off x="0" y="0"/>
                        <a:ext cx="5400040" cy="5917928"/>
                      </a:xfrm>
                      <a:prstGeom prst="rect">
                        <a:avLst/>
                      </a:prstGeom>
                      <a:noFill/>
                      <a:ln>
                        <a:noFill/>
                      </a:ln>
                      <a:extLst>
                        <a:ext uri="{53640926-AAD7-44D8-BBD7-CCE9431645EC}">
                          <a14:shadowObscured xmlns:a14="http://schemas.microsoft.com/office/drawing/2010/main"/>
                        </a:ext>
                      </a:extLst>
                    </pic:spPr>
                  </pic:pic>
                </a:graphicData>
              </a:graphic>
            </wp:inline>
          </w:drawing>
        </w:r>
      </w:del>
    </w:p>
    <w:p w14:paraId="309719F9" w14:textId="77777777" w:rsidR="00260674" w:rsidRDefault="00260674" w:rsidP="00A72012">
      <w:pPr>
        <w:pStyle w:val="NormalWeb"/>
        <w:keepNext/>
        <w:ind w:left="720"/>
        <w:rPr>
          <w:ins w:id="1684" w:author="Redondo García Francisco Javier" w:date="2025-09-02T09:44:00Z"/>
        </w:rPr>
      </w:pPr>
      <w:ins w:id="1685" w:author="Redondo García Francisco Javier" w:date="2025-09-02T09:44:00Z">
        <w:r>
          <w:rPr>
            <w:noProof/>
          </w:rPr>
          <w:lastRenderedPageBreak/>
          <w:drawing>
            <wp:inline distT="0" distB="0" distL="0" distR="0" wp14:anchorId="0171EE27" wp14:editId="435932A8">
              <wp:extent cx="4962819" cy="5438775"/>
              <wp:effectExtent l="0" t="0" r="952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31">
                        <a:extLst>
                          <a:ext uri="{28A0092B-C50C-407E-A947-70E740481C1C}">
                            <a14:useLocalDpi xmlns:a14="http://schemas.microsoft.com/office/drawing/2010/main" val="0"/>
                          </a:ext>
                        </a:extLst>
                      </a:blip>
                      <a:srcRect t="4228"/>
                      <a:stretch/>
                    </pic:blipFill>
                    <pic:spPr bwMode="auto">
                      <a:xfrm>
                        <a:off x="0" y="0"/>
                        <a:ext cx="4965853" cy="5442100"/>
                      </a:xfrm>
                      <a:prstGeom prst="rect">
                        <a:avLst/>
                      </a:prstGeom>
                      <a:noFill/>
                      <a:ln>
                        <a:noFill/>
                      </a:ln>
                      <a:extLst>
                        <a:ext uri="{53640926-AAD7-44D8-BBD7-CCE9431645EC}">
                          <a14:shadowObscured xmlns:a14="http://schemas.microsoft.com/office/drawing/2010/main"/>
                        </a:ext>
                      </a:extLst>
                    </pic:spPr>
                  </pic:pic>
                </a:graphicData>
              </a:graphic>
            </wp:inline>
          </w:drawing>
        </w:r>
      </w:ins>
    </w:p>
    <w:p w14:paraId="2FCC436B" w14:textId="18E5B4CA" w:rsidR="00260674" w:rsidRDefault="00260674" w:rsidP="00A72012">
      <w:pPr>
        <w:pStyle w:val="Descripcin"/>
        <w:jc w:val="center"/>
      </w:pPr>
      <w:bookmarkStart w:id="1686" w:name="_Ref200115195"/>
      <w:bookmarkStart w:id="1687" w:name="_Toc207314951"/>
      <w:bookmarkStart w:id="1688" w:name="_Toc202786379"/>
      <w:r>
        <w:t xml:space="preserve">Figura </w:t>
      </w:r>
      <w:r w:rsidR="00DE1F43">
        <w:fldChar w:fldCharType="begin"/>
      </w:r>
      <w:r w:rsidR="00DE1F43">
        <w:instrText xml:space="preserve"> SEQ Figura \* ARABIC </w:instrText>
      </w:r>
      <w:r w:rsidR="00DE1F43">
        <w:fldChar w:fldCharType="separate"/>
      </w:r>
      <w:r w:rsidR="00885F17">
        <w:rPr>
          <w:noProof/>
        </w:rPr>
        <w:t>18</w:t>
      </w:r>
      <w:r w:rsidR="00DE1F43">
        <w:rPr>
          <w:noProof/>
        </w:rPr>
        <w:fldChar w:fldCharType="end"/>
      </w:r>
      <w:bookmarkEnd w:id="1686"/>
      <w:r>
        <w:t xml:space="preserve"> - Diagrama de secuencia gestión de los roles de usuario</w:t>
      </w:r>
      <w:bookmarkEnd w:id="1687"/>
      <w:bookmarkEnd w:id="1688"/>
    </w:p>
    <w:p w14:paraId="4A43312B" w14:textId="77777777" w:rsidR="00260674" w:rsidRDefault="00260674" w:rsidP="00BF7ED6">
      <w:pPr>
        <w:pStyle w:val="NormalWeb"/>
        <w:ind w:left="720"/>
      </w:pPr>
    </w:p>
    <w:p w14:paraId="0EC21B89" w14:textId="77777777" w:rsidR="00260674" w:rsidRDefault="00260674" w:rsidP="00F068EA">
      <w:pPr>
        <w:pStyle w:val="Prrafodelista"/>
      </w:pPr>
    </w:p>
    <w:p w14:paraId="47A7133D" w14:textId="77777777" w:rsidR="00260674" w:rsidRDefault="00260674" w:rsidP="005F066D"/>
    <w:p w14:paraId="6F99D509" w14:textId="77777777" w:rsidR="00260674" w:rsidRDefault="00260674" w:rsidP="005F066D"/>
    <w:p w14:paraId="7B8EBE37" w14:textId="77777777" w:rsidR="00260674" w:rsidRDefault="00260674" w:rsidP="005F066D"/>
    <w:p w14:paraId="23880947" w14:textId="64999102" w:rsidR="00260674" w:rsidRPr="00E766C2" w:rsidRDefault="00260674" w:rsidP="00E766C2">
      <w:pPr>
        <w:pStyle w:val="Ttulo1"/>
        <w:numPr>
          <w:ilvl w:val="0"/>
          <w:numId w:val="1"/>
        </w:numPr>
      </w:pPr>
      <w:bookmarkStart w:id="1689" w:name="_Hlk198642581"/>
      <w:bookmarkStart w:id="1690" w:name="_Toc207317108"/>
      <w:bookmarkStart w:id="1691" w:name="_Toc202786302"/>
      <w:bookmarkEnd w:id="1689"/>
      <w:r w:rsidRPr="00C124A8">
        <w:t>Desarrollo e implementación</w:t>
      </w:r>
      <w:bookmarkEnd w:id="1690"/>
      <w:bookmarkEnd w:id="1691"/>
    </w:p>
    <w:p w14:paraId="34D8A962" w14:textId="77777777" w:rsidR="00260674" w:rsidRDefault="00260674" w:rsidP="00E766C2">
      <w:r w:rsidRPr="00837A04">
        <w:t>Este capítulo describe el proceso de implementación del sistema, tanto en su versión web como en su aplicación móvil</w:t>
      </w:r>
      <w:r>
        <w:t>, así como la estructura de la base de datos.</w:t>
      </w:r>
      <w:r w:rsidRPr="00837A04">
        <w:t xml:space="preserve"> Se detallan las funcionalidades principales desarrolladas, los componentes utilizados en Angular y Android, y los servicios que permiten la interacción con la base de datos en la nube mediante </w:t>
      </w:r>
      <w:proofErr w:type="spellStart"/>
      <w:r w:rsidRPr="00837A04">
        <w:t>Firebase</w:t>
      </w:r>
      <w:proofErr w:type="spellEnd"/>
      <w:r w:rsidRPr="00837A04">
        <w:t xml:space="preserve">. Además, se incluyen fragmentos representativos de código para ilustrar cómo se han resuelto técnicamente los distintos requisitos funcionales definidos en fases anteriores del proyecto. La estructura </w:t>
      </w:r>
      <w:r w:rsidRPr="00837A04">
        <w:lastRenderedPageBreak/>
        <w:t>modular del sistema ha permitido implementar cada parte de forma independiente, manteniendo una comunicación fluida entre interfaces</w:t>
      </w:r>
      <w:r>
        <w:t>.</w:t>
      </w:r>
    </w:p>
    <w:p w14:paraId="76E6DE1A" w14:textId="2004C585" w:rsidR="00260674" w:rsidRPr="0049730E" w:rsidRDefault="00A4147D" w:rsidP="00A4147D">
      <w:pPr>
        <w:pStyle w:val="Ttulo2"/>
      </w:pPr>
      <w:bookmarkStart w:id="1692" w:name="_Toc207317109"/>
      <w:bookmarkStart w:id="1693" w:name="_Toc202786303"/>
      <w:r>
        <w:t xml:space="preserve">5.1. </w:t>
      </w:r>
      <w:r w:rsidR="00260674" w:rsidRPr="0049730E">
        <w:t>Antecedentes</w:t>
      </w:r>
      <w:bookmarkEnd w:id="1692"/>
      <w:bookmarkEnd w:id="1693"/>
    </w:p>
    <w:p w14:paraId="11E392EB" w14:textId="77777777" w:rsidR="00260674" w:rsidRDefault="00260674" w:rsidP="00E766C2">
      <w:r>
        <w:t xml:space="preserve">Como se ha comentado en la introducción del proyecto, este trabajo contaba con una versión inicial con respecto a la tecnología Android y </w:t>
      </w:r>
      <w:proofErr w:type="spellStart"/>
      <w:r>
        <w:t>Firebase</w:t>
      </w:r>
      <w:proofErr w:type="spellEnd"/>
      <w:r>
        <w:t>. Con el objetivo de enfocar este capítulo en el desarrollo propio, se dedica esta sección a enumerar y describir brevemente las funcionalidades con las que contaba este sistema previamente.</w:t>
      </w:r>
    </w:p>
    <w:p w14:paraId="6288046E" w14:textId="53CD4FF4" w:rsidR="00260674" w:rsidRPr="0049730E" w:rsidRDefault="00A4147D" w:rsidP="00A4147D">
      <w:pPr>
        <w:pStyle w:val="Ttulo3"/>
      </w:pPr>
      <w:bookmarkStart w:id="1694" w:name="_Toc207317110"/>
      <w:bookmarkStart w:id="1695" w:name="_Toc202786304"/>
      <w:r>
        <w:t xml:space="preserve">5.1.1. </w:t>
      </w:r>
      <w:commentRangeStart w:id="1696"/>
      <w:r w:rsidR="00260674" w:rsidRPr="0049730E">
        <w:t>Aplicación móvil</w:t>
      </w:r>
      <w:bookmarkEnd w:id="1695"/>
      <w:r w:rsidR="006B690D">
        <w:t xml:space="preserve"> (previa)</w:t>
      </w:r>
      <w:bookmarkEnd w:id="1694"/>
      <w:commentRangeEnd w:id="1696"/>
      <w:r w:rsidR="00B205D0">
        <w:rPr>
          <w:rStyle w:val="Refdecomentario"/>
          <w:rFonts w:asciiTheme="minorHAnsi" w:eastAsiaTheme="minorHAnsi" w:hAnsiTheme="minorHAnsi" w:cstheme="minorBidi"/>
          <w:color w:val="auto"/>
        </w:rPr>
        <w:commentReference w:id="1696"/>
      </w:r>
    </w:p>
    <w:p w14:paraId="171EDF9B" w14:textId="226048D7" w:rsidR="00260674" w:rsidRPr="00637F6F" w:rsidRDefault="00260674" w:rsidP="00E766C2">
      <w:pPr>
        <w:rPr>
          <w:sz w:val="20"/>
          <w:rPrChange w:id="1697" w:author="Redondo García Francisco Javier" w:date="2025-09-02T09:44:00Z">
            <w:rPr/>
          </w:rPrChange>
        </w:rPr>
      </w:pPr>
      <w:r w:rsidRPr="00637F6F">
        <w:rPr>
          <w:sz w:val="20"/>
          <w:rPrChange w:id="1698" w:author="Redondo García Francisco Javier" w:date="2025-09-02T09:44:00Z">
            <w:rPr/>
          </w:rPrChange>
        </w:rPr>
        <w:t>La versión inicial ya contaba con una versión Android operativa y básica, desarrollada con el lenguaje Java, y que contaba con las funcionalidades que se enumeran a continuación</w:t>
      </w:r>
      <w:del w:id="1699" w:author="Redondo García Francisco Javier" w:date="2025-09-02T09:44:00Z">
        <w:r w:rsidR="00B205D0">
          <w:delText>:</w:delText>
        </w:r>
      </w:del>
    </w:p>
    <w:p w14:paraId="16750983" w14:textId="77777777" w:rsidR="00260674" w:rsidRPr="00637F6F" w:rsidRDefault="00260674" w:rsidP="00C87F70">
      <w:pPr>
        <w:pStyle w:val="Prrafodelista"/>
        <w:numPr>
          <w:ilvl w:val="0"/>
          <w:numId w:val="9"/>
        </w:numPr>
      </w:pPr>
      <w:r w:rsidRPr="00637F6F">
        <w:rPr>
          <w:b/>
          <w:bCs/>
        </w:rPr>
        <w:t>Bluetooth</w:t>
      </w:r>
      <w:r w:rsidRPr="00637F6F">
        <w:t>: Se establecía la conexión por Bluetooth con los tres sensores implicados en las pruebas.</w:t>
      </w:r>
    </w:p>
    <w:p w14:paraId="22FAB604" w14:textId="77777777" w:rsidR="00260674" w:rsidRPr="00637F6F" w:rsidRDefault="00260674" w:rsidP="00C87F70">
      <w:pPr>
        <w:pStyle w:val="Prrafodelista"/>
        <w:numPr>
          <w:ilvl w:val="0"/>
          <w:numId w:val="9"/>
        </w:numPr>
      </w:pPr>
      <w:r w:rsidRPr="00637F6F">
        <w:rPr>
          <w:b/>
          <w:bCs/>
        </w:rPr>
        <w:t xml:space="preserve">Conexión con </w:t>
      </w:r>
      <w:proofErr w:type="spellStart"/>
      <w:r w:rsidRPr="00637F6F">
        <w:rPr>
          <w:b/>
          <w:bCs/>
        </w:rPr>
        <w:t>Firebase</w:t>
      </w:r>
      <w:proofErr w:type="spellEnd"/>
      <w:r w:rsidRPr="00637F6F">
        <w:t xml:space="preserve">: Estaba establecida la conexión con </w:t>
      </w:r>
      <w:proofErr w:type="spellStart"/>
      <w:r w:rsidRPr="00637F6F">
        <w:t>Firebase</w:t>
      </w:r>
      <w:proofErr w:type="spellEnd"/>
      <w:r w:rsidRPr="00637F6F">
        <w:t xml:space="preserve"> en modo escritura. </w:t>
      </w:r>
    </w:p>
    <w:p w14:paraId="07257F9D" w14:textId="77777777" w:rsidR="00260674" w:rsidRPr="00637F6F" w:rsidRDefault="00260674" w:rsidP="00C87F70">
      <w:pPr>
        <w:pStyle w:val="Prrafodelista"/>
        <w:numPr>
          <w:ilvl w:val="0"/>
          <w:numId w:val="9"/>
        </w:numPr>
      </w:pPr>
      <w:r w:rsidRPr="00637F6F">
        <w:rPr>
          <w:b/>
          <w:bCs/>
        </w:rPr>
        <w:t>Pruebas</w:t>
      </w:r>
      <w:r w:rsidRPr="00637F6F">
        <w:t xml:space="preserve">: Se ejecutaban las pruebas SPPB y se subía el resultado a </w:t>
      </w:r>
      <w:proofErr w:type="spellStart"/>
      <w:r w:rsidRPr="00637F6F">
        <w:t>Firebase</w:t>
      </w:r>
      <w:proofErr w:type="spellEnd"/>
      <w:r w:rsidRPr="00637F6F">
        <w:t>.</w:t>
      </w:r>
    </w:p>
    <w:p w14:paraId="449D5A70" w14:textId="77777777" w:rsidR="00260674" w:rsidRPr="00637F6F" w:rsidRDefault="00260674" w:rsidP="00C87F70">
      <w:pPr>
        <w:pStyle w:val="Prrafodelista"/>
        <w:numPr>
          <w:ilvl w:val="0"/>
          <w:numId w:val="9"/>
        </w:numPr>
      </w:pPr>
      <w:r w:rsidRPr="00637F6F">
        <w:rPr>
          <w:b/>
          <w:bCs/>
        </w:rPr>
        <w:t>Usuarios</w:t>
      </w:r>
      <w:r w:rsidRPr="00637F6F">
        <w:t>: Un registro de usuarios básico</w:t>
      </w:r>
    </w:p>
    <w:p w14:paraId="63A36190" w14:textId="77777777" w:rsidR="00260674" w:rsidRPr="00637F6F" w:rsidRDefault="00260674" w:rsidP="00C87F70">
      <w:pPr>
        <w:pStyle w:val="Prrafodelista"/>
        <w:numPr>
          <w:ilvl w:val="0"/>
          <w:numId w:val="9"/>
        </w:numPr>
      </w:pPr>
      <w:r w:rsidRPr="00637F6F">
        <w:rPr>
          <w:b/>
          <w:bCs/>
        </w:rPr>
        <w:t>Interfaz</w:t>
      </w:r>
      <w:r w:rsidRPr="00637F6F">
        <w:t>: Disponía de una interfaz de usuario con las pantallas funcionales, pero muy limitadas en diseño, estructura y experiencia de usuario.</w:t>
      </w:r>
    </w:p>
    <w:p w14:paraId="0DE2BA37" w14:textId="495530EC" w:rsidR="00260674" w:rsidRPr="00637F6F" w:rsidRDefault="00260674" w:rsidP="00C124A8">
      <w:r w:rsidRPr="00637F6F">
        <w:t xml:space="preserve">Sin embargo, en esta versión previa, </w:t>
      </w:r>
      <w:r w:rsidR="006A11C2" w:rsidRPr="00637F6F">
        <w:t>en la prueba de velocidad se la marcha gran</w:t>
      </w:r>
      <w:r w:rsidRPr="00637F6F">
        <w:t xml:space="preserve"> parte del procesamiento se realizaba en </w:t>
      </w:r>
      <w:r w:rsidR="006A11C2" w:rsidRPr="00637F6F">
        <w:t>el sensor</w:t>
      </w:r>
      <w:r w:rsidRPr="00637F6F">
        <w:t>, que enviaba resultados de las pruebas ya procesados al móvil. Esto ha cambiado durante el desarrollo de este proyecto, implementando todo el procesamiento en el smartphone, limitando los sensores a solo emitir datos en crudo.</w:t>
      </w:r>
    </w:p>
    <w:p w14:paraId="64429DFB" w14:textId="026F61C7" w:rsidR="006A11C2" w:rsidRPr="00637F6F" w:rsidRDefault="006A11C2" w:rsidP="00C124A8">
      <w:r w:rsidRPr="00637F6F">
        <w:t>Por lo tanto</w:t>
      </w:r>
      <w:r w:rsidR="00E766C2" w:rsidRPr="00637F6F">
        <w:t>,</w:t>
      </w:r>
      <w:r w:rsidRPr="00637F6F">
        <w:t xml:space="preserve"> el objetivo de este proyecto con respecto a la implementación en la aplicación Android se basa en mejorar el registro de usuario, haciéndolo más intuitivo y eficiente, cambiar el procesamiento de los datos de la prueba de la velocidad de la marcha y mejorar la interfaz de usuario. </w:t>
      </w:r>
    </w:p>
    <w:p w14:paraId="4E0E8ED8" w14:textId="62D72902" w:rsidR="00260674" w:rsidRPr="0049730E" w:rsidRDefault="00A4147D" w:rsidP="00A4147D">
      <w:pPr>
        <w:pStyle w:val="Ttulo3"/>
      </w:pPr>
      <w:bookmarkStart w:id="1700" w:name="_Toc207317111"/>
      <w:bookmarkStart w:id="1701" w:name="_Toc202786305"/>
      <w:r>
        <w:t xml:space="preserve">5.1.2. </w:t>
      </w:r>
      <w:commentRangeStart w:id="1702"/>
      <w:r w:rsidR="00260674" w:rsidRPr="0049730E">
        <w:t>Base de datos</w:t>
      </w:r>
      <w:bookmarkEnd w:id="1701"/>
      <w:r w:rsidR="006B690D">
        <w:t xml:space="preserve"> (previa)</w:t>
      </w:r>
      <w:bookmarkEnd w:id="1700"/>
      <w:commentRangeEnd w:id="1702"/>
      <w:r w:rsidR="00B205D0">
        <w:rPr>
          <w:rStyle w:val="Refdecomentario"/>
          <w:rFonts w:asciiTheme="minorHAnsi" w:eastAsiaTheme="minorHAnsi" w:hAnsiTheme="minorHAnsi" w:cstheme="minorBidi"/>
          <w:color w:val="auto"/>
        </w:rPr>
        <w:commentReference w:id="1702"/>
      </w:r>
    </w:p>
    <w:p w14:paraId="1F8ADD85" w14:textId="77777777" w:rsidR="00260674" w:rsidRPr="00637F6F" w:rsidRDefault="00260674" w:rsidP="00C124A8">
      <w:r w:rsidRPr="00637F6F">
        <w:t xml:space="preserve">Estaba creada una instancia de </w:t>
      </w:r>
      <w:proofErr w:type="spellStart"/>
      <w:r w:rsidRPr="00637F6F">
        <w:t>Firebase</w:t>
      </w:r>
      <w:proofErr w:type="spellEnd"/>
      <w:r w:rsidRPr="00637F6F">
        <w:t xml:space="preserve"> configurada con una estructura inicial de base de datos en tiempo real. Las funcionalidades incluían:</w:t>
      </w:r>
    </w:p>
    <w:p w14:paraId="2D61041F" w14:textId="77777777" w:rsidR="00260674" w:rsidRPr="00637F6F" w:rsidRDefault="00260674" w:rsidP="00C87F70">
      <w:pPr>
        <w:pStyle w:val="Prrafodelista"/>
        <w:numPr>
          <w:ilvl w:val="0"/>
          <w:numId w:val="10"/>
        </w:numPr>
      </w:pPr>
      <w:r w:rsidRPr="00637F6F">
        <w:t xml:space="preserve">Escritura de datos desde la </w:t>
      </w:r>
      <w:proofErr w:type="gramStart"/>
      <w:r w:rsidRPr="00637F6F">
        <w:t>app</w:t>
      </w:r>
      <w:proofErr w:type="gramEnd"/>
      <w:r w:rsidRPr="00637F6F">
        <w:t xml:space="preserve"> móvil</w:t>
      </w:r>
    </w:p>
    <w:p w14:paraId="7DE7D3B4" w14:textId="77777777" w:rsidR="00260674" w:rsidRPr="00637F6F" w:rsidRDefault="00260674" w:rsidP="00C87F70">
      <w:pPr>
        <w:pStyle w:val="Prrafodelista"/>
        <w:numPr>
          <w:ilvl w:val="0"/>
          <w:numId w:val="10"/>
        </w:numPr>
      </w:pPr>
      <w:r w:rsidRPr="00637F6F">
        <w:t>Almacenamiento de usuarios y pruebas</w:t>
      </w:r>
    </w:p>
    <w:p w14:paraId="41B1944E" w14:textId="77777777" w:rsidR="00260674" w:rsidRPr="00637F6F" w:rsidRDefault="00260674" w:rsidP="00C87F70">
      <w:pPr>
        <w:pStyle w:val="Prrafodelista"/>
        <w:numPr>
          <w:ilvl w:val="0"/>
          <w:numId w:val="10"/>
        </w:numPr>
      </w:pPr>
      <w:r w:rsidRPr="00637F6F">
        <w:t xml:space="preserve">Proyecto </w:t>
      </w:r>
      <w:proofErr w:type="spellStart"/>
      <w:r w:rsidRPr="00637F6F">
        <w:t>Firebase</w:t>
      </w:r>
      <w:proofErr w:type="spellEnd"/>
      <w:r w:rsidRPr="00637F6F">
        <w:t xml:space="preserve"> correctamente enlazado al paquete de la </w:t>
      </w:r>
      <w:proofErr w:type="gramStart"/>
      <w:r w:rsidRPr="00637F6F">
        <w:t>app</w:t>
      </w:r>
      <w:proofErr w:type="gramEnd"/>
      <w:r w:rsidRPr="00637F6F">
        <w:t xml:space="preserve"> Android.</w:t>
      </w:r>
    </w:p>
    <w:p w14:paraId="54934E2D" w14:textId="77777777" w:rsidR="00260674" w:rsidRPr="00637F6F" w:rsidRDefault="00260674" w:rsidP="00C124A8">
      <w:r w:rsidRPr="00637F6F">
        <w:t>En este caso, la estructura no contemplaba a los facultativos registrados ni la gestión por roles de usuario.</w:t>
      </w:r>
    </w:p>
    <w:p w14:paraId="322AE605" w14:textId="71FD3A97" w:rsidR="00260674" w:rsidRPr="0049730E" w:rsidRDefault="00A4147D" w:rsidP="00A4147D">
      <w:pPr>
        <w:pStyle w:val="Ttulo3"/>
      </w:pPr>
      <w:bookmarkStart w:id="1703" w:name="_Toc207317112"/>
      <w:bookmarkStart w:id="1704" w:name="_Toc202786306"/>
      <w:r>
        <w:t xml:space="preserve">5.1.3. </w:t>
      </w:r>
      <w:commentRangeStart w:id="1705"/>
      <w:r w:rsidR="003F445D">
        <w:t xml:space="preserve">Página </w:t>
      </w:r>
      <w:r w:rsidR="00260674" w:rsidRPr="0049730E">
        <w:t>Web</w:t>
      </w:r>
      <w:bookmarkEnd w:id="1704"/>
      <w:r w:rsidR="006B690D">
        <w:t xml:space="preserve"> (previa)</w:t>
      </w:r>
      <w:bookmarkEnd w:id="1703"/>
      <w:commentRangeEnd w:id="1705"/>
      <w:r w:rsidR="008C00D1">
        <w:rPr>
          <w:rStyle w:val="Refdecomentario"/>
          <w:rFonts w:asciiTheme="minorHAnsi" w:eastAsiaTheme="minorHAnsi" w:hAnsiTheme="minorHAnsi" w:cstheme="minorBidi"/>
          <w:color w:val="auto"/>
        </w:rPr>
        <w:commentReference w:id="1705"/>
      </w:r>
    </w:p>
    <w:p w14:paraId="32C72735" w14:textId="779FB9D1" w:rsidR="00260674" w:rsidRPr="00637F6F" w:rsidRDefault="001C5896" w:rsidP="00C124A8">
      <w:commentRangeStart w:id="1706"/>
      <w:r w:rsidRPr="00637F6F">
        <w:t xml:space="preserve">Con respecto a la web del sistema, </w:t>
      </w:r>
      <w:ins w:id="1707" w:author="Redondo García Francisco Javier" w:date="2025-09-02T09:44:00Z">
        <w:r w:rsidR="005F6E7A">
          <w:t xml:space="preserve">previamente había creada una </w:t>
        </w:r>
        <w:r w:rsidR="0039610F">
          <w:t xml:space="preserve">página </w:t>
        </w:r>
        <w:r w:rsidR="005F6E7A">
          <w:t xml:space="preserve">web que no era funcional en ningún aspecto, pese a intentar ofrecer la visualización de algunos datos. Por lo tanto, se ha decidido descartar este trabajo previo y </w:t>
        </w:r>
      </w:ins>
      <w:r w:rsidRPr="00637F6F">
        <w:t>el desarrollo e implementación serán completamente implementados desde cero en este trabajo.</w:t>
      </w:r>
      <w:commentRangeEnd w:id="1706"/>
      <w:r w:rsidR="00DD066A">
        <w:rPr>
          <w:rStyle w:val="Refdecomentario"/>
        </w:rPr>
        <w:commentReference w:id="1706"/>
      </w:r>
    </w:p>
    <w:p w14:paraId="1D37EA7B" w14:textId="1A47780C" w:rsidR="00260674" w:rsidRDefault="00A4147D" w:rsidP="00A4147D">
      <w:pPr>
        <w:pStyle w:val="Ttulo2"/>
      </w:pPr>
      <w:bookmarkStart w:id="1708" w:name="_Toc207317113"/>
      <w:bookmarkStart w:id="1709" w:name="_Toc202786307"/>
      <w:r>
        <w:t xml:space="preserve">5.2. </w:t>
      </w:r>
      <w:r w:rsidR="00260674">
        <w:t>Base de datos</w:t>
      </w:r>
      <w:bookmarkEnd w:id="1708"/>
      <w:bookmarkEnd w:id="1709"/>
    </w:p>
    <w:p w14:paraId="052B3C71" w14:textId="77777777" w:rsidR="00260674" w:rsidRDefault="00260674" w:rsidP="00C124A8">
      <w:r>
        <w:t xml:space="preserve">En esta sección se describe la estructura de la base de datos en la nube utilizada en el proyecto. </w:t>
      </w:r>
    </w:p>
    <w:p w14:paraId="66BA60AA" w14:textId="6F319868" w:rsidR="00260674" w:rsidRDefault="00A4147D" w:rsidP="00A4147D">
      <w:pPr>
        <w:pStyle w:val="Ttulo3"/>
      </w:pPr>
      <w:bookmarkStart w:id="1710" w:name="_Toc207317114"/>
      <w:bookmarkStart w:id="1711" w:name="_Toc202786308"/>
      <w:r>
        <w:lastRenderedPageBreak/>
        <w:t xml:space="preserve">5.2.1. </w:t>
      </w:r>
      <w:r w:rsidR="00260674">
        <w:t>Estructura general de la base de datos</w:t>
      </w:r>
      <w:bookmarkEnd w:id="1710"/>
      <w:bookmarkEnd w:id="1711"/>
    </w:p>
    <w:p w14:paraId="171B3AA5" w14:textId="316CEC01" w:rsidR="00260674" w:rsidRDefault="00A4147D" w:rsidP="00A4147D">
      <w:pPr>
        <w:pStyle w:val="Ttulo4"/>
      </w:pPr>
      <w:bookmarkStart w:id="1712" w:name="_Toc207317115"/>
      <w:r>
        <w:t xml:space="preserve">5.2.1.1. </w:t>
      </w:r>
      <w:r w:rsidR="00260674">
        <w:t>Pacientes y pruebas</w:t>
      </w:r>
      <w:bookmarkEnd w:id="1712"/>
    </w:p>
    <w:p w14:paraId="0AA57A1A" w14:textId="77777777" w:rsidR="00260674" w:rsidRDefault="00260674" w:rsidP="000B5523">
      <w:r>
        <w:t xml:space="preserve">En cuanto a la gestión de los pacientes y sus pruebas, se ha utilizado </w:t>
      </w:r>
      <w:proofErr w:type="spellStart"/>
      <w:r>
        <w:t>Firebase</w:t>
      </w:r>
      <w:proofErr w:type="spellEnd"/>
      <w:r>
        <w:t xml:space="preserve"> </w:t>
      </w:r>
      <w:proofErr w:type="spellStart"/>
      <w:r>
        <w:t>Realtime</w:t>
      </w:r>
      <w:proofErr w:type="spellEnd"/>
      <w:r>
        <w:t xml:space="preserve"> </w:t>
      </w:r>
      <w:proofErr w:type="spellStart"/>
      <w:r>
        <w:t>Database</w:t>
      </w:r>
      <w:proofErr w:type="spellEnd"/>
      <w:r>
        <w:t xml:space="preserve">, que organiza la información en nodos jerárquicos que representan las diferentes entidades del sistema. </w:t>
      </w:r>
    </w:p>
    <w:p w14:paraId="0949E6BB" w14:textId="77777777" w:rsidR="00260674" w:rsidRDefault="00260674" w:rsidP="00651C30">
      <w:r>
        <w:t>Esta organización de los datos, lo cual encaja perfectamente con la naturaleza de los registros de pacientes y de pruebas, donde cada paciente puede tener múltiples pruebas asociadas y se requiere una estructura de árbol para acceder de forma eficiente a toda la información relacionada.</w:t>
      </w:r>
    </w:p>
    <w:p w14:paraId="732538A5" w14:textId="77777777" w:rsidR="00260674" w:rsidRDefault="00260674" w:rsidP="000B5523">
      <w:r>
        <w:t xml:space="preserve">Además, la </w:t>
      </w:r>
      <w:proofErr w:type="spellStart"/>
      <w:r>
        <w:t>Realtime</w:t>
      </w:r>
      <w:proofErr w:type="spellEnd"/>
      <w:r>
        <w:t xml:space="preserve"> </w:t>
      </w:r>
      <w:proofErr w:type="spellStart"/>
      <w:r>
        <w:t>Database</w:t>
      </w:r>
      <w:proofErr w:type="spellEnd"/>
      <w:r>
        <w:t xml:space="preserve"> proporciona actualización en tiempo real, lo que facilita la sincronización inmediata de la información entre la aplicación móvil y la plataforma web. Esto resulta especialmente útil para mostrar resultados de pruebas a medida que se registran o para actualizar en tiempo real los datos de un paciente durante la realización de las pruebas SPPB. La estructura principal es la siguiente:</w:t>
      </w:r>
    </w:p>
    <w:p w14:paraId="75FB124A" w14:textId="6DE76836" w:rsidR="00260674" w:rsidRDefault="00260674" w:rsidP="00C87F70">
      <w:pPr>
        <w:pStyle w:val="Prrafodelista"/>
        <w:numPr>
          <w:ilvl w:val="0"/>
          <w:numId w:val="18"/>
        </w:numPr>
      </w:pPr>
      <w:proofErr w:type="spellStart"/>
      <w:r>
        <w:t>tBA</w:t>
      </w:r>
      <w:proofErr w:type="spellEnd"/>
      <w:r>
        <w:t xml:space="preserve"> (pruebas de equilibrio</w:t>
      </w:r>
      <w:del w:id="1713" w:author="Redondo García Francisco Javier" w:date="2025-09-02T09:44:00Z">
        <w:r>
          <w:delText>)</w:delText>
        </w:r>
        <w:r w:rsidR="00DD066A">
          <w:delText>.</w:delText>
        </w:r>
      </w:del>
      <w:ins w:id="1714" w:author="Redondo García Francisco Javier" w:date="2025-09-02T09:44:00Z">
        <w:r>
          <w:t>)</w:t>
        </w:r>
      </w:ins>
    </w:p>
    <w:p w14:paraId="3BF9A6EE" w14:textId="6195DAF3" w:rsidR="00260674" w:rsidRDefault="00260674" w:rsidP="00C87F70">
      <w:pPr>
        <w:pStyle w:val="Prrafodelista"/>
        <w:numPr>
          <w:ilvl w:val="0"/>
          <w:numId w:val="18"/>
        </w:numPr>
      </w:pPr>
      <w:proofErr w:type="spellStart"/>
      <w:r>
        <w:t>tCS</w:t>
      </w:r>
      <w:proofErr w:type="spellEnd"/>
      <w:r>
        <w:t xml:space="preserve"> (pruebas de sentadillas</w:t>
      </w:r>
      <w:del w:id="1715" w:author="Redondo García Francisco Javier" w:date="2025-09-02T09:44:00Z">
        <w:r>
          <w:delText>)</w:delText>
        </w:r>
        <w:r w:rsidR="00DD066A">
          <w:delText>.</w:delText>
        </w:r>
      </w:del>
      <w:ins w:id="1716" w:author="Redondo García Francisco Javier" w:date="2025-09-02T09:44:00Z">
        <w:r>
          <w:t>)</w:t>
        </w:r>
      </w:ins>
    </w:p>
    <w:p w14:paraId="7385D0A6" w14:textId="4CFD7584" w:rsidR="00260674" w:rsidRDefault="00260674" w:rsidP="00C87F70">
      <w:pPr>
        <w:pStyle w:val="Prrafodelista"/>
        <w:numPr>
          <w:ilvl w:val="0"/>
          <w:numId w:val="18"/>
        </w:numPr>
      </w:pPr>
      <w:proofErr w:type="spellStart"/>
      <w:r>
        <w:t>tGS</w:t>
      </w:r>
      <w:proofErr w:type="spellEnd"/>
      <w:r>
        <w:t xml:space="preserve"> (pruebas de velocidad de la marcha</w:t>
      </w:r>
      <w:del w:id="1717" w:author="Redondo García Francisco Javier" w:date="2025-09-02T09:44:00Z">
        <w:r>
          <w:delText>)</w:delText>
        </w:r>
        <w:r w:rsidR="00DD066A">
          <w:delText>.</w:delText>
        </w:r>
      </w:del>
      <w:ins w:id="1718" w:author="Redondo García Francisco Javier" w:date="2025-09-02T09:44:00Z">
        <w:r>
          <w:t>)</w:t>
        </w:r>
      </w:ins>
    </w:p>
    <w:p w14:paraId="6FA2687D" w14:textId="32922F9B" w:rsidR="00260674" w:rsidRDefault="00260674" w:rsidP="00C87F70">
      <w:pPr>
        <w:pStyle w:val="Prrafodelista"/>
        <w:numPr>
          <w:ilvl w:val="0"/>
          <w:numId w:val="18"/>
        </w:numPr>
      </w:pPr>
      <w:r>
        <w:t>usuarios/pacientes</w:t>
      </w:r>
      <w:del w:id="1719" w:author="Redondo García Francisco Javier" w:date="2025-09-02T09:44:00Z">
        <w:r w:rsidR="00DD066A">
          <w:delText>.</w:delText>
        </w:r>
      </w:del>
      <w:ins w:id="1720" w:author="Redondo García Francisco Javier" w:date="2025-09-02T09:44:00Z">
        <w:r>
          <w:t xml:space="preserve"> </w:t>
        </w:r>
      </w:ins>
    </w:p>
    <w:p w14:paraId="448F6ABC" w14:textId="77777777" w:rsidR="00260674" w:rsidRDefault="00260674" w:rsidP="000B5523">
      <w:r>
        <w:t xml:space="preserve">Los nodos </w:t>
      </w:r>
      <w:proofErr w:type="spellStart"/>
      <w:r>
        <w:t>tBA</w:t>
      </w:r>
      <w:proofErr w:type="spellEnd"/>
      <w:r>
        <w:t xml:space="preserve">, </w:t>
      </w:r>
      <w:proofErr w:type="spellStart"/>
      <w:r>
        <w:t>tCS</w:t>
      </w:r>
      <w:proofErr w:type="spellEnd"/>
      <w:r>
        <w:t xml:space="preserve"> y </w:t>
      </w:r>
      <w:proofErr w:type="spellStart"/>
      <w:r>
        <w:t>tGS</w:t>
      </w:r>
      <w:proofErr w:type="spellEnd"/>
      <w:r>
        <w:t xml:space="preserve"> almacenan los resultados de las pruebas realizadas a los pacientes. Cada vez que una prueba es registrada en </w:t>
      </w:r>
      <w:proofErr w:type="spellStart"/>
      <w:r>
        <w:t>Firebase</w:t>
      </w:r>
      <w:proofErr w:type="spellEnd"/>
      <w:r>
        <w:t xml:space="preserve"> desde la aplicación móvil, se guarda con un identificador único que contiene los siguientes atributos:</w:t>
      </w:r>
    </w:p>
    <w:p w14:paraId="4CFE9AB8" w14:textId="77777777" w:rsidR="00260674" w:rsidRDefault="00260674" w:rsidP="00C87F70">
      <w:pPr>
        <w:pStyle w:val="Prrafodelista"/>
        <w:numPr>
          <w:ilvl w:val="0"/>
          <w:numId w:val="19"/>
        </w:numPr>
      </w:pPr>
      <w:proofErr w:type="spellStart"/>
      <w:r>
        <w:t>dateTimeStartTest</w:t>
      </w:r>
      <w:proofErr w:type="spellEnd"/>
      <w:r>
        <w:t xml:space="preserve"> y </w:t>
      </w:r>
      <w:proofErr w:type="spellStart"/>
      <w:r>
        <w:t>dateTimeEndTest</w:t>
      </w:r>
      <w:proofErr w:type="spellEnd"/>
      <w:r>
        <w:t>: marcan la fecha y hora de inicio y fin de la prueba.</w:t>
      </w:r>
    </w:p>
    <w:p w14:paraId="5E825850" w14:textId="77777777" w:rsidR="00260674" w:rsidRDefault="00260674" w:rsidP="00C87F70">
      <w:pPr>
        <w:pStyle w:val="Prrafodelista"/>
        <w:numPr>
          <w:ilvl w:val="0"/>
          <w:numId w:val="19"/>
        </w:numPr>
      </w:pPr>
      <w:proofErr w:type="spellStart"/>
      <w:r>
        <w:t>numHistorial</w:t>
      </w:r>
      <w:proofErr w:type="spellEnd"/>
      <w:r>
        <w:t>: referencia al historial del paciente que ha realizado la prueba.</w:t>
      </w:r>
    </w:p>
    <w:p w14:paraId="4982DC3D" w14:textId="77777777" w:rsidR="00260674" w:rsidRDefault="00260674" w:rsidP="00C87F70">
      <w:pPr>
        <w:pStyle w:val="Prrafodelista"/>
        <w:numPr>
          <w:ilvl w:val="0"/>
          <w:numId w:val="19"/>
        </w:numPr>
      </w:pPr>
      <w:proofErr w:type="spellStart"/>
      <w:r>
        <w:t>points</w:t>
      </w:r>
      <w:proofErr w:type="spellEnd"/>
      <w:r>
        <w:t xml:space="preserve"> y time: almacenan los resultados obtenidos en las distintas pruebas.</w:t>
      </w:r>
    </w:p>
    <w:p w14:paraId="3F10787D" w14:textId="77777777" w:rsidR="00E062CA" w:rsidRDefault="00260674" w:rsidP="00E062CA">
      <w:pPr>
        <w:pStyle w:val="NormalWeb"/>
        <w:keepNext/>
        <w:ind w:left="720"/>
        <w:jc w:val="center"/>
      </w:pPr>
      <w:r>
        <w:rPr>
          <w:noProof/>
        </w:rPr>
        <w:drawing>
          <wp:inline distT="0" distB="0" distL="0" distR="0" wp14:anchorId="6DFE3FE5" wp14:editId="4DE63358">
            <wp:extent cx="1830999" cy="2596551"/>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835646" cy="2603141"/>
                    </a:xfrm>
                    <a:prstGeom prst="rect">
                      <a:avLst/>
                    </a:prstGeom>
                    <a:noFill/>
                    <a:ln>
                      <a:noFill/>
                    </a:ln>
                  </pic:spPr>
                </pic:pic>
              </a:graphicData>
            </a:graphic>
          </wp:inline>
        </w:drawing>
      </w:r>
    </w:p>
    <w:p w14:paraId="3C47EE92" w14:textId="12A7C2A1" w:rsidR="00260674" w:rsidRDefault="00E062CA" w:rsidP="00E062CA">
      <w:pPr>
        <w:pStyle w:val="Descripcin"/>
        <w:jc w:val="center"/>
      </w:pPr>
      <w:bookmarkStart w:id="1721" w:name="_Toc207314952"/>
      <w:bookmarkStart w:id="1722" w:name="_Toc202786380"/>
      <w:r>
        <w:t xml:space="preserve">Figura </w:t>
      </w:r>
      <w:r w:rsidR="00DE1F43">
        <w:fldChar w:fldCharType="begin"/>
      </w:r>
      <w:r w:rsidR="00DE1F43">
        <w:instrText xml:space="preserve"> SEQ Figura \* ARABIC </w:instrText>
      </w:r>
      <w:r w:rsidR="00DE1F43">
        <w:fldChar w:fldCharType="separate"/>
      </w:r>
      <w:r w:rsidR="00885F17">
        <w:rPr>
          <w:noProof/>
        </w:rPr>
        <w:t>19</w:t>
      </w:r>
      <w:r w:rsidR="00DE1F43">
        <w:rPr>
          <w:noProof/>
        </w:rPr>
        <w:fldChar w:fldCharType="end"/>
      </w:r>
      <w:r>
        <w:t xml:space="preserve"> - Organización BD pruebas</w:t>
      </w:r>
      <w:bookmarkEnd w:id="1721"/>
      <w:bookmarkEnd w:id="1722"/>
    </w:p>
    <w:p w14:paraId="03BF7891" w14:textId="77777777" w:rsidR="00260674" w:rsidRDefault="00260674" w:rsidP="00651C30">
      <w:pPr>
        <w:pStyle w:val="Prrafodelista"/>
        <w:rPr>
          <w:del w:id="1723" w:author="Redondo García Francisco Javier" w:date="2025-09-02T09:44:00Z"/>
        </w:rPr>
      </w:pPr>
    </w:p>
    <w:p w14:paraId="2E982BC9" w14:textId="6381143C" w:rsidR="00260674" w:rsidRDefault="00260674" w:rsidP="00651C30">
      <w:pPr>
        <w:pStyle w:val="Prrafodelista"/>
        <w:pPrChange w:id="1724" w:author="Redondo García Francisco Javier" w:date="2025-09-02T09:44:00Z">
          <w:pPr/>
        </w:pPrChange>
      </w:pPr>
      <w:commentRangeStart w:id="1725"/>
      <w:del w:id="1726" w:author="Redondo García Francisco Javier" w:date="2025-09-02T09:44:00Z">
        <w:r>
          <w:delText>usuarios/pacientes:</w:delText>
        </w:r>
        <w:commentRangeEnd w:id="1725"/>
        <w:r w:rsidR="00226287">
          <w:rPr>
            <w:rStyle w:val="Refdecomentario"/>
          </w:rPr>
          <w:commentReference w:id="1725"/>
        </w:r>
      </w:del>
    </w:p>
    <w:p w14:paraId="5993E9F8" w14:textId="77777777" w:rsidR="00260674" w:rsidRDefault="00260674" w:rsidP="000B5523">
      <w:r>
        <w:lastRenderedPageBreak/>
        <w:t>Este nodo agrupa todos los pacientes registrados en el sistema. Cada paciente se identifica mediante un identificador único y contiene información relevante como:</w:t>
      </w:r>
    </w:p>
    <w:p w14:paraId="1A83AA36" w14:textId="77777777" w:rsidR="00260674" w:rsidRDefault="00260674" w:rsidP="00C87F70">
      <w:pPr>
        <w:pStyle w:val="Prrafodelista"/>
        <w:numPr>
          <w:ilvl w:val="0"/>
          <w:numId w:val="20"/>
        </w:numPr>
      </w:pPr>
      <w:proofErr w:type="spellStart"/>
      <w:r>
        <w:t>ABnumHistorial</w:t>
      </w:r>
      <w:proofErr w:type="spellEnd"/>
      <w:r>
        <w:t>: número de historial clínico.</w:t>
      </w:r>
    </w:p>
    <w:p w14:paraId="4825884C" w14:textId="77777777" w:rsidR="00260674" w:rsidRDefault="00260674" w:rsidP="00C87F70">
      <w:pPr>
        <w:pStyle w:val="Prrafodelista"/>
        <w:numPr>
          <w:ilvl w:val="0"/>
          <w:numId w:val="20"/>
        </w:numPr>
      </w:pPr>
      <w:proofErr w:type="spellStart"/>
      <w:r>
        <w:t>ADname</w:t>
      </w:r>
      <w:proofErr w:type="spellEnd"/>
      <w:r>
        <w:t xml:space="preserve"> y </w:t>
      </w:r>
      <w:proofErr w:type="spellStart"/>
      <w:r>
        <w:t>AEsurname</w:t>
      </w:r>
      <w:proofErr w:type="spellEnd"/>
      <w:r>
        <w:t>: nombre y apellidos del paciente.</w:t>
      </w:r>
    </w:p>
    <w:p w14:paraId="62EAABAA" w14:textId="77777777" w:rsidR="00260674" w:rsidRDefault="00260674" w:rsidP="00C87F70">
      <w:pPr>
        <w:pStyle w:val="Prrafodelista"/>
        <w:numPr>
          <w:ilvl w:val="0"/>
          <w:numId w:val="20"/>
        </w:numPr>
      </w:pPr>
      <w:r>
        <w:t>Otros campos como fecha de nacimiento, sexo, dirección, patologías, etc., que permiten al personal sanitario identificar al paciente y contextualizar sus resultados.</w:t>
      </w:r>
    </w:p>
    <w:p w14:paraId="4DD74F16" w14:textId="77777777" w:rsidR="00E062CA" w:rsidRDefault="00260674" w:rsidP="00E062CA">
      <w:pPr>
        <w:pStyle w:val="NormalWeb"/>
        <w:keepNext/>
        <w:ind w:left="720"/>
        <w:jc w:val="center"/>
      </w:pPr>
      <w:r>
        <w:rPr>
          <w:noProof/>
        </w:rPr>
        <w:drawing>
          <wp:inline distT="0" distB="0" distL="0" distR="0" wp14:anchorId="134C9A40" wp14:editId="7CC65693">
            <wp:extent cx="1876567" cy="2931110"/>
            <wp:effectExtent l="0" t="0" r="0" b="317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884634" cy="2943711"/>
                    </a:xfrm>
                    <a:prstGeom prst="rect">
                      <a:avLst/>
                    </a:prstGeom>
                    <a:noFill/>
                    <a:ln>
                      <a:noFill/>
                    </a:ln>
                  </pic:spPr>
                </pic:pic>
              </a:graphicData>
            </a:graphic>
          </wp:inline>
        </w:drawing>
      </w:r>
    </w:p>
    <w:p w14:paraId="5FC893B7" w14:textId="119703F9" w:rsidR="00260674" w:rsidRDefault="00E062CA" w:rsidP="00E062CA">
      <w:pPr>
        <w:pStyle w:val="Descripcin"/>
        <w:jc w:val="center"/>
      </w:pPr>
      <w:bookmarkStart w:id="1727" w:name="_Toc207314953"/>
      <w:bookmarkStart w:id="1728" w:name="_Toc202786381"/>
      <w:r>
        <w:t xml:space="preserve">Figura </w:t>
      </w:r>
      <w:r w:rsidR="00DE1F43">
        <w:fldChar w:fldCharType="begin"/>
      </w:r>
      <w:r w:rsidR="00DE1F43">
        <w:instrText xml:space="preserve"> SEQ Figura \* ARABIC </w:instrText>
      </w:r>
      <w:r w:rsidR="00DE1F43">
        <w:fldChar w:fldCharType="separate"/>
      </w:r>
      <w:r w:rsidR="00885F17">
        <w:rPr>
          <w:noProof/>
        </w:rPr>
        <w:t>20</w:t>
      </w:r>
      <w:r w:rsidR="00DE1F43">
        <w:rPr>
          <w:noProof/>
        </w:rPr>
        <w:fldChar w:fldCharType="end"/>
      </w:r>
      <w:r>
        <w:t xml:space="preserve"> - Organización BD pacientes</w:t>
      </w:r>
      <w:bookmarkEnd w:id="1727"/>
      <w:bookmarkEnd w:id="1728"/>
    </w:p>
    <w:p w14:paraId="2CD7B018" w14:textId="77777777" w:rsidR="00260674" w:rsidRDefault="00260674" w:rsidP="00651C30"/>
    <w:p w14:paraId="698B4FAC" w14:textId="2D1E58E9" w:rsidR="00260674" w:rsidRDefault="00A4147D" w:rsidP="00A4147D">
      <w:pPr>
        <w:pStyle w:val="Ttulo4"/>
      </w:pPr>
      <w:bookmarkStart w:id="1729" w:name="_Toc207317116"/>
      <w:r>
        <w:t xml:space="preserve">5.2.1.2. </w:t>
      </w:r>
      <w:r w:rsidR="00260674">
        <w:t>Facultativos y administradores</w:t>
      </w:r>
      <w:bookmarkEnd w:id="1729"/>
    </w:p>
    <w:p w14:paraId="207C7A37" w14:textId="77777777" w:rsidR="00260674" w:rsidRDefault="00260674" w:rsidP="00651C30">
      <w:r>
        <w:t xml:space="preserve">Para la gestión de usuarios de tipo sanitario (profesionales facultativos y administradores), se ha utilizado otra herramienta que ofrece </w:t>
      </w:r>
      <w:proofErr w:type="spellStart"/>
      <w:r>
        <w:t>firebase</w:t>
      </w:r>
      <w:proofErr w:type="spellEnd"/>
      <w:r>
        <w:t xml:space="preserve"> llamada </w:t>
      </w:r>
      <w:proofErr w:type="spellStart"/>
      <w:r>
        <w:t>Firestore</w:t>
      </w:r>
      <w:proofErr w:type="spellEnd"/>
      <w:r>
        <w:t xml:space="preserve"> más orientada a documentos y colecciones, que ofrece una mayor flexibilidad para la gestión de datos de usuarios como los sanitarios, donde cada documento representa a un usuario con sus credenciales y rol asignado. </w:t>
      </w:r>
      <w:proofErr w:type="spellStart"/>
      <w:r>
        <w:t>Firestore</w:t>
      </w:r>
      <w:proofErr w:type="spellEnd"/>
      <w:r>
        <w:t xml:space="preserve"> permite realizar consultas más avanzadas y eficientes para filtrar o buscar usuarios por sus atributos (por ejemplo, por rol), lo que facilita la implementación de funcionalidades como el inicio de sesión y la gestión de permisos de acceso a las distintas secciones del sistema.</w:t>
      </w:r>
    </w:p>
    <w:p w14:paraId="626945B4" w14:textId="77777777" w:rsidR="00260674" w:rsidRDefault="00260674" w:rsidP="00651C30">
      <w:r>
        <w:t xml:space="preserve">Además, </w:t>
      </w:r>
      <w:proofErr w:type="spellStart"/>
      <w:r>
        <w:t>Firestore</w:t>
      </w:r>
      <w:proofErr w:type="spellEnd"/>
      <w:r>
        <w:t xml:space="preserve"> ofrece una integración más sencilla con la autenticación y la gestión de roles, que son esenciales para controlar el acceso de los sanitarios y mantener la seguridad de la aplicación.</w:t>
      </w:r>
    </w:p>
    <w:p w14:paraId="5AD34D75" w14:textId="64090788" w:rsidR="00260674" w:rsidRDefault="00260674" w:rsidP="000B5523">
      <w:r>
        <w:t>De esta forma, cada usuario se guarda como un documento individual que contiene los siguientes atributos:</w:t>
      </w:r>
    </w:p>
    <w:p w14:paraId="774F5B0A" w14:textId="77777777" w:rsidR="00260674" w:rsidRDefault="00260674" w:rsidP="00C87F70">
      <w:pPr>
        <w:pStyle w:val="Prrafodelista"/>
        <w:numPr>
          <w:ilvl w:val="0"/>
          <w:numId w:val="21"/>
        </w:numPr>
      </w:pPr>
      <w:proofErr w:type="spellStart"/>
      <w:r>
        <w:t>username</w:t>
      </w:r>
      <w:proofErr w:type="spellEnd"/>
      <w:r>
        <w:t>: nombre de usuario.</w:t>
      </w:r>
    </w:p>
    <w:p w14:paraId="3A649129" w14:textId="66B0B87B" w:rsidR="00260674" w:rsidRDefault="00260674" w:rsidP="00C87F70">
      <w:pPr>
        <w:pStyle w:val="Prrafodelista"/>
        <w:numPr>
          <w:ilvl w:val="0"/>
          <w:numId w:val="21"/>
        </w:numPr>
      </w:pPr>
      <w:commentRangeStart w:id="1730"/>
      <w:commentRangeStart w:id="1731"/>
      <w:proofErr w:type="spellStart"/>
      <w:r>
        <w:t>password</w:t>
      </w:r>
      <w:proofErr w:type="spellEnd"/>
      <w:r>
        <w:t>: clave de acceso.</w:t>
      </w:r>
      <w:commentRangeEnd w:id="1730"/>
      <w:r w:rsidR="000C2436">
        <w:rPr>
          <w:rStyle w:val="Refdecomentario"/>
        </w:rPr>
        <w:commentReference w:id="1730"/>
      </w:r>
      <w:commentRangeEnd w:id="1731"/>
      <w:r w:rsidR="00B209AD">
        <w:rPr>
          <w:rStyle w:val="Refdecomentario"/>
        </w:rPr>
        <w:commentReference w:id="1731"/>
      </w:r>
    </w:p>
    <w:p w14:paraId="3F21958E" w14:textId="77777777" w:rsidR="00260674" w:rsidRDefault="00260674" w:rsidP="00C87F70">
      <w:pPr>
        <w:pStyle w:val="Prrafodelista"/>
        <w:numPr>
          <w:ilvl w:val="0"/>
          <w:numId w:val="21"/>
        </w:numPr>
      </w:pPr>
      <w:r>
        <w:t>role: rol asignado (</w:t>
      </w:r>
      <w:proofErr w:type="spellStart"/>
      <w:r>
        <w:t>user</w:t>
      </w:r>
      <w:proofErr w:type="spellEnd"/>
      <w:r>
        <w:t xml:space="preserve">, </w:t>
      </w:r>
      <w:proofErr w:type="spellStart"/>
      <w:r>
        <w:t>admin</w:t>
      </w:r>
      <w:proofErr w:type="spellEnd"/>
      <w:r>
        <w:t xml:space="preserve"> o no-role).</w:t>
      </w:r>
    </w:p>
    <w:p w14:paraId="06734341" w14:textId="77777777" w:rsidR="00260674" w:rsidRDefault="00260674" w:rsidP="00EB16A8"/>
    <w:p w14:paraId="417BC2B6" w14:textId="77777777" w:rsidR="00E062CA" w:rsidRDefault="00260674" w:rsidP="00E062CA">
      <w:pPr>
        <w:keepNext/>
      </w:pPr>
      <w:r w:rsidRPr="00B66E10">
        <w:rPr>
          <w:noProof/>
        </w:rPr>
        <w:lastRenderedPageBreak/>
        <w:drawing>
          <wp:inline distT="0" distB="0" distL="0" distR="0" wp14:anchorId="5FF430A0" wp14:editId="35FA4144">
            <wp:extent cx="5400040" cy="1470660"/>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040" cy="1470660"/>
                    </a:xfrm>
                    <a:prstGeom prst="rect">
                      <a:avLst/>
                    </a:prstGeom>
                  </pic:spPr>
                </pic:pic>
              </a:graphicData>
            </a:graphic>
          </wp:inline>
        </w:drawing>
      </w:r>
    </w:p>
    <w:p w14:paraId="0EE7BFDA" w14:textId="743EEBBE" w:rsidR="00260674" w:rsidRDefault="00E062CA" w:rsidP="00E062CA">
      <w:pPr>
        <w:pStyle w:val="Descripcin"/>
        <w:jc w:val="center"/>
      </w:pPr>
      <w:bookmarkStart w:id="1732" w:name="_Toc207314954"/>
      <w:bookmarkStart w:id="1733" w:name="_Toc202786382"/>
      <w:r>
        <w:t xml:space="preserve">Figura </w:t>
      </w:r>
      <w:r w:rsidR="00DE1F43">
        <w:fldChar w:fldCharType="begin"/>
      </w:r>
      <w:r w:rsidR="00DE1F43">
        <w:instrText xml:space="preserve"> SEQ Figura \* ARABIC </w:instrText>
      </w:r>
      <w:r w:rsidR="00DE1F43">
        <w:fldChar w:fldCharType="separate"/>
      </w:r>
      <w:r w:rsidR="00885F17">
        <w:rPr>
          <w:noProof/>
        </w:rPr>
        <w:t>21</w:t>
      </w:r>
      <w:r w:rsidR="00DE1F43">
        <w:rPr>
          <w:noProof/>
        </w:rPr>
        <w:fldChar w:fldCharType="end"/>
      </w:r>
      <w:r>
        <w:t xml:space="preserve"> - Organización BD usuarios</w:t>
      </w:r>
      <w:bookmarkEnd w:id="1732"/>
      <w:bookmarkEnd w:id="1733"/>
    </w:p>
    <w:p w14:paraId="6BB7BA40" w14:textId="77777777" w:rsidR="00260674" w:rsidRDefault="00260674" w:rsidP="000B5523"/>
    <w:p w14:paraId="027121F7" w14:textId="77777777" w:rsidR="00260674" w:rsidRDefault="00260674" w:rsidP="000B5523">
      <w:r>
        <w:t xml:space="preserve">Esta organización jerárquica permite mantener la información de forma clara y estructurada, y facilita el acceso desde las aplicaciones cliente (tanto la </w:t>
      </w:r>
      <w:proofErr w:type="gramStart"/>
      <w:r>
        <w:t>app</w:t>
      </w:r>
      <w:proofErr w:type="gramEnd"/>
      <w:r>
        <w:t xml:space="preserve"> Android como la web). Además, gracias a la estructura de claves primarias y secundarias, se simplifica la gestión de referencias cruzadas y el filtrado de resultados por paciente o tipo de prueba.</w:t>
      </w:r>
    </w:p>
    <w:p w14:paraId="4930A5D2" w14:textId="77777777" w:rsidR="00260674" w:rsidRDefault="00260674" w:rsidP="000B5523"/>
    <w:p w14:paraId="6A563FC2" w14:textId="78A6AE41" w:rsidR="00260674" w:rsidRDefault="00A4147D" w:rsidP="00A4147D">
      <w:pPr>
        <w:pStyle w:val="Ttulo3"/>
      </w:pPr>
      <w:bookmarkStart w:id="1734" w:name="_Toc207317117"/>
      <w:bookmarkStart w:id="1735" w:name="_Toc202786309"/>
      <w:r>
        <w:t xml:space="preserve">5.2.2. </w:t>
      </w:r>
      <w:r w:rsidR="00260674">
        <w:t>Generación automática de identificadores</w:t>
      </w:r>
      <w:bookmarkEnd w:id="1734"/>
      <w:bookmarkEnd w:id="1735"/>
    </w:p>
    <w:p w14:paraId="09D8D77D" w14:textId="77777777" w:rsidR="00260674" w:rsidRDefault="00260674" w:rsidP="000B5523">
      <w:r>
        <w:t xml:space="preserve">Cuando se registra un nuevo paciente o prueba en </w:t>
      </w:r>
      <w:proofErr w:type="spellStart"/>
      <w:r>
        <w:t>Firebase</w:t>
      </w:r>
      <w:proofErr w:type="spellEnd"/>
      <w:r>
        <w:t>, la base de datos genera automáticamente un identificador único para cada nodo insertado. Este identificador es una cadena alfanumérica larga y aparentemente aleatoria (por ejemplo, -NWazCIatIyKw8MBwhW-). Este identificador garantiza que cada registro sea único e irrepetible, evitando colisiones y permitiendo referencias internas seguras.</w:t>
      </w:r>
    </w:p>
    <w:p w14:paraId="5ECF7A00" w14:textId="77777777" w:rsidR="00260674" w:rsidRDefault="00260674" w:rsidP="000B5523"/>
    <w:p w14:paraId="5888368D" w14:textId="77777777" w:rsidR="00260674" w:rsidRDefault="00260674" w:rsidP="000B5523">
      <w:r>
        <w:t xml:space="preserve">El motivo de este formato es que </w:t>
      </w:r>
      <w:proofErr w:type="spellStart"/>
      <w:r>
        <w:t>Firebase</w:t>
      </w:r>
      <w:proofErr w:type="spellEnd"/>
      <w:r>
        <w:t xml:space="preserve"> utiliza internamente un algoritmo de generación de claves basado en la marca de tiempo (</w:t>
      </w:r>
      <w:proofErr w:type="spellStart"/>
      <w:r>
        <w:t>timestamp</w:t>
      </w:r>
      <w:proofErr w:type="spellEnd"/>
      <w:r>
        <w:t>) y en un identificador aleatorio. Esto asegura que las claves estén ordenadas cronológicamente y que no haya dos registros con la misma clave, lo cual es especialmente útil en aplicaciones con datos en tiempo real y múltiples usuarios concurrentes.</w:t>
      </w:r>
    </w:p>
    <w:p w14:paraId="7CA1B648" w14:textId="77777777" w:rsidR="00260674" w:rsidRDefault="00260674" w:rsidP="000B5523"/>
    <w:p w14:paraId="62DADA0C" w14:textId="202B2CD1" w:rsidR="00260674" w:rsidRDefault="00A4147D" w:rsidP="00A4147D">
      <w:pPr>
        <w:pStyle w:val="Ttulo3"/>
      </w:pPr>
      <w:bookmarkStart w:id="1736" w:name="_Toc207317118"/>
      <w:bookmarkStart w:id="1737" w:name="_Toc202786310"/>
      <w:r>
        <w:t xml:space="preserve">5.2.3. </w:t>
      </w:r>
      <w:r w:rsidR="00260674">
        <w:t xml:space="preserve">Integración en la </w:t>
      </w:r>
      <w:commentRangeStart w:id="1738"/>
      <w:r w:rsidR="00260674">
        <w:t>aplicación</w:t>
      </w:r>
      <w:bookmarkEnd w:id="1737"/>
      <w:r w:rsidR="006B690D">
        <w:t xml:space="preserve"> con la base de datos</w:t>
      </w:r>
      <w:bookmarkEnd w:id="1736"/>
      <w:del w:id="1739" w:author="Redondo García Francisco Javier" w:date="2025-09-02T09:44:00Z">
        <w:r w:rsidR="00D352D6">
          <w:delText>.</w:delText>
        </w:r>
        <w:commentRangeEnd w:id="1738"/>
        <w:r w:rsidR="00D352D6">
          <w:rPr>
            <w:rStyle w:val="Refdecomentario"/>
            <w:rFonts w:asciiTheme="minorHAnsi" w:eastAsiaTheme="minorHAnsi" w:hAnsiTheme="minorHAnsi" w:cstheme="minorBidi"/>
            <w:color w:val="auto"/>
          </w:rPr>
          <w:commentReference w:id="1738"/>
        </w:r>
      </w:del>
    </w:p>
    <w:p w14:paraId="00EBDBCD" w14:textId="77777777" w:rsidR="00260674" w:rsidRDefault="00260674" w:rsidP="000B5523">
      <w:r>
        <w:t xml:space="preserve">El servicio de acceso a </w:t>
      </w:r>
      <w:proofErr w:type="spellStart"/>
      <w:r>
        <w:t>Firebase</w:t>
      </w:r>
      <w:proofErr w:type="spellEnd"/>
      <w:r>
        <w:t xml:space="preserve"> se ha implementado utilizando las librerías </w:t>
      </w:r>
      <w:proofErr w:type="spellStart"/>
      <w:r>
        <w:t>AngularFireDatabase</w:t>
      </w:r>
      <w:proofErr w:type="spellEnd"/>
      <w:r>
        <w:t xml:space="preserve"> y </w:t>
      </w:r>
      <w:proofErr w:type="spellStart"/>
      <w:r>
        <w:t>AngularFirestore</w:t>
      </w:r>
      <w:proofErr w:type="spellEnd"/>
      <w:r>
        <w:t xml:space="preserve"> en la aplicación web, y </w:t>
      </w:r>
      <w:proofErr w:type="spellStart"/>
      <w:r>
        <w:t>Firebase</w:t>
      </w:r>
      <w:proofErr w:type="spellEnd"/>
      <w:r>
        <w:t xml:space="preserve"> </w:t>
      </w:r>
      <w:proofErr w:type="spellStart"/>
      <w:r>
        <w:t>Realtime</w:t>
      </w:r>
      <w:proofErr w:type="spellEnd"/>
      <w:r>
        <w:t xml:space="preserve"> </w:t>
      </w:r>
      <w:proofErr w:type="spellStart"/>
      <w:r>
        <w:t>Database</w:t>
      </w:r>
      <w:proofErr w:type="spellEnd"/>
      <w:r>
        <w:t xml:space="preserve"> en la </w:t>
      </w:r>
      <w:proofErr w:type="gramStart"/>
      <w:r>
        <w:t>app</w:t>
      </w:r>
      <w:proofErr w:type="gramEnd"/>
      <w:r>
        <w:t xml:space="preserve"> móvil. Esto permite realizar operaciones de lectura y escritura de forma reactiva y eficiente, actualizando la información de los pacientes y pruebas en tiempo real.</w:t>
      </w:r>
    </w:p>
    <w:p w14:paraId="735BE7FD" w14:textId="77777777" w:rsidR="00260674" w:rsidRDefault="00260674" w:rsidP="000B5523">
      <w:r>
        <w:t>Gracias a la estructura de nodos establecida, el sistema puede:</w:t>
      </w:r>
    </w:p>
    <w:p w14:paraId="27DFCEAC" w14:textId="77777777" w:rsidR="00260674" w:rsidRDefault="00260674" w:rsidP="00C87F70">
      <w:pPr>
        <w:pStyle w:val="Prrafodelista"/>
        <w:numPr>
          <w:ilvl w:val="0"/>
          <w:numId w:val="22"/>
        </w:numPr>
      </w:pPr>
      <w:r>
        <w:t>Consultar todas las pruebas realizadas por un paciente concreto.</w:t>
      </w:r>
    </w:p>
    <w:p w14:paraId="500861F1" w14:textId="77777777" w:rsidR="00260674" w:rsidRDefault="00260674" w:rsidP="00C87F70">
      <w:pPr>
        <w:pStyle w:val="Prrafodelista"/>
        <w:numPr>
          <w:ilvl w:val="0"/>
          <w:numId w:val="22"/>
        </w:numPr>
      </w:pPr>
      <w:r>
        <w:t>Consultar de forma individual los datos de cada prueba (equilibrio, sentadillas o velocidad).</w:t>
      </w:r>
    </w:p>
    <w:p w14:paraId="6CA24300" w14:textId="77777777" w:rsidR="00260674" w:rsidRDefault="00260674" w:rsidP="00C87F70">
      <w:pPr>
        <w:pStyle w:val="Prrafodelista"/>
        <w:numPr>
          <w:ilvl w:val="0"/>
          <w:numId w:val="22"/>
        </w:numPr>
      </w:pPr>
      <w:r>
        <w:t>Registrar y actualizar la información de pacientes y usuarios de forma controlada.</w:t>
      </w:r>
    </w:p>
    <w:p w14:paraId="27F138C9" w14:textId="77777777" w:rsidR="00260674" w:rsidRPr="00E12FED" w:rsidRDefault="00260674" w:rsidP="000B5523">
      <w:r>
        <w:t>Con esta implementación, se garantiza la sincronización de datos en tiempo real entre las distintas aplicaciones, así como la persistencia y trazabilidad de la información generada por las pruebas.</w:t>
      </w:r>
    </w:p>
    <w:p w14:paraId="6C1C2C24" w14:textId="276248C8" w:rsidR="00260674" w:rsidRDefault="00A4147D" w:rsidP="00A4147D">
      <w:pPr>
        <w:pStyle w:val="Ttulo2"/>
      </w:pPr>
      <w:bookmarkStart w:id="1740" w:name="_Toc207317119"/>
      <w:bookmarkStart w:id="1741" w:name="_Toc202786311"/>
      <w:r>
        <w:lastRenderedPageBreak/>
        <w:t xml:space="preserve">5.3. </w:t>
      </w:r>
      <w:r w:rsidR="00260674">
        <w:t>Android</w:t>
      </w:r>
      <w:bookmarkEnd w:id="1740"/>
      <w:bookmarkEnd w:id="1741"/>
    </w:p>
    <w:p w14:paraId="0FD658F7" w14:textId="77CD8C6B" w:rsidR="00260674" w:rsidRDefault="00260674" w:rsidP="00837A04">
      <w:r>
        <w:t xml:space="preserve">Esta sección está destinada a describir la implementación del desarrollo de la aplicación móvil. Se detallan las implementaciones </w:t>
      </w:r>
      <w:r w:rsidR="00C16C9D">
        <w:t xml:space="preserve">más relevantes </w:t>
      </w:r>
      <w:r>
        <w:t xml:space="preserve">añadidas a la versión inicial, por lo </w:t>
      </w:r>
      <w:proofErr w:type="gramStart"/>
      <w:r>
        <w:t>que</w:t>
      </w:r>
      <w:proofErr w:type="gramEnd"/>
      <w:r>
        <w:t xml:space="preserve"> apartados como la creación del proyecto Android, la integración con </w:t>
      </w:r>
      <w:proofErr w:type="spellStart"/>
      <w:r>
        <w:t>Firebase</w:t>
      </w:r>
      <w:proofErr w:type="spellEnd"/>
      <w:r>
        <w:t xml:space="preserve"> o el reconocimiento de las sentadillas no se describirán.</w:t>
      </w:r>
    </w:p>
    <w:p w14:paraId="1AE110DC" w14:textId="6D2F21EF" w:rsidR="001C07EA" w:rsidRDefault="00A4147D" w:rsidP="00A4147D">
      <w:pPr>
        <w:pStyle w:val="Ttulo3"/>
      </w:pPr>
      <w:bookmarkStart w:id="1742" w:name="_Toc207317120"/>
      <w:bookmarkStart w:id="1743" w:name="_Toc202786312"/>
      <w:r>
        <w:t xml:space="preserve">5.3.1. </w:t>
      </w:r>
      <w:r w:rsidR="001C07EA">
        <w:t>Estructura general</w:t>
      </w:r>
      <w:bookmarkEnd w:id="1742"/>
      <w:bookmarkEnd w:id="1743"/>
    </w:p>
    <w:p w14:paraId="3698CBF0" w14:textId="7A79A960" w:rsidR="001C07EA" w:rsidRDefault="009630FB" w:rsidP="001C07EA">
      <w:r>
        <w:t xml:space="preserve">El desarrollo de la aplicación móvil se ha llevado a cabo utilizando Android Studio como entorno de desarrollo </w:t>
      </w:r>
      <w:r w:rsidR="00C16C9D">
        <w:t>y el lenguaje Java.</w:t>
      </w:r>
    </w:p>
    <w:p w14:paraId="2863CB27" w14:textId="7A8F8330" w:rsidR="00A20329" w:rsidRDefault="00A20329" w:rsidP="001C07EA">
      <w:r>
        <w:t xml:space="preserve">La estructura se organiza en el directorio </w:t>
      </w:r>
      <w:r w:rsidR="009E68FF" w:rsidRPr="009E68FF">
        <w:rPr>
          <w:i/>
          <w:rPrChange w:id="1744" w:author="Redondo García Francisco Javier" w:date="2025-09-02T09:44:00Z">
            <w:rPr/>
          </w:rPrChange>
        </w:rPr>
        <w:t>“</w:t>
      </w:r>
      <w:proofErr w:type="spellStart"/>
      <w:r w:rsidRPr="009E68FF">
        <w:rPr>
          <w:i/>
          <w:iCs/>
        </w:rPr>
        <w:t>src</w:t>
      </w:r>
      <w:proofErr w:type="spellEnd"/>
      <w:r w:rsidRPr="009E68FF">
        <w:rPr>
          <w:i/>
          <w:iCs/>
        </w:rPr>
        <w:t>/</w:t>
      </w:r>
      <w:proofErr w:type="spellStart"/>
      <w:r w:rsidRPr="009E68FF">
        <w:rPr>
          <w:i/>
          <w:iCs/>
        </w:rPr>
        <w:t>main</w:t>
      </w:r>
      <w:proofErr w:type="spellEnd"/>
      <w:r w:rsidRPr="009E68FF">
        <w:rPr>
          <w:i/>
          <w:iCs/>
        </w:rPr>
        <w:t>/java</w:t>
      </w:r>
      <w:del w:id="1745" w:author="Redondo García Francisco Javier" w:date="2025-09-02T09:44:00Z">
        <w:r w:rsidR="00C23505">
          <w:delText>”</w:delText>
        </w:r>
        <w:r w:rsidR="00065105">
          <w:delText>,</w:delText>
        </w:r>
      </w:del>
      <w:ins w:id="1746" w:author="Redondo García Francisco Javier" w:date="2025-09-02T09:44:00Z">
        <w:r w:rsidR="009E68FF" w:rsidRPr="009E68FF">
          <w:rPr>
            <w:i/>
            <w:iCs/>
          </w:rPr>
          <w:t>”</w:t>
        </w:r>
      </w:ins>
      <w:r>
        <w:t xml:space="preserve"> donde está el paquete principal. Dentro de este </w:t>
      </w:r>
      <w:r w:rsidR="009E68FF">
        <w:t xml:space="preserve">paquete </w:t>
      </w:r>
      <w:r>
        <w:t>se distribuyen las carpetas y clases que constituyen la arquitectura de la aplicación.</w:t>
      </w:r>
    </w:p>
    <w:p w14:paraId="4C653DED" w14:textId="4380D750" w:rsidR="008E5A09" w:rsidRDefault="00A20329" w:rsidP="001C07EA">
      <w:r>
        <w:t xml:space="preserve">Es un modelo modular, que facilita la escalabilidad del sistema, teniendo en primer lugar una serie de carpetas que agrupan funcionalidades como </w:t>
      </w:r>
      <w:proofErr w:type="spellStart"/>
      <w:r>
        <w:t>asyncTask</w:t>
      </w:r>
      <w:proofErr w:type="spellEnd"/>
      <w:r>
        <w:t xml:space="preserve">, </w:t>
      </w:r>
      <w:proofErr w:type="spellStart"/>
      <w:r>
        <w:t>blueToothManager</w:t>
      </w:r>
      <w:proofErr w:type="spellEnd"/>
      <w:r>
        <w:t xml:space="preserve">, </w:t>
      </w:r>
      <w:proofErr w:type="spellStart"/>
      <w:r>
        <w:t>vgiUtils</w:t>
      </w:r>
      <w:proofErr w:type="spellEnd"/>
      <w:r w:rsidR="008E5A09">
        <w:t xml:space="preserve"> o </w:t>
      </w:r>
      <w:proofErr w:type="spellStart"/>
      <w:r w:rsidR="008E5A09">
        <w:t>fragments</w:t>
      </w:r>
      <w:proofErr w:type="spellEnd"/>
      <w:r w:rsidR="008E5A09">
        <w:t xml:space="preserve">, esta última conteniendo los fragmentos que gestionan la lógica de las principales funcionalidades de la aplicación, como </w:t>
      </w:r>
      <w:proofErr w:type="spellStart"/>
      <w:r w:rsidR="008E5A09">
        <w:t>NewPacientfragment</w:t>
      </w:r>
      <w:proofErr w:type="spellEnd"/>
      <w:r w:rsidR="008E5A09">
        <w:t xml:space="preserve"> o </w:t>
      </w:r>
      <w:proofErr w:type="spellStart"/>
      <w:r w:rsidR="008E5A09">
        <w:t>TestGaitSpeedFragment</w:t>
      </w:r>
      <w:proofErr w:type="spellEnd"/>
      <w:r w:rsidR="008E5A09">
        <w:t>.</w:t>
      </w:r>
      <w:r>
        <w:t xml:space="preserve"> </w:t>
      </w:r>
    </w:p>
    <w:p w14:paraId="4802FBE0" w14:textId="45D9B799" w:rsidR="00A20329" w:rsidRDefault="00A20329" w:rsidP="001C07EA">
      <w:r>
        <w:t>Por otro lado, en un nivel superior se encuentran las clases principales que implementan la lógica de cada una de las pantallas de la aplicación.</w:t>
      </w:r>
    </w:p>
    <w:p w14:paraId="34A11851" w14:textId="40D10169" w:rsidR="00A20329" w:rsidRDefault="00A20329" w:rsidP="001C07EA">
      <w:r>
        <w:t xml:space="preserve">La clase principal es </w:t>
      </w:r>
      <w:proofErr w:type="spellStart"/>
      <w:r>
        <w:t>MainActivity</w:t>
      </w:r>
      <w:proofErr w:type="spellEnd"/>
      <w:r>
        <w:t xml:space="preserve">, que gestiona la navegación entre fragmentos, y otras actividades como </w:t>
      </w:r>
      <w:proofErr w:type="spellStart"/>
      <w:r w:rsidRPr="00A20329">
        <w:t>VentanaHistorialPaciente</w:t>
      </w:r>
      <w:proofErr w:type="spellEnd"/>
      <w:r w:rsidRPr="00A20329">
        <w:t xml:space="preserve">, </w:t>
      </w:r>
      <w:proofErr w:type="spellStart"/>
      <w:r w:rsidRPr="00A20329">
        <w:t>VentanaIntroBalance</w:t>
      </w:r>
      <w:proofErr w:type="spellEnd"/>
      <w:r w:rsidRPr="00A20329">
        <w:t xml:space="preserve">, </w:t>
      </w:r>
      <w:proofErr w:type="spellStart"/>
      <w:r w:rsidRPr="00A20329">
        <w:t>VentanaIntroBT</w:t>
      </w:r>
      <w:proofErr w:type="spellEnd"/>
      <w:r>
        <w:t xml:space="preserve">, etc. que representan las </w:t>
      </w:r>
      <w:r w:rsidRPr="00A20329">
        <w:t>diferentes interfaces de usuario que permiten realizar las pruebas SPPB y gestionar los pacientes.</w:t>
      </w:r>
    </w:p>
    <w:p w14:paraId="2D3001D2" w14:textId="5EFCD690" w:rsidR="008E5A09" w:rsidRDefault="00A4147D" w:rsidP="00A4147D">
      <w:pPr>
        <w:pStyle w:val="Ttulo3"/>
      </w:pPr>
      <w:bookmarkStart w:id="1747" w:name="_Toc207317121"/>
      <w:bookmarkStart w:id="1748" w:name="_Toc202786313"/>
      <w:r>
        <w:t>5.</w:t>
      </w:r>
      <w:r w:rsidR="00077AA5">
        <w:t>3.2 Funcionalidades</w:t>
      </w:r>
      <w:bookmarkEnd w:id="1747"/>
      <w:bookmarkEnd w:id="1748"/>
    </w:p>
    <w:p w14:paraId="37FD6C06" w14:textId="434369EC" w:rsidR="00077AA5" w:rsidRDefault="00077AA5" w:rsidP="00077AA5">
      <w:r>
        <w:t>En esta sección se detalla la implementación de las principales funcionalidades de la aplicación móvil, siendo estas el registro de nuevos pacientes y la realización de las tres pruebas SPPB.</w:t>
      </w:r>
    </w:p>
    <w:p w14:paraId="3EBB1162" w14:textId="77777777" w:rsidR="00077AA5" w:rsidRDefault="00077AA5" w:rsidP="00077AA5"/>
    <w:p w14:paraId="0C435A41" w14:textId="7C703A11" w:rsidR="00077AA5" w:rsidRDefault="00A4147D" w:rsidP="00A4147D">
      <w:pPr>
        <w:pStyle w:val="Ttulo4"/>
      </w:pPr>
      <w:bookmarkStart w:id="1749" w:name="_Toc207317122"/>
      <w:r>
        <w:t>5.</w:t>
      </w:r>
      <w:r w:rsidR="00077AA5">
        <w:t>3.2.1. Registro de paciente</w:t>
      </w:r>
      <w:bookmarkEnd w:id="1749"/>
    </w:p>
    <w:p w14:paraId="12F0C09C" w14:textId="263E8524" w:rsidR="00077AA5" w:rsidRDefault="00077AA5" w:rsidP="00077AA5">
      <w:r>
        <w:t>Para la implementación de la funcionalidad de registro de paciente se ha desarrollado el siguiente fragmento:</w:t>
      </w:r>
    </w:p>
    <w:p w14:paraId="1A4C323D" w14:textId="3CB8EC39" w:rsidR="00077AA5" w:rsidRDefault="00077AA5" w:rsidP="00C87F70">
      <w:pPr>
        <w:pStyle w:val="Prrafodelista"/>
        <w:numPr>
          <w:ilvl w:val="0"/>
          <w:numId w:val="28"/>
        </w:numPr>
      </w:pPr>
      <w:proofErr w:type="spellStart"/>
      <w:r>
        <w:t>NewPatientFragment</w:t>
      </w:r>
      <w:proofErr w:type="spellEnd"/>
    </w:p>
    <w:p w14:paraId="455513BC" w14:textId="670CB2A5" w:rsidR="00077AA5" w:rsidRDefault="00077AA5" w:rsidP="00077AA5">
      <w:r>
        <w:t>Las funcionalidades dentro de este fragmento, acorde con los requisitos funcionales propuestos, se detallan en las siguientes subsecciones.</w:t>
      </w:r>
    </w:p>
    <w:p w14:paraId="276135E4" w14:textId="14B212D1" w:rsidR="00077AA5" w:rsidRDefault="00A4147D" w:rsidP="00A4147D">
      <w:pPr>
        <w:pStyle w:val="Ttulo5"/>
      </w:pPr>
      <w:bookmarkStart w:id="1750" w:name="_Toc207317123"/>
      <w:r>
        <w:t>5.</w:t>
      </w:r>
      <w:r w:rsidR="00914C6C">
        <w:t>3.2.1.1. Captura de datos personales de paciente</w:t>
      </w:r>
      <w:bookmarkEnd w:id="1750"/>
    </w:p>
    <w:p w14:paraId="75E96498" w14:textId="22D5A667" w:rsidR="00914C6C" w:rsidRDefault="00914C6C" w:rsidP="00077AA5">
      <w:r>
        <w:t>Esta funcionalidad permite al usuario introducir datos de un nuevo paciente usando para ello la interfaz gráfica que incluye campos de texto tales como nombre, fecha de nacimiento, patologías, etc.</w:t>
      </w:r>
    </w:p>
    <w:p w14:paraId="111532AD" w14:textId="4F3EAC49" w:rsidR="00914C6C" w:rsidRDefault="00914C6C" w:rsidP="00077AA5">
      <w:r>
        <w:t xml:space="preserve">Estos datos se obtienen referenciando estos elementos de la interfaz desde el código mediante </w:t>
      </w:r>
      <w:proofErr w:type="spellStart"/>
      <w:r>
        <w:t>findViewById</w:t>
      </w:r>
      <w:proofErr w:type="spellEnd"/>
      <w:r>
        <w:t>().</w:t>
      </w:r>
    </w:p>
    <w:p w14:paraId="57A7BB6F" w14:textId="77777777" w:rsidR="00EF6024" w:rsidRDefault="00914C6C" w:rsidP="009B0570">
      <w:pPr>
        <w:keepNext/>
        <w:ind w:left="142"/>
        <w:rPr>
          <w:del w:id="1751" w:author="Redondo García Francisco Javier" w:date="2025-09-02T09:44:00Z"/>
        </w:rPr>
      </w:pPr>
      <w:del w:id="1752" w:author="Redondo García Francisco Javier" w:date="2025-09-02T09:44:00Z">
        <w:r>
          <w:rPr>
            <w:noProof/>
          </w:rPr>
          <w:lastRenderedPageBreak/>
          <mc:AlternateContent>
            <mc:Choice Requires="wps">
              <w:drawing>
                <wp:inline distT="0" distB="0" distL="0" distR="0" wp14:anchorId="58CE69E3" wp14:editId="01C11E22">
                  <wp:extent cx="5143500" cy="1111250"/>
                  <wp:effectExtent l="0" t="0" r="19050" b="12700"/>
                  <wp:docPr id="1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0" cy="1111250"/>
                          </a:xfrm>
                          <a:prstGeom prst="rect">
                            <a:avLst/>
                          </a:prstGeom>
                          <a:solidFill>
                            <a:srgbClr val="FFFFFF"/>
                          </a:solidFill>
                          <a:ln w="9525">
                            <a:solidFill>
                              <a:srgbClr val="000000"/>
                            </a:solidFill>
                            <a:miter lim="800000"/>
                            <a:headEnd/>
                            <a:tailEnd/>
                          </a:ln>
                        </wps:spPr>
                        <wps:txbx>
                          <w:txbxContent>
                            <w:p w14:paraId="6EA8BB00" w14:textId="77777777" w:rsidR="00774DD3" w:rsidRDefault="00914C6C" w:rsidP="00914C6C">
                              <w:pPr>
                                <w:pStyle w:val="HTMLconformatoprevio"/>
                                <w:shd w:val="clear" w:color="auto" w:fill="1E1F22"/>
                                <w:rPr>
                                  <w:del w:id="1753" w:author="Redondo García Francisco Javier" w:date="2025-09-02T09:44:00Z"/>
                                  <w:color w:val="C77DBB"/>
                                </w:rPr>
                              </w:pPr>
                              <w:del w:id="1754" w:author="Redondo García Francisco Javier" w:date="2025-09-02T09:44:00Z">
                                <w:r w:rsidRPr="00914C6C">
                                  <w:rPr>
                                    <w:color w:val="C77DBB"/>
                                  </w:rPr>
                                  <w:delText xml:space="preserve">editTextPacientName </w:delText>
                                </w:r>
                                <w:r w:rsidRPr="00914C6C">
                                  <w:rPr>
                                    <w:color w:val="BCBEC4"/>
                                  </w:rPr>
                                  <w:delText xml:space="preserve">=(EditText) </w:delText>
                                </w:r>
                                <w:r w:rsidRPr="00914C6C">
                                  <w:rPr>
                                    <w:color w:val="C77DBB"/>
                                  </w:rPr>
                                  <w:delText>vista</w:delText>
                                </w:r>
                              </w:del>
                            </w:p>
                            <w:p w14:paraId="5A1AE4DC" w14:textId="77777777" w:rsidR="00774DD3" w:rsidRDefault="00774DD3" w:rsidP="00914C6C">
                              <w:pPr>
                                <w:pStyle w:val="HTMLconformatoprevio"/>
                                <w:shd w:val="clear" w:color="auto" w:fill="1E1F22"/>
                                <w:rPr>
                                  <w:del w:id="1755" w:author="Redondo García Francisco Javier" w:date="2025-09-02T09:44:00Z"/>
                                  <w:color w:val="C77DBB"/>
                                </w:rPr>
                              </w:pPr>
                              <w:del w:id="1756" w:author="Redondo García Francisco Javier" w:date="2025-09-02T09:44:00Z">
                                <w:r>
                                  <w:rPr>
                                    <w:color w:val="C77DBB"/>
                                  </w:rPr>
                                  <w:tab/>
                                </w:r>
                                <w:r w:rsidR="00914C6C" w:rsidRPr="00914C6C">
                                  <w:rPr>
                                    <w:color w:val="BCBEC4"/>
                                  </w:rPr>
                                  <w:delText>.findViewById(R.id.editTextNameFormNewPacient);</w:delText>
                                </w:r>
                                <w:r w:rsidR="00914C6C" w:rsidRPr="00914C6C">
                                  <w:rPr>
                                    <w:color w:val="BCBEC4"/>
                                  </w:rPr>
                                  <w:br/>
                                </w:r>
                                <w:r w:rsidR="00914C6C" w:rsidRPr="00914C6C">
                                  <w:rPr>
                                    <w:color w:val="7A7E85"/>
                                  </w:rPr>
                                  <w:br/>
                                </w:r>
                                <w:r w:rsidR="00914C6C" w:rsidRPr="00914C6C">
                                  <w:rPr>
                                    <w:color w:val="C77DBB"/>
                                  </w:rPr>
                                  <w:delText xml:space="preserve">opcionesSexo </w:delText>
                                </w:r>
                                <w:r w:rsidR="00914C6C" w:rsidRPr="00914C6C">
                                  <w:rPr>
                                    <w:color w:val="BCBEC4"/>
                                  </w:rPr>
                                  <w:delText xml:space="preserve">= </w:delText>
                                </w:r>
                                <w:r w:rsidR="00914C6C" w:rsidRPr="00914C6C">
                                  <w:rPr>
                                    <w:color w:val="C77DBB"/>
                                  </w:rPr>
                                  <w:delText>vista</w:delText>
                                </w:r>
                                <w:r w:rsidR="00914C6C" w:rsidRPr="00914C6C">
                                  <w:rPr>
                                    <w:color w:val="BCBEC4"/>
                                  </w:rPr>
                                  <w:delText>.findViewById(R.id.opciones_sexo);</w:delText>
                                </w:r>
                                <w:r w:rsidR="00914C6C" w:rsidRPr="00914C6C">
                                  <w:rPr>
                                    <w:color w:val="BCBEC4"/>
                                  </w:rPr>
                                  <w:br/>
                                </w:r>
                                <w:r w:rsidR="00914C6C" w:rsidRPr="00914C6C">
                                  <w:rPr>
                                    <w:color w:val="7A7E85"/>
                                  </w:rPr>
                                  <w:br/>
                                </w:r>
                                <w:r w:rsidR="00914C6C" w:rsidRPr="00914C6C">
                                  <w:rPr>
                                    <w:color w:val="C77DBB"/>
                                  </w:rPr>
                                  <w:delText xml:space="preserve">editTextPacientSurname </w:delText>
                                </w:r>
                                <w:r w:rsidR="00914C6C" w:rsidRPr="00914C6C">
                                  <w:rPr>
                                    <w:color w:val="BCBEC4"/>
                                  </w:rPr>
                                  <w:delText xml:space="preserve">=(EditText) </w:delText>
                                </w:r>
                                <w:r w:rsidR="00914C6C" w:rsidRPr="00914C6C">
                                  <w:rPr>
                                    <w:color w:val="C77DBB"/>
                                  </w:rPr>
                                  <w:delText>vista</w:delText>
                                </w:r>
                              </w:del>
                            </w:p>
                            <w:p w14:paraId="54CAC17C" w14:textId="77777777" w:rsidR="00914C6C" w:rsidRPr="00914C6C" w:rsidRDefault="00774DD3" w:rsidP="00914C6C">
                              <w:pPr>
                                <w:pStyle w:val="HTMLconformatoprevio"/>
                                <w:shd w:val="clear" w:color="auto" w:fill="1E1F22"/>
                                <w:rPr>
                                  <w:del w:id="1757" w:author="Redondo García Francisco Javier" w:date="2025-09-02T09:44:00Z"/>
                                  <w:color w:val="BCBEC4"/>
                                </w:rPr>
                              </w:pPr>
                              <w:del w:id="1758" w:author="Redondo García Francisco Javier" w:date="2025-09-02T09:44:00Z">
                                <w:r>
                                  <w:rPr>
                                    <w:color w:val="C77DBB"/>
                                  </w:rPr>
                                  <w:tab/>
                                </w:r>
                                <w:r w:rsidR="00914C6C" w:rsidRPr="00914C6C">
                                  <w:rPr>
                                    <w:color w:val="BCBEC4"/>
                                  </w:rPr>
                                  <w:delText>.findViewById(R.id.editTextSurnameFormNewPacient);</w:delText>
                                </w:r>
                              </w:del>
                            </w:p>
                            <w:p w14:paraId="016D8BAA" w14:textId="77777777" w:rsidR="00914C6C" w:rsidRDefault="00914C6C">
                              <w:pPr>
                                <w:rPr>
                                  <w:del w:id="1759" w:author="Redondo García Francisco Javier" w:date="2025-09-02T09:44:00Z"/>
                                </w:rPr>
                              </w:pPr>
                            </w:p>
                          </w:txbxContent>
                        </wps:txbx>
                        <wps:bodyPr rot="0" vert="horz" wrap="square" lIns="91440" tIns="45720" rIns="91440" bIns="45720" anchor="t" anchorCtr="0">
                          <a:noAutofit/>
                        </wps:bodyPr>
                      </wps:wsp>
                    </a:graphicData>
                  </a:graphic>
                </wp:inline>
              </w:drawing>
            </mc:Choice>
            <mc:Fallback>
              <w:pict>
                <v:shape w14:anchorId="58CE69E3" id="Cuadro de texto 2" o:spid="_x0000_s1035" type="#_x0000_t202" style="width:405pt;height: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">
                  <v:textbox>
                    <w:txbxContent>
                      <w:p w14:paraId="6EA8BB00" w14:textId="77777777" w:rsidR="00774DD3" w:rsidRDefault="00914C6C" w:rsidP="00914C6C">
                        <w:pPr>
                          <w:pStyle w:val="HTMLconformatoprevio"/>
                          <w:shd w:val="clear" w:color="auto" w:fill="1E1F22"/>
                          <w:rPr>
                            <w:del w:id="1760" w:author="Redondo García Francisco Javier" w:date="2025-09-02T09:44:00Z"/>
                            <w:color w:val="C77DBB"/>
                          </w:rPr>
                        </w:pPr>
                        <w:del w:id="1761" w:author="Redondo García Francisco Javier" w:date="2025-09-02T09:44:00Z">
                          <w:r w:rsidRPr="00914C6C">
                            <w:rPr>
                              <w:color w:val="C77DBB"/>
                            </w:rPr>
                            <w:delText xml:space="preserve">editTextPacientName </w:delText>
                          </w:r>
                          <w:r w:rsidRPr="00914C6C">
                            <w:rPr>
                              <w:color w:val="BCBEC4"/>
                            </w:rPr>
                            <w:delText xml:space="preserve">=(EditText) </w:delText>
                          </w:r>
                          <w:r w:rsidRPr="00914C6C">
                            <w:rPr>
                              <w:color w:val="C77DBB"/>
                            </w:rPr>
                            <w:delText>vista</w:delText>
                          </w:r>
                        </w:del>
                      </w:p>
                      <w:p w14:paraId="5A1AE4DC" w14:textId="77777777" w:rsidR="00774DD3" w:rsidRDefault="00774DD3" w:rsidP="00914C6C">
                        <w:pPr>
                          <w:pStyle w:val="HTMLconformatoprevio"/>
                          <w:shd w:val="clear" w:color="auto" w:fill="1E1F22"/>
                          <w:rPr>
                            <w:del w:id="1762" w:author="Redondo García Francisco Javier" w:date="2025-09-02T09:44:00Z"/>
                            <w:color w:val="C77DBB"/>
                          </w:rPr>
                        </w:pPr>
                        <w:del w:id="1763" w:author="Redondo García Francisco Javier" w:date="2025-09-02T09:44:00Z">
                          <w:r>
                            <w:rPr>
                              <w:color w:val="C77DBB"/>
                            </w:rPr>
                            <w:tab/>
                          </w:r>
                          <w:r w:rsidR="00914C6C" w:rsidRPr="00914C6C">
                            <w:rPr>
                              <w:color w:val="BCBEC4"/>
                            </w:rPr>
                            <w:delText>.findViewById(R.id.editTextNameFormNewPacient);</w:delText>
                          </w:r>
                          <w:r w:rsidR="00914C6C" w:rsidRPr="00914C6C">
                            <w:rPr>
                              <w:color w:val="BCBEC4"/>
                            </w:rPr>
                            <w:br/>
                          </w:r>
                          <w:r w:rsidR="00914C6C" w:rsidRPr="00914C6C">
                            <w:rPr>
                              <w:color w:val="7A7E85"/>
                            </w:rPr>
                            <w:br/>
                          </w:r>
                          <w:r w:rsidR="00914C6C" w:rsidRPr="00914C6C">
                            <w:rPr>
                              <w:color w:val="C77DBB"/>
                            </w:rPr>
                            <w:delText xml:space="preserve">opcionesSexo </w:delText>
                          </w:r>
                          <w:r w:rsidR="00914C6C" w:rsidRPr="00914C6C">
                            <w:rPr>
                              <w:color w:val="BCBEC4"/>
                            </w:rPr>
                            <w:delText xml:space="preserve">= </w:delText>
                          </w:r>
                          <w:r w:rsidR="00914C6C" w:rsidRPr="00914C6C">
                            <w:rPr>
                              <w:color w:val="C77DBB"/>
                            </w:rPr>
                            <w:delText>vista</w:delText>
                          </w:r>
                          <w:r w:rsidR="00914C6C" w:rsidRPr="00914C6C">
                            <w:rPr>
                              <w:color w:val="BCBEC4"/>
                            </w:rPr>
                            <w:delText>.findViewById(R.id.opciones_sexo);</w:delText>
                          </w:r>
                          <w:r w:rsidR="00914C6C" w:rsidRPr="00914C6C">
                            <w:rPr>
                              <w:color w:val="BCBEC4"/>
                            </w:rPr>
                            <w:br/>
                          </w:r>
                          <w:r w:rsidR="00914C6C" w:rsidRPr="00914C6C">
                            <w:rPr>
                              <w:color w:val="7A7E85"/>
                            </w:rPr>
                            <w:br/>
                          </w:r>
                          <w:r w:rsidR="00914C6C" w:rsidRPr="00914C6C">
                            <w:rPr>
                              <w:color w:val="C77DBB"/>
                            </w:rPr>
                            <w:delText xml:space="preserve">editTextPacientSurname </w:delText>
                          </w:r>
                          <w:r w:rsidR="00914C6C" w:rsidRPr="00914C6C">
                            <w:rPr>
                              <w:color w:val="BCBEC4"/>
                            </w:rPr>
                            <w:delText xml:space="preserve">=(EditText) </w:delText>
                          </w:r>
                          <w:r w:rsidR="00914C6C" w:rsidRPr="00914C6C">
                            <w:rPr>
                              <w:color w:val="C77DBB"/>
                            </w:rPr>
                            <w:delText>vista</w:delText>
                          </w:r>
                        </w:del>
                      </w:p>
                      <w:p w14:paraId="54CAC17C" w14:textId="77777777" w:rsidR="00914C6C" w:rsidRPr="00914C6C" w:rsidRDefault="00774DD3" w:rsidP="00914C6C">
                        <w:pPr>
                          <w:pStyle w:val="HTMLconformatoprevio"/>
                          <w:shd w:val="clear" w:color="auto" w:fill="1E1F22"/>
                          <w:rPr>
                            <w:del w:id="1764" w:author="Redondo García Francisco Javier" w:date="2025-09-02T09:44:00Z"/>
                            <w:color w:val="BCBEC4"/>
                          </w:rPr>
                        </w:pPr>
                        <w:del w:id="1765" w:author="Redondo García Francisco Javier" w:date="2025-09-02T09:44:00Z">
                          <w:r>
                            <w:rPr>
                              <w:color w:val="C77DBB"/>
                            </w:rPr>
                            <w:tab/>
                          </w:r>
                          <w:r w:rsidR="00914C6C" w:rsidRPr="00914C6C">
                            <w:rPr>
                              <w:color w:val="BCBEC4"/>
                            </w:rPr>
                            <w:delText>.findViewById(R.id.editTextSurnameFormNewPacient);</w:delText>
                          </w:r>
                        </w:del>
                      </w:p>
                      <w:p w14:paraId="016D8BAA" w14:textId="77777777" w:rsidR="00914C6C" w:rsidRDefault="00914C6C">
                        <w:pPr>
                          <w:rPr>
                            <w:del w:id="1766" w:author="Redondo García Francisco Javier" w:date="2025-09-02T09:44:00Z"/>
                          </w:rPr>
                        </w:pPr>
                      </w:p>
                    </w:txbxContent>
                  </v:textbox>
                  <w10:anchorlock/>
                </v:shape>
              </w:pict>
            </mc:Fallback>
          </mc:AlternateContent>
        </w:r>
      </w:del>
    </w:p>
    <w:p w14:paraId="486A1AEA" w14:textId="77777777" w:rsidR="00EF6024" w:rsidRDefault="00914C6C" w:rsidP="00EF6024">
      <w:pPr>
        <w:keepNext/>
        <w:rPr>
          <w:ins w:id="1767" w:author="Redondo García Francisco Javier" w:date="2025-09-02T09:44:00Z"/>
        </w:rPr>
      </w:pPr>
      <w:ins w:id="1768" w:author="Redondo García Francisco Javier" w:date="2025-09-02T09:44:00Z">
        <w:r>
          <w:rPr>
            <w:noProof/>
          </w:rPr>
          <mc:AlternateContent>
            <mc:Choice Requires="wps">
              <w:drawing>
                <wp:inline distT="0" distB="0" distL="0" distR="0" wp14:anchorId="1882ABC9" wp14:editId="03B8D3CD">
                  <wp:extent cx="4603750" cy="1111250"/>
                  <wp:effectExtent l="0" t="0" r="25400" b="12700"/>
                  <wp:docPr id="4063879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3750" cy="1111250"/>
                          </a:xfrm>
                          <a:prstGeom prst="rect">
                            <a:avLst/>
                          </a:prstGeom>
                          <a:solidFill>
                            <a:srgbClr val="FFFFFF"/>
                          </a:solidFill>
                          <a:ln w="9525">
                            <a:solidFill>
                              <a:srgbClr val="000000"/>
                            </a:solidFill>
                            <a:miter lim="800000"/>
                            <a:headEnd/>
                            <a:tailEnd/>
                          </a:ln>
                        </wps:spPr>
                        <wps:txbx>
                          <w:txbxContent>
                            <w:p w14:paraId="61547EDC" w14:textId="56D15B33" w:rsidR="00914C6C" w:rsidRPr="00914C6C" w:rsidRDefault="00914C6C" w:rsidP="00914C6C">
                              <w:pPr>
                                <w:pStyle w:val="HTMLconformatoprevio"/>
                                <w:shd w:val="clear" w:color="auto" w:fill="1E1F22"/>
                                <w:rPr>
                                  <w:ins w:id="1769" w:author="Redondo García Francisco Javier" w:date="2025-09-02T09:44:00Z"/>
                                  <w:color w:val="BCBEC4"/>
                                </w:rPr>
                              </w:pPr>
                              <w:proofErr w:type="spellStart"/>
                              <w:ins w:id="1770" w:author="Redondo García Francisco Javier" w:date="2025-09-02T09:44:00Z">
                                <w:r w:rsidRPr="00914C6C">
                                  <w:rPr>
                                    <w:color w:val="C77DBB"/>
                                  </w:rPr>
                                  <w:t>editTextPacientName</w:t>
                                </w:r>
                                <w:proofErr w:type="spellEnd"/>
                                <w:r w:rsidRPr="00914C6C">
                                  <w:rPr>
                                    <w:color w:val="C77DBB"/>
                                  </w:rPr>
                                  <w:t xml:space="preserve"> </w:t>
                                </w:r>
                                <w:r w:rsidRPr="00914C6C">
                                  <w:rPr>
                                    <w:color w:val="BCBEC4"/>
                                  </w:rPr>
                                  <w:t>=(</w:t>
                                </w:r>
                                <w:proofErr w:type="spellStart"/>
                                <w:r w:rsidRPr="00914C6C">
                                  <w:rPr>
                                    <w:color w:val="BCBEC4"/>
                                  </w:rPr>
                                  <w:t>EditText</w:t>
                                </w:r>
                                <w:proofErr w:type="spellEnd"/>
                                <w:r w:rsidRPr="00914C6C">
                                  <w:rPr>
                                    <w:color w:val="BCBEC4"/>
                                  </w:rPr>
                                  <w:t xml:space="preserve">) </w:t>
                                </w:r>
                                <w:proofErr w:type="spellStart"/>
                                <w:r w:rsidRPr="00914C6C">
                                  <w:rPr>
                                    <w:color w:val="C77DBB"/>
                                  </w:rPr>
                                  <w:t>vista</w:t>
                                </w:r>
                                <w:r w:rsidRPr="00914C6C">
                                  <w:rPr>
                                    <w:color w:val="BCBEC4"/>
                                  </w:rPr>
                                  <w:t>.findViewById</w:t>
                                </w:r>
                                <w:proofErr w:type="spellEnd"/>
                                <w:r w:rsidRPr="00914C6C">
                                  <w:rPr>
                                    <w:color w:val="BCBEC4"/>
                                  </w:rPr>
                                  <w:t>(</w:t>
                                </w:r>
                                <w:proofErr w:type="spellStart"/>
                                <w:r w:rsidRPr="00914C6C">
                                  <w:rPr>
                                    <w:color w:val="BCBEC4"/>
                                  </w:rPr>
                                  <w:t>R.id.editTextNameFormNewPacient</w:t>
                                </w:r>
                                <w:proofErr w:type="spellEnd"/>
                                <w:r w:rsidRPr="00914C6C">
                                  <w:rPr>
                                    <w:color w:val="BCBEC4"/>
                                  </w:rPr>
                                  <w:t>);</w:t>
                                </w:r>
                                <w:r w:rsidRPr="00914C6C">
                                  <w:rPr>
                                    <w:color w:val="BCBEC4"/>
                                  </w:rPr>
                                  <w:br/>
                                </w:r>
                                <w:r w:rsidRPr="00914C6C">
                                  <w:rPr>
                                    <w:color w:val="7A7E85"/>
                                  </w:rPr>
                                  <w:br/>
                                </w:r>
                                <w:proofErr w:type="spellStart"/>
                                <w:r w:rsidRPr="00914C6C">
                                  <w:rPr>
                                    <w:color w:val="C77DBB"/>
                                  </w:rPr>
                                  <w:t>opcionesSexo</w:t>
                                </w:r>
                                <w:proofErr w:type="spellEnd"/>
                                <w:r w:rsidRPr="00914C6C">
                                  <w:rPr>
                                    <w:color w:val="C77DBB"/>
                                  </w:rPr>
                                  <w:t xml:space="preserve"> </w:t>
                                </w:r>
                                <w:r w:rsidRPr="00914C6C">
                                  <w:rPr>
                                    <w:color w:val="BCBEC4"/>
                                  </w:rPr>
                                  <w:t xml:space="preserve">= </w:t>
                                </w:r>
                                <w:proofErr w:type="spellStart"/>
                                <w:r w:rsidRPr="00914C6C">
                                  <w:rPr>
                                    <w:color w:val="C77DBB"/>
                                  </w:rPr>
                                  <w:t>vista</w:t>
                                </w:r>
                                <w:r w:rsidRPr="00914C6C">
                                  <w:rPr>
                                    <w:color w:val="BCBEC4"/>
                                  </w:rPr>
                                  <w:t>.findViewById</w:t>
                                </w:r>
                                <w:proofErr w:type="spellEnd"/>
                                <w:r w:rsidRPr="00914C6C">
                                  <w:rPr>
                                    <w:color w:val="BCBEC4"/>
                                  </w:rPr>
                                  <w:t>(</w:t>
                                </w:r>
                                <w:proofErr w:type="spellStart"/>
                                <w:r w:rsidRPr="00914C6C">
                                  <w:rPr>
                                    <w:color w:val="BCBEC4"/>
                                  </w:rPr>
                                  <w:t>R.id.opciones_sexo</w:t>
                                </w:r>
                                <w:proofErr w:type="spellEnd"/>
                                <w:r w:rsidRPr="00914C6C">
                                  <w:rPr>
                                    <w:color w:val="BCBEC4"/>
                                  </w:rPr>
                                  <w:t>);</w:t>
                                </w:r>
                                <w:r w:rsidRPr="00914C6C">
                                  <w:rPr>
                                    <w:color w:val="BCBEC4"/>
                                  </w:rPr>
                                  <w:br/>
                                </w:r>
                                <w:r w:rsidRPr="00914C6C">
                                  <w:rPr>
                                    <w:color w:val="7A7E85"/>
                                  </w:rPr>
                                  <w:br/>
                                </w:r>
                                <w:proofErr w:type="spellStart"/>
                                <w:r w:rsidRPr="00914C6C">
                                  <w:rPr>
                                    <w:color w:val="C77DBB"/>
                                  </w:rPr>
                                  <w:t>editTextPacientSurname</w:t>
                                </w:r>
                                <w:proofErr w:type="spellEnd"/>
                                <w:r w:rsidRPr="00914C6C">
                                  <w:rPr>
                                    <w:color w:val="C77DBB"/>
                                  </w:rPr>
                                  <w:t xml:space="preserve"> </w:t>
                                </w:r>
                                <w:r w:rsidRPr="00914C6C">
                                  <w:rPr>
                                    <w:color w:val="BCBEC4"/>
                                  </w:rPr>
                                  <w:t>=(</w:t>
                                </w:r>
                                <w:proofErr w:type="spellStart"/>
                                <w:r w:rsidRPr="00914C6C">
                                  <w:rPr>
                                    <w:color w:val="BCBEC4"/>
                                  </w:rPr>
                                  <w:t>EditText</w:t>
                                </w:r>
                                <w:proofErr w:type="spellEnd"/>
                                <w:r w:rsidRPr="00914C6C">
                                  <w:rPr>
                                    <w:color w:val="BCBEC4"/>
                                  </w:rPr>
                                  <w:t xml:space="preserve">) </w:t>
                                </w:r>
                                <w:proofErr w:type="spellStart"/>
                                <w:r w:rsidRPr="00914C6C">
                                  <w:rPr>
                                    <w:color w:val="C77DBB"/>
                                  </w:rPr>
                                  <w:t>vista</w:t>
                                </w:r>
                                <w:r w:rsidRPr="00914C6C">
                                  <w:rPr>
                                    <w:color w:val="BCBEC4"/>
                                  </w:rPr>
                                  <w:t>.findViewById</w:t>
                                </w:r>
                                <w:proofErr w:type="spellEnd"/>
                                <w:r w:rsidRPr="00914C6C">
                                  <w:rPr>
                                    <w:color w:val="BCBEC4"/>
                                  </w:rPr>
                                  <w:t>(</w:t>
                                </w:r>
                                <w:proofErr w:type="spellStart"/>
                                <w:r w:rsidRPr="00914C6C">
                                  <w:rPr>
                                    <w:color w:val="BCBEC4"/>
                                  </w:rPr>
                                  <w:t>R.id.editTextSurnameFormNewPacient</w:t>
                                </w:r>
                                <w:proofErr w:type="spellEnd"/>
                                <w:r w:rsidRPr="00914C6C">
                                  <w:rPr>
                                    <w:color w:val="BCBEC4"/>
                                  </w:rPr>
                                  <w:t>);</w:t>
                                </w:r>
                              </w:ins>
                            </w:p>
                            <w:p w14:paraId="22AA5774" w14:textId="4FB48360" w:rsidR="00914C6C" w:rsidRDefault="00914C6C">
                              <w:pPr>
                                <w:rPr>
                                  <w:ins w:id="1771" w:author="Redondo García Francisco Javier" w:date="2025-09-02T09:44:00Z"/>
                                </w:rPr>
                              </w:pPr>
                            </w:p>
                          </w:txbxContent>
                        </wps:txbx>
                        <wps:bodyPr rot="0" vert="horz" wrap="square" lIns="91440" tIns="45720" rIns="91440" bIns="45720" anchor="t" anchorCtr="0">
                          <a:noAutofit/>
                        </wps:bodyPr>
                      </wps:wsp>
                    </a:graphicData>
                  </a:graphic>
                </wp:inline>
              </w:drawing>
            </mc:Choice>
            <mc:Fallback>
              <w:pict>
                <v:shape w14:anchorId="1882ABC9" id="_x0000_s1036" type="#_x0000_t202" style="width:362.5pt;height: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">
                  <v:textbox>
                    <w:txbxContent>
                      <w:p w14:paraId="61547EDC" w14:textId="56D15B33" w:rsidR="00914C6C" w:rsidRPr="00914C6C" w:rsidRDefault="00914C6C" w:rsidP="00914C6C">
                        <w:pPr>
                          <w:pStyle w:val="HTMLconformatoprevio"/>
                          <w:shd w:val="clear" w:color="auto" w:fill="1E1F22"/>
                          <w:rPr>
                            <w:ins w:id="1772" w:author="Redondo García Francisco Javier" w:date="2025-09-02T09:44:00Z"/>
                            <w:color w:val="BCBEC4"/>
                          </w:rPr>
                        </w:pPr>
                        <w:proofErr w:type="spellStart"/>
                        <w:ins w:id="1773" w:author="Redondo García Francisco Javier" w:date="2025-09-02T09:44:00Z">
                          <w:r w:rsidRPr="00914C6C">
                            <w:rPr>
                              <w:color w:val="C77DBB"/>
                            </w:rPr>
                            <w:t>editTextPacientName</w:t>
                          </w:r>
                          <w:proofErr w:type="spellEnd"/>
                          <w:r w:rsidRPr="00914C6C">
                            <w:rPr>
                              <w:color w:val="C77DBB"/>
                            </w:rPr>
                            <w:t xml:space="preserve"> </w:t>
                          </w:r>
                          <w:r w:rsidRPr="00914C6C">
                            <w:rPr>
                              <w:color w:val="BCBEC4"/>
                            </w:rPr>
                            <w:t>=(</w:t>
                          </w:r>
                          <w:proofErr w:type="spellStart"/>
                          <w:r w:rsidRPr="00914C6C">
                            <w:rPr>
                              <w:color w:val="BCBEC4"/>
                            </w:rPr>
                            <w:t>EditText</w:t>
                          </w:r>
                          <w:proofErr w:type="spellEnd"/>
                          <w:r w:rsidRPr="00914C6C">
                            <w:rPr>
                              <w:color w:val="BCBEC4"/>
                            </w:rPr>
                            <w:t xml:space="preserve">) </w:t>
                          </w:r>
                          <w:proofErr w:type="spellStart"/>
                          <w:r w:rsidRPr="00914C6C">
                            <w:rPr>
                              <w:color w:val="C77DBB"/>
                            </w:rPr>
                            <w:t>vista</w:t>
                          </w:r>
                          <w:r w:rsidRPr="00914C6C">
                            <w:rPr>
                              <w:color w:val="BCBEC4"/>
                            </w:rPr>
                            <w:t>.findViewById</w:t>
                          </w:r>
                          <w:proofErr w:type="spellEnd"/>
                          <w:r w:rsidRPr="00914C6C">
                            <w:rPr>
                              <w:color w:val="BCBEC4"/>
                            </w:rPr>
                            <w:t>(</w:t>
                          </w:r>
                          <w:proofErr w:type="spellStart"/>
                          <w:r w:rsidRPr="00914C6C">
                            <w:rPr>
                              <w:color w:val="BCBEC4"/>
                            </w:rPr>
                            <w:t>R.id.editTextNameFormNewPacient</w:t>
                          </w:r>
                          <w:proofErr w:type="spellEnd"/>
                          <w:r w:rsidRPr="00914C6C">
                            <w:rPr>
                              <w:color w:val="BCBEC4"/>
                            </w:rPr>
                            <w:t>);</w:t>
                          </w:r>
                          <w:r w:rsidRPr="00914C6C">
                            <w:rPr>
                              <w:color w:val="BCBEC4"/>
                            </w:rPr>
                            <w:br/>
                          </w:r>
                          <w:r w:rsidRPr="00914C6C">
                            <w:rPr>
                              <w:color w:val="7A7E85"/>
                            </w:rPr>
                            <w:br/>
                          </w:r>
                          <w:proofErr w:type="spellStart"/>
                          <w:r w:rsidRPr="00914C6C">
                            <w:rPr>
                              <w:color w:val="C77DBB"/>
                            </w:rPr>
                            <w:t>opcionesSexo</w:t>
                          </w:r>
                          <w:proofErr w:type="spellEnd"/>
                          <w:r w:rsidRPr="00914C6C">
                            <w:rPr>
                              <w:color w:val="C77DBB"/>
                            </w:rPr>
                            <w:t xml:space="preserve"> </w:t>
                          </w:r>
                          <w:r w:rsidRPr="00914C6C">
                            <w:rPr>
                              <w:color w:val="BCBEC4"/>
                            </w:rPr>
                            <w:t xml:space="preserve">= </w:t>
                          </w:r>
                          <w:proofErr w:type="spellStart"/>
                          <w:r w:rsidRPr="00914C6C">
                            <w:rPr>
                              <w:color w:val="C77DBB"/>
                            </w:rPr>
                            <w:t>vista</w:t>
                          </w:r>
                          <w:r w:rsidRPr="00914C6C">
                            <w:rPr>
                              <w:color w:val="BCBEC4"/>
                            </w:rPr>
                            <w:t>.findViewById</w:t>
                          </w:r>
                          <w:proofErr w:type="spellEnd"/>
                          <w:r w:rsidRPr="00914C6C">
                            <w:rPr>
                              <w:color w:val="BCBEC4"/>
                            </w:rPr>
                            <w:t>(</w:t>
                          </w:r>
                          <w:proofErr w:type="spellStart"/>
                          <w:r w:rsidRPr="00914C6C">
                            <w:rPr>
                              <w:color w:val="BCBEC4"/>
                            </w:rPr>
                            <w:t>R.id.opciones_sexo</w:t>
                          </w:r>
                          <w:proofErr w:type="spellEnd"/>
                          <w:r w:rsidRPr="00914C6C">
                            <w:rPr>
                              <w:color w:val="BCBEC4"/>
                            </w:rPr>
                            <w:t>);</w:t>
                          </w:r>
                          <w:r w:rsidRPr="00914C6C">
                            <w:rPr>
                              <w:color w:val="BCBEC4"/>
                            </w:rPr>
                            <w:br/>
                          </w:r>
                          <w:r w:rsidRPr="00914C6C">
                            <w:rPr>
                              <w:color w:val="7A7E85"/>
                            </w:rPr>
                            <w:br/>
                          </w:r>
                          <w:proofErr w:type="spellStart"/>
                          <w:r w:rsidRPr="00914C6C">
                            <w:rPr>
                              <w:color w:val="C77DBB"/>
                            </w:rPr>
                            <w:t>editTextPacientSurname</w:t>
                          </w:r>
                          <w:proofErr w:type="spellEnd"/>
                          <w:r w:rsidRPr="00914C6C">
                            <w:rPr>
                              <w:color w:val="C77DBB"/>
                            </w:rPr>
                            <w:t xml:space="preserve"> </w:t>
                          </w:r>
                          <w:r w:rsidRPr="00914C6C">
                            <w:rPr>
                              <w:color w:val="BCBEC4"/>
                            </w:rPr>
                            <w:t>=(</w:t>
                          </w:r>
                          <w:proofErr w:type="spellStart"/>
                          <w:r w:rsidRPr="00914C6C">
                            <w:rPr>
                              <w:color w:val="BCBEC4"/>
                            </w:rPr>
                            <w:t>EditText</w:t>
                          </w:r>
                          <w:proofErr w:type="spellEnd"/>
                          <w:r w:rsidRPr="00914C6C">
                            <w:rPr>
                              <w:color w:val="BCBEC4"/>
                            </w:rPr>
                            <w:t xml:space="preserve">) </w:t>
                          </w:r>
                          <w:proofErr w:type="spellStart"/>
                          <w:r w:rsidRPr="00914C6C">
                            <w:rPr>
                              <w:color w:val="C77DBB"/>
                            </w:rPr>
                            <w:t>vista</w:t>
                          </w:r>
                          <w:r w:rsidRPr="00914C6C">
                            <w:rPr>
                              <w:color w:val="BCBEC4"/>
                            </w:rPr>
                            <w:t>.findViewById</w:t>
                          </w:r>
                          <w:proofErr w:type="spellEnd"/>
                          <w:r w:rsidRPr="00914C6C">
                            <w:rPr>
                              <w:color w:val="BCBEC4"/>
                            </w:rPr>
                            <w:t>(</w:t>
                          </w:r>
                          <w:proofErr w:type="spellStart"/>
                          <w:r w:rsidRPr="00914C6C">
                            <w:rPr>
                              <w:color w:val="BCBEC4"/>
                            </w:rPr>
                            <w:t>R.id.editTextSurnameFormNewPacient</w:t>
                          </w:r>
                          <w:proofErr w:type="spellEnd"/>
                          <w:r w:rsidRPr="00914C6C">
                            <w:rPr>
                              <w:color w:val="BCBEC4"/>
                            </w:rPr>
                            <w:t>);</w:t>
                          </w:r>
                        </w:ins>
                      </w:p>
                      <w:p w14:paraId="22AA5774" w14:textId="4FB48360" w:rsidR="00914C6C" w:rsidRDefault="00914C6C">
                        <w:pPr>
                          <w:rPr>
                            <w:ins w:id="1774" w:author="Redondo García Francisco Javier" w:date="2025-09-02T09:44:00Z"/>
                          </w:rPr>
                        </w:pPr>
                      </w:p>
                    </w:txbxContent>
                  </v:textbox>
                  <w10:anchorlock/>
                </v:shape>
              </w:pict>
            </mc:Fallback>
          </mc:AlternateContent>
        </w:r>
      </w:ins>
    </w:p>
    <w:p w14:paraId="4670A35C" w14:textId="01267C8A" w:rsidR="00914C6C" w:rsidRDefault="00EF6024" w:rsidP="00EF6024">
      <w:pPr>
        <w:pStyle w:val="Descripcin"/>
        <w:jc w:val="center"/>
      </w:pPr>
      <w:bookmarkStart w:id="1775" w:name="_Toc207315043"/>
      <w:bookmarkStart w:id="1776" w:name="_Toc202786470"/>
      <w:r>
        <w:t xml:space="preserve">Listado </w:t>
      </w:r>
      <w:r w:rsidR="00DE1F43">
        <w:fldChar w:fldCharType="begin"/>
      </w:r>
      <w:r w:rsidR="00DE1F43">
        <w:instrText xml:space="preserve"> SEQ Listado \* ARABIC </w:instrText>
      </w:r>
      <w:r w:rsidR="00DE1F43">
        <w:fldChar w:fldCharType="separate"/>
      </w:r>
      <w:r w:rsidR="0020779A">
        <w:rPr>
          <w:noProof/>
        </w:rPr>
        <w:t>1</w:t>
      </w:r>
      <w:r w:rsidR="00DE1F43">
        <w:rPr>
          <w:noProof/>
        </w:rPr>
        <w:fldChar w:fldCharType="end"/>
      </w:r>
      <w:r>
        <w:t xml:space="preserve"> - </w:t>
      </w:r>
      <w:proofErr w:type="spellStart"/>
      <w:r>
        <w:t>findViewById</w:t>
      </w:r>
      <w:bookmarkEnd w:id="1775"/>
      <w:bookmarkEnd w:id="1776"/>
      <w:proofErr w:type="spellEnd"/>
    </w:p>
    <w:p w14:paraId="6935855C" w14:textId="011015C7" w:rsidR="00914C6C" w:rsidRDefault="00914C6C" w:rsidP="00077AA5"/>
    <w:p w14:paraId="409E229C" w14:textId="29902178" w:rsidR="004C7B4C" w:rsidRDefault="00A4147D" w:rsidP="00A4147D">
      <w:pPr>
        <w:pStyle w:val="Ttulo5"/>
      </w:pPr>
      <w:bookmarkStart w:id="1777" w:name="_Toc207317124"/>
      <w:r>
        <w:t>5.</w:t>
      </w:r>
      <w:r w:rsidR="004C7B4C">
        <w:t>3.2.1.2. Generación automática de número de historial</w:t>
      </w:r>
      <w:bookmarkEnd w:id="1777"/>
    </w:p>
    <w:p w14:paraId="0D844DE0" w14:textId="700DBEF6" w:rsidR="004C7B4C" w:rsidRDefault="004C7B4C" w:rsidP="00077AA5">
      <w:r>
        <w:t xml:space="preserve">Con el objetivo de proporcionar a cada paciente un número de historial único, este fragmento lee de </w:t>
      </w:r>
      <w:proofErr w:type="spellStart"/>
      <w:r w:rsidR="009E68FF">
        <w:t>F</w:t>
      </w:r>
      <w:r>
        <w:t>irebase</w:t>
      </w:r>
      <w:proofErr w:type="spellEnd"/>
      <w:r>
        <w:t xml:space="preserve"> los pacientes ya registrados, y a partir de ahí, genera de forma automática un nuevo </w:t>
      </w:r>
      <w:r w:rsidR="00365175">
        <w:t>identificador (por ejemplo, VGI0025) para el nuevo paciente.</w:t>
      </w:r>
    </w:p>
    <w:p w14:paraId="78E70323" w14:textId="77777777" w:rsidR="003A4105" w:rsidRDefault="00365175" w:rsidP="003A4105">
      <w:pPr>
        <w:keepNext/>
        <w:rPr>
          <w:del w:id="1778" w:author="Redondo García Francisco Javier" w:date="2025-09-02T09:44:00Z"/>
        </w:rPr>
      </w:pPr>
      <w:del w:id="1779" w:author="Redondo García Francisco Javier" w:date="2025-09-02T09:44:00Z">
        <w:r>
          <w:rPr>
            <w:noProof/>
          </w:rPr>
          <w:lastRenderedPageBreak/>
          <mc:AlternateContent>
            <mc:Choice Requires="wps">
              <w:drawing>
                <wp:inline distT="0" distB="0" distL="0" distR="0" wp14:anchorId="51704BCD" wp14:editId="5C18DB80">
                  <wp:extent cx="5537606" cy="4095750"/>
                  <wp:effectExtent l="0" t="0" r="25400" b="19050"/>
                  <wp:docPr id="19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7606" cy="4095750"/>
                          </a:xfrm>
                          <a:prstGeom prst="rect">
                            <a:avLst/>
                          </a:prstGeom>
                          <a:solidFill>
                            <a:srgbClr val="FFFFFF"/>
                          </a:solidFill>
                          <a:ln w="9525">
                            <a:solidFill>
                              <a:srgbClr val="000000"/>
                            </a:solidFill>
                            <a:miter lim="800000"/>
                            <a:headEnd/>
                            <a:tailEnd/>
                          </a:ln>
                        </wps:spPr>
                        <wps:txbx>
                          <w:txbxContent>
                            <w:p w14:paraId="68ADAAB5" w14:textId="77777777" w:rsidR="009C2407" w:rsidRDefault="00365175" w:rsidP="00BF32BD">
                              <w:pPr>
                                <w:pStyle w:val="HTMLconformatoprevio"/>
                                <w:shd w:val="clear" w:color="auto" w:fill="1E1F22"/>
                                <w:jc w:val="left"/>
                                <w:rPr>
                                  <w:del w:id="1780" w:author="Redondo García Francisco Javier" w:date="2025-09-02T09:44:00Z"/>
                                  <w:color w:val="BCBEC4"/>
                                </w:rPr>
                              </w:pPr>
                              <w:del w:id="1781" w:author="Redondo García Francisco Javier" w:date="2025-09-02T09:44:00Z">
                                <w:r>
                                  <w:rPr>
                                    <w:color w:val="C77DBB"/>
                                  </w:rPr>
                                  <w:delText>mDatabasePatients</w:delText>
                                </w:r>
                                <w:r>
                                  <w:rPr>
                                    <w:color w:val="BCBEC4"/>
                                  </w:rPr>
                                  <w:delText>.addValueEventListener(</w:delText>
                                </w:r>
                                <w:r>
                                  <w:rPr>
                                    <w:color w:val="CF8E6D"/>
                                  </w:rPr>
                                  <w:delText xml:space="preserve">new </w:delText>
                                </w:r>
                                <w:r>
                                  <w:rPr>
                                    <w:color w:val="BCBEC4"/>
                                  </w:rPr>
                                  <w:delText>ValueEventListener() {</w:delText>
                                </w:r>
                                <w:r>
                                  <w:rPr>
                                    <w:color w:val="BCBEC4"/>
                                  </w:rPr>
                                  <w:br/>
                                  <w:delText xml:space="preserve">    </w:delText>
                                </w:r>
                                <w:r>
                                  <w:rPr>
                                    <w:color w:val="B3AE60"/>
                                  </w:rPr>
                                  <w:delText>@Override</w:delText>
                                </w:r>
                                <w:r>
                                  <w:rPr>
                                    <w:color w:val="B3AE60"/>
                                  </w:rPr>
                                  <w:br/>
                                  <w:delText xml:space="preserve">    </w:delText>
                                </w:r>
                                <w:r>
                                  <w:rPr>
                                    <w:color w:val="CF8E6D"/>
                                  </w:rPr>
                                  <w:delText xml:space="preserve">public void </w:delText>
                                </w:r>
                                <w:r>
                                  <w:rPr>
                                    <w:color w:val="56A8F5"/>
                                  </w:rPr>
                                  <w:delText>onDataChange</w:delText>
                                </w:r>
                                <w:r>
                                  <w:rPr>
                                    <w:color w:val="BCBEC4"/>
                                  </w:rPr>
                                  <w:delText>(</w:delText>
                                </w:r>
                                <w:r>
                                  <w:rPr>
                                    <w:color w:val="B3AE60"/>
                                  </w:rPr>
                                  <w:delText xml:space="preserve">@NonNull </w:delText>
                                </w:r>
                                <w:r>
                                  <w:rPr>
                                    <w:color w:val="BCBEC4"/>
                                  </w:rPr>
                                  <w:delText>DataSnapshot dataSnapshot) {</w:delText>
                                </w:r>
                                <w:r>
                                  <w:rPr>
                                    <w:color w:val="BCBEC4"/>
                                  </w:rPr>
                                  <w:br/>
                                  <w:delText xml:space="preserve">        </w:delText>
                                </w:r>
                                <w:r>
                                  <w:rPr>
                                    <w:color w:val="C77DBB"/>
                                  </w:rPr>
                                  <w:delText xml:space="preserve">count </w:delText>
                                </w:r>
                                <w:r>
                                  <w:rPr>
                                    <w:color w:val="BCBEC4"/>
                                  </w:rPr>
                                  <w:delText>= dataSnapshot.getChildrenCount();</w:delText>
                                </w:r>
                                <w:r>
                                  <w:rPr>
                                    <w:color w:val="7A7E85"/>
                                  </w:rPr>
                                  <w:br/>
                                  <w:delText xml:space="preserve">        </w:delText>
                                </w:r>
                                <w:r>
                                  <w:rPr>
                                    <w:color w:val="CF8E6D"/>
                                  </w:rPr>
                                  <w:delText xml:space="preserve">if </w:delText>
                                </w:r>
                                <w:r>
                                  <w:rPr>
                                    <w:color w:val="BCBEC4"/>
                                  </w:rPr>
                                  <w:delText>(dataSnapshot.exists()){</w:delText>
                                </w:r>
                                <w:r>
                                  <w:rPr>
                                    <w:color w:val="BCBEC4"/>
                                  </w:rPr>
                                  <w:br/>
                                  <w:delText xml:space="preserve">            Query lastQuery = </w:delText>
                                </w:r>
                              </w:del>
                            </w:p>
                            <w:p w14:paraId="697ACFF9" w14:textId="77777777" w:rsidR="009C2407" w:rsidRPr="009B0570" w:rsidRDefault="009C2407" w:rsidP="00BF32BD">
                              <w:pPr>
                                <w:pStyle w:val="HTMLconformatoprevio"/>
                                <w:shd w:val="clear" w:color="auto" w:fill="1E1F22"/>
                                <w:jc w:val="left"/>
                                <w:rPr>
                                  <w:del w:id="1782" w:author="Redondo García Francisco Javier" w:date="2025-09-02T09:44:00Z"/>
                                  <w:color w:val="BCBEC4"/>
                                  <w:lang w:val="en-US"/>
                                </w:rPr>
                              </w:pPr>
                              <w:del w:id="1783" w:author="Redondo García Francisco Javier" w:date="2025-09-02T09:44:00Z">
                                <w:r>
                                  <w:rPr>
                                    <w:color w:val="BCBEC4"/>
                                  </w:rPr>
                                  <w:tab/>
                                </w:r>
                                <w:r>
                                  <w:rPr>
                                    <w:color w:val="BCBEC4"/>
                                  </w:rPr>
                                  <w:tab/>
                                </w:r>
                                <w:r w:rsidR="00365175" w:rsidRPr="009B0570">
                                  <w:rPr>
                                    <w:color w:val="C77DBB"/>
                                    <w:lang w:val="en-US"/>
                                  </w:rPr>
                                  <w:delText>mDatabasePatients</w:delText>
                                </w:r>
                                <w:r w:rsidR="00365175" w:rsidRPr="009B0570">
                                  <w:rPr>
                                    <w:color w:val="BCBEC4"/>
                                    <w:lang w:val="en-US"/>
                                  </w:rPr>
                                  <w:delText>.orderByKey().limitToLast(</w:delText>
                                </w:r>
                                <w:r w:rsidR="00365175" w:rsidRPr="009B0570">
                                  <w:rPr>
                                    <w:color w:val="2AACB8"/>
                                    <w:lang w:val="en-US"/>
                                  </w:rPr>
                                  <w:delText>1</w:delText>
                                </w:r>
                                <w:r w:rsidR="00365175" w:rsidRPr="009B0570">
                                  <w:rPr>
                                    <w:color w:val="BCBEC4"/>
                                    <w:lang w:val="en-US"/>
                                  </w:rPr>
                                  <w:delText>);</w:delText>
                                </w:r>
                                <w:r w:rsidR="00365175" w:rsidRPr="009B0570">
                                  <w:rPr>
                                    <w:color w:val="BCBEC4"/>
                                    <w:lang w:val="en-US"/>
                                  </w:rPr>
                                  <w:br/>
                                  <w:delText xml:space="preserve">            lastQuery.addListenerForSingleValueEvent(</w:delText>
                                </w:r>
                              </w:del>
                            </w:p>
                            <w:p w14:paraId="27897BB8" w14:textId="77777777" w:rsidR="00077753" w:rsidRPr="009B0570" w:rsidRDefault="009C2407" w:rsidP="00BF32BD">
                              <w:pPr>
                                <w:pStyle w:val="HTMLconformatoprevio"/>
                                <w:shd w:val="clear" w:color="auto" w:fill="1E1F22"/>
                                <w:jc w:val="left"/>
                                <w:rPr>
                                  <w:del w:id="1784" w:author="Redondo García Francisco Javier" w:date="2025-09-02T09:44:00Z"/>
                                  <w:color w:val="B3AE60"/>
                                  <w:lang w:val="en-US"/>
                                </w:rPr>
                              </w:pPr>
                              <w:del w:id="1785" w:author="Redondo García Francisco Javier" w:date="2025-09-02T09:44:00Z">
                                <w:r w:rsidRPr="009B0570">
                                  <w:rPr>
                                    <w:color w:val="BCBEC4"/>
                                    <w:lang w:val="en-US"/>
                                  </w:rPr>
                                  <w:tab/>
                                </w:r>
                                <w:r w:rsidRPr="009B0570">
                                  <w:rPr>
                                    <w:color w:val="BCBEC4"/>
                                    <w:lang w:val="en-US"/>
                                  </w:rPr>
                                  <w:tab/>
                                </w:r>
                                <w:r w:rsidRPr="009B0570">
                                  <w:rPr>
                                    <w:color w:val="BCBEC4"/>
                                    <w:lang w:val="en-US"/>
                                  </w:rPr>
                                  <w:tab/>
                                </w:r>
                                <w:r w:rsidR="00365175" w:rsidRPr="009B0570">
                                  <w:rPr>
                                    <w:color w:val="CF8E6D"/>
                                    <w:lang w:val="en-US"/>
                                  </w:rPr>
                                  <w:delText xml:space="preserve">new </w:delText>
                                </w:r>
                                <w:r w:rsidR="00365175" w:rsidRPr="009B0570">
                                  <w:rPr>
                                    <w:color w:val="BCBEC4"/>
                                    <w:lang w:val="en-US"/>
                                  </w:rPr>
                                  <w:delText>ValueEventListener() {</w:delText>
                                </w:r>
                                <w:r w:rsidR="00365175" w:rsidRPr="009B0570">
                                  <w:rPr>
                                    <w:color w:val="BCBEC4"/>
                                    <w:lang w:val="en-US"/>
                                  </w:rPr>
                                  <w:br/>
                                  <w:delText xml:space="preserve">                    </w:delText>
                                </w:r>
                                <w:r w:rsidRPr="009B0570">
                                  <w:rPr>
                                    <w:color w:val="BCBEC4"/>
                                    <w:lang w:val="en-US"/>
                                  </w:rPr>
                                  <w:tab/>
                                </w:r>
                                <w:r w:rsidRPr="009B0570">
                                  <w:rPr>
                                    <w:color w:val="BCBEC4"/>
                                    <w:lang w:val="en-US"/>
                                  </w:rPr>
                                  <w:tab/>
                                </w:r>
                                <w:r w:rsidR="00365175" w:rsidRPr="009B0570">
                                  <w:rPr>
                                    <w:color w:val="B3AE60"/>
                                    <w:lang w:val="en-US"/>
                                  </w:rPr>
                                  <w:delText>@Override</w:delText>
                                </w:r>
                                <w:r w:rsidR="00365175" w:rsidRPr="009B0570">
                                  <w:rPr>
                                    <w:color w:val="B3AE60"/>
                                    <w:lang w:val="en-US"/>
                                  </w:rPr>
                                  <w:br/>
                                  <w:delText xml:space="preserve">                    </w:delText>
                                </w:r>
                                <w:r w:rsidRPr="009B0570">
                                  <w:rPr>
                                    <w:color w:val="B3AE60"/>
                                    <w:lang w:val="en-US"/>
                                  </w:rPr>
                                  <w:tab/>
                                </w:r>
                                <w:r w:rsidRPr="009B0570">
                                  <w:rPr>
                                    <w:color w:val="B3AE60"/>
                                    <w:lang w:val="en-US"/>
                                  </w:rPr>
                                  <w:tab/>
                                </w:r>
                                <w:r w:rsidR="00365175" w:rsidRPr="009B0570">
                                  <w:rPr>
                                    <w:color w:val="CF8E6D"/>
                                    <w:lang w:val="en-US"/>
                                  </w:rPr>
                                  <w:delText xml:space="preserve">public void </w:delText>
                                </w:r>
                                <w:r w:rsidR="00365175" w:rsidRPr="009B0570">
                                  <w:rPr>
                                    <w:color w:val="56A8F5"/>
                                    <w:lang w:val="en-US"/>
                                  </w:rPr>
                                  <w:delText>onDataChange</w:delText>
                                </w:r>
                                <w:r w:rsidR="00365175" w:rsidRPr="009B0570">
                                  <w:rPr>
                                    <w:color w:val="BCBEC4"/>
                                    <w:lang w:val="en-US"/>
                                  </w:rPr>
                                  <w:delText>(</w:delText>
                                </w:r>
                                <w:r w:rsidR="00365175" w:rsidRPr="009B0570">
                                  <w:rPr>
                                    <w:color w:val="B3AE60"/>
                                    <w:lang w:val="en-US"/>
                                  </w:rPr>
                                  <w:delText xml:space="preserve">@NonNull </w:delText>
                                </w:r>
                              </w:del>
                            </w:p>
                            <w:p w14:paraId="605C09C6" w14:textId="77777777" w:rsidR="00077753" w:rsidRDefault="00077753" w:rsidP="00BF32BD">
                              <w:pPr>
                                <w:pStyle w:val="HTMLconformatoprevio"/>
                                <w:shd w:val="clear" w:color="auto" w:fill="1E1F22"/>
                                <w:jc w:val="left"/>
                                <w:rPr>
                                  <w:del w:id="1786" w:author="Redondo García Francisco Javier" w:date="2025-09-02T09:44:00Z"/>
                                  <w:color w:val="BCBEC4"/>
                                  <w:lang w:val="en-US"/>
                                </w:rPr>
                              </w:pPr>
                              <w:del w:id="1787" w:author="Redondo García Francisco Javier" w:date="2025-09-02T09:44:00Z">
                                <w:r w:rsidRPr="009B0570">
                                  <w:rPr>
                                    <w:color w:val="B3AE60"/>
                                    <w:lang w:val="en-US"/>
                                  </w:rPr>
                                  <w:tab/>
                                </w:r>
                                <w:r w:rsidRPr="009B0570">
                                  <w:rPr>
                                    <w:color w:val="B3AE60"/>
                                    <w:lang w:val="en-US"/>
                                  </w:rPr>
                                  <w:tab/>
                                </w:r>
                                <w:r w:rsidRPr="009B0570">
                                  <w:rPr>
                                    <w:color w:val="B3AE60"/>
                                    <w:lang w:val="en-US"/>
                                  </w:rPr>
                                  <w:tab/>
                                </w:r>
                                <w:r w:rsidRPr="009B0570">
                                  <w:rPr>
                                    <w:color w:val="B3AE60"/>
                                    <w:lang w:val="en-US"/>
                                  </w:rPr>
                                  <w:tab/>
                                </w:r>
                                <w:r w:rsidRPr="009B0570">
                                  <w:rPr>
                                    <w:color w:val="B3AE60"/>
                                    <w:lang w:val="en-US"/>
                                  </w:rPr>
                                  <w:tab/>
                                </w:r>
                                <w:r w:rsidR="00365175" w:rsidRPr="009B0570">
                                  <w:rPr>
                                    <w:color w:val="BCBEC4"/>
                                    <w:lang w:val="en-US"/>
                                  </w:rPr>
                                  <w:delText>DataSnapshot dataSnapshot) {</w:delText>
                                </w:r>
                                <w:r w:rsidR="00365175" w:rsidRPr="009B0570">
                                  <w:rPr>
                                    <w:color w:val="BCBEC4"/>
                                    <w:lang w:val="en-US"/>
                                  </w:rPr>
                                  <w:br/>
                                  <w:delText xml:space="preserve">                        </w:delText>
                                </w:r>
                                <w:r>
                                  <w:rPr>
                                    <w:color w:val="BCBEC4"/>
                                    <w:lang w:val="en-US"/>
                                  </w:rPr>
                                  <w:tab/>
                                  <w:delText xml:space="preserve">  </w:delText>
                                </w:r>
                                <w:r w:rsidR="00365175" w:rsidRPr="009B0570">
                                  <w:rPr>
                                    <w:color w:val="CF8E6D"/>
                                    <w:lang w:val="en-US"/>
                                  </w:rPr>
                                  <w:delText xml:space="preserve">for </w:delText>
                                </w:r>
                                <w:r w:rsidR="00365175" w:rsidRPr="009B0570">
                                  <w:rPr>
                                    <w:color w:val="BCBEC4"/>
                                    <w:lang w:val="en-US"/>
                                  </w:rPr>
                                  <w:delText xml:space="preserve">(DataSnapshot child: </w:delText>
                                </w:r>
                              </w:del>
                            </w:p>
                            <w:p w14:paraId="45EFD928" w14:textId="77777777" w:rsidR="00077753" w:rsidRDefault="00077753" w:rsidP="00BF32BD">
                              <w:pPr>
                                <w:pStyle w:val="HTMLconformatoprevio"/>
                                <w:shd w:val="clear" w:color="auto" w:fill="1E1F22"/>
                                <w:jc w:val="left"/>
                                <w:rPr>
                                  <w:del w:id="1788" w:author="Redondo García Francisco Javier" w:date="2025-09-02T09:44:00Z"/>
                                  <w:color w:val="BCBEC4"/>
                                  <w:lang w:val="en-US"/>
                                </w:rPr>
                              </w:pPr>
                              <w:del w:id="1789" w:author="Redondo García Francisco Javier" w:date="2025-09-02T09:44:00Z">
                                <w:r>
                                  <w:rPr>
                                    <w:color w:val="BCBEC4"/>
                                    <w:lang w:val="en-US"/>
                                  </w:rPr>
                                  <w:tab/>
                                </w:r>
                                <w:r>
                                  <w:rPr>
                                    <w:color w:val="BCBEC4"/>
                                    <w:lang w:val="en-US"/>
                                  </w:rPr>
                                  <w:tab/>
                                </w:r>
                                <w:r>
                                  <w:rPr>
                                    <w:color w:val="BCBEC4"/>
                                    <w:lang w:val="en-US"/>
                                  </w:rPr>
                                  <w:tab/>
                                </w:r>
                                <w:r>
                                  <w:rPr>
                                    <w:color w:val="BCBEC4"/>
                                    <w:lang w:val="en-US"/>
                                  </w:rPr>
                                  <w:tab/>
                                </w:r>
                                <w:r>
                                  <w:rPr>
                                    <w:color w:val="BCBEC4"/>
                                    <w:lang w:val="en-US"/>
                                  </w:rPr>
                                  <w:tab/>
                                </w:r>
                                <w:r w:rsidR="00365175" w:rsidRPr="009B0570">
                                  <w:rPr>
                                    <w:color w:val="BCBEC4"/>
                                    <w:lang w:val="en-US"/>
                                  </w:rPr>
                                  <w:delText>dataSnapshot.getChildren()){</w:delText>
                                </w:r>
                                <w:r w:rsidR="00365175" w:rsidRPr="009B0570">
                                  <w:rPr>
                                    <w:color w:val="BCBEC4"/>
                                    <w:lang w:val="en-US"/>
                                  </w:rPr>
                                  <w:br/>
                                  <w:delText xml:space="preserve">                            </w:delText>
                                </w:r>
                                <w:r>
                                  <w:rPr>
                                    <w:color w:val="BCBEC4"/>
                                    <w:lang w:val="en-US"/>
                                  </w:rPr>
                                  <w:tab/>
                                </w:r>
                                <w:r>
                                  <w:rPr>
                                    <w:color w:val="BCBEC4"/>
                                    <w:lang w:val="en-US"/>
                                  </w:rPr>
                                  <w:tab/>
                                </w:r>
                                <w:r w:rsidR="00365175" w:rsidRPr="009B0570">
                                  <w:rPr>
                                    <w:color w:val="C77DBB"/>
                                    <w:lang w:val="en-US"/>
                                  </w:rPr>
                                  <w:delText xml:space="preserve">idMedicalRecord </w:delText>
                                </w:r>
                                <w:r w:rsidR="00365175" w:rsidRPr="009B0570">
                                  <w:rPr>
                                    <w:color w:val="BCBEC4"/>
                                    <w:lang w:val="en-US"/>
                                  </w:rPr>
                                  <w:delText>= child</w:delText>
                                </w:r>
                              </w:del>
                            </w:p>
                            <w:p w14:paraId="1D6AA069" w14:textId="77777777" w:rsidR="00077753" w:rsidRDefault="00077753" w:rsidP="00BF32BD">
                              <w:pPr>
                                <w:pStyle w:val="HTMLconformatoprevio"/>
                                <w:shd w:val="clear" w:color="auto" w:fill="1E1F22"/>
                                <w:jc w:val="left"/>
                                <w:rPr>
                                  <w:del w:id="1790" w:author="Redondo García Francisco Javier" w:date="2025-09-02T09:44:00Z"/>
                                  <w:color w:val="BCBEC4"/>
                                  <w:lang w:val="en-US"/>
                                </w:rPr>
                              </w:pPr>
                              <w:del w:id="1791" w:author="Redondo García Francisco Javier" w:date="2025-09-02T09:44:00Z">
                                <w:r>
                                  <w:rPr>
                                    <w:color w:val="BCBEC4"/>
                                    <w:lang w:val="en-US"/>
                                  </w:rPr>
                                  <w:tab/>
                                </w:r>
                                <w:r>
                                  <w:rPr>
                                    <w:color w:val="BCBEC4"/>
                                    <w:lang w:val="en-US"/>
                                  </w:rPr>
                                  <w:tab/>
                                </w:r>
                                <w:r>
                                  <w:rPr>
                                    <w:color w:val="BCBEC4"/>
                                    <w:lang w:val="en-US"/>
                                  </w:rPr>
                                  <w:tab/>
                                </w:r>
                                <w:r>
                                  <w:rPr>
                                    <w:color w:val="BCBEC4"/>
                                    <w:lang w:val="en-US"/>
                                  </w:rPr>
                                  <w:tab/>
                                </w:r>
                                <w:r>
                                  <w:rPr>
                                    <w:color w:val="BCBEC4"/>
                                    <w:lang w:val="en-US"/>
                                  </w:rPr>
                                  <w:tab/>
                                </w:r>
                                <w:r w:rsidR="00452D06">
                                  <w:rPr>
                                    <w:color w:val="BCBEC4"/>
                                    <w:lang w:val="en-US"/>
                                  </w:rPr>
                                  <w:delText xml:space="preserve">   </w:delText>
                                </w:r>
                                <w:r w:rsidR="00365175" w:rsidRPr="009B0570">
                                  <w:rPr>
                                    <w:color w:val="BCBEC4"/>
                                    <w:lang w:val="en-US"/>
                                  </w:rPr>
                                  <w:delText>.child(</w:delText>
                                </w:r>
                                <w:r w:rsidR="00365175" w:rsidRPr="009B0570">
                                  <w:rPr>
                                    <w:color w:val="6AAB73"/>
                                    <w:lang w:val="en-US"/>
                                  </w:rPr>
                                  <w:delText>"ABnumHistorial"</w:delText>
                                </w:r>
                                <w:r w:rsidR="00365175" w:rsidRPr="009B0570">
                                  <w:rPr>
                                    <w:color w:val="BCBEC4"/>
                                    <w:lang w:val="en-US"/>
                                  </w:rPr>
                                  <w:delText>)</w:delText>
                                </w:r>
                              </w:del>
                            </w:p>
                            <w:p w14:paraId="1E989D8F" w14:textId="77777777" w:rsidR="00452D06" w:rsidRDefault="00452D06" w:rsidP="00BF32BD">
                              <w:pPr>
                                <w:pStyle w:val="HTMLconformatoprevio"/>
                                <w:shd w:val="clear" w:color="auto" w:fill="1E1F22"/>
                                <w:jc w:val="left"/>
                                <w:rPr>
                                  <w:del w:id="1792" w:author="Redondo García Francisco Javier" w:date="2025-09-02T09:44:00Z"/>
                                  <w:color w:val="BCBEC4"/>
                                  <w:lang w:val="en-US"/>
                                </w:rPr>
                              </w:pPr>
                              <w:del w:id="1793" w:author="Redondo García Francisco Javier" w:date="2025-09-02T09:44:00Z">
                                <w:r>
                                  <w:rPr>
                                    <w:color w:val="BCBEC4"/>
                                    <w:lang w:val="en-US"/>
                                  </w:rPr>
                                  <w:tab/>
                                </w:r>
                                <w:r>
                                  <w:rPr>
                                    <w:color w:val="BCBEC4"/>
                                    <w:lang w:val="en-US"/>
                                  </w:rPr>
                                  <w:tab/>
                                </w:r>
                                <w:r>
                                  <w:rPr>
                                    <w:color w:val="BCBEC4"/>
                                    <w:lang w:val="en-US"/>
                                  </w:rPr>
                                  <w:tab/>
                                </w:r>
                                <w:r>
                                  <w:rPr>
                                    <w:color w:val="BCBEC4"/>
                                    <w:lang w:val="en-US"/>
                                  </w:rPr>
                                  <w:tab/>
                                </w:r>
                                <w:r>
                                  <w:rPr>
                                    <w:color w:val="BCBEC4"/>
                                    <w:lang w:val="en-US"/>
                                  </w:rPr>
                                  <w:tab/>
                                  <w:delText xml:space="preserve">   </w:delText>
                                </w:r>
                                <w:r w:rsidR="00365175" w:rsidRPr="009B0570">
                                  <w:rPr>
                                    <w:color w:val="BCBEC4"/>
                                    <w:lang w:val="en-US"/>
                                  </w:rPr>
                                  <w:delText>.getValue().toString();</w:delText>
                                </w:r>
                                <w:r w:rsidR="00365175" w:rsidRPr="009B0570">
                                  <w:rPr>
                                    <w:color w:val="BCBEC4"/>
                                    <w:lang w:val="en-US"/>
                                  </w:rPr>
                                  <w:br/>
                                  <w:delText xml:space="preserve">                            </w:delText>
                                </w:r>
                                <w:r>
                                  <w:rPr>
                                    <w:color w:val="BCBEC4"/>
                                    <w:lang w:val="en-US"/>
                                  </w:rPr>
                                  <w:tab/>
                                </w:r>
                                <w:r>
                                  <w:rPr>
                                    <w:color w:val="BCBEC4"/>
                                    <w:lang w:val="en-US"/>
                                  </w:rPr>
                                  <w:tab/>
                                </w:r>
                                <w:r w:rsidR="00365175" w:rsidRPr="009B0570">
                                  <w:rPr>
                                    <w:color w:val="C77DBB"/>
                                    <w:lang w:val="en-US"/>
                                  </w:rPr>
                                  <w:delText xml:space="preserve">digitsMR </w:delText>
                                </w:r>
                                <w:r w:rsidR="00365175" w:rsidRPr="009B0570">
                                  <w:rPr>
                                    <w:color w:val="BCBEC4"/>
                                    <w:lang w:val="en-US"/>
                                  </w:rPr>
                                  <w:delText>= VgiUtils</w:delText>
                                </w:r>
                              </w:del>
                            </w:p>
                            <w:p w14:paraId="5FE14061" w14:textId="77777777" w:rsidR="00365175" w:rsidRPr="009B0570" w:rsidRDefault="00452D06" w:rsidP="00BF32BD">
                              <w:pPr>
                                <w:pStyle w:val="HTMLconformatoprevio"/>
                                <w:shd w:val="clear" w:color="auto" w:fill="1E1F22"/>
                                <w:jc w:val="left"/>
                                <w:rPr>
                                  <w:del w:id="1794" w:author="Redondo García Francisco Javier" w:date="2025-09-02T09:44:00Z"/>
                                  <w:color w:val="BCBEC4"/>
                                  <w:lang w:val="en-US"/>
                                </w:rPr>
                              </w:pPr>
                              <w:del w:id="1795" w:author="Redondo García Francisco Javier" w:date="2025-09-02T09:44:00Z">
                                <w:r>
                                  <w:rPr>
                                    <w:color w:val="BCBEC4"/>
                                    <w:lang w:val="en-US"/>
                                  </w:rPr>
                                  <w:tab/>
                                </w:r>
                                <w:r>
                                  <w:rPr>
                                    <w:color w:val="BCBEC4"/>
                                    <w:lang w:val="en-US"/>
                                  </w:rPr>
                                  <w:tab/>
                                </w:r>
                                <w:r w:rsidR="00365175" w:rsidRPr="009B0570">
                                  <w:rPr>
                                    <w:color w:val="BCBEC4"/>
                                    <w:lang w:val="en-US"/>
                                  </w:rPr>
                                  <w:delText>.</w:delText>
                                </w:r>
                                <w:r w:rsidR="00365175" w:rsidRPr="009B0570">
                                  <w:rPr>
                                    <w:i/>
                                    <w:iCs/>
                                    <w:color w:val="BCBEC4"/>
                                    <w:lang w:val="en-US"/>
                                  </w:rPr>
                                  <w:delText>extractDigitsFromIDMedicalRecord</w:delText>
                                </w:r>
                                <w:r w:rsidR="00365175" w:rsidRPr="009B0570">
                                  <w:rPr>
                                    <w:color w:val="BCBEC4"/>
                                    <w:lang w:val="en-US"/>
                                  </w:rPr>
                                  <w:delText>(</w:delText>
                                </w:r>
                                <w:r w:rsidR="00365175" w:rsidRPr="009B0570">
                                  <w:rPr>
                                    <w:color w:val="C77DBB"/>
                                    <w:lang w:val="en-US"/>
                                  </w:rPr>
                                  <w:delText>idMedicalRecord</w:delText>
                                </w:r>
                                <w:r w:rsidR="00365175" w:rsidRPr="009B0570">
                                  <w:rPr>
                                    <w:color w:val="BCBEC4"/>
                                    <w:lang w:val="en-US"/>
                                  </w:rPr>
                                  <w:delText>);</w:delText>
                                </w:r>
                                <w:r w:rsidR="00365175" w:rsidRPr="009B0570">
                                  <w:rPr>
                                    <w:color w:val="BCBEC4"/>
                                    <w:lang w:val="en-US"/>
                                  </w:rPr>
                                  <w:br/>
                                  <w:delText xml:space="preserve">                            </w:delText>
                                </w:r>
                                <w:r>
                                  <w:rPr>
                                    <w:color w:val="BCBEC4"/>
                                    <w:lang w:val="en-US"/>
                                  </w:rPr>
                                  <w:tab/>
                                </w:r>
                                <w:r>
                                  <w:rPr>
                                    <w:color w:val="BCBEC4"/>
                                    <w:lang w:val="en-US"/>
                                  </w:rPr>
                                  <w:tab/>
                                </w:r>
                                <w:r w:rsidR="00365175" w:rsidRPr="009B0570">
                                  <w:rPr>
                                    <w:color w:val="C77DBB"/>
                                    <w:lang w:val="en-US"/>
                                  </w:rPr>
                                  <w:delText xml:space="preserve">idMedicalRecord </w:delText>
                                </w:r>
                                <w:r w:rsidR="00365175" w:rsidRPr="009B0570">
                                  <w:rPr>
                                    <w:color w:val="BCBEC4"/>
                                    <w:lang w:val="en-US"/>
                                  </w:rPr>
                                  <w:delText>= VgiUtils.</w:delText>
                                </w:r>
                                <w:r w:rsidR="00365175" w:rsidRPr="009B0570">
                                  <w:rPr>
                                    <w:i/>
                                    <w:iCs/>
                                    <w:color w:val="BCBEC4"/>
                                    <w:lang w:val="en-US"/>
                                  </w:rPr>
                                  <w:delText>getNewIDMedicalRecord</w:delText>
                                </w:r>
                                <w:r w:rsidR="00365175" w:rsidRPr="009B0570">
                                  <w:rPr>
                                    <w:color w:val="BCBEC4"/>
                                    <w:lang w:val="en-US"/>
                                  </w:rPr>
                                  <w:delText>(</w:delText>
                                </w:r>
                                <w:r w:rsidR="00365175" w:rsidRPr="009B0570">
                                  <w:rPr>
                                    <w:color w:val="C77DBB"/>
                                    <w:lang w:val="en-US"/>
                                  </w:rPr>
                                  <w:delText>digitsMR</w:delText>
                                </w:r>
                                <w:r w:rsidR="00365175" w:rsidRPr="009B0570">
                                  <w:rPr>
                                    <w:color w:val="BCBEC4"/>
                                    <w:lang w:val="en-US"/>
                                  </w:rPr>
                                  <w:delText>);</w:delText>
                                </w:r>
                                <w:r w:rsidR="00365175" w:rsidRPr="009B0570">
                                  <w:rPr>
                                    <w:color w:val="BCBEC4"/>
                                    <w:lang w:val="en-US"/>
                                  </w:rPr>
                                  <w:br/>
                                  <w:delText xml:space="preserve">            }</w:delText>
                                </w:r>
                                <w:r w:rsidR="00365175" w:rsidRPr="009B0570">
                                  <w:rPr>
                                    <w:color w:val="BCBEC4"/>
                                    <w:lang w:val="en-US"/>
                                  </w:rPr>
                                  <w:br/>
                                </w:r>
                                <w:r w:rsidR="00365175" w:rsidRPr="009B0570">
                                  <w:rPr>
                                    <w:color w:val="BCBEC4"/>
                                    <w:lang w:val="en-US"/>
                                  </w:rPr>
                                  <w:br/>
                                  <w:delText xml:space="preserve">        </w:delText>
                                </w:r>
                                <w:r w:rsidR="00365175" w:rsidRPr="009B0570">
                                  <w:rPr>
                                    <w:color w:val="CF8E6D"/>
                                    <w:lang w:val="en-US"/>
                                  </w:rPr>
                                  <w:delText xml:space="preserve">else </w:delText>
                                </w:r>
                                <w:r w:rsidR="00365175" w:rsidRPr="009B0570">
                                  <w:rPr>
                                    <w:color w:val="BCBEC4"/>
                                    <w:lang w:val="en-US"/>
                                  </w:rPr>
                                  <w:delText>{</w:delText>
                                </w:r>
                                <w:r w:rsidR="00365175" w:rsidRPr="009B0570">
                                  <w:rPr>
                                    <w:color w:val="C77DBB"/>
                                    <w:lang w:val="en-US"/>
                                  </w:rPr>
                                  <w:delText xml:space="preserve">idMedicalRecord </w:delText>
                                </w:r>
                                <w:r w:rsidR="00365175" w:rsidRPr="009B0570">
                                  <w:rPr>
                                    <w:color w:val="BCBEC4"/>
                                    <w:lang w:val="en-US"/>
                                  </w:rPr>
                                  <w:delText xml:space="preserve">= </w:delText>
                                </w:r>
                                <w:r w:rsidR="00365175" w:rsidRPr="009B0570">
                                  <w:rPr>
                                    <w:color w:val="6AAB73"/>
                                    <w:lang w:val="en-US"/>
                                  </w:rPr>
                                  <w:delText>"VGI0000"</w:delText>
                                </w:r>
                                <w:r w:rsidR="00365175" w:rsidRPr="009B0570">
                                  <w:rPr>
                                    <w:color w:val="BCBEC4"/>
                                    <w:lang w:val="en-US"/>
                                  </w:rPr>
                                  <w:delText>;}</w:delText>
                                </w:r>
                                <w:r w:rsidR="00365175" w:rsidRPr="009B0570">
                                  <w:rPr>
                                    <w:color w:val="BCBEC4"/>
                                    <w:lang w:val="en-US"/>
                                  </w:rPr>
                                  <w:br/>
                                </w:r>
                              </w:del>
                            </w:p>
                            <w:p w14:paraId="5F6FA360" w14:textId="77777777" w:rsidR="00365175" w:rsidRPr="009B0570" w:rsidRDefault="00365175" w:rsidP="00BF32BD">
                              <w:pPr>
                                <w:jc w:val="left"/>
                                <w:rPr>
                                  <w:del w:id="1796" w:author="Redondo García Francisco Javier" w:date="2025-09-02T09:44:00Z"/>
                                  <w:lang w:val="en-US"/>
                                </w:rPr>
                              </w:pPr>
                            </w:p>
                          </w:txbxContent>
                        </wps:txbx>
                        <wps:bodyPr rot="0" vert="horz" wrap="square" lIns="91440" tIns="45720" rIns="91440" bIns="45720" anchor="t" anchorCtr="0">
                          <a:noAutofit/>
                        </wps:bodyPr>
                      </wps:wsp>
                    </a:graphicData>
                  </a:graphic>
                </wp:inline>
              </w:drawing>
            </mc:Choice>
            <mc:Fallback>
              <w:pict>
                <v:shape w14:anchorId="51704BCD" id="_x0000_s1037" type="#_x0000_t202" style="width:436.05pt;height:3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">
                  <v:textbox>
                    <w:txbxContent>
                      <w:p w14:paraId="68ADAAB5" w14:textId="77777777" w:rsidR="009C2407" w:rsidRDefault="00365175" w:rsidP="00BF32BD">
                        <w:pPr>
                          <w:pStyle w:val="HTMLconformatoprevio"/>
                          <w:shd w:val="clear" w:color="auto" w:fill="1E1F22"/>
                          <w:jc w:val="left"/>
                          <w:rPr>
                            <w:del w:id="1797" w:author="Redondo García Francisco Javier" w:date="2025-09-02T09:44:00Z"/>
                            <w:color w:val="BCBEC4"/>
                          </w:rPr>
                        </w:pPr>
                        <w:del w:id="1798" w:author="Redondo García Francisco Javier" w:date="2025-09-02T09:44:00Z">
                          <w:r>
                            <w:rPr>
                              <w:color w:val="C77DBB"/>
                            </w:rPr>
                            <w:delText>mDatabasePatients</w:delText>
                          </w:r>
                          <w:r>
                            <w:rPr>
                              <w:color w:val="BCBEC4"/>
                            </w:rPr>
                            <w:delText>.addValueEventListener(</w:delText>
                          </w:r>
                          <w:r>
                            <w:rPr>
                              <w:color w:val="CF8E6D"/>
                            </w:rPr>
                            <w:delText xml:space="preserve">new </w:delText>
                          </w:r>
                          <w:r>
                            <w:rPr>
                              <w:color w:val="BCBEC4"/>
                            </w:rPr>
                            <w:delText>ValueEventListener() {</w:delText>
                          </w:r>
                          <w:r>
                            <w:rPr>
                              <w:color w:val="BCBEC4"/>
                            </w:rPr>
                            <w:br/>
                            <w:delText xml:space="preserve">    </w:delText>
                          </w:r>
                          <w:r>
                            <w:rPr>
                              <w:color w:val="B3AE60"/>
                            </w:rPr>
                            <w:delText>@Override</w:delText>
                          </w:r>
                          <w:r>
                            <w:rPr>
                              <w:color w:val="B3AE60"/>
                            </w:rPr>
                            <w:br/>
                            <w:delText xml:space="preserve">    </w:delText>
                          </w:r>
                          <w:r>
                            <w:rPr>
                              <w:color w:val="CF8E6D"/>
                            </w:rPr>
                            <w:delText xml:space="preserve">public void </w:delText>
                          </w:r>
                          <w:r>
                            <w:rPr>
                              <w:color w:val="56A8F5"/>
                            </w:rPr>
                            <w:delText>onDataChange</w:delText>
                          </w:r>
                          <w:r>
                            <w:rPr>
                              <w:color w:val="BCBEC4"/>
                            </w:rPr>
                            <w:delText>(</w:delText>
                          </w:r>
                          <w:r>
                            <w:rPr>
                              <w:color w:val="B3AE60"/>
                            </w:rPr>
                            <w:delText xml:space="preserve">@NonNull </w:delText>
                          </w:r>
                          <w:r>
                            <w:rPr>
                              <w:color w:val="BCBEC4"/>
                            </w:rPr>
                            <w:delText>DataSnapshot dataSnapshot) {</w:delText>
                          </w:r>
                          <w:r>
                            <w:rPr>
                              <w:color w:val="BCBEC4"/>
                            </w:rPr>
                            <w:br/>
                            <w:delText xml:space="preserve">        </w:delText>
                          </w:r>
                          <w:r>
                            <w:rPr>
                              <w:color w:val="C77DBB"/>
                            </w:rPr>
                            <w:delText xml:space="preserve">count </w:delText>
                          </w:r>
                          <w:r>
                            <w:rPr>
                              <w:color w:val="BCBEC4"/>
                            </w:rPr>
                            <w:delText>= dataSnapshot.getChildrenCount();</w:delText>
                          </w:r>
                          <w:r>
                            <w:rPr>
                              <w:color w:val="7A7E85"/>
                            </w:rPr>
                            <w:br/>
                            <w:delText xml:space="preserve">        </w:delText>
                          </w:r>
                          <w:r>
                            <w:rPr>
                              <w:color w:val="CF8E6D"/>
                            </w:rPr>
                            <w:delText xml:space="preserve">if </w:delText>
                          </w:r>
                          <w:r>
                            <w:rPr>
                              <w:color w:val="BCBEC4"/>
                            </w:rPr>
                            <w:delText>(dataSnapshot.exists()){</w:delText>
                          </w:r>
                          <w:r>
                            <w:rPr>
                              <w:color w:val="BCBEC4"/>
                            </w:rPr>
                            <w:br/>
                            <w:delText xml:space="preserve">            Query lastQuery = </w:delText>
                          </w:r>
                        </w:del>
                      </w:p>
                      <w:p w14:paraId="697ACFF9" w14:textId="77777777" w:rsidR="009C2407" w:rsidRPr="009B0570" w:rsidRDefault="009C2407" w:rsidP="00BF32BD">
                        <w:pPr>
                          <w:pStyle w:val="HTMLconformatoprevio"/>
                          <w:shd w:val="clear" w:color="auto" w:fill="1E1F22"/>
                          <w:jc w:val="left"/>
                          <w:rPr>
                            <w:del w:id="1799" w:author="Redondo García Francisco Javier" w:date="2025-09-02T09:44:00Z"/>
                            <w:color w:val="BCBEC4"/>
                            <w:lang w:val="en-US"/>
                          </w:rPr>
                        </w:pPr>
                        <w:del w:id="1800" w:author="Redondo García Francisco Javier" w:date="2025-09-02T09:44:00Z">
                          <w:r>
                            <w:rPr>
                              <w:color w:val="BCBEC4"/>
                            </w:rPr>
                            <w:tab/>
                          </w:r>
                          <w:r>
                            <w:rPr>
                              <w:color w:val="BCBEC4"/>
                            </w:rPr>
                            <w:tab/>
                          </w:r>
                          <w:r w:rsidR="00365175" w:rsidRPr="009B0570">
                            <w:rPr>
                              <w:color w:val="C77DBB"/>
                              <w:lang w:val="en-US"/>
                            </w:rPr>
                            <w:delText>mDatabasePatients</w:delText>
                          </w:r>
                          <w:r w:rsidR="00365175" w:rsidRPr="009B0570">
                            <w:rPr>
                              <w:color w:val="BCBEC4"/>
                              <w:lang w:val="en-US"/>
                            </w:rPr>
                            <w:delText>.orderByKey().limitToLast(</w:delText>
                          </w:r>
                          <w:r w:rsidR="00365175" w:rsidRPr="009B0570">
                            <w:rPr>
                              <w:color w:val="2AACB8"/>
                              <w:lang w:val="en-US"/>
                            </w:rPr>
                            <w:delText>1</w:delText>
                          </w:r>
                          <w:r w:rsidR="00365175" w:rsidRPr="009B0570">
                            <w:rPr>
                              <w:color w:val="BCBEC4"/>
                              <w:lang w:val="en-US"/>
                            </w:rPr>
                            <w:delText>);</w:delText>
                          </w:r>
                          <w:r w:rsidR="00365175" w:rsidRPr="009B0570">
                            <w:rPr>
                              <w:color w:val="BCBEC4"/>
                              <w:lang w:val="en-US"/>
                            </w:rPr>
                            <w:br/>
                            <w:delText xml:space="preserve">            lastQuery.addListenerForSingleValueEvent(</w:delText>
                          </w:r>
                        </w:del>
                      </w:p>
                      <w:p w14:paraId="27897BB8" w14:textId="77777777" w:rsidR="00077753" w:rsidRPr="009B0570" w:rsidRDefault="009C2407" w:rsidP="00BF32BD">
                        <w:pPr>
                          <w:pStyle w:val="HTMLconformatoprevio"/>
                          <w:shd w:val="clear" w:color="auto" w:fill="1E1F22"/>
                          <w:jc w:val="left"/>
                          <w:rPr>
                            <w:del w:id="1801" w:author="Redondo García Francisco Javier" w:date="2025-09-02T09:44:00Z"/>
                            <w:color w:val="B3AE60"/>
                            <w:lang w:val="en-US"/>
                          </w:rPr>
                        </w:pPr>
                        <w:del w:id="1802" w:author="Redondo García Francisco Javier" w:date="2025-09-02T09:44:00Z">
                          <w:r w:rsidRPr="009B0570">
                            <w:rPr>
                              <w:color w:val="BCBEC4"/>
                              <w:lang w:val="en-US"/>
                            </w:rPr>
                            <w:tab/>
                          </w:r>
                          <w:r w:rsidRPr="009B0570">
                            <w:rPr>
                              <w:color w:val="BCBEC4"/>
                              <w:lang w:val="en-US"/>
                            </w:rPr>
                            <w:tab/>
                          </w:r>
                          <w:r w:rsidRPr="009B0570">
                            <w:rPr>
                              <w:color w:val="BCBEC4"/>
                              <w:lang w:val="en-US"/>
                            </w:rPr>
                            <w:tab/>
                          </w:r>
                          <w:r w:rsidR="00365175" w:rsidRPr="009B0570">
                            <w:rPr>
                              <w:color w:val="CF8E6D"/>
                              <w:lang w:val="en-US"/>
                            </w:rPr>
                            <w:delText xml:space="preserve">new </w:delText>
                          </w:r>
                          <w:r w:rsidR="00365175" w:rsidRPr="009B0570">
                            <w:rPr>
                              <w:color w:val="BCBEC4"/>
                              <w:lang w:val="en-US"/>
                            </w:rPr>
                            <w:delText>ValueEventListener() {</w:delText>
                          </w:r>
                          <w:r w:rsidR="00365175" w:rsidRPr="009B0570">
                            <w:rPr>
                              <w:color w:val="BCBEC4"/>
                              <w:lang w:val="en-US"/>
                            </w:rPr>
                            <w:br/>
                            <w:delText xml:space="preserve">                    </w:delText>
                          </w:r>
                          <w:r w:rsidRPr="009B0570">
                            <w:rPr>
                              <w:color w:val="BCBEC4"/>
                              <w:lang w:val="en-US"/>
                            </w:rPr>
                            <w:tab/>
                          </w:r>
                          <w:r w:rsidRPr="009B0570">
                            <w:rPr>
                              <w:color w:val="BCBEC4"/>
                              <w:lang w:val="en-US"/>
                            </w:rPr>
                            <w:tab/>
                          </w:r>
                          <w:r w:rsidR="00365175" w:rsidRPr="009B0570">
                            <w:rPr>
                              <w:color w:val="B3AE60"/>
                              <w:lang w:val="en-US"/>
                            </w:rPr>
                            <w:delText>@Override</w:delText>
                          </w:r>
                          <w:r w:rsidR="00365175" w:rsidRPr="009B0570">
                            <w:rPr>
                              <w:color w:val="B3AE60"/>
                              <w:lang w:val="en-US"/>
                            </w:rPr>
                            <w:br/>
                            <w:delText xml:space="preserve">                    </w:delText>
                          </w:r>
                          <w:r w:rsidRPr="009B0570">
                            <w:rPr>
                              <w:color w:val="B3AE60"/>
                              <w:lang w:val="en-US"/>
                            </w:rPr>
                            <w:tab/>
                          </w:r>
                          <w:r w:rsidRPr="009B0570">
                            <w:rPr>
                              <w:color w:val="B3AE60"/>
                              <w:lang w:val="en-US"/>
                            </w:rPr>
                            <w:tab/>
                          </w:r>
                          <w:r w:rsidR="00365175" w:rsidRPr="009B0570">
                            <w:rPr>
                              <w:color w:val="CF8E6D"/>
                              <w:lang w:val="en-US"/>
                            </w:rPr>
                            <w:delText xml:space="preserve">public void </w:delText>
                          </w:r>
                          <w:r w:rsidR="00365175" w:rsidRPr="009B0570">
                            <w:rPr>
                              <w:color w:val="56A8F5"/>
                              <w:lang w:val="en-US"/>
                            </w:rPr>
                            <w:delText>onDataChange</w:delText>
                          </w:r>
                          <w:r w:rsidR="00365175" w:rsidRPr="009B0570">
                            <w:rPr>
                              <w:color w:val="BCBEC4"/>
                              <w:lang w:val="en-US"/>
                            </w:rPr>
                            <w:delText>(</w:delText>
                          </w:r>
                          <w:r w:rsidR="00365175" w:rsidRPr="009B0570">
                            <w:rPr>
                              <w:color w:val="B3AE60"/>
                              <w:lang w:val="en-US"/>
                            </w:rPr>
                            <w:delText xml:space="preserve">@NonNull </w:delText>
                          </w:r>
                        </w:del>
                      </w:p>
                      <w:p w14:paraId="605C09C6" w14:textId="77777777" w:rsidR="00077753" w:rsidRDefault="00077753" w:rsidP="00BF32BD">
                        <w:pPr>
                          <w:pStyle w:val="HTMLconformatoprevio"/>
                          <w:shd w:val="clear" w:color="auto" w:fill="1E1F22"/>
                          <w:jc w:val="left"/>
                          <w:rPr>
                            <w:del w:id="1803" w:author="Redondo García Francisco Javier" w:date="2025-09-02T09:44:00Z"/>
                            <w:color w:val="BCBEC4"/>
                            <w:lang w:val="en-US"/>
                          </w:rPr>
                        </w:pPr>
                        <w:del w:id="1804" w:author="Redondo García Francisco Javier" w:date="2025-09-02T09:44:00Z">
                          <w:r w:rsidRPr="009B0570">
                            <w:rPr>
                              <w:color w:val="B3AE60"/>
                              <w:lang w:val="en-US"/>
                            </w:rPr>
                            <w:tab/>
                          </w:r>
                          <w:r w:rsidRPr="009B0570">
                            <w:rPr>
                              <w:color w:val="B3AE60"/>
                              <w:lang w:val="en-US"/>
                            </w:rPr>
                            <w:tab/>
                          </w:r>
                          <w:r w:rsidRPr="009B0570">
                            <w:rPr>
                              <w:color w:val="B3AE60"/>
                              <w:lang w:val="en-US"/>
                            </w:rPr>
                            <w:tab/>
                          </w:r>
                          <w:r w:rsidRPr="009B0570">
                            <w:rPr>
                              <w:color w:val="B3AE60"/>
                              <w:lang w:val="en-US"/>
                            </w:rPr>
                            <w:tab/>
                          </w:r>
                          <w:r w:rsidRPr="009B0570">
                            <w:rPr>
                              <w:color w:val="B3AE60"/>
                              <w:lang w:val="en-US"/>
                            </w:rPr>
                            <w:tab/>
                          </w:r>
                          <w:r w:rsidR="00365175" w:rsidRPr="009B0570">
                            <w:rPr>
                              <w:color w:val="BCBEC4"/>
                              <w:lang w:val="en-US"/>
                            </w:rPr>
                            <w:delText>DataSnapshot dataSnapshot) {</w:delText>
                          </w:r>
                          <w:r w:rsidR="00365175" w:rsidRPr="009B0570">
                            <w:rPr>
                              <w:color w:val="BCBEC4"/>
                              <w:lang w:val="en-US"/>
                            </w:rPr>
                            <w:br/>
                            <w:delText xml:space="preserve">                        </w:delText>
                          </w:r>
                          <w:r>
                            <w:rPr>
                              <w:color w:val="BCBEC4"/>
                              <w:lang w:val="en-US"/>
                            </w:rPr>
                            <w:tab/>
                            <w:delText xml:space="preserve">  </w:delText>
                          </w:r>
                          <w:r w:rsidR="00365175" w:rsidRPr="009B0570">
                            <w:rPr>
                              <w:color w:val="CF8E6D"/>
                              <w:lang w:val="en-US"/>
                            </w:rPr>
                            <w:delText xml:space="preserve">for </w:delText>
                          </w:r>
                          <w:r w:rsidR="00365175" w:rsidRPr="009B0570">
                            <w:rPr>
                              <w:color w:val="BCBEC4"/>
                              <w:lang w:val="en-US"/>
                            </w:rPr>
                            <w:delText xml:space="preserve">(DataSnapshot child: </w:delText>
                          </w:r>
                        </w:del>
                      </w:p>
                      <w:p w14:paraId="45EFD928" w14:textId="77777777" w:rsidR="00077753" w:rsidRDefault="00077753" w:rsidP="00BF32BD">
                        <w:pPr>
                          <w:pStyle w:val="HTMLconformatoprevio"/>
                          <w:shd w:val="clear" w:color="auto" w:fill="1E1F22"/>
                          <w:jc w:val="left"/>
                          <w:rPr>
                            <w:del w:id="1805" w:author="Redondo García Francisco Javier" w:date="2025-09-02T09:44:00Z"/>
                            <w:color w:val="BCBEC4"/>
                            <w:lang w:val="en-US"/>
                          </w:rPr>
                        </w:pPr>
                        <w:del w:id="1806" w:author="Redondo García Francisco Javier" w:date="2025-09-02T09:44:00Z">
                          <w:r>
                            <w:rPr>
                              <w:color w:val="BCBEC4"/>
                              <w:lang w:val="en-US"/>
                            </w:rPr>
                            <w:tab/>
                          </w:r>
                          <w:r>
                            <w:rPr>
                              <w:color w:val="BCBEC4"/>
                              <w:lang w:val="en-US"/>
                            </w:rPr>
                            <w:tab/>
                          </w:r>
                          <w:r>
                            <w:rPr>
                              <w:color w:val="BCBEC4"/>
                              <w:lang w:val="en-US"/>
                            </w:rPr>
                            <w:tab/>
                          </w:r>
                          <w:r>
                            <w:rPr>
                              <w:color w:val="BCBEC4"/>
                              <w:lang w:val="en-US"/>
                            </w:rPr>
                            <w:tab/>
                          </w:r>
                          <w:r>
                            <w:rPr>
                              <w:color w:val="BCBEC4"/>
                              <w:lang w:val="en-US"/>
                            </w:rPr>
                            <w:tab/>
                          </w:r>
                          <w:r w:rsidR="00365175" w:rsidRPr="009B0570">
                            <w:rPr>
                              <w:color w:val="BCBEC4"/>
                              <w:lang w:val="en-US"/>
                            </w:rPr>
                            <w:delText>dataSnapshot.getChildren()){</w:delText>
                          </w:r>
                          <w:r w:rsidR="00365175" w:rsidRPr="009B0570">
                            <w:rPr>
                              <w:color w:val="BCBEC4"/>
                              <w:lang w:val="en-US"/>
                            </w:rPr>
                            <w:br/>
                            <w:delText xml:space="preserve">                            </w:delText>
                          </w:r>
                          <w:r>
                            <w:rPr>
                              <w:color w:val="BCBEC4"/>
                              <w:lang w:val="en-US"/>
                            </w:rPr>
                            <w:tab/>
                          </w:r>
                          <w:r>
                            <w:rPr>
                              <w:color w:val="BCBEC4"/>
                              <w:lang w:val="en-US"/>
                            </w:rPr>
                            <w:tab/>
                          </w:r>
                          <w:r w:rsidR="00365175" w:rsidRPr="009B0570">
                            <w:rPr>
                              <w:color w:val="C77DBB"/>
                              <w:lang w:val="en-US"/>
                            </w:rPr>
                            <w:delText xml:space="preserve">idMedicalRecord </w:delText>
                          </w:r>
                          <w:r w:rsidR="00365175" w:rsidRPr="009B0570">
                            <w:rPr>
                              <w:color w:val="BCBEC4"/>
                              <w:lang w:val="en-US"/>
                            </w:rPr>
                            <w:delText>= child</w:delText>
                          </w:r>
                        </w:del>
                      </w:p>
                      <w:p w14:paraId="1D6AA069" w14:textId="77777777" w:rsidR="00077753" w:rsidRDefault="00077753" w:rsidP="00BF32BD">
                        <w:pPr>
                          <w:pStyle w:val="HTMLconformatoprevio"/>
                          <w:shd w:val="clear" w:color="auto" w:fill="1E1F22"/>
                          <w:jc w:val="left"/>
                          <w:rPr>
                            <w:del w:id="1807" w:author="Redondo García Francisco Javier" w:date="2025-09-02T09:44:00Z"/>
                            <w:color w:val="BCBEC4"/>
                            <w:lang w:val="en-US"/>
                          </w:rPr>
                        </w:pPr>
                        <w:del w:id="1808" w:author="Redondo García Francisco Javier" w:date="2025-09-02T09:44:00Z">
                          <w:r>
                            <w:rPr>
                              <w:color w:val="BCBEC4"/>
                              <w:lang w:val="en-US"/>
                            </w:rPr>
                            <w:tab/>
                          </w:r>
                          <w:r>
                            <w:rPr>
                              <w:color w:val="BCBEC4"/>
                              <w:lang w:val="en-US"/>
                            </w:rPr>
                            <w:tab/>
                          </w:r>
                          <w:r>
                            <w:rPr>
                              <w:color w:val="BCBEC4"/>
                              <w:lang w:val="en-US"/>
                            </w:rPr>
                            <w:tab/>
                          </w:r>
                          <w:r>
                            <w:rPr>
                              <w:color w:val="BCBEC4"/>
                              <w:lang w:val="en-US"/>
                            </w:rPr>
                            <w:tab/>
                          </w:r>
                          <w:r>
                            <w:rPr>
                              <w:color w:val="BCBEC4"/>
                              <w:lang w:val="en-US"/>
                            </w:rPr>
                            <w:tab/>
                          </w:r>
                          <w:r w:rsidR="00452D06">
                            <w:rPr>
                              <w:color w:val="BCBEC4"/>
                              <w:lang w:val="en-US"/>
                            </w:rPr>
                            <w:delText xml:space="preserve">   </w:delText>
                          </w:r>
                          <w:r w:rsidR="00365175" w:rsidRPr="009B0570">
                            <w:rPr>
                              <w:color w:val="BCBEC4"/>
                              <w:lang w:val="en-US"/>
                            </w:rPr>
                            <w:delText>.child(</w:delText>
                          </w:r>
                          <w:r w:rsidR="00365175" w:rsidRPr="009B0570">
                            <w:rPr>
                              <w:color w:val="6AAB73"/>
                              <w:lang w:val="en-US"/>
                            </w:rPr>
                            <w:delText>"ABnumHistorial"</w:delText>
                          </w:r>
                          <w:r w:rsidR="00365175" w:rsidRPr="009B0570">
                            <w:rPr>
                              <w:color w:val="BCBEC4"/>
                              <w:lang w:val="en-US"/>
                            </w:rPr>
                            <w:delText>)</w:delText>
                          </w:r>
                        </w:del>
                      </w:p>
                      <w:p w14:paraId="1E989D8F" w14:textId="77777777" w:rsidR="00452D06" w:rsidRDefault="00452D06" w:rsidP="00BF32BD">
                        <w:pPr>
                          <w:pStyle w:val="HTMLconformatoprevio"/>
                          <w:shd w:val="clear" w:color="auto" w:fill="1E1F22"/>
                          <w:jc w:val="left"/>
                          <w:rPr>
                            <w:del w:id="1809" w:author="Redondo García Francisco Javier" w:date="2025-09-02T09:44:00Z"/>
                            <w:color w:val="BCBEC4"/>
                            <w:lang w:val="en-US"/>
                          </w:rPr>
                        </w:pPr>
                        <w:del w:id="1810" w:author="Redondo García Francisco Javier" w:date="2025-09-02T09:44:00Z">
                          <w:r>
                            <w:rPr>
                              <w:color w:val="BCBEC4"/>
                              <w:lang w:val="en-US"/>
                            </w:rPr>
                            <w:tab/>
                          </w:r>
                          <w:r>
                            <w:rPr>
                              <w:color w:val="BCBEC4"/>
                              <w:lang w:val="en-US"/>
                            </w:rPr>
                            <w:tab/>
                          </w:r>
                          <w:r>
                            <w:rPr>
                              <w:color w:val="BCBEC4"/>
                              <w:lang w:val="en-US"/>
                            </w:rPr>
                            <w:tab/>
                          </w:r>
                          <w:r>
                            <w:rPr>
                              <w:color w:val="BCBEC4"/>
                              <w:lang w:val="en-US"/>
                            </w:rPr>
                            <w:tab/>
                          </w:r>
                          <w:r>
                            <w:rPr>
                              <w:color w:val="BCBEC4"/>
                              <w:lang w:val="en-US"/>
                            </w:rPr>
                            <w:tab/>
                            <w:delText xml:space="preserve">   </w:delText>
                          </w:r>
                          <w:r w:rsidR="00365175" w:rsidRPr="009B0570">
                            <w:rPr>
                              <w:color w:val="BCBEC4"/>
                              <w:lang w:val="en-US"/>
                            </w:rPr>
                            <w:delText>.getValue().toString();</w:delText>
                          </w:r>
                          <w:r w:rsidR="00365175" w:rsidRPr="009B0570">
                            <w:rPr>
                              <w:color w:val="BCBEC4"/>
                              <w:lang w:val="en-US"/>
                            </w:rPr>
                            <w:br/>
                            <w:delText xml:space="preserve">                            </w:delText>
                          </w:r>
                          <w:r>
                            <w:rPr>
                              <w:color w:val="BCBEC4"/>
                              <w:lang w:val="en-US"/>
                            </w:rPr>
                            <w:tab/>
                          </w:r>
                          <w:r>
                            <w:rPr>
                              <w:color w:val="BCBEC4"/>
                              <w:lang w:val="en-US"/>
                            </w:rPr>
                            <w:tab/>
                          </w:r>
                          <w:r w:rsidR="00365175" w:rsidRPr="009B0570">
                            <w:rPr>
                              <w:color w:val="C77DBB"/>
                              <w:lang w:val="en-US"/>
                            </w:rPr>
                            <w:delText xml:space="preserve">digitsMR </w:delText>
                          </w:r>
                          <w:r w:rsidR="00365175" w:rsidRPr="009B0570">
                            <w:rPr>
                              <w:color w:val="BCBEC4"/>
                              <w:lang w:val="en-US"/>
                            </w:rPr>
                            <w:delText>= VgiUtils</w:delText>
                          </w:r>
                        </w:del>
                      </w:p>
                      <w:p w14:paraId="5FE14061" w14:textId="77777777" w:rsidR="00365175" w:rsidRPr="009B0570" w:rsidRDefault="00452D06" w:rsidP="00BF32BD">
                        <w:pPr>
                          <w:pStyle w:val="HTMLconformatoprevio"/>
                          <w:shd w:val="clear" w:color="auto" w:fill="1E1F22"/>
                          <w:jc w:val="left"/>
                          <w:rPr>
                            <w:del w:id="1811" w:author="Redondo García Francisco Javier" w:date="2025-09-02T09:44:00Z"/>
                            <w:color w:val="BCBEC4"/>
                            <w:lang w:val="en-US"/>
                          </w:rPr>
                        </w:pPr>
                        <w:del w:id="1812" w:author="Redondo García Francisco Javier" w:date="2025-09-02T09:44:00Z">
                          <w:r>
                            <w:rPr>
                              <w:color w:val="BCBEC4"/>
                              <w:lang w:val="en-US"/>
                            </w:rPr>
                            <w:tab/>
                          </w:r>
                          <w:r>
                            <w:rPr>
                              <w:color w:val="BCBEC4"/>
                              <w:lang w:val="en-US"/>
                            </w:rPr>
                            <w:tab/>
                          </w:r>
                          <w:r w:rsidR="00365175" w:rsidRPr="009B0570">
                            <w:rPr>
                              <w:color w:val="BCBEC4"/>
                              <w:lang w:val="en-US"/>
                            </w:rPr>
                            <w:delText>.</w:delText>
                          </w:r>
                          <w:r w:rsidR="00365175" w:rsidRPr="009B0570">
                            <w:rPr>
                              <w:i/>
                              <w:iCs/>
                              <w:color w:val="BCBEC4"/>
                              <w:lang w:val="en-US"/>
                            </w:rPr>
                            <w:delText>extractDigitsFromIDMedicalRecord</w:delText>
                          </w:r>
                          <w:r w:rsidR="00365175" w:rsidRPr="009B0570">
                            <w:rPr>
                              <w:color w:val="BCBEC4"/>
                              <w:lang w:val="en-US"/>
                            </w:rPr>
                            <w:delText>(</w:delText>
                          </w:r>
                          <w:r w:rsidR="00365175" w:rsidRPr="009B0570">
                            <w:rPr>
                              <w:color w:val="C77DBB"/>
                              <w:lang w:val="en-US"/>
                            </w:rPr>
                            <w:delText>idMedicalRecord</w:delText>
                          </w:r>
                          <w:r w:rsidR="00365175" w:rsidRPr="009B0570">
                            <w:rPr>
                              <w:color w:val="BCBEC4"/>
                              <w:lang w:val="en-US"/>
                            </w:rPr>
                            <w:delText>);</w:delText>
                          </w:r>
                          <w:r w:rsidR="00365175" w:rsidRPr="009B0570">
                            <w:rPr>
                              <w:color w:val="BCBEC4"/>
                              <w:lang w:val="en-US"/>
                            </w:rPr>
                            <w:br/>
                            <w:delText xml:space="preserve">                            </w:delText>
                          </w:r>
                          <w:r>
                            <w:rPr>
                              <w:color w:val="BCBEC4"/>
                              <w:lang w:val="en-US"/>
                            </w:rPr>
                            <w:tab/>
                          </w:r>
                          <w:r>
                            <w:rPr>
                              <w:color w:val="BCBEC4"/>
                              <w:lang w:val="en-US"/>
                            </w:rPr>
                            <w:tab/>
                          </w:r>
                          <w:r w:rsidR="00365175" w:rsidRPr="009B0570">
                            <w:rPr>
                              <w:color w:val="C77DBB"/>
                              <w:lang w:val="en-US"/>
                            </w:rPr>
                            <w:delText xml:space="preserve">idMedicalRecord </w:delText>
                          </w:r>
                          <w:r w:rsidR="00365175" w:rsidRPr="009B0570">
                            <w:rPr>
                              <w:color w:val="BCBEC4"/>
                              <w:lang w:val="en-US"/>
                            </w:rPr>
                            <w:delText>= VgiUtils.</w:delText>
                          </w:r>
                          <w:r w:rsidR="00365175" w:rsidRPr="009B0570">
                            <w:rPr>
                              <w:i/>
                              <w:iCs/>
                              <w:color w:val="BCBEC4"/>
                              <w:lang w:val="en-US"/>
                            </w:rPr>
                            <w:delText>getNewIDMedicalRecord</w:delText>
                          </w:r>
                          <w:r w:rsidR="00365175" w:rsidRPr="009B0570">
                            <w:rPr>
                              <w:color w:val="BCBEC4"/>
                              <w:lang w:val="en-US"/>
                            </w:rPr>
                            <w:delText>(</w:delText>
                          </w:r>
                          <w:r w:rsidR="00365175" w:rsidRPr="009B0570">
                            <w:rPr>
                              <w:color w:val="C77DBB"/>
                              <w:lang w:val="en-US"/>
                            </w:rPr>
                            <w:delText>digitsMR</w:delText>
                          </w:r>
                          <w:r w:rsidR="00365175" w:rsidRPr="009B0570">
                            <w:rPr>
                              <w:color w:val="BCBEC4"/>
                              <w:lang w:val="en-US"/>
                            </w:rPr>
                            <w:delText>);</w:delText>
                          </w:r>
                          <w:r w:rsidR="00365175" w:rsidRPr="009B0570">
                            <w:rPr>
                              <w:color w:val="BCBEC4"/>
                              <w:lang w:val="en-US"/>
                            </w:rPr>
                            <w:br/>
                            <w:delText xml:space="preserve">            }</w:delText>
                          </w:r>
                          <w:r w:rsidR="00365175" w:rsidRPr="009B0570">
                            <w:rPr>
                              <w:color w:val="BCBEC4"/>
                              <w:lang w:val="en-US"/>
                            </w:rPr>
                            <w:br/>
                          </w:r>
                          <w:r w:rsidR="00365175" w:rsidRPr="009B0570">
                            <w:rPr>
                              <w:color w:val="BCBEC4"/>
                              <w:lang w:val="en-US"/>
                            </w:rPr>
                            <w:br/>
                            <w:delText xml:space="preserve">        </w:delText>
                          </w:r>
                          <w:r w:rsidR="00365175" w:rsidRPr="009B0570">
                            <w:rPr>
                              <w:color w:val="CF8E6D"/>
                              <w:lang w:val="en-US"/>
                            </w:rPr>
                            <w:delText xml:space="preserve">else </w:delText>
                          </w:r>
                          <w:r w:rsidR="00365175" w:rsidRPr="009B0570">
                            <w:rPr>
                              <w:color w:val="BCBEC4"/>
                              <w:lang w:val="en-US"/>
                            </w:rPr>
                            <w:delText>{</w:delText>
                          </w:r>
                          <w:r w:rsidR="00365175" w:rsidRPr="009B0570">
                            <w:rPr>
                              <w:color w:val="C77DBB"/>
                              <w:lang w:val="en-US"/>
                            </w:rPr>
                            <w:delText xml:space="preserve">idMedicalRecord </w:delText>
                          </w:r>
                          <w:r w:rsidR="00365175" w:rsidRPr="009B0570">
                            <w:rPr>
                              <w:color w:val="BCBEC4"/>
                              <w:lang w:val="en-US"/>
                            </w:rPr>
                            <w:delText xml:space="preserve">= </w:delText>
                          </w:r>
                          <w:r w:rsidR="00365175" w:rsidRPr="009B0570">
                            <w:rPr>
                              <w:color w:val="6AAB73"/>
                              <w:lang w:val="en-US"/>
                            </w:rPr>
                            <w:delText>"VGI0000"</w:delText>
                          </w:r>
                          <w:r w:rsidR="00365175" w:rsidRPr="009B0570">
                            <w:rPr>
                              <w:color w:val="BCBEC4"/>
                              <w:lang w:val="en-US"/>
                            </w:rPr>
                            <w:delText>;}</w:delText>
                          </w:r>
                          <w:r w:rsidR="00365175" w:rsidRPr="009B0570">
                            <w:rPr>
                              <w:color w:val="BCBEC4"/>
                              <w:lang w:val="en-US"/>
                            </w:rPr>
                            <w:br/>
                          </w:r>
                        </w:del>
                      </w:p>
                      <w:p w14:paraId="5F6FA360" w14:textId="77777777" w:rsidR="00365175" w:rsidRPr="009B0570" w:rsidRDefault="00365175" w:rsidP="00BF32BD">
                        <w:pPr>
                          <w:jc w:val="left"/>
                          <w:rPr>
                            <w:del w:id="1813" w:author="Redondo García Francisco Javier" w:date="2025-09-02T09:44:00Z"/>
                            <w:lang w:val="en-US"/>
                          </w:rPr>
                        </w:pPr>
                      </w:p>
                    </w:txbxContent>
                  </v:textbox>
                  <w10:anchorlock/>
                </v:shape>
              </w:pict>
            </mc:Fallback>
          </mc:AlternateContent>
        </w:r>
      </w:del>
    </w:p>
    <w:p w14:paraId="413C74B9" w14:textId="77777777" w:rsidR="003A4105" w:rsidRDefault="00365175" w:rsidP="003A4105">
      <w:pPr>
        <w:keepNext/>
        <w:rPr>
          <w:ins w:id="1814" w:author="Redondo García Francisco Javier" w:date="2025-09-02T09:44:00Z"/>
        </w:rPr>
      </w:pPr>
      <w:ins w:id="1815" w:author="Redondo García Francisco Javier" w:date="2025-09-02T09:44:00Z">
        <w:r>
          <w:rPr>
            <w:noProof/>
          </w:rPr>
          <mc:AlternateContent>
            <mc:Choice Requires="wps">
              <w:drawing>
                <wp:inline distT="0" distB="0" distL="0" distR="0" wp14:anchorId="4B851148" wp14:editId="2D1F07ED">
                  <wp:extent cx="5537606" cy="3848100"/>
                  <wp:effectExtent l="0" t="0" r="25400" b="19050"/>
                  <wp:docPr id="4063879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7606" cy="3848100"/>
                          </a:xfrm>
                          <a:prstGeom prst="rect">
                            <a:avLst/>
                          </a:prstGeom>
                          <a:solidFill>
                            <a:srgbClr val="FFFFFF"/>
                          </a:solidFill>
                          <a:ln w="9525">
                            <a:solidFill>
                              <a:srgbClr val="000000"/>
                            </a:solidFill>
                            <a:miter lim="800000"/>
                            <a:headEnd/>
                            <a:tailEnd/>
                          </a:ln>
                        </wps:spPr>
                        <wps:txbx>
                          <w:txbxContent>
                            <w:p w14:paraId="37ABD34A" w14:textId="77777777" w:rsidR="00365175" w:rsidRDefault="00365175" w:rsidP="00BF32BD">
                              <w:pPr>
                                <w:pStyle w:val="HTMLconformatoprevio"/>
                                <w:shd w:val="clear" w:color="auto" w:fill="1E1F22"/>
                                <w:jc w:val="left"/>
                                <w:rPr>
                                  <w:ins w:id="1816" w:author="Redondo García Francisco Javier" w:date="2025-09-02T09:44:00Z"/>
                                  <w:color w:val="BCBEC4"/>
                                </w:rPr>
                              </w:pPr>
                              <w:proofErr w:type="spellStart"/>
                              <w:ins w:id="1817" w:author="Redondo García Francisco Javier" w:date="2025-09-02T09:44:00Z">
                                <w:r>
                                  <w:rPr>
                                    <w:color w:val="C77DBB"/>
                                  </w:rPr>
                                  <w:t>mDatabasePatients</w:t>
                                </w:r>
                                <w:r>
                                  <w:rPr>
                                    <w:color w:val="BCBEC4"/>
                                  </w:rPr>
                                  <w:t>.addValueEventListener</w:t>
                                </w:r>
                                <w:proofErr w:type="spellEnd"/>
                                <w:r>
                                  <w:rPr>
                                    <w:color w:val="BCBEC4"/>
                                  </w:rPr>
                                  <w:t>(</w:t>
                                </w:r>
                                <w:r>
                                  <w:rPr>
                                    <w:color w:val="CF8E6D"/>
                                  </w:rPr>
                                  <w:t xml:space="preserve">new </w:t>
                                </w:r>
                                <w:proofErr w:type="spellStart"/>
                                <w:r>
                                  <w:rPr>
                                    <w:color w:val="BCBEC4"/>
                                  </w:rPr>
                                  <w:t>ValueEventListener</w:t>
                                </w:r>
                                <w:proofErr w:type="spellEnd"/>
                                <w:r>
                                  <w:rPr>
                                    <w:color w:val="BCBEC4"/>
                                  </w:rPr>
                                  <w:t>() {</w:t>
                                </w:r>
                                <w:r>
                                  <w:rPr>
                                    <w:color w:val="BCBEC4"/>
                                  </w:rPr>
                                  <w:br/>
                                  <w:t xml:space="preserve">    </w:t>
                                </w:r>
                                <w:r>
                                  <w:rPr>
                                    <w:color w:val="B3AE60"/>
                                  </w:rPr>
                                  <w:t>@Override</w:t>
                                </w:r>
                                <w:r>
                                  <w:rPr>
                                    <w:color w:val="B3AE60"/>
                                  </w:rPr>
                                  <w:br/>
                                  <w:t xml:space="preserve">    </w:t>
                                </w:r>
                                <w:proofErr w:type="spellStart"/>
                                <w:r>
                                  <w:rPr>
                                    <w:color w:val="CF8E6D"/>
                                  </w:rPr>
                                  <w:t>public</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onDataChange</w:t>
                                </w:r>
                                <w:proofErr w:type="spellEnd"/>
                                <w:r>
                                  <w:rPr>
                                    <w:color w:val="BCBEC4"/>
                                  </w:rPr>
                                  <w:t>(</w:t>
                                </w:r>
                                <w:r>
                                  <w:rPr>
                                    <w:color w:val="B3AE60"/>
                                  </w:rPr>
                                  <w:t xml:space="preserve">@NonNull </w:t>
                                </w:r>
                                <w:proofErr w:type="spellStart"/>
                                <w:r>
                                  <w:rPr>
                                    <w:color w:val="BCBEC4"/>
                                  </w:rPr>
                                  <w:t>DataSnapshot</w:t>
                                </w:r>
                                <w:proofErr w:type="spellEnd"/>
                                <w:r>
                                  <w:rPr>
                                    <w:color w:val="BCBEC4"/>
                                  </w:rPr>
                                  <w:t xml:space="preserve"> </w:t>
                                </w:r>
                                <w:proofErr w:type="spellStart"/>
                                <w:r>
                                  <w:rPr>
                                    <w:color w:val="BCBEC4"/>
                                  </w:rPr>
                                  <w:t>dataSnapshot</w:t>
                                </w:r>
                                <w:proofErr w:type="spellEnd"/>
                                <w:r>
                                  <w:rPr>
                                    <w:color w:val="BCBEC4"/>
                                  </w:rPr>
                                  <w:t>) {</w:t>
                                </w:r>
                                <w:r>
                                  <w:rPr>
                                    <w:color w:val="BCBEC4"/>
                                  </w:rPr>
                                  <w:br/>
                                  <w:t xml:space="preserve">        </w:t>
                                </w:r>
                                <w:proofErr w:type="spellStart"/>
                                <w:r>
                                  <w:rPr>
                                    <w:color w:val="C77DBB"/>
                                  </w:rPr>
                                  <w:t>count</w:t>
                                </w:r>
                                <w:proofErr w:type="spellEnd"/>
                                <w:r>
                                  <w:rPr>
                                    <w:color w:val="C77DBB"/>
                                  </w:rPr>
                                  <w:t xml:space="preserve"> </w:t>
                                </w:r>
                                <w:r>
                                  <w:rPr>
                                    <w:color w:val="BCBEC4"/>
                                  </w:rPr>
                                  <w:t xml:space="preserve">= </w:t>
                                </w:r>
                                <w:proofErr w:type="spellStart"/>
                                <w:r>
                                  <w:rPr>
                                    <w:color w:val="BCBEC4"/>
                                  </w:rPr>
                                  <w:t>dataSnapshot.getChildrenCount</w:t>
                                </w:r>
                                <w:proofErr w:type="spellEnd"/>
                                <w:r>
                                  <w:rPr>
                                    <w:color w:val="BCBEC4"/>
                                  </w:rPr>
                                  <w:t>();</w:t>
                                </w:r>
                                <w:r>
                                  <w:rPr>
                                    <w:color w:val="7A7E85"/>
                                  </w:rPr>
                                  <w:br/>
                                  <w:t xml:space="preserve">            </w:t>
                                </w:r>
                                <w:proofErr w:type="spellStart"/>
                                <w:r>
                                  <w:rPr>
                                    <w:color w:val="CF8E6D"/>
                                  </w:rPr>
                                  <w:t>if</w:t>
                                </w:r>
                                <w:proofErr w:type="spellEnd"/>
                                <w:r>
                                  <w:rPr>
                                    <w:color w:val="CF8E6D"/>
                                  </w:rPr>
                                  <w:t xml:space="preserve"> </w:t>
                                </w:r>
                                <w:r>
                                  <w:rPr>
                                    <w:color w:val="BCBEC4"/>
                                  </w:rPr>
                                  <w:t>(</w:t>
                                </w:r>
                                <w:proofErr w:type="spellStart"/>
                                <w:r>
                                  <w:rPr>
                                    <w:color w:val="BCBEC4"/>
                                  </w:rPr>
                                  <w:t>dataSnapshot.exists</w:t>
                                </w:r>
                                <w:proofErr w:type="spellEnd"/>
                                <w:r>
                                  <w:rPr>
                                    <w:color w:val="BCBEC4"/>
                                  </w:rPr>
                                  <w:t>()){</w:t>
                                </w:r>
                                <w:r>
                                  <w:rPr>
                                    <w:color w:val="BCBEC4"/>
                                  </w:rPr>
                                  <w:br/>
                                </w:r>
                                <w:r>
                                  <w:rPr>
                                    <w:color w:val="BCBEC4"/>
                                  </w:rPr>
                                  <w:br/>
                                  <w:t xml:space="preserve">                </w:t>
                                </w:r>
                                <w:proofErr w:type="spellStart"/>
                                <w:r>
                                  <w:rPr>
                                    <w:color w:val="BCBEC4"/>
                                  </w:rPr>
                                  <w:t>Query</w:t>
                                </w:r>
                                <w:proofErr w:type="spellEnd"/>
                                <w:r>
                                  <w:rPr>
                                    <w:color w:val="BCBEC4"/>
                                  </w:rPr>
                                  <w:t xml:space="preserve"> </w:t>
                                </w:r>
                                <w:proofErr w:type="spellStart"/>
                                <w:r>
                                  <w:rPr>
                                    <w:color w:val="BCBEC4"/>
                                  </w:rPr>
                                  <w:t>lastQuery</w:t>
                                </w:r>
                                <w:proofErr w:type="spellEnd"/>
                                <w:r>
                                  <w:rPr>
                                    <w:color w:val="BCBEC4"/>
                                  </w:rPr>
                                  <w:t xml:space="preserve"> = </w:t>
                                </w:r>
                                <w:proofErr w:type="spellStart"/>
                                <w:r>
                                  <w:rPr>
                                    <w:color w:val="C77DBB"/>
                                  </w:rPr>
                                  <w:t>mDatabasePatients</w:t>
                                </w:r>
                                <w:r>
                                  <w:rPr>
                                    <w:color w:val="BCBEC4"/>
                                  </w:rPr>
                                  <w:t>.orderByKey</w:t>
                                </w:r>
                                <w:proofErr w:type="spellEnd"/>
                                <w:r>
                                  <w:rPr>
                                    <w:color w:val="BCBEC4"/>
                                  </w:rPr>
                                  <w:t>().</w:t>
                                </w:r>
                                <w:proofErr w:type="spellStart"/>
                                <w:r>
                                  <w:rPr>
                                    <w:color w:val="BCBEC4"/>
                                  </w:rPr>
                                  <w:t>limitToLast</w:t>
                                </w:r>
                                <w:proofErr w:type="spellEnd"/>
                                <w:r>
                                  <w:rPr>
                                    <w:color w:val="BCBEC4"/>
                                  </w:rPr>
                                  <w:t>(</w:t>
                                </w:r>
                                <w:r>
                                  <w:rPr>
                                    <w:color w:val="2AACB8"/>
                                  </w:rPr>
                                  <w:t>1</w:t>
                                </w:r>
                                <w:r>
                                  <w:rPr>
                                    <w:color w:val="BCBEC4"/>
                                  </w:rPr>
                                  <w:t>);</w:t>
                                </w:r>
                                <w:r>
                                  <w:rPr>
                                    <w:color w:val="BCBEC4"/>
                                  </w:rPr>
                                  <w:br/>
                                  <w:t xml:space="preserve">                </w:t>
                                </w:r>
                                <w:proofErr w:type="spellStart"/>
                                <w:r>
                                  <w:rPr>
                                    <w:color w:val="BCBEC4"/>
                                  </w:rPr>
                                  <w:t>lastQuery.addListenerForSingleValueEvent</w:t>
                                </w:r>
                                <w:proofErr w:type="spellEnd"/>
                                <w:r>
                                  <w:rPr>
                                    <w:color w:val="BCBEC4"/>
                                  </w:rPr>
                                  <w:t>(</w:t>
                                </w:r>
                                <w:r>
                                  <w:rPr>
                                    <w:color w:val="CF8E6D"/>
                                  </w:rPr>
                                  <w:t xml:space="preserve">new </w:t>
                                </w:r>
                                <w:proofErr w:type="spellStart"/>
                                <w:r>
                                  <w:rPr>
                                    <w:color w:val="BCBEC4"/>
                                  </w:rPr>
                                  <w:t>ValueEventListener</w:t>
                                </w:r>
                                <w:proofErr w:type="spellEnd"/>
                                <w:r>
                                  <w:rPr>
                                    <w:color w:val="BCBEC4"/>
                                  </w:rPr>
                                  <w:t>() {</w:t>
                                </w:r>
                                <w:r>
                                  <w:rPr>
                                    <w:color w:val="BCBEC4"/>
                                  </w:rPr>
                                  <w:br/>
                                  <w:t xml:space="preserve">                    </w:t>
                                </w:r>
                                <w:r>
                                  <w:rPr>
                                    <w:color w:val="B3AE60"/>
                                  </w:rPr>
                                  <w:t>@Override</w:t>
                                </w:r>
                                <w:r>
                                  <w:rPr>
                                    <w:color w:val="B3AE60"/>
                                  </w:rPr>
                                  <w:br/>
                                  <w:t xml:space="preserve">                    </w:t>
                                </w:r>
                                <w:proofErr w:type="spellStart"/>
                                <w:r>
                                  <w:rPr>
                                    <w:color w:val="CF8E6D"/>
                                  </w:rPr>
                                  <w:t>public</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onDataChange</w:t>
                                </w:r>
                                <w:proofErr w:type="spellEnd"/>
                                <w:r>
                                  <w:rPr>
                                    <w:color w:val="BCBEC4"/>
                                  </w:rPr>
                                  <w:t>(</w:t>
                                </w:r>
                                <w:r>
                                  <w:rPr>
                                    <w:color w:val="B3AE60"/>
                                  </w:rPr>
                                  <w:t xml:space="preserve">@NonNull </w:t>
                                </w:r>
                                <w:proofErr w:type="spellStart"/>
                                <w:r>
                                  <w:rPr>
                                    <w:color w:val="BCBEC4"/>
                                  </w:rPr>
                                  <w:t>DataSnapshot</w:t>
                                </w:r>
                                <w:proofErr w:type="spellEnd"/>
                                <w:r>
                                  <w:rPr>
                                    <w:color w:val="BCBEC4"/>
                                  </w:rPr>
                                  <w:t xml:space="preserve"> </w:t>
                                </w:r>
                                <w:proofErr w:type="spellStart"/>
                                <w:r>
                                  <w:rPr>
                                    <w:color w:val="BCBEC4"/>
                                  </w:rPr>
                                  <w:t>dataSnapshot</w:t>
                                </w:r>
                                <w:proofErr w:type="spellEnd"/>
                                <w:r>
                                  <w:rPr>
                                    <w:color w:val="BCBEC4"/>
                                  </w:rPr>
                                  <w:t>) {</w:t>
                                </w:r>
                                <w:r>
                                  <w:rPr>
                                    <w:color w:val="BCBEC4"/>
                                  </w:rPr>
                                  <w:br/>
                                  <w:t xml:space="preserve">                        </w:t>
                                </w:r>
                                <w:proofErr w:type="spellStart"/>
                                <w:r>
                                  <w:rPr>
                                    <w:color w:val="CF8E6D"/>
                                  </w:rPr>
                                  <w:t>for</w:t>
                                </w:r>
                                <w:proofErr w:type="spellEnd"/>
                                <w:r>
                                  <w:rPr>
                                    <w:color w:val="CF8E6D"/>
                                  </w:rPr>
                                  <w:t xml:space="preserve"> </w:t>
                                </w:r>
                                <w:r>
                                  <w:rPr>
                                    <w:color w:val="BCBEC4"/>
                                  </w:rPr>
                                  <w:t>(</w:t>
                                </w:r>
                                <w:proofErr w:type="spellStart"/>
                                <w:r>
                                  <w:rPr>
                                    <w:color w:val="BCBEC4"/>
                                  </w:rPr>
                                  <w:t>DataSnapshot</w:t>
                                </w:r>
                                <w:proofErr w:type="spellEnd"/>
                                <w:r>
                                  <w:rPr>
                                    <w:color w:val="BCBEC4"/>
                                  </w:rPr>
                                  <w:t xml:space="preserve"> </w:t>
                                </w:r>
                                <w:proofErr w:type="spellStart"/>
                                <w:r>
                                  <w:rPr>
                                    <w:color w:val="BCBEC4"/>
                                  </w:rPr>
                                  <w:t>child</w:t>
                                </w:r>
                                <w:proofErr w:type="spellEnd"/>
                                <w:r>
                                  <w:rPr>
                                    <w:color w:val="BCBEC4"/>
                                  </w:rPr>
                                  <w:t xml:space="preserve">: </w:t>
                                </w:r>
                                <w:proofErr w:type="spellStart"/>
                                <w:r>
                                  <w:rPr>
                                    <w:color w:val="BCBEC4"/>
                                  </w:rPr>
                                  <w:t>dataSnapshot.getChildren</w:t>
                                </w:r>
                                <w:proofErr w:type="spellEnd"/>
                                <w:r>
                                  <w:rPr>
                                    <w:color w:val="BCBEC4"/>
                                  </w:rPr>
                                  <w:t>()){</w:t>
                                </w:r>
                                <w:r>
                                  <w:rPr>
                                    <w:color w:val="BCBEC4"/>
                                  </w:rPr>
                                  <w:br/>
                                  <w:t xml:space="preserve">                            </w:t>
                                </w:r>
                                <w:proofErr w:type="spellStart"/>
                                <w:r>
                                  <w:rPr>
                                    <w:color w:val="C77DBB"/>
                                  </w:rPr>
                                  <w:t>idMedicalRecord</w:t>
                                </w:r>
                                <w:proofErr w:type="spellEnd"/>
                                <w:r>
                                  <w:rPr>
                                    <w:color w:val="C77DBB"/>
                                  </w:rPr>
                                  <w:t xml:space="preserve"> </w:t>
                                </w:r>
                                <w:r>
                                  <w:rPr>
                                    <w:color w:val="BCBEC4"/>
                                  </w:rPr>
                                  <w:t xml:space="preserve">= </w:t>
                                </w:r>
                                <w:proofErr w:type="spellStart"/>
                                <w:r>
                                  <w:rPr>
                                    <w:color w:val="BCBEC4"/>
                                  </w:rPr>
                                  <w:t>child.child</w:t>
                                </w:r>
                                <w:proofErr w:type="spellEnd"/>
                                <w:r>
                                  <w:rPr>
                                    <w:color w:val="BCBEC4"/>
                                  </w:rPr>
                                  <w:t>(</w:t>
                                </w:r>
                                <w:r>
                                  <w:rPr>
                                    <w:color w:val="6AAB73"/>
                                  </w:rPr>
                                  <w:t>"</w:t>
                                </w:r>
                                <w:proofErr w:type="spellStart"/>
                                <w:r>
                                  <w:rPr>
                                    <w:color w:val="6AAB73"/>
                                  </w:rPr>
                                  <w:t>ABnumHistorial</w:t>
                                </w:r>
                                <w:proofErr w:type="spellEnd"/>
                                <w:r>
                                  <w:rPr>
                                    <w:color w:val="6AAB73"/>
                                  </w:rPr>
                                  <w:t>"</w:t>
                                </w:r>
                                <w:r>
                                  <w:rPr>
                                    <w:color w:val="BCBEC4"/>
                                  </w:rPr>
                                  <w:t>).</w:t>
                                </w:r>
                                <w:proofErr w:type="spellStart"/>
                                <w:r>
                                  <w:rPr>
                                    <w:color w:val="BCBEC4"/>
                                  </w:rPr>
                                  <w:t>getValue</w:t>
                                </w:r>
                                <w:proofErr w:type="spellEnd"/>
                                <w:r>
                                  <w:rPr>
                                    <w:color w:val="BCBEC4"/>
                                  </w:rPr>
                                  <w:t>().</w:t>
                                </w:r>
                                <w:proofErr w:type="spellStart"/>
                                <w:r>
                                  <w:rPr>
                                    <w:color w:val="BCBEC4"/>
                                  </w:rPr>
                                  <w:t>toString</w:t>
                                </w:r>
                                <w:proofErr w:type="spellEnd"/>
                                <w:r>
                                  <w:rPr>
                                    <w:color w:val="BCBEC4"/>
                                  </w:rPr>
                                  <w:t>();</w:t>
                                </w:r>
                                <w:r>
                                  <w:rPr>
                                    <w:color w:val="BCBEC4"/>
                                  </w:rPr>
                                  <w:br/>
                                </w:r>
                                <w:r>
                                  <w:rPr>
                                    <w:color w:val="BCBEC4"/>
                                  </w:rPr>
                                  <w:br/>
                                  <w:t xml:space="preserve">                            </w:t>
                                </w:r>
                                <w:proofErr w:type="spellStart"/>
                                <w:r>
                                  <w:rPr>
                                    <w:color w:val="C77DBB"/>
                                  </w:rPr>
                                  <w:t>digitsMR</w:t>
                                </w:r>
                                <w:proofErr w:type="spellEnd"/>
                                <w:r>
                                  <w:rPr>
                                    <w:color w:val="C77DBB"/>
                                  </w:rPr>
                                  <w:t xml:space="preserve"> </w:t>
                                </w:r>
                                <w:r>
                                  <w:rPr>
                                    <w:color w:val="BCBEC4"/>
                                  </w:rPr>
                                  <w:t xml:space="preserve">= </w:t>
                                </w:r>
                                <w:proofErr w:type="spellStart"/>
                                <w:r>
                                  <w:rPr>
                                    <w:color w:val="BCBEC4"/>
                                  </w:rPr>
                                  <w:t>VgiUtils.</w:t>
                                </w:r>
                                <w:r>
                                  <w:rPr>
                                    <w:i/>
                                    <w:iCs/>
                                    <w:color w:val="BCBEC4"/>
                                  </w:rPr>
                                  <w:t>extractDigitsFromIDMedicalRecord</w:t>
                                </w:r>
                                <w:proofErr w:type="spellEnd"/>
                                <w:r>
                                  <w:rPr>
                                    <w:color w:val="BCBEC4"/>
                                  </w:rPr>
                                  <w:t>(</w:t>
                                </w:r>
                                <w:proofErr w:type="spellStart"/>
                                <w:r>
                                  <w:rPr>
                                    <w:color w:val="C77DBB"/>
                                  </w:rPr>
                                  <w:t>idMedicalRecord</w:t>
                                </w:r>
                                <w:proofErr w:type="spellEnd"/>
                                <w:r>
                                  <w:rPr>
                                    <w:color w:val="BCBEC4"/>
                                  </w:rPr>
                                  <w:t>);</w:t>
                                </w:r>
                                <w:r>
                                  <w:rPr>
                                    <w:color w:val="BCBEC4"/>
                                  </w:rPr>
                                  <w:br/>
                                  <w:t xml:space="preserve">                            </w:t>
                                </w:r>
                                <w:proofErr w:type="spellStart"/>
                                <w:r>
                                  <w:rPr>
                                    <w:color w:val="C77DBB"/>
                                  </w:rPr>
                                  <w:t>idMedicalRecord</w:t>
                                </w:r>
                                <w:proofErr w:type="spellEnd"/>
                                <w:r>
                                  <w:rPr>
                                    <w:color w:val="C77DBB"/>
                                  </w:rPr>
                                  <w:t xml:space="preserve"> </w:t>
                                </w:r>
                                <w:r>
                                  <w:rPr>
                                    <w:color w:val="BCBEC4"/>
                                  </w:rPr>
                                  <w:t xml:space="preserve">= </w:t>
                                </w:r>
                                <w:proofErr w:type="spellStart"/>
                                <w:r>
                                  <w:rPr>
                                    <w:color w:val="BCBEC4"/>
                                  </w:rPr>
                                  <w:t>VgiUtils.</w:t>
                                </w:r>
                                <w:r>
                                  <w:rPr>
                                    <w:i/>
                                    <w:iCs/>
                                    <w:color w:val="BCBEC4"/>
                                  </w:rPr>
                                  <w:t>getNewIDMedicalRecord</w:t>
                                </w:r>
                                <w:proofErr w:type="spellEnd"/>
                                <w:r>
                                  <w:rPr>
                                    <w:color w:val="BCBEC4"/>
                                  </w:rPr>
                                  <w:t>(</w:t>
                                </w:r>
                                <w:proofErr w:type="spellStart"/>
                                <w:r>
                                  <w:rPr>
                                    <w:color w:val="C77DBB"/>
                                  </w:rPr>
                                  <w:t>digitsMR</w:t>
                                </w:r>
                                <w:proofErr w:type="spellEnd"/>
                                <w:r>
                                  <w:rPr>
                                    <w:color w:val="BCBEC4"/>
                                  </w:rPr>
                                  <w:t>);</w:t>
                                </w:r>
                                <w:r>
                                  <w:rPr>
                                    <w:color w:val="BCBEC4"/>
                                  </w:rPr>
                                  <w:br/>
                                  <w:t xml:space="preserve">                        }</w:t>
                                </w:r>
                                <w:r>
                                  <w:rPr>
                                    <w:color w:val="BCBEC4"/>
                                  </w:rPr>
                                  <w:br/>
                                </w:r>
                                <w:r>
                                  <w:rPr>
                                    <w:color w:val="BCBEC4"/>
                                  </w:rPr>
                                  <w:br/>
                                  <w:t xml:space="preserve">        </w:t>
                                </w:r>
                                <w:proofErr w:type="spellStart"/>
                                <w:r>
                                  <w:rPr>
                                    <w:color w:val="CF8E6D"/>
                                  </w:rPr>
                                  <w:t>else</w:t>
                                </w:r>
                                <w:proofErr w:type="spellEnd"/>
                                <w:r>
                                  <w:rPr>
                                    <w:color w:val="CF8E6D"/>
                                  </w:rPr>
                                  <w:t xml:space="preserve"> </w:t>
                                </w:r>
                                <w:r>
                                  <w:rPr>
                                    <w:color w:val="BCBEC4"/>
                                  </w:rPr>
                                  <w:t>{</w:t>
                                </w:r>
                                <w:proofErr w:type="spellStart"/>
                                <w:r>
                                  <w:rPr>
                                    <w:color w:val="C77DBB"/>
                                  </w:rPr>
                                  <w:t>idMedicalRecord</w:t>
                                </w:r>
                                <w:proofErr w:type="spellEnd"/>
                                <w:r>
                                  <w:rPr>
                                    <w:color w:val="C77DBB"/>
                                  </w:rPr>
                                  <w:t xml:space="preserve"> </w:t>
                                </w:r>
                                <w:r>
                                  <w:rPr>
                                    <w:color w:val="BCBEC4"/>
                                  </w:rPr>
                                  <w:t xml:space="preserve">= </w:t>
                                </w:r>
                                <w:r>
                                  <w:rPr>
                                    <w:color w:val="6AAB73"/>
                                  </w:rPr>
                                  <w:t>"VGI0000"</w:t>
                                </w:r>
                                <w:r>
                                  <w:rPr>
                                    <w:color w:val="BCBEC4"/>
                                  </w:rPr>
                                  <w:t>;}</w:t>
                                </w:r>
                                <w:r>
                                  <w:rPr>
                                    <w:color w:val="BCBEC4"/>
                                  </w:rPr>
                                  <w:br/>
                                </w:r>
                              </w:ins>
                            </w:p>
                            <w:p w14:paraId="55D59014" w14:textId="77777777" w:rsidR="00365175" w:rsidRDefault="00365175" w:rsidP="00BF32BD">
                              <w:pPr>
                                <w:jc w:val="left"/>
                                <w:rPr>
                                  <w:ins w:id="1818" w:author="Redondo García Francisco Javier" w:date="2025-09-02T09:44:00Z"/>
                                </w:rPr>
                              </w:pPr>
                            </w:p>
                          </w:txbxContent>
                        </wps:txbx>
                        <wps:bodyPr rot="0" vert="horz" wrap="square" lIns="91440" tIns="45720" rIns="91440" bIns="45720" anchor="t" anchorCtr="0">
                          <a:noAutofit/>
                        </wps:bodyPr>
                      </wps:wsp>
                    </a:graphicData>
                  </a:graphic>
                </wp:inline>
              </w:drawing>
            </mc:Choice>
            <mc:Fallback>
              <w:pict>
                <v:shape w14:anchorId="4B851148" id="_x0000_s1038" type="#_x0000_t202" style="width:436.05pt;height:30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">
                  <v:textbox>
                    <w:txbxContent>
                      <w:p w14:paraId="37ABD34A" w14:textId="77777777" w:rsidR="00365175" w:rsidRDefault="00365175" w:rsidP="00BF32BD">
                        <w:pPr>
                          <w:pStyle w:val="HTMLconformatoprevio"/>
                          <w:shd w:val="clear" w:color="auto" w:fill="1E1F22"/>
                          <w:jc w:val="left"/>
                          <w:rPr>
                            <w:ins w:id="1819" w:author="Redondo García Francisco Javier" w:date="2025-09-02T09:44:00Z"/>
                            <w:color w:val="BCBEC4"/>
                          </w:rPr>
                        </w:pPr>
                        <w:proofErr w:type="spellStart"/>
                        <w:ins w:id="1820" w:author="Redondo García Francisco Javier" w:date="2025-09-02T09:44:00Z">
                          <w:r>
                            <w:rPr>
                              <w:color w:val="C77DBB"/>
                            </w:rPr>
                            <w:t>mDatabasePatients</w:t>
                          </w:r>
                          <w:r>
                            <w:rPr>
                              <w:color w:val="BCBEC4"/>
                            </w:rPr>
                            <w:t>.addValueEventListener</w:t>
                          </w:r>
                          <w:proofErr w:type="spellEnd"/>
                          <w:r>
                            <w:rPr>
                              <w:color w:val="BCBEC4"/>
                            </w:rPr>
                            <w:t>(</w:t>
                          </w:r>
                          <w:r>
                            <w:rPr>
                              <w:color w:val="CF8E6D"/>
                            </w:rPr>
                            <w:t xml:space="preserve">new </w:t>
                          </w:r>
                          <w:proofErr w:type="spellStart"/>
                          <w:r>
                            <w:rPr>
                              <w:color w:val="BCBEC4"/>
                            </w:rPr>
                            <w:t>ValueEventListener</w:t>
                          </w:r>
                          <w:proofErr w:type="spellEnd"/>
                          <w:r>
                            <w:rPr>
                              <w:color w:val="BCBEC4"/>
                            </w:rPr>
                            <w:t>() {</w:t>
                          </w:r>
                          <w:r>
                            <w:rPr>
                              <w:color w:val="BCBEC4"/>
                            </w:rPr>
                            <w:br/>
                            <w:t xml:space="preserve">    </w:t>
                          </w:r>
                          <w:r>
                            <w:rPr>
                              <w:color w:val="B3AE60"/>
                            </w:rPr>
                            <w:t>@Override</w:t>
                          </w:r>
                          <w:r>
                            <w:rPr>
                              <w:color w:val="B3AE60"/>
                            </w:rPr>
                            <w:br/>
                            <w:t xml:space="preserve">    </w:t>
                          </w:r>
                          <w:proofErr w:type="spellStart"/>
                          <w:r>
                            <w:rPr>
                              <w:color w:val="CF8E6D"/>
                            </w:rPr>
                            <w:t>public</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onDataChange</w:t>
                          </w:r>
                          <w:proofErr w:type="spellEnd"/>
                          <w:r>
                            <w:rPr>
                              <w:color w:val="BCBEC4"/>
                            </w:rPr>
                            <w:t>(</w:t>
                          </w:r>
                          <w:r>
                            <w:rPr>
                              <w:color w:val="B3AE60"/>
                            </w:rPr>
                            <w:t xml:space="preserve">@NonNull </w:t>
                          </w:r>
                          <w:proofErr w:type="spellStart"/>
                          <w:r>
                            <w:rPr>
                              <w:color w:val="BCBEC4"/>
                            </w:rPr>
                            <w:t>DataSnapshot</w:t>
                          </w:r>
                          <w:proofErr w:type="spellEnd"/>
                          <w:r>
                            <w:rPr>
                              <w:color w:val="BCBEC4"/>
                            </w:rPr>
                            <w:t xml:space="preserve"> </w:t>
                          </w:r>
                          <w:proofErr w:type="spellStart"/>
                          <w:r>
                            <w:rPr>
                              <w:color w:val="BCBEC4"/>
                            </w:rPr>
                            <w:t>dataSnapshot</w:t>
                          </w:r>
                          <w:proofErr w:type="spellEnd"/>
                          <w:r>
                            <w:rPr>
                              <w:color w:val="BCBEC4"/>
                            </w:rPr>
                            <w:t>) {</w:t>
                          </w:r>
                          <w:r>
                            <w:rPr>
                              <w:color w:val="BCBEC4"/>
                            </w:rPr>
                            <w:br/>
                            <w:t xml:space="preserve">        </w:t>
                          </w:r>
                          <w:proofErr w:type="spellStart"/>
                          <w:r>
                            <w:rPr>
                              <w:color w:val="C77DBB"/>
                            </w:rPr>
                            <w:t>count</w:t>
                          </w:r>
                          <w:proofErr w:type="spellEnd"/>
                          <w:r>
                            <w:rPr>
                              <w:color w:val="C77DBB"/>
                            </w:rPr>
                            <w:t xml:space="preserve"> </w:t>
                          </w:r>
                          <w:r>
                            <w:rPr>
                              <w:color w:val="BCBEC4"/>
                            </w:rPr>
                            <w:t xml:space="preserve">= </w:t>
                          </w:r>
                          <w:proofErr w:type="spellStart"/>
                          <w:r>
                            <w:rPr>
                              <w:color w:val="BCBEC4"/>
                            </w:rPr>
                            <w:t>dataSnapshot.getChildrenCount</w:t>
                          </w:r>
                          <w:proofErr w:type="spellEnd"/>
                          <w:r>
                            <w:rPr>
                              <w:color w:val="BCBEC4"/>
                            </w:rPr>
                            <w:t>();</w:t>
                          </w:r>
                          <w:r>
                            <w:rPr>
                              <w:color w:val="7A7E85"/>
                            </w:rPr>
                            <w:br/>
                            <w:t xml:space="preserve">            </w:t>
                          </w:r>
                          <w:proofErr w:type="spellStart"/>
                          <w:r>
                            <w:rPr>
                              <w:color w:val="CF8E6D"/>
                            </w:rPr>
                            <w:t>if</w:t>
                          </w:r>
                          <w:proofErr w:type="spellEnd"/>
                          <w:r>
                            <w:rPr>
                              <w:color w:val="CF8E6D"/>
                            </w:rPr>
                            <w:t xml:space="preserve"> </w:t>
                          </w:r>
                          <w:r>
                            <w:rPr>
                              <w:color w:val="BCBEC4"/>
                            </w:rPr>
                            <w:t>(</w:t>
                          </w:r>
                          <w:proofErr w:type="spellStart"/>
                          <w:r>
                            <w:rPr>
                              <w:color w:val="BCBEC4"/>
                            </w:rPr>
                            <w:t>dataSnapshot.exists</w:t>
                          </w:r>
                          <w:proofErr w:type="spellEnd"/>
                          <w:r>
                            <w:rPr>
                              <w:color w:val="BCBEC4"/>
                            </w:rPr>
                            <w:t>()){</w:t>
                          </w:r>
                          <w:r>
                            <w:rPr>
                              <w:color w:val="BCBEC4"/>
                            </w:rPr>
                            <w:br/>
                          </w:r>
                          <w:r>
                            <w:rPr>
                              <w:color w:val="BCBEC4"/>
                            </w:rPr>
                            <w:br/>
                            <w:t xml:space="preserve">                </w:t>
                          </w:r>
                          <w:proofErr w:type="spellStart"/>
                          <w:r>
                            <w:rPr>
                              <w:color w:val="BCBEC4"/>
                            </w:rPr>
                            <w:t>Query</w:t>
                          </w:r>
                          <w:proofErr w:type="spellEnd"/>
                          <w:r>
                            <w:rPr>
                              <w:color w:val="BCBEC4"/>
                            </w:rPr>
                            <w:t xml:space="preserve"> </w:t>
                          </w:r>
                          <w:proofErr w:type="spellStart"/>
                          <w:r>
                            <w:rPr>
                              <w:color w:val="BCBEC4"/>
                            </w:rPr>
                            <w:t>lastQuery</w:t>
                          </w:r>
                          <w:proofErr w:type="spellEnd"/>
                          <w:r>
                            <w:rPr>
                              <w:color w:val="BCBEC4"/>
                            </w:rPr>
                            <w:t xml:space="preserve"> = </w:t>
                          </w:r>
                          <w:proofErr w:type="spellStart"/>
                          <w:r>
                            <w:rPr>
                              <w:color w:val="C77DBB"/>
                            </w:rPr>
                            <w:t>mDatabasePatients</w:t>
                          </w:r>
                          <w:r>
                            <w:rPr>
                              <w:color w:val="BCBEC4"/>
                            </w:rPr>
                            <w:t>.orderByKey</w:t>
                          </w:r>
                          <w:proofErr w:type="spellEnd"/>
                          <w:r>
                            <w:rPr>
                              <w:color w:val="BCBEC4"/>
                            </w:rPr>
                            <w:t>().</w:t>
                          </w:r>
                          <w:proofErr w:type="spellStart"/>
                          <w:r>
                            <w:rPr>
                              <w:color w:val="BCBEC4"/>
                            </w:rPr>
                            <w:t>limitToLast</w:t>
                          </w:r>
                          <w:proofErr w:type="spellEnd"/>
                          <w:r>
                            <w:rPr>
                              <w:color w:val="BCBEC4"/>
                            </w:rPr>
                            <w:t>(</w:t>
                          </w:r>
                          <w:r>
                            <w:rPr>
                              <w:color w:val="2AACB8"/>
                            </w:rPr>
                            <w:t>1</w:t>
                          </w:r>
                          <w:r>
                            <w:rPr>
                              <w:color w:val="BCBEC4"/>
                            </w:rPr>
                            <w:t>);</w:t>
                          </w:r>
                          <w:r>
                            <w:rPr>
                              <w:color w:val="BCBEC4"/>
                            </w:rPr>
                            <w:br/>
                            <w:t xml:space="preserve">                </w:t>
                          </w:r>
                          <w:proofErr w:type="spellStart"/>
                          <w:r>
                            <w:rPr>
                              <w:color w:val="BCBEC4"/>
                            </w:rPr>
                            <w:t>lastQuery.addListenerForSingleValueEvent</w:t>
                          </w:r>
                          <w:proofErr w:type="spellEnd"/>
                          <w:r>
                            <w:rPr>
                              <w:color w:val="BCBEC4"/>
                            </w:rPr>
                            <w:t>(</w:t>
                          </w:r>
                          <w:r>
                            <w:rPr>
                              <w:color w:val="CF8E6D"/>
                            </w:rPr>
                            <w:t xml:space="preserve">new </w:t>
                          </w:r>
                          <w:proofErr w:type="spellStart"/>
                          <w:r>
                            <w:rPr>
                              <w:color w:val="BCBEC4"/>
                            </w:rPr>
                            <w:t>ValueEventListener</w:t>
                          </w:r>
                          <w:proofErr w:type="spellEnd"/>
                          <w:r>
                            <w:rPr>
                              <w:color w:val="BCBEC4"/>
                            </w:rPr>
                            <w:t>() {</w:t>
                          </w:r>
                          <w:r>
                            <w:rPr>
                              <w:color w:val="BCBEC4"/>
                            </w:rPr>
                            <w:br/>
                            <w:t xml:space="preserve">                    </w:t>
                          </w:r>
                          <w:r>
                            <w:rPr>
                              <w:color w:val="B3AE60"/>
                            </w:rPr>
                            <w:t>@Override</w:t>
                          </w:r>
                          <w:r>
                            <w:rPr>
                              <w:color w:val="B3AE60"/>
                            </w:rPr>
                            <w:br/>
                            <w:t xml:space="preserve">                    </w:t>
                          </w:r>
                          <w:proofErr w:type="spellStart"/>
                          <w:r>
                            <w:rPr>
                              <w:color w:val="CF8E6D"/>
                            </w:rPr>
                            <w:t>public</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onDataChange</w:t>
                          </w:r>
                          <w:proofErr w:type="spellEnd"/>
                          <w:r>
                            <w:rPr>
                              <w:color w:val="BCBEC4"/>
                            </w:rPr>
                            <w:t>(</w:t>
                          </w:r>
                          <w:r>
                            <w:rPr>
                              <w:color w:val="B3AE60"/>
                            </w:rPr>
                            <w:t xml:space="preserve">@NonNull </w:t>
                          </w:r>
                          <w:proofErr w:type="spellStart"/>
                          <w:r>
                            <w:rPr>
                              <w:color w:val="BCBEC4"/>
                            </w:rPr>
                            <w:t>DataSnapshot</w:t>
                          </w:r>
                          <w:proofErr w:type="spellEnd"/>
                          <w:r>
                            <w:rPr>
                              <w:color w:val="BCBEC4"/>
                            </w:rPr>
                            <w:t xml:space="preserve"> </w:t>
                          </w:r>
                          <w:proofErr w:type="spellStart"/>
                          <w:r>
                            <w:rPr>
                              <w:color w:val="BCBEC4"/>
                            </w:rPr>
                            <w:t>dataSnapshot</w:t>
                          </w:r>
                          <w:proofErr w:type="spellEnd"/>
                          <w:r>
                            <w:rPr>
                              <w:color w:val="BCBEC4"/>
                            </w:rPr>
                            <w:t>) {</w:t>
                          </w:r>
                          <w:r>
                            <w:rPr>
                              <w:color w:val="BCBEC4"/>
                            </w:rPr>
                            <w:br/>
                            <w:t xml:space="preserve">                        </w:t>
                          </w:r>
                          <w:proofErr w:type="spellStart"/>
                          <w:r>
                            <w:rPr>
                              <w:color w:val="CF8E6D"/>
                            </w:rPr>
                            <w:t>for</w:t>
                          </w:r>
                          <w:proofErr w:type="spellEnd"/>
                          <w:r>
                            <w:rPr>
                              <w:color w:val="CF8E6D"/>
                            </w:rPr>
                            <w:t xml:space="preserve"> </w:t>
                          </w:r>
                          <w:r>
                            <w:rPr>
                              <w:color w:val="BCBEC4"/>
                            </w:rPr>
                            <w:t>(</w:t>
                          </w:r>
                          <w:proofErr w:type="spellStart"/>
                          <w:r>
                            <w:rPr>
                              <w:color w:val="BCBEC4"/>
                            </w:rPr>
                            <w:t>DataSnapshot</w:t>
                          </w:r>
                          <w:proofErr w:type="spellEnd"/>
                          <w:r>
                            <w:rPr>
                              <w:color w:val="BCBEC4"/>
                            </w:rPr>
                            <w:t xml:space="preserve"> </w:t>
                          </w:r>
                          <w:proofErr w:type="spellStart"/>
                          <w:r>
                            <w:rPr>
                              <w:color w:val="BCBEC4"/>
                            </w:rPr>
                            <w:t>child</w:t>
                          </w:r>
                          <w:proofErr w:type="spellEnd"/>
                          <w:r>
                            <w:rPr>
                              <w:color w:val="BCBEC4"/>
                            </w:rPr>
                            <w:t xml:space="preserve">: </w:t>
                          </w:r>
                          <w:proofErr w:type="spellStart"/>
                          <w:r>
                            <w:rPr>
                              <w:color w:val="BCBEC4"/>
                            </w:rPr>
                            <w:t>dataSnapshot.getChildren</w:t>
                          </w:r>
                          <w:proofErr w:type="spellEnd"/>
                          <w:r>
                            <w:rPr>
                              <w:color w:val="BCBEC4"/>
                            </w:rPr>
                            <w:t>()){</w:t>
                          </w:r>
                          <w:r>
                            <w:rPr>
                              <w:color w:val="BCBEC4"/>
                            </w:rPr>
                            <w:br/>
                            <w:t xml:space="preserve">                            </w:t>
                          </w:r>
                          <w:proofErr w:type="spellStart"/>
                          <w:r>
                            <w:rPr>
                              <w:color w:val="C77DBB"/>
                            </w:rPr>
                            <w:t>idMedicalRecord</w:t>
                          </w:r>
                          <w:proofErr w:type="spellEnd"/>
                          <w:r>
                            <w:rPr>
                              <w:color w:val="C77DBB"/>
                            </w:rPr>
                            <w:t xml:space="preserve"> </w:t>
                          </w:r>
                          <w:r>
                            <w:rPr>
                              <w:color w:val="BCBEC4"/>
                            </w:rPr>
                            <w:t xml:space="preserve">= </w:t>
                          </w:r>
                          <w:proofErr w:type="spellStart"/>
                          <w:r>
                            <w:rPr>
                              <w:color w:val="BCBEC4"/>
                            </w:rPr>
                            <w:t>child.child</w:t>
                          </w:r>
                          <w:proofErr w:type="spellEnd"/>
                          <w:r>
                            <w:rPr>
                              <w:color w:val="BCBEC4"/>
                            </w:rPr>
                            <w:t>(</w:t>
                          </w:r>
                          <w:r>
                            <w:rPr>
                              <w:color w:val="6AAB73"/>
                            </w:rPr>
                            <w:t>"</w:t>
                          </w:r>
                          <w:proofErr w:type="spellStart"/>
                          <w:r>
                            <w:rPr>
                              <w:color w:val="6AAB73"/>
                            </w:rPr>
                            <w:t>ABnumHistorial</w:t>
                          </w:r>
                          <w:proofErr w:type="spellEnd"/>
                          <w:r>
                            <w:rPr>
                              <w:color w:val="6AAB73"/>
                            </w:rPr>
                            <w:t>"</w:t>
                          </w:r>
                          <w:r>
                            <w:rPr>
                              <w:color w:val="BCBEC4"/>
                            </w:rPr>
                            <w:t>).</w:t>
                          </w:r>
                          <w:proofErr w:type="spellStart"/>
                          <w:r>
                            <w:rPr>
                              <w:color w:val="BCBEC4"/>
                            </w:rPr>
                            <w:t>getValue</w:t>
                          </w:r>
                          <w:proofErr w:type="spellEnd"/>
                          <w:r>
                            <w:rPr>
                              <w:color w:val="BCBEC4"/>
                            </w:rPr>
                            <w:t>().</w:t>
                          </w:r>
                          <w:proofErr w:type="spellStart"/>
                          <w:r>
                            <w:rPr>
                              <w:color w:val="BCBEC4"/>
                            </w:rPr>
                            <w:t>toString</w:t>
                          </w:r>
                          <w:proofErr w:type="spellEnd"/>
                          <w:r>
                            <w:rPr>
                              <w:color w:val="BCBEC4"/>
                            </w:rPr>
                            <w:t>();</w:t>
                          </w:r>
                          <w:r>
                            <w:rPr>
                              <w:color w:val="BCBEC4"/>
                            </w:rPr>
                            <w:br/>
                          </w:r>
                          <w:r>
                            <w:rPr>
                              <w:color w:val="BCBEC4"/>
                            </w:rPr>
                            <w:br/>
                            <w:t xml:space="preserve">                            </w:t>
                          </w:r>
                          <w:proofErr w:type="spellStart"/>
                          <w:r>
                            <w:rPr>
                              <w:color w:val="C77DBB"/>
                            </w:rPr>
                            <w:t>digitsMR</w:t>
                          </w:r>
                          <w:proofErr w:type="spellEnd"/>
                          <w:r>
                            <w:rPr>
                              <w:color w:val="C77DBB"/>
                            </w:rPr>
                            <w:t xml:space="preserve"> </w:t>
                          </w:r>
                          <w:r>
                            <w:rPr>
                              <w:color w:val="BCBEC4"/>
                            </w:rPr>
                            <w:t xml:space="preserve">= </w:t>
                          </w:r>
                          <w:proofErr w:type="spellStart"/>
                          <w:r>
                            <w:rPr>
                              <w:color w:val="BCBEC4"/>
                            </w:rPr>
                            <w:t>VgiUtils.</w:t>
                          </w:r>
                          <w:r>
                            <w:rPr>
                              <w:i/>
                              <w:iCs/>
                              <w:color w:val="BCBEC4"/>
                            </w:rPr>
                            <w:t>extractDigitsFromIDMedicalRecord</w:t>
                          </w:r>
                          <w:proofErr w:type="spellEnd"/>
                          <w:r>
                            <w:rPr>
                              <w:color w:val="BCBEC4"/>
                            </w:rPr>
                            <w:t>(</w:t>
                          </w:r>
                          <w:proofErr w:type="spellStart"/>
                          <w:r>
                            <w:rPr>
                              <w:color w:val="C77DBB"/>
                            </w:rPr>
                            <w:t>idMedicalRecord</w:t>
                          </w:r>
                          <w:proofErr w:type="spellEnd"/>
                          <w:r>
                            <w:rPr>
                              <w:color w:val="BCBEC4"/>
                            </w:rPr>
                            <w:t>);</w:t>
                          </w:r>
                          <w:r>
                            <w:rPr>
                              <w:color w:val="BCBEC4"/>
                            </w:rPr>
                            <w:br/>
                            <w:t xml:space="preserve">                            </w:t>
                          </w:r>
                          <w:proofErr w:type="spellStart"/>
                          <w:r>
                            <w:rPr>
                              <w:color w:val="C77DBB"/>
                            </w:rPr>
                            <w:t>idMedicalRecord</w:t>
                          </w:r>
                          <w:proofErr w:type="spellEnd"/>
                          <w:r>
                            <w:rPr>
                              <w:color w:val="C77DBB"/>
                            </w:rPr>
                            <w:t xml:space="preserve"> </w:t>
                          </w:r>
                          <w:r>
                            <w:rPr>
                              <w:color w:val="BCBEC4"/>
                            </w:rPr>
                            <w:t xml:space="preserve">= </w:t>
                          </w:r>
                          <w:proofErr w:type="spellStart"/>
                          <w:r>
                            <w:rPr>
                              <w:color w:val="BCBEC4"/>
                            </w:rPr>
                            <w:t>VgiUtils.</w:t>
                          </w:r>
                          <w:r>
                            <w:rPr>
                              <w:i/>
                              <w:iCs/>
                              <w:color w:val="BCBEC4"/>
                            </w:rPr>
                            <w:t>getNewIDMedicalRecord</w:t>
                          </w:r>
                          <w:proofErr w:type="spellEnd"/>
                          <w:r>
                            <w:rPr>
                              <w:color w:val="BCBEC4"/>
                            </w:rPr>
                            <w:t>(</w:t>
                          </w:r>
                          <w:proofErr w:type="spellStart"/>
                          <w:r>
                            <w:rPr>
                              <w:color w:val="C77DBB"/>
                            </w:rPr>
                            <w:t>digitsMR</w:t>
                          </w:r>
                          <w:proofErr w:type="spellEnd"/>
                          <w:r>
                            <w:rPr>
                              <w:color w:val="BCBEC4"/>
                            </w:rPr>
                            <w:t>);</w:t>
                          </w:r>
                          <w:r>
                            <w:rPr>
                              <w:color w:val="BCBEC4"/>
                            </w:rPr>
                            <w:br/>
                            <w:t xml:space="preserve">                        }</w:t>
                          </w:r>
                          <w:r>
                            <w:rPr>
                              <w:color w:val="BCBEC4"/>
                            </w:rPr>
                            <w:br/>
                          </w:r>
                          <w:r>
                            <w:rPr>
                              <w:color w:val="BCBEC4"/>
                            </w:rPr>
                            <w:br/>
                            <w:t xml:space="preserve">        </w:t>
                          </w:r>
                          <w:proofErr w:type="spellStart"/>
                          <w:r>
                            <w:rPr>
                              <w:color w:val="CF8E6D"/>
                            </w:rPr>
                            <w:t>else</w:t>
                          </w:r>
                          <w:proofErr w:type="spellEnd"/>
                          <w:r>
                            <w:rPr>
                              <w:color w:val="CF8E6D"/>
                            </w:rPr>
                            <w:t xml:space="preserve"> </w:t>
                          </w:r>
                          <w:r>
                            <w:rPr>
                              <w:color w:val="BCBEC4"/>
                            </w:rPr>
                            <w:t>{</w:t>
                          </w:r>
                          <w:proofErr w:type="spellStart"/>
                          <w:r>
                            <w:rPr>
                              <w:color w:val="C77DBB"/>
                            </w:rPr>
                            <w:t>idMedicalRecord</w:t>
                          </w:r>
                          <w:proofErr w:type="spellEnd"/>
                          <w:r>
                            <w:rPr>
                              <w:color w:val="C77DBB"/>
                            </w:rPr>
                            <w:t xml:space="preserve"> </w:t>
                          </w:r>
                          <w:r>
                            <w:rPr>
                              <w:color w:val="BCBEC4"/>
                            </w:rPr>
                            <w:t xml:space="preserve">= </w:t>
                          </w:r>
                          <w:r>
                            <w:rPr>
                              <w:color w:val="6AAB73"/>
                            </w:rPr>
                            <w:t>"VGI0000"</w:t>
                          </w:r>
                          <w:r>
                            <w:rPr>
                              <w:color w:val="BCBEC4"/>
                            </w:rPr>
                            <w:t>;}</w:t>
                          </w:r>
                          <w:r>
                            <w:rPr>
                              <w:color w:val="BCBEC4"/>
                            </w:rPr>
                            <w:br/>
                          </w:r>
                        </w:ins>
                      </w:p>
                      <w:p w14:paraId="55D59014" w14:textId="77777777" w:rsidR="00365175" w:rsidRDefault="00365175" w:rsidP="00BF32BD">
                        <w:pPr>
                          <w:jc w:val="left"/>
                          <w:rPr>
                            <w:ins w:id="1821" w:author="Redondo García Francisco Javier" w:date="2025-09-02T09:44:00Z"/>
                          </w:rPr>
                        </w:pPr>
                      </w:p>
                    </w:txbxContent>
                  </v:textbox>
                  <w10:anchorlock/>
                </v:shape>
              </w:pict>
            </mc:Fallback>
          </mc:AlternateContent>
        </w:r>
      </w:ins>
    </w:p>
    <w:p w14:paraId="02ADBC8B" w14:textId="664787D2" w:rsidR="00365175" w:rsidRDefault="003A4105" w:rsidP="003A4105">
      <w:pPr>
        <w:pStyle w:val="Descripcin"/>
        <w:jc w:val="center"/>
      </w:pPr>
      <w:bookmarkStart w:id="1822" w:name="_Toc207315044"/>
      <w:bookmarkStart w:id="1823" w:name="_Toc202786471"/>
      <w:r>
        <w:t xml:space="preserve">Listado </w:t>
      </w:r>
      <w:r w:rsidR="00DE1F43">
        <w:fldChar w:fldCharType="begin"/>
      </w:r>
      <w:r w:rsidR="00DE1F43">
        <w:instrText xml:space="preserve"> SEQ Listado \* ARABIC </w:instrText>
      </w:r>
      <w:r w:rsidR="00DE1F43">
        <w:fldChar w:fldCharType="separate"/>
      </w:r>
      <w:r w:rsidR="0020779A">
        <w:rPr>
          <w:noProof/>
        </w:rPr>
        <w:t>2</w:t>
      </w:r>
      <w:r w:rsidR="00DE1F43">
        <w:rPr>
          <w:noProof/>
        </w:rPr>
        <w:fldChar w:fldCharType="end"/>
      </w:r>
      <w:r>
        <w:t xml:space="preserve"> – Método para generar número de historial</w:t>
      </w:r>
      <w:bookmarkEnd w:id="1822"/>
      <w:bookmarkEnd w:id="1823"/>
    </w:p>
    <w:p w14:paraId="1FF097B7" w14:textId="5FCA25A5" w:rsidR="00077AA5" w:rsidRDefault="00077AA5" w:rsidP="00077AA5"/>
    <w:p w14:paraId="506B7553" w14:textId="2FB29DD0" w:rsidR="00365175" w:rsidRDefault="00A4147D" w:rsidP="00A4147D">
      <w:pPr>
        <w:pStyle w:val="Ttulo5"/>
      </w:pPr>
      <w:bookmarkStart w:id="1824" w:name="_Toc207317125"/>
      <w:r>
        <w:lastRenderedPageBreak/>
        <w:t>5.</w:t>
      </w:r>
      <w:r w:rsidR="00365175">
        <w:t>3.2.1.3. Validación de campos</w:t>
      </w:r>
      <w:bookmarkEnd w:id="1824"/>
    </w:p>
    <w:p w14:paraId="5DC84AD6" w14:textId="651DCE4F" w:rsidR="00365175" w:rsidRDefault="00365175">
      <w:r>
        <w:t>Antes de permitir el registro de paciente, se verifica que todos los campos estén rellenados, y si no, se muestra un error en aquellos campos que estén vacíos. De esta forma se evita que haya entradas en la base de datos incompletos, lo que posteriormente puede suponer problemas en la representación en la web.</w:t>
      </w:r>
    </w:p>
    <w:p w14:paraId="6EA47499" w14:textId="77777777" w:rsidR="003A4105" w:rsidRDefault="00365175" w:rsidP="003A4105">
      <w:pPr>
        <w:keepNext/>
      </w:pPr>
      <w:r>
        <w:rPr>
          <w:noProof/>
        </w:rPr>
        <mc:AlternateContent>
          <mc:Choice Requires="wps">
            <w:drawing>
              <wp:inline distT="0" distB="0" distL="0" distR="0" wp14:anchorId="3F914B29" wp14:editId="6E2F4772">
                <wp:extent cx="5105400" cy="1035050"/>
                <wp:effectExtent l="0" t="0" r="19050" b="12700"/>
                <wp:docPr id="40638794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5400" cy="1035050"/>
                        </a:xfrm>
                        <a:prstGeom prst="rect">
                          <a:avLst/>
                        </a:prstGeom>
                        <a:solidFill>
                          <a:srgbClr val="FFFFFF"/>
                        </a:solidFill>
                        <a:ln w="9525">
                          <a:solidFill>
                            <a:srgbClr val="000000"/>
                          </a:solidFill>
                          <a:miter lim="800000"/>
                          <a:headEnd/>
                          <a:tailEnd/>
                        </a:ln>
                      </wps:spPr>
                      <wps:txbx>
                        <w:txbxContent>
                          <w:p w14:paraId="7E970D95" w14:textId="34C5CE9B" w:rsidR="00365175" w:rsidRDefault="00365175" w:rsidP="00BF32BD">
                            <w:pPr>
                              <w:pStyle w:val="HTMLconformatoprevio"/>
                              <w:shd w:val="clear" w:color="auto" w:fill="1E1F22"/>
                              <w:jc w:val="left"/>
                              <w:rPr>
                                <w:color w:val="BCBEC4"/>
                              </w:rPr>
                            </w:pPr>
                            <w:proofErr w:type="spellStart"/>
                            <w:r>
                              <w:rPr>
                                <w:color w:val="CF8E6D"/>
                              </w:rPr>
                              <w:t>else</w:t>
                            </w:r>
                            <w:proofErr w:type="spellEnd"/>
                            <w:r>
                              <w:rPr>
                                <w:color w:val="CF8E6D"/>
                              </w:rPr>
                              <w:t xml:space="preserve"> </w:t>
                            </w:r>
                            <w:proofErr w:type="spellStart"/>
                            <w:r>
                              <w:rPr>
                                <w:color w:val="CF8E6D"/>
                              </w:rPr>
                              <w:t>if</w:t>
                            </w:r>
                            <w:proofErr w:type="spellEnd"/>
                            <w:r>
                              <w:rPr>
                                <w:color w:val="CF8E6D"/>
                              </w:rPr>
                              <w:t xml:space="preserve"> </w:t>
                            </w:r>
                            <w:r>
                              <w:rPr>
                                <w:color w:val="BCBEC4"/>
                              </w:rPr>
                              <w:t>(</w:t>
                            </w:r>
                            <w:proofErr w:type="spellStart"/>
                            <w:r>
                              <w:rPr>
                                <w:color w:val="BCBEC4"/>
                              </w:rPr>
                              <w:t>lengthPacientName</w:t>
                            </w:r>
                            <w:proofErr w:type="spellEnd"/>
                            <w:r>
                              <w:rPr>
                                <w:color w:val="BCBEC4"/>
                              </w:rPr>
                              <w:t xml:space="preserve"> == </w:t>
                            </w:r>
                            <w:r>
                              <w:rPr>
                                <w:color w:val="2AACB8"/>
                              </w:rPr>
                              <w:t>0</w:t>
                            </w:r>
                            <w:r>
                              <w:rPr>
                                <w:color w:val="BCBEC4"/>
                              </w:rPr>
                              <w:t>) {</w:t>
                            </w:r>
                            <w:r>
                              <w:rPr>
                                <w:color w:val="BCBEC4"/>
                              </w:rPr>
                              <w:br/>
                              <w:t xml:space="preserve">    </w:t>
                            </w:r>
                            <w:proofErr w:type="spellStart"/>
                            <w:r>
                              <w:rPr>
                                <w:color w:val="C77DBB"/>
                              </w:rPr>
                              <w:t>editTextPacientName</w:t>
                            </w:r>
                            <w:r>
                              <w:rPr>
                                <w:color w:val="BCBEC4"/>
                              </w:rPr>
                              <w:t>.setText</w:t>
                            </w:r>
                            <w:proofErr w:type="spellEnd"/>
                            <w:r>
                              <w:rPr>
                                <w:color w:val="BCBEC4"/>
                              </w:rPr>
                              <w:t>(</w:t>
                            </w:r>
                            <w:r>
                              <w:rPr>
                                <w:color w:val="6AAB73"/>
                              </w:rPr>
                              <w:t>""</w:t>
                            </w:r>
                            <w:r>
                              <w:rPr>
                                <w:color w:val="BCBEC4"/>
                              </w:rPr>
                              <w:t>);</w:t>
                            </w:r>
                            <w:r>
                              <w:rPr>
                                <w:color w:val="BCBEC4"/>
                              </w:rPr>
                              <w:br/>
                              <w:t xml:space="preserve">    </w:t>
                            </w:r>
                            <w:proofErr w:type="spellStart"/>
                            <w:r>
                              <w:rPr>
                                <w:color w:val="C77DBB"/>
                              </w:rPr>
                              <w:t>editTextPacientName</w:t>
                            </w:r>
                            <w:r>
                              <w:rPr>
                                <w:color w:val="BCBEC4"/>
                              </w:rPr>
                              <w:t>.setError</w:t>
                            </w:r>
                            <w:proofErr w:type="spellEnd"/>
                            <w:r>
                              <w:rPr>
                                <w:color w:val="BCBEC4"/>
                              </w:rPr>
                              <w:t>(</w:t>
                            </w:r>
                            <w:r>
                              <w:rPr>
                                <w:color w:val="6AAB73"/>
                              </w:rPr>
                              <w:t>"Rellene el Campo Nombre"</w:t>
                            </w:r>
                            <w:r>
                              <w:rPr>
                                <w:color w:val="BCBEC4"/>
                              </w:rPr>
                              <w:t>);</w:t>
                            </w:r>
                            <w:r>
                              <w:rPr>
                                <w:color w:val="BCBEC4"/>
                              </w:rPr>
                              <w:br/>
                              <w:t xml:space="preserve">    </w:t>
                            </w:r>
                            <w:proofErr w:type="spellStart"/>
                            <w:r>
                              <w:rPr>
                                <w:color w:val="BCBEC4"/>
                              </w:rPr>
                              <w:t>Toast.makeText</w:t>
                            </w:r>
                            <w:proofErr w:type="spellEnd"/>
                            <w:r>
                              <w:rPr>
                                <w:color w:val="BCBEC4"/>
                              </w:rPr>
                              <w:t>(</w:t>
                            </w:r>
                            <w:proofErr w:type="spellStart"/>
                            <w:r>
                              <w:rPr>
                                <w:color w:val="BCBEC4"/>
                              </w:rPr>
                              <w:t>getContext</w:t>
                            </w:r>
                            <w:proofErr w:type="spellEnd"/>
                            <w:r>
                              <w:rPr>
                                <w:color w:val="BCBEC4"/>
                              </w:rPr>
                              <w:t>()</w:t>
                            </w:r>
                            <w:r>
                              <w:rPr>
                                <w:color w:val="BCBEC4"/>
                              </w:rPr>
                              <w:br/>
                              <w:t xml:space="preserve">            , </w:t>
                            </w:r>
                            <w:r>
                              <w:rPr>
                                <w:color w:val="6AAB73"/>
                              </w:rPr>
                              <w:t>"El campo nombre debe contener información, rellénelo."</w:t>
                            </w:r>
                            <w:r>
                              <w:rPr>
                                <w:color w:val="BCBEC4"/>
                              </w:rPr>
                              <w:t xml:space="preserve">, </w:t>
                            </w:r>
                            <w:proofErr w:type="spellStart"/>
                            <w:r>
                              <w:rPr>
                                <w:color w:val="BCBEC4"/>
                              </w:rPr>
                              <w:t>Toast.LENGTH_SHORT</w:t>
                            </w:r>
                            <w:proofErr w:type="spellEnd"/>
                            <w:r>
                              <w:rPr>
                                <w:color w:val="BCBEC4"/>
                              </w:rPr>
                              <w:t>).show();</w:t>
                            </w:r>
                          </w:p>
                          <w:p w14:paraId="67EBCEEE" w14:textId="130B54ED" w:rsidR="00365175" w:rsidRDefault="00365175" w:rsidP="00BF32BD">
                            <w:pPr>
                              <w:jc w:val="left"/>
                            </w:pPr>
                          </w:p>
                        </w:txbxContent>
                      </wps:txbx>
                      <wps:bodyPr rot="0" vert="horz" wrap="square" lIns="91440" tIns="45720" rIns="91440" bIns="45720" anchor="t" anchorCtr="0">
                        <a:noAutofit/>
                      </wps:bodyPr>
                    </wps:wsp>
                  </a:graphicData>
                </a:graphic>
              </wp:inline>
            </w:drawing>
          </mc:Choice>
          <mc:Fallback>
            <w:pict>
              <v:shape w14:anchorId="3F914B29" id="_x0000_s1039" type="#_x0000_t202" style="width:402pt;height:8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">
                <v:textbox>
                  <w:txbxContent>
                    <w:p w14:paraId="7E970D95" w14:textId="34C5CE9B" w:rsidR="00365175" w:rsidRDefault="00365175" w:rsidP="00BF32BD">
                      <w:pPr>
                        <w:pStyle w:val="HTMLconformatoprevio"/>
                        <w:shd w:val="clear" w:color="auto" w:fill="1E1F22"/>
                        <w:jc w:val="left"/>
                        <w:rPr>
                          <w:color w:val="BCBEC4"/>
                        </w:rPr>
                      </w:pPr>
                      <w:proofErr w:type="spellStart"/>
                      <w:r>
                        <w:rPr>
                          <w:color w:val="CF8E6D"/>
                        </w:rPr>
                        <w:t>else</w:t>
                      </w:r>
                      <w:proofErr w:type="spellEnd"/>
                      <w:r>
                        <w:rPr>
                          <w:color w:val="CF8E6D"/>
                        </w:rPr>
                        <w:t xml:space="preserve"> </w:t>
                      </w:r>
                      <w:proofErr w:type="spellStart"/>
                      <w:r>
                        <w:rPr>
                          <w:color w:val="CF8E6D"/>
                        </w:rPr>
                        <w:t>if</w:t>
                      </w:r>
                      <w:proofErr w:type="spellEnd"/>
                      <w:r>
                        <w:rPr>
                          <w:color w:val="CF8E6D"/>
                        </w:rPr>
                        <w:t xml:space="preserve"> </w:t>
                      </w:r>
                      <w:r>
                        <w:rPr>
                          <w:color w:val="BCBEC4"/>
                        </w:rPr>
                        <w:t>(</w:t>
                      </w:r>
                      <w:proofErr w:type="spellStart"/>
                      <w:r>
                        <w:rPr>
                          <w:color w:val="BCBEC4"/>
                        </w:rPr>
                        <w:t>lengthPacientName</w:t>
                      </w:r>
                      <w:proofErr w:type="spellEnd"/>
                      <w:r>
                        <w:rPr>
                          <w:color w:val="BCBEC4"/>
                        </w:rPr>
                        <w:t xml:space="preserve"> == </w:t>
                      </w:r>
                      <w:r>
                        <w:rPr>
                          <w:color w:val="2AACB8"/>
                        </w:rPr>
                        <w:t>0</w:t>
                      </w:r>
                      <w:r>
                        <w:rPr>
                          <w:color w:val="BCBEC4"/>
                        </w:rPr>
                        <w:t>) {</w:t>
                      </w:r>
                      <w:r>
                        <w:rPr>
                          <w:color w:val="BCBEC4"/>
                        </w:rPr>
                        <w:br/>
                        <w:t xml:space="preserve">    </w:t>
                      </w:r>
                      <w:proofErr w:type="spellStart"/>
                      <w:r>
                        <w:rPr>
                          <w:color w:val="C77DBB"/>
                        </w:rPr>
                        <w:t>editTextPacientName</w:t>
                      </w:r>
                      <w:r>
                        <w:rPr>
                          <w:color w:val="BCBEC4"/>
                        </w:rPr>
                        <w:t>.setText</w:t>
                      </w:r>
                      <w:proofErr w:type="spellEnd"/>
                      <w:r>
                        <w:rPr>
                          <w:color w:val="BCBEC4"/>
                        </w:rPr>
                        <w:t>(</w:t>
                      </w:r>
                      <w:r>
                        <w:rPr>
                          <w:color w:val="6AAB73"/>
                        </w:rPr>
                        <w:t>""</w:t>
                      </w:r>
                      <w:r>
                        <w:rPr>
                          <w:color w:val="BCBEC4"/>
                        </w:rPr>
                        <w:t>);</w:t>
                      </w:r>
                      <w:r>
                        <w:rPr>
                          <w:color w:val="BCBEC4"/>
                        </w:rPr>
                        <w:br/>
                        <w:t xml:space="preserve">    </w:t>
                      </w:r>
                      <w:proofErr w:type="spellStart"/>
                      <w:r>
                        <w:rPr>
                          <w:color w:val="C77DBB"/>
                        </w:rPr>
                        <w:t>editTextPacientName</w:t>
                      </w:r>
                      <w:r>
                        <w:rPr>
                          <w:color w:val="BCBEC4"/>
                        </w:rPr>
                        <w:t>.setError</w:t>
                      </w:r>
                      <w:proofErr w:type="spellEnd"/>
                      <w:r>
                        <w:rPr>
                          <w:color w:val="BCBEC4"/>
                        </w:rPr>
                        <w:t>(</w:t>
                      </w:r>
                      <w:r>
                        <w:rPr>
                          <w:color w:val="6AAB73"/>
                        </w:rPr>
                        <w:t>"Rellene el Campo Nombre"</w:t>
                      </w:r>
                      <w:r>
                        <w:rPr>
                          <w:color w:val="BCBEC4"/>
                        </w:rPr>
                        <w:t>);</w:t>
                      </w:r>
                      <w:r>
                        <w:rPr>
                          <w:color w:val="BCBEC4"/>
                        </w:rPr>
                        <w:br/>
                        <w:t xml:space="preserve">    </w:t>
                      </w:r>
                      <w:proofErr w:type="spellStart"/>
                      <w:r>
                        <w:rPr>
                          <w:color w:val="BCBEC4"/>
                        </w:rPr>
                        <w:t>Toast.makeText</w:t>
                      </w:r>
                      <w:proofErr w:type="spellEnd"/>
                      <w:r>
                        <w:rPr>
                          <w:color w:val="BCBEC4"/>
                        </w:rPr>
                        <w:t>(</w:t>
                      </w:r>
                      <w:proofErr w:type="spellStart"/>
                      <w:r>
                        <w:rPr>
                          <w:color w:val="BCBEC4"/>
                        </w:rPr>
                        <w:t>getContext</w:t>
                      </w:r>
                      <w:proofErr w:type="spellEnd"/>
                      <w:r>
                        <w:rPr>
                          <w:color w:val="BCBEC4"/>
                        </w:rPr>
                        <w:t>()</w:t>
                      </w:r>
                      <w:r>
                        <w:rPr>
                          <w:color w:val="BCBEC4"/>
                        </w:rPr>
                        <w:br/>
                        <w:t xml:space="preserve">            , </w:t>
                      </w:r>
                      <w:r>
                        <w:rPr>
                          <w:color w:val="6AAB73"/>
                        </w:rPr>
                        <w:t>"El campo nombre debe contener información, rellénelo."</w:t>
                      </w:r>
                      <w:r>
                        <w:rPr>
                          <w:color w:val="BCBEC4"/>
                        </w:rPr>
                        <w:t xml:space="preserve">, </w:t>
                      </w:r>
                      <w:proofErr w:type="spellStart"/>
                      <w:r>
                        <w:rPr>
                          <w:color w:val="BCBEC4"/>
                        </w:rPr>
                        <w:t>Toast.LENGTH_SHORT</w:t>
                      </w:r>
                      <w:proofErr w:type="spellEnd"/>
                      <w:r>
                        <w:rPr>
                          <w:color w:val="BCBEC4"/>
                        </w:rPr>
                        <w:t>).show();</w:t>
                      </w:r>
                    </w:p>
                    <w:p w14:paraId="67EBCEEE" w14:textId="130B54ED" w:rsidR="00365175" w:rsidRDefault="00365175" w:rsidP="00BF32BD">
                      <w:pPr>
                        <w:jc w:val="left"/>
                      </w:pPr>
                    </w:p>
                  </w:txbxContent>
                </v:textbox>
                <w10:anchorlock/>
              </v:shape>
            </w:pict>
          </mc:Fallback>
        </mc:AlternateContent>
      </w:r>
    </w:p>
    <w:p w14:paraId="39A41508" w14:textId="0A5B265B" w:rsidR="00365175" w:rsidRDefault="003A4105" w:rsidP="003A4105">
      <w:pPr>
        <w:pStyle w:val="Descripcin"/>
        <w:jc w:val="center"/>
      </w:pPr>
      <w:bookmarkStart w:id="1825" w:name="_Toc207315045"/>
      <w:bookmarkStart w:id="1826" w:name="_Toc202786472"/>
      <w:r>
        <w:t xml:space="preserve">Listado </w:t>
      </w:r>
      <w:r w:rsidR="00DE1F43">
        <w:fldChar w:fldCharType="begin"/>
      </w:r>
      <w:r w:rsidR="00DE1F43">
        <w:instrText xml:space="preserve"> SEQ Listado \* ARABIC </w:instrText>
      </w:r>
      <w:r w:rsidR="00DE1F43">
        <w:fldChar w:fldCharType="separate"/>
      </w:r>
      <w:r w:rsidR="0020779A">
        <w:rPr>
          <w:noProof/>
        </w:rPr>
        <w:t>3</w:t>
      </w:r>
      <w:r w:rsidR="00DE1F43">
        <w:rPr>
          <w:noProof/>
        </w:rPr>
        <w:fldChar w:fldCharType="end"/>
      </w:r>
      <w:r>
        <w:t xml:space="preserve"> - Método para validación de campos</w:t>
      </w:r>
      <w:bookmarkEnd w:id="1825"/>
      <w:bookmarkEnd w:id="1826"/>
    </w:p>
    <w:p w14:paraId="14673550" w14:textId="77777777" w:rsidR="00365175" w:rsidRDefault="00365175"/>
    <w:p w14:paraId="176A2872" w14:textId="739FFDE2" w:rsidR="00365175" w:rsidRDefault="00A4147D" w:rsidP="00A4147D">
      <w:pPr>
        <w:pStyle w:val="Ttulo5"/>
      </w:pPr>
      <w:bookmarkStart w:id="1827" w:name="_Toc207317126"/>
      <w:r>
        <w:t>5.</w:t>
      </w:r>
      <w:r w:rsidR="00365175">
        <w:t xml:space="preserve">3.2.1.4. Almacenamiento en </w:t>
      </w:r>
      <w:proofErr w:type="spellStart"/>
      <w:r w:rsidR="00365175">
        <w:t>Firebase</w:t>
      </w:r>
      <w:bookmarkEnd w:id="1827"/>
      <w:proofErr w:type="spellEnd"/>
    </w:p>
    <w:p w14:paraId="63625B0A" w14:textId="062C8F27" w:rsidR="00365175" w:rsidRDefault="006B4FA9">
      <w:r>
        <w:t xml:space="preserve">si todos los campos se han rellenado, ya se puede conectar con </w:t>
      </w:r>
      <w:proofErr w:type="spellStart"/>
      <w:r>
        <w:t>Firebase</w:t>
      </w:r>
      <w:proofErr w:type="spellEnd"/>
      <w:r>
        <w:t xml:space="preserve"> para registrar al paciente. Para ello, los datos son estructurados en un mapa (</w:t>
      </w:r>
      <w:r w:rsidR="009E68FF">
        <w:t xml:space="preserve">de tipo </w:t>
      </w:r>
      <w:proofErr w:type="spellStart"/>
      <w:r>
        <w:t>Map</w:t>
      </w:r>
      <w:proofErr w:type="spellEnd"/>
      <w:r>
        <w:t>&lt;</w:t>
      </w:r>
      <w:proofErr w:type="spellStart"/>
      <w:r>
        <w:t>String</w:t>
      </w:r>
      <w:proofErr w:type="spellEnd"/>
      <w:r>
        <w:t xml:space="preserve">, </w:t>
      </w:r>
      <w:proofErr w:type="spellStart"/>
      <w:r>
        <w:t>Object</w:t>
      </w:r>
      <w:proofErr w:type="spellEnd"/>
      <w:r>
        <w:t>&gt;) y se guardan en la base de datos para su tratamiento posterior y para permitir la realización de pruebas al paciente con ese número de historial.</w:t>
      </w:r>
    </w:p>
    <w:p w14:paraId="338C30C8" w14:textId="607B8434" w:rsidR="006B4FA9" w:rsidRDefault="008862CF">
      <w:r>
        <w:rPr>
          <w:noProof/>
        </w:rPr>
        <mc:AlternateContent>
          <mc:Choice Requires="wps">
            <w:drawing>
              <wp:anchor distT="0" distB="0" distL="114300" distR="114300" simplePos="0" relativeHeight="251720704" behindDoc="0" locked="0" layoutInCell="1" allowOverlap="1" wp14:anchorId="7D8BA577" wp14:editId="2D7120F8">
                <wp:simplePos x="0" y="0"/>
                <wp:positionH relativeFrom="column">
                  <wp:posOffset>-464185</wp:posOffset>
                </wp:positionH>
                <wp:positionV relativeFrom="paragraph">
                  <wp:posOffset>3437255</wp:posOffset>
                </wp:positionV>
                <wp:extent cx="5822950" cy="635"/>
                <wp:effectExtent l="0" t="0" r="0" b="0"/>
                <wp:wrapSquare wrapText="bothSides"/>
                <wp:docPr id="406387958" name="Cuadro de texto 406387958"/>
                <wp:cNvGraphicFramePr/>
                <a:graphic xmlns:a="http://schemas.openxmlformats.org/drawingml/2006/main">
                  <a:graphicData uri="http://schemas.microsoft.com/office/word/2010/wordprocessingShape">
                    <wps:wsp>
                      <wps:cNvSpPr txBox="1"/>
                      <wps:spPr>
                        <a:xfrm>
                          <a:off x="0" y="0"/>
                          <a:ext cx="5822950" cy="635"/>
                        </a:xfrm>
                        <a:prstGeom prst="rect">
                          <a:avLst/>
                        </a:prstGeom>
                        <a:solidFill>
                          <a:prstClr val="white"/>
                        </a:solidFill>
                        <a:ln>
                          <a:noFill/>
                        </a:ln>
                      </wps:spPr>
                      <wps:txbx>
                        <w:txbxContent>
                          <w:p w14:paraId="316DE874" w14:textId="13BF31E4" w:rsidR="008862CF" w:rsidRPr="008E1A08" w:rsidRDefault="008862CF" w:rsidP="008862CF">
                            <w:pPr>
                              <w:pStyle w:val="Descripcin"/>
                              <w:jc w:val="center"/>
                              <w:rPr>
                                <w:noProof/>
                              </w:rPr>
                            </w:pPr>
                            <w:bookmarkStart w:id="1828" w:name="_Toc207315046"/>
                            <w:bookmarkStart w:id="1829" w:name="_Toc202786473"/>
                            <w:r>
                              <w:t xml:space="preserve">Listado </w:t>
                            </w:r>
                            <w:r w:rsidR="00DE1F43">
                              <w:fldChar w:fldCharType="begin"/>
                            </w:r>
                            <w:r w:rsidR="00DE1F43">
                              <w:instrText xml:space="preserve"> SEQ Listado \* ARABIC </w:instrText>
                            </w:r>
                            <w:r w:rsidR="00DE1F43">
                              <w:fldChar w:fldCharType="separate"/>
                            </w:r>
                            <w:r w:rsidR="005226D7">
                              <w:rPr>
                                <w:noProof/>
                              </w:rPr>
                              <w:t>4</w:t>
                            </w:r>
                            <w:r w:rsidR="00DE1F43">
                              <w:rPr>
                                <w:noProof/>
                              </w:rPr>
                              <w:fldChar w:fldCharType="end"/>
                            </w:r>
                            <w:r>
                              <w:t xml:space="preserve"> - Método almacenamiento en </w:t>
                            </w:r>
                            <w:proofErr w:type="spellStart"/>
                            <w:r>
                              <w:t>Firebase</w:t>
                            </w:r>
                            <w:bookmarkEnd w:id="1828"/>
                            <w:bookmarkEnd w:id="1829"/>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8BA577" id="Cuadro de texto 406387958" o:spid="_x0000_s1040" type="#_x0000_t202" style="position:absolute;left:0;text-align:left;margin-left:-36.55pt;margin-top:270.65pt;width:458.5pt;height:.05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" stroked="f">
                <v:textbox style="mso-fit-shape-to-text:t" inset="0,0,0,0">
                  <w:txbxContent>
                    <w:p w14:paraId="316DE874" w14:textId="13BF31E4" w:rsidR="008862CF" w:rsidRPr="008E1A08" w:rsidRDefault="008862CF" w:rsidP="008862CF">
                      <w:pPr>
                        <w:pStyle w:val="Descripcin"/>
                        <w:jc w:val="center"/>
                        <w:rPr>
                          <w:noProof/>
                        </w:rPr>
                      </w:pPr>
                      <w:bookmarkStart w:id="1830" w:name="_Toc207315046"/>
                      <w:bookmarkStart w:id="1831" w:name="_Toc202786473"/>
                      <w:r>
                        <w:t xml:space="preserve">Listado </w:t>
                      </w:r>
                      <w:r w:rsidR="00DE1F43">
                        <w:fldChar w:fldCharType="begin"/>
                      </w:r>
                      <w:r w:rsidR="00DE1F43">
                        <w:instrText xml:space="preserve"> SEQ Listado \* ARABIC </w:instrText>
                      </w:r>
                      <w:r w:rsidR="00DE1F43">
                        <w:fldChar w:fldCharType="separate"/>
                      </w:r>
                      <w:r w:rsidR="005226D7">
                        <w:rPr>
                          <w:noProof/>
                        </w:rPr>
                        <w:t>4</w:t>
                      </w:r>
                      <w:r w:rsidR="00DE1F43">
                        <w:rPr>
                          <w:noProof/>
                        </w:rPr>
                        <w:fldChar w:fldCharType="end"/>
                      </w:r>
                      <w:r>
                        <w:t xml:space="preserve"> - Método almacenamiento en </w:t>
                      </w:r>
                      <w:proofErr w:type="spellStart"/>
                      <w:r>
                        <w:t>Firebase</w:t>
                      </w:r>
                      <w:bookmarkEnd w:id="1830"/>
                      <w:bookmarkEnd w:id="1831"/>
                      <w:proofErr w:type="spellEnd"/>
                    </w:p>
                  </w:txbxContent>
                </v:textbox>
                <w10:wrap type="square"/>
              </v:shape>
            </w:pict>
          </mc:Fallback>
        </mc:AlternateContent>
      </w:r>
      <w:r w:rsidR="006B4FA9">
        <w:rPr>
          <w:noProof/>
        </w:rPr>
        <mc:AlternateContent>
          <mc:Choice Requires="wps">
            <w:drawing>
              <wp:anchor distT="45720" distB="45720" distL="114300" distR="114300" simplePos="0" relativeHeight="251706368" behindDoc="0" locked="0" layoutInCell="1" allowOverlap="1" wp14:anchorId="05E8E487" wp14:editId="4F7B262F">
                <wp:simplePos x="0" y="0"/>
                <wp:positionH relativeFrom="column">
                  <wp:posOffset>-464185</wp:posOffset>
                </wp:positionH>
                <wp:positionV relativeFrom="paragraph">
                  <wp:posOffset>186055</wp:posOffset>
                </wp:positionV>
                <wp:extent cx="5822950" cy="3194050"/>
                <wp:effectExtent l="0" t="0" r="25400" b="25400"/>
                <wp:wrapSquare wrapText="bothSides"/>
                <wp:docPr id="4063879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2950" cy="3194050"/>
                        </a:xfrm>
                        <a:prstGeom prst="rect">
                          <a:avLst/>
                        </a:prstGeom>
                        <a:solidFill>
                          <a:srgbClr val="FFFFFF"/>
                        </a:solidFill>
                        <a:ln w="9525">
                          <a:solidFill>
                            <a:srgbClr val="000000"/>
                          </a:solidFill>
                          <a:miter lim="800000"/>
                          <a:headEnd/>
                          <a:tailEnd/>
                        </a:ln>
                      </wps:spPr>
                      <wps:txbx>
                        <w:txbxContent>
                          <w:p w14:paraId="5176115F" w14:textId="4C9C3D15" w:rsidR="006B4FA9" w:rsidRDefault="006B4FA9" w:rsidP="00BF32BD">
                            <w:pPr>
                              <w:pStyle w:val="HTMLconformatoprevio"/>
                              <w:shd w:val="clear" w:color="auto" w:fill="1E1F22"/>
                              <w:jc w:val="left"/>
                              <w:rPr>
                                <w:color w:val="BCBEC4"/>
                              </w:rPr>
                            </w:pPr>
                            <w:proofErr w:type="spellStart"/>
                            <w:r>
                              <w:rPr>
                                <w:color w:val="BCBEC4"/>
                              </w:rPr>
                              <w:t>Map</w:t>
                            </w:r>
                            <w:proofErr w:type="spellEnd"/>
                            <w:r>
                              <w:rPr>
                                <w:color w:val="BCBEC4"/>
                              </w:rPr>
                              <w:t>&lt;</w:t>
                            </w:r>
                            <w:proofErr w:type="spellStart"/>
                            <w:r>
                              <w:rPr>
                                <w:color w:val="BCBEC4"/>
                              </w:rPr>
                              <w:t>String</w:t>
                            </w:r>
                            <w:proofErr w:type="spellEnd"/>
                            <w:r>
                              <w:rPr>
                                <w:color w:val="BCBEC4"/>
                              </w:rPr>
                              <w:t xml:space="preserve">, </w:t>
                            </w:r>
                            <w:proofErr w:type="spellStart"/>
                            <w:r>
                              <w:rPr>
                                <w:color w:val="BCBEC4"/>
                              </w:rPr>
                              <w:t>Object</w:t>
                            </w:r>
                            <w:proofErr w:type="spellEnd"/>
                            <w:r>
                              <w:rPr>
                                <w:color w:val="BCBEC4"/>
                              </w:rPr>
                              <w:t xml:space="preserve">&gt; </w:t>
                            </w:r>
                            <w:proofErr w:type="spellStart"/>
                            <w:r>
                              <w:rPr>
                                <w:color w:val="BCBEC4"/>
                              </w:rPr>
                              <w:t>pacienteMap</w:t>
                            </w:r>
                            <w:proofErr w:type="spellEnd"/>
                            <w:r>
                              <w:rPr>
                                <w:color w:val="BCBEC4"/>
                              </w:rPr>
                              <w:t xml:space="preserve"> = </w:t>
                            </w:r>
                            <w:r>
                              <w:rPr>
                                <w:color w:val="CF8E6D"/>
                              </w:rPr>
                              <w:t xml:space="preserve">new </w:t>
                            </w:r>
                            <w:proofErr w:type="spellStart"/>
                            <w:r>
                              <w:rPr>
                                <w:color w:val="BCBEC4"/>
                              </w:rPr>
                              <w:t>HashMap</w:t>
                            </w:r>
                            <w:proofErr w:type="spellEnd"/>
                            <w:r>
                              <w:rPr>
                                <w:color w:val="BCBEC4"/>
                              </w:rPr>
                              <w:t>&lt;&gt;();</w:t>
                            </w:r>
                            <w:r>
                              <w:rPr>
                                <w:color w:val="BCBEC4"/>
                              </w:rPr>
                              <w:br/>
                            </w:r>
                            <w:proofErr w:type="spellStart"/>
                            <w:r>
                              <w:rPr>
                                <w:color w:val="BCBEC4"/>
                              </w:rPr>
                              <w:t>pacienteMap.put</w:t>
                            </w:r>
                            <w:proofErr w:type="spellEnd"/>
                            <w:r>
                              <w:rPr>
                                <w:color w:val="BCBEC4"/>
                              </w:rPr>
                              <w:t>(</w:t>
                            </w:r>
                            <w:r>
                              <w:rPr>
                                <w:color w:val="6AAB73"/>
                              </w:rPr>
                              <w:t>"</w:t>
                            </w:r>
                            <w:proofErr w:type="spellStart"/>
                            <w:r>
                              <w:rPr>
                                <w:color w:val="6AAB73"/>
                              </w:rPr>
                              <w:t>ACfechaAlta</w:t>
                            </w:r>
                            <w:proofErr w:type="spellEnd"/>
                            <w:r>
                              <w:rPr>
                                <w:color w:val="6AAB73"/>
                              </w:rPr>
                              <w:t>"</w:t>
                            </w:r>
                            <w:r>
                              <w:rPr>
                                <w:color w:val="BCBEC4"/>
                              </w:rPr>
                              <w:t xml:space="preserve">, </w:t>
                            </w:r>
                            <w:proofErr w:type="spellStart"/>
                            <w:r>
                              <w:rPr>
                                <w:color w:val="C77DBB"/>
                              </w:rPr>
                              <w:t>currentDateAndTime</w:t>
                            </w:r>
                            <w:proofErr w:type="spellEnd"/>
                            <w:r>
                              <w:rPr>
                                <w:color w:val="BCBEC4"/>
                              </w:rPr>
                              <w:t>);</w:t>
                            </w:r>
                            <w:r>
                              <w:rPr>
                                <w:color w:val="BCBEC4"/>
                              </w:rPr>
                              <w:br/>
                            </w:r>
                            <w:proofErr w:type="spellStart"/>
                            <w:r>
                              <w:rPr>
                                <w:color w:val="BCBEC4"/>
                              </w:rPr>
                              <w:t>pacienteMap.put</w:t>
                            </w:r>
                            <w:proofErr w:type="spellEnd"/>
                            <w:r>
                              <w:rPr>
                                <w:color w:val="BCBEC4"/>
                              </w:rPr>
                              <w:t>(</w:t>
                            </w:r>
                            <w:r>
                              <w:rPr>
                                <w:color w:val="6AAB73"/>
                              </w:rPr>
                              <w:t>"</w:t>
                            </w:r>
                            <w:proofErr w:type="spellStart"/>
                            <w:r>
                              <w:rPr>
                                <w:color w:val="6AAB73"/>
                              </w:rPr>
                              <w:t>ABnumHistorial</w:t>
                            </w:r>
                            <w:proofErr w:type="spellEnd"/>
                            <w:r>
                              <w:rPr>
                                <w:color w:val="6AAB73"/>
                              </w:rPr>
                              <w:t>"</w:t>
                            </w:r>
                            <w:r>
                              <w:rPr>
                                <w:color w:val="BCBEC4"/>
                              </w:rPr>
                              <w:t xml:space="preserve">, </w:t>
                            </w:r>
                            <w:proofErr w:type="spellStart"/>
                            <w:r>
                              <w:rPr>
                                <w:color w:val="C77DBB"/>
                              </w:rPr>
                              <w:t>idMedicalRecord</w:t>
                            </w:r>
                            <w:proofErr w:type="spellEnd"/>
                            <w:r>
                              <w:rPr>
                                <w:color w:val="BCBEC4"/>
                              </w:rPr>
                              <w:t>);</w:t>
                            </w:r>
                            <w:r>
                              <w:rPr>
                                <w:color w:val="BCBEC4"/>
                              </w:rPr>
                              <w:br/>
                            </w:r>
                            <w:proofErr w:type="spellStart"/>
                            <w:r>
                              <w:rPr>
                                <w:color w:val="BCBEC4"/>
                              </w:rPr>
                              <w:t>pacienteMap.put</w:t>
                            </w:r>
                            <w:proofErr w:type="spellEnd"/>
                            <w:r>
                              <w:rPr>
                                <w:color w:val="BCBEC4"/>
                              </w:rPr>
                              <w:t>(</w:t>
                            </w:r>
                            <w:r>
                              <w:rPr>
                                <w:color w:val="6AAB73"/>
                              </w:rPr>
                              <w:t>"</w:t>
                            </w:r>
                            <w:proofErr w:type="spellStart"/>
                            <w:r>
                              <w:rPr>
                                <w:color w:val="6AAB73"/>
                              </w:rPr>
                              <w:t>AAOtroID</w:t>
                            </w:r>
                            <w:proofErr w:type="spellEnd"/>
                            <w:r>
                              <w:rPr>
                                <w:color w:val="6AAB73"/>
                              </w:rPr>
                              <w:t>"</w:t>
                            </w:r>
                            <w:r>
                              <w:rPr>
                                <w:color w:val="BCBEC4"/>
                              </w:rPr>
                              <w:t xml:space="preserve">, </w:t>
                            </w:r>
                            <w:proofErr w:type="spellStart"/>
                            <w:r>
                              <w:rPr>
                                <w:color w:val="C77DBB"/>
                              </w:rPr>
                              <w:t>editTextOtroIDDescription</w:t>
                            </w:r>
                            <w:r>
                              <w:rPr>
                                <w:color w:val="BCBEC4"/>
                              </w:rPr>
                              <w:t>.getText</w:t>
                            </w:r>
                            <w:proofErr w:type="spellEnd"/>
                            <w:r>
                              <w:rPr>
                                <w:color w:val="BCBEC4"/>
                              </w:rPr>
                              <w:t>().</w:t>
                            </w:r>
                            <w:proofErr w:type="spellStart"/>
                            <w:r>
                              <w:rPr>
                                <w:color w:val="BCBEC4"/>
                              </w:rPr>
                              <w:t>toString</w:t>
                            </w:r>
                            <w:proofErr w:type="spellEnd"/>
                            <w:r>
                              <w:rPr>
                                <w:color w:val="BCBEC4"/>
                              </w:rPr>
                              <w:t>());</w:t>
                            </w:r>
                            <w:r>
                              <w:rPr>
                                <w:color w:val="BCBEC4"/>
                              </w:rPr>
                              <w:br/>
                            </w:r>
                            <w:r>
                              <w:rPr>
                                <w:color w:val="BCBEC4"/>
                              </w:rPr>
                              <w:br/>
                            </w:r>
                            <w:r>
                              <w:rPr>
                                <w:color w:val="C77DBB"/>
                              </w:rPr>
                              <w:t>mDatabasePatients</w:t>
                            </w:r>
                            <w:r>
                              <w:rPr>
                                <w:color w:val="BCBEC4"/>
                              </w:rPr>
                              <w:t>.push().setValue(pacienteMap).addOnSuccessListener(</w:t>
                            </w:r>
                            <w:r>
                              <w:rPr>
                                <w:color w:val="CF8E6D"/>
                              </w:rPr>
                              <w:t xml:space="preserve">new </w:t>
                            </w:r>
                            <w:proofErr w:type="spellStart"/>
                            <w:r>
                              <w:rPr>
                                <w:color w:val="BCBEC4"/>
                              </w:rPr>
                              <w:t>OnSuccessListener</w:t>
                            </w:r>
                            <w:proofErr w:type="spellEnd"/>
                            <w:r>
                              <w:rPr>
                                <w:color w:val="BCBEC4"/>
                              </w:rPr>
                              <w:t>&lt;</w:t>
                            </w:r>
                            <w:proofErr w:type="spellStart"/>
                            <w:r>
                              <w:rPr>
                                <w:color w:val="BCBEC4"/>
                              </w:rPr>
                              <w:t>Void</w:t>
                            </w:r>
                            <w:proofErr w:type="spellEnd"/>
                            <w:r>
                              <w:rPr>
                                <w:color w:val="BCBEC4"/>
                              </w:rPr>
                              <w:t>&gt;() {</w:t>
                            </w:r>
                            <w:r>
                              <w:rPr>
                                <w:color w:val="BCBEC4"/>
                              </w:rPr>
                              <w:br/>
                              <w:t xml:space="preserve">    </w:t>
                            </w:r>
                            <w:r>
                              <w:rPr>
                                <w:color w:val="B3AE60"/>
                              </w:rPr>
                              <w:t>@Override</w:t>
                            </w:r>
                            <w:r>
                              <w:rPr>
                                <w:color w:val="B3AE60"/>
                              </w:rPr>
                              <w:br/>
                              <w:t xml:space="preserve">    </w:t>
                            </w:r>
                            <w:proofErr w:type="spellStart"/>
                            <w:r>
                              <w:rPr>
                                <w:color w:val="CF8E6D"/>
                              </w:rPr>
                              <w:t>public</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onSuccess</w:t>
                            </w:r>
                            <w:proofErr w:type="spellEnd"/>
                            <w:r>
                              <w:rPr>
                                <w:color w:val="BCBEC4"/>
                              </w:rPr>
                              <w:t>(</w:t>
                            </w:r>
                            <w:proofErr w:type="spellStart"/>
                            <w:r>
                              <w:rPr>
                                <w:color w:val="BCBEC4"/>
                              </w:rPr>
                              <w:t>Void</w:t>
                            </w:r>
                            <w:proofErr w:type="spellEnd"/>
                            <w:r>
                              <w:rPr>
                                <w:color w:val="BCBEC4"/>
                              </w:rPr>
                              <w:t xml:space="preserve"> </w:t>
                            </w:r>
                            <w:proofErr w:type="spellStart"/>
                            <w:r>
                              <w:rPr>
                                <w:color w:val="BCBEC4"/>
                              </w:rPr>
                              <w:t>aVoid</w:t>
                            </w:r>
                            <w:proofErr w:type="spellEnd"/>
                            <w:r>
                              <w:rPr>
                                <w:color w:val="BCBEC4"/>
                              </w:rPr>
                              <w:t>) {</w:t>
                            </w:r>
                            <w:r>
                              <w:rPr>
                                <w:color w:val="7A7E85"/>
                              </w:rPr>
                              <w:br/>
                              <w:t xml:space="preserve">        </w:t>
                            </w:r>
                            <w:proofErr w:type="spellStart"/>
                            <w:r>
                              <w:rPr>
                                <w:color w:val="BCBEC4"/>
                              </w:rPr>
                              <w:t>resetValuesPatient</w:t>
                            </w:r>
                            <w:proofErr w:type="spellEnd"/>
                            <w:r>
                              <w:rPr>
                                <w:color w:val="BCBEC4"/>
                              </w:rPr>
                              <w:t>();</w:t>
                            </w:r>
                            <w:r>
                              <w:rPr>
                                <w:color w:val="BCBEC4"/>
                              </w:rPr>
                              <w:br/>
                              <w:t xml:space="preserve">        </w:t>
                            </w:r>
                            <w:proofErr w:type="spellStart"/>
                            <w:r>
                              <w:rPr>
                                <w:color w:val="C77DBB"/>
                              </w:rPr>
                              <w:t>currentDateAndTime</w:t>
                            </w:r>
                            <w:proofErr w:type="spellEnd"/>
                            <w:r>
                              <w:rPr>
                                <w:color w:val="C77DBB"/>
                              </w:rPr>
                              <w:t xml:space="preserve"> </w:t>
                            </w:r>
                            <w:r>
                              <w:rPr>
                                <w:color w:val="BCBEC4"/>
                              </w:rPr>
                              <w:t xml:space="preserve">= </w:t>
                            </w:r>
                            <w:proofErr w:type="spellStart"/>
                            <w:r>
                              <w:rPr>
                                <w:color w:val="C77DBB"/>
                              </w:rPr>
                              <w:t>sdf</w:t>
                            </w:r>
                            <w:r>
                              <w:rPr>
                                <w:color w:val="BCBEC4"/>
                              </w:rPr>
                              <w:t>.format</w:t>
                            </w:r>
                            <w:proofErr w:type="spellEnd"/>
                            <w:r>
                              <w:rPr>
                                <w:color w:val="BCBEC4"/>
                              </w:rPr>
                              <w:t>(</w:t>
                            </w:r>
                            <w:r>
                              <w:rPr>
                                <w:color w:val="CF8E6D"/>
                              </w:rPr>
                              <w:t xml:space="preserve">new </w:t>
                            </w:r>
                            <w:r>
                              <w:rPr>
                                <w:color w:val="BCBEC4"/>
                              </w:rPr>
                              <w:t>Date());</w:t>
                            </w:r>
                            <w:r>
                              <w:rPr>
                                <w:color w:val="BCBEC4"/>
                              </w:rPr>
                              <w:br/>
                            </w:r>
                            <w:r>
                              <w:rPr>
                                <w:color w:val="7A7E85"/>
                              </w:rPr>
                              <w:br/>
                              <w:t xml:space="preserve">    </w:t>
                            </w:r>
                            <w:r>
                              <w:rPr>
                                <w:color w:val="BCBEC4"/>
                              </w:rPr>
                              <w:t>}</w:t>
                            </w:r>
                            <w:r>
                              <w:rPr>
                                <w:color w:val="BCBEC4"/>
                              </w:rPr>
                              <w:br/>
                              <w:t>}).</w:t>
                            </w:r>
                            <w:proofErr w:type="spellStart"/>
                            <w:r>
                              <w:rPr>
                                <w:color w:val="BCBEC4"/>
                              </w:rPr>
                              <w:t>addOnFailureListener</w:t>
                            </w:r>
                            <w:proofErr w:type="spellEnd"/>
                            <w:r>
                              <w:rPr>
                                <w:color w:val="BCBEC4"/>
                              </w:rPr>
                              <w:t>(</w:t>
                            </w:r>
                            <w:r>
                              <w:rPr>
                                <w:color w:val="CF8E6D"/>
                              </w:rPr>
                              <w:t xml:space="preserve">new </w:t>
                            </w:r>
                            <w:proofErr w:type="spellStart"/>
                            <w:r>
                              <w:rPr>
                                <w:color w:val="BCBEC4"/>
                              </w:rPr>
                              <w:t>OnFailureListener</w:t>
                            </w:r>
                            <w:proofErr w:type="spellEnd"/>
                            <w:r>
                              <w:rPr>
                                <w:color w:val="BCBEC4"/>
                              </w:rPr>
                              <w:t>() {</w:t>
                            </w:r>
                            <w:r>
                              <w:rPr>
                                <w:color w:val="BCBEC4"/>
                              </w:rPr>
                              <w:br/>
                              <w:t xml:space="preserve">    </w:t>
                            </w:r>
                            <w:r>
                              <w:rPr>
                                <w:color w:val="B3AE60"/>
                              </w:rPr>
                              <w:t>@Override</w:t>
                            </w:r>
                            <w:r>
                              <w:rPr>
                                <w:color w:val="B3AE60"/>
                              </w:rPr>
                              <w:br/>
                              <w:t xml:space="preserve">    </w:t>
                            </w:r>
                            <w:proofErr w:type="spellStart"/>
                            <w:r>
                              <w:rPr>
                                <w:color w:val="CF8E6D"/>
                              </w:rPr>
                              <w:t>public</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onFailure</w:t>
                            </w:r>
                            <w:proofErr w:type="spellEnd"/>
                            <w:r>
                              <w:rPr>
                                <w:color w:val="BCBEC4"/>
                              </w:rPr>
                              <w:t>(</w:t>
                            </w:r>
                            <w:r>
                              <w:rPr>
                                <w:color w:val="B3AE60"/>
                              </w:rPr>
                              <w:t xml:space="preserve">@NonNull </w:t>
                            </w:r>
                            <w:proofErr w:type="spellStart"/>
                            <w:r>
                              <w:rPr>
                                <w:color w:val="BCBEC4"/>
                              </w:rPr>
                              <w:t>Exception</w:t>
                            </w:r>
                            <w:proofErr w:type="spellEnd"/>
                            <w:r>
                              <w:rPr>
                                <w:color w:val="BCBEC4"/>
                              </w:rPr>
                              <w:t xml:space="preserve"> e) {</w:t>
                            </w:r>
                            <w:r>
                              <w:rPr>
                                <w:color w:val="7A7E85"/>
                              </w:rPr>
                              <w:br/>
                              <w:t xml:space="preserve">        </w:t>
                            </w:r>
                            <w:proofErr w:type="spellStart"/>
                            <w:r>
                              <w:rPr>
                                <w:color w:val="BCBEC4"/>
                              </w:rPr>
                              <w:t>Toast.makeText</w:t>
                            </w:r>
                            <w:proofErr w:type="spellEnd"/>
                            <w:r>
                              <w:rPr>
                                <w:color w:val="BCBEC4"/>
                              </w:rPr>
                              <w:t>(</w:t>
                            </w:r>
                            <w:proofErr w:type="spellStart"/>
                            <w:r>
                              <w:rPr>
                                <w:color w:val="BCBEC4"/>
                              </w:rPr>
                              <w:t>getContext</w:t>
                            </w:r>
                            <w:proofErr w:type="spellEnd"/>
                            <w:r>
                              <w:rPr>
                                <w:color w:val="BCBEC4"/>
                              </w:rPr>
                              <w:t xml:space="preserve">(), </w:t>
                            </w:r>
                            <w:proofErr w:type="spellStart"/>
                            <w:r>
                              <w:rPr>
                                <w:color w:val="BCBEC4"/>
                              </w:rPr>
                              <w:t>R.string.textToastPacientRegisteredUnsuccesfully</w:t>
                            </w:r>
                            <w:proofErr w:type="spellEnd"/>
                            <w:r>
                              <w:rPr>
                                <w:color w:val="BCBEC4"/>
                              </w:rPr>
                              <w:t xml:space="preserve">, </w:t>
                            </w:r>
                            <w:proofErr w:type="spellStart"/>
                            <w:r>
                              <w:rPr>
                                <w:color w:val="BCBEC4"/>
                              </w:rPr>
                              <w:t>Toast.LENGTH_SHORT</w:t>
                            </w:r>
                            <w:proofErr w:type="spellEnd"/>
                            <w:r>
                              <w:rPr>
                                <w:color w:val="BCBEC4"/>
                              </w:rPr>
                              <w:t>).show();</w:t>
                            </w:r>
                            <w:r>
                              <w:rPr>
                                <w:color w:val="BCBEC4"/>
                              </w:rPr>
                              <w:br/>
                              <w:t xml:space="preserve">    }</w:t>
                            </w:r>
                          </w:p>
                          <w:p w14:paraId="24383E3A" w14:textId="65BFB8A1" w:rsidR="006B4FA9" w:rsidRDefault="006B4FA9" w:rsidP="00BF32BD">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E8E487" id="_x0000_s1041" type="#_x0000_t202" style="position:absolute;left:0;text-align:left;margin-left:-36.55pt;margin-top:14.65pt;width:458.5pt;height:251.5pt;z-index:251706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">
                <v:textbox>
                  <w:txbxContent>
                    <w:p w14:paraId="5176115F" w14:textId="4C9C3D15" w:rsidR="006B4FA9" w:rsidRDefault="006B4FA9" w:rsidP="00BF32BD">
                      <w:pPr>
                        <w:pStyle w:val="HTMLconformatoprevio"/>
                        <w:shd w:val="clear" w:color="auto" w:fill="1E1F22"/>
                        <w:jc w:val="left"/>
                        <w:rPr>
                          <w:color w:val="BCBEC4"/>
                        </w:rPr>
                      </w:pPr>
                      <w:proofErr w:type="spellStart"/>
                      <w:r>
                        <w:rPr>
                          <w:color w:val="BCBEC4"/>
                        </w:rPr>
                        <w:t>Map</w:t>
                      </w:r>
                      <w:proofErr w:type="spellEnd"/>
                      <w:r>
                        <w:rPr>
                          <w:color w:val="BCBEC4"/>
                        </w:rPr>
                        <w:t>&lt;</w:t>
                      </w:r>
                      <w:proofErr w:type="spellStart"/>
                      <w:r>
                        <w:rPr>
                          <w:color w:val="BCBEC4"/>
                        </w:rPr>
                        <w:t>String</w:t>
                      </w:r>
                      <w:proofErr w:type="spellEnd"/>
                      <w:r>
                        <w:rPr>
                          <w:color w:val="BCBEC4"/>
                        </w:rPr>
                        <w:t xml:space="preserve">, </w:t>
                      </w:r>
                      <w:proofErr w:type="spellStart"/>
                      <w:r>
                        <w:rPr>
                          <w:color w:val="BCBEC4"/>
                        </w:rPr>
                        <w:t>Object</w:t>
                      </w:r>
                      <w:proofErr w:type="spellEnd"/>
                      <w:r>
                        <w:rPr>
                          <w:color w:val="BCBEC4"/>
                        </w:rPr>
                        <w:t xml:space="preserve">&gt; </w:t>
                      </w:r>
                      <w:proofErr w:type="spellStart"/>
                      <w:r>
                        <w:rPr>
                          <w:color w:val="BCBEC4"/>
                        </w:rPr>
                        <w:t>pacienteMap</w:t>
                      </w:r>
                      <w:proofErr w:type="spellEnd"/>
                      <w:r>
                        <w:rPr>
                          <w:color w:val="BCBEC4"/>
                        </w:rPr>
                        <w:t xml:space="preserve"> = </w:t>
                      </w:r>
                      <w:r>
                        <w:rPr>
                          <w:color w:val="CF8E6D"/>
                        </w:rPr>
                        <w:t xml:space="preserve">new </w:t>
                      </w:r>
                      <w:proofErr w:type="spellStart"/>
                      <w:r>
                        <w:rPr>
                          <w:color w:val="BCBEC4"/>
                        </w:rPr>
                        <w:t>HashMap</w:t>
                      </w:r>
                      <w:proofErr w:type="spellEnd"/>
                      <w:r>
                        <w:rPr>
                          <w:color w:val="BCBEC4"/>
                        </w:rPr>
                        <w:t>&lt;&gt;();</w:t>
                      </w:r>
                      <w:r>
                        <w:rPr>
                          <w:color w:val="BCBEC4"/>
                        </w:rPr>
                        <w:br/>
                      </w:r>
                      <w:proofErr w:type="spellStart"/>
                      <w:r>
                        <w:rPr>
                          <w:color w:val="BCBEC4"/>
                        </w:rPr>
                        <w:t>pacienteMap.put</w:t>
                      </w:r>
                      <w:proofErr w:type="spellEnd"/>
                      <w:r>
                        <w:rPr>
                          <w:color w:val="BCBEC4"/>
                        </w:rPr>
                        <w:t>(</w:t>
                      </w:r>
                      <w:r>
                        <w:rPr>
                          <w:color w:val="6AAB73"/>
                        </w:rPr>
                        <w:t>"</w:t>
                      </w:r>
                      <w:proofErr w:type="spellStart"/>
                      <w:r>
                        <w:rPr>
                          <w:color w:val="6AAB73"/>
                        </w:rPr>
                        <w:t>ACfechaAlta</w:t>
                      </w:r>
                      <w:proofErr w:type="spellEnd"/>
                      <w:r>
                        <w:rPr>
                          <w:color w:val="6AAB73"/>
                        </w:rPr>
                        <w:t>"</w:t>
                      </w:r>
                      <w:r>
                        <w:rPr>
                          <w:color w:val="BCBEC4"/>
                        </w:rPr>
                        <w:t xml:space="preserve">, </w:t>
                      </w:r>
                      <w:proofErr w:type="spellStart"/>
                      <w:r>
                        <w:rPr>
                          <w:color w:val="C77DBB"/>
                        </w:rPr>
                        <w:t>currentDateAndTime</w:t>
                      </w:r>
                      <w:proofErr w:type="spellEnd"/>
                      <w:r>
                        <w:rPr>
                          <w:color w:val="BCBEC4"/>
                        </w:rPr>
                        <w:t>);</w:t>
                      </w:r>
                      <w:r>
                        <w:rPr>
                          <w:color w:val="BCBEC4"/>
                        </w:rPr>
                        <w:br/>
                      </w:r>
                      <w:proofErr w:type="spellStart"/>
                      <w:r>
                        <w:rPr>
                          <w:color w:val="BCBEC4"/>
                        </w:rPr>
                        <w:t>pacienteMap.put</w:t>
                      </w:r>
                      <w:proofErr w:type="spellEnd"/>
                      <w:r>
                        <w:rPr>
                          <w:color w:val="BCBEC4"/>
                        </w:rPr>
                        <w:t>(</w:t>
                      </w:r>
                      <w:r>
                        <w:rPr>
                          <w:color w:val="6AAB73"/>
                        </w:rPr>
                        <w:t>"</w:t>
                      </w:r>
                      <w:proofErr w:type="spellStart"/>
                      <w:r>
                        <w:rPr>
                          <w:color w:val="6AAB73"/>
                        </w:rPr>
                        <w:t>ABnumHistorial</w:t>
                      </w:r>
                      <w:proofErr w:type="spellEnd"/>
                      <w:r>
                        <w:rPr>
                          <w:color w:val="6AAB73"/>
                        </w:rPr>
                        <w:t>"</w:t>
                      </w:r>
                      <w:r>
                        <w:rPr>
                          <w:color w:val="BCBEC4"/>
                        </w:rPr>
                        <w:t xml:space="preserve">, </w:t>
                      </w:r>
                      <w:proofErr w:type="spellStart"/>
                      <w:r>
                        <w:rPr>
                          <w:color w:val="C77DBB"/>
                        </w:rPr>
                        <w:t>idMedicalRecord</w:t>
                      </w:r>
                      <w:proofErr w:type="spellEnd"/>
                      <w:r>
                        <w:rPr>
                          <w:color w:val="BCBEC4"/>
                        </w:rPr>
                        <w:t>);</w:t>
                      </w:r>
                      <w:r>
                        <w:rPr>
                          <w:color w:val="BCBEC4"/>
                        </w:rPr>
                        <w:br/>
                      </w:r>
                      <w:proofErr w:type="spellStart"/>
                      <w:r>
                        <w:rPr>
                          <w:color w:val="BCBEC4"/>
                        </w:rPr>
                        <w:t>pacienteMap.put</w:t>
                      </w:r>
                      <w:proofErr w:type="spellEnd"/>
                      <w:r>
                        <w:rPr>
                          <w:color w:val="BCBEC4"/>
                        </w:rPr>
                        <w:t>(</w:t>
                      </w:r>
                      <w:r>
                        <w:rPr>
                          <w:color w:val="6AAB73"/>
                        </w:rPr>
                        <w:t>"</w:t>
                      </w:r>
                      <w:proofErr w:type="spellStart"/>
                      <w:r>
                        <w:rPr>
                          <w:color w:val="6AAB73"/>
                        </w:rPr>
                        <w:t>AAOtroID</w:t>
                      </w:r>
                      <w:proofErr w:type="spellEnd"/>
                      <w:r>
                        <w:rPr>
                          <w:color w:val="6AAB73"/>
                        </w:rPr>
                        <w:t>"</w:t>
                      </w:r>
                      <w:r>
                        <w:rPr>
                          <w:color w:val="BCBEC4"/>
                        </w:rPr>
                        <w:t xml:space="preserve">, </w:t>
                      </w:r>
                      <w:proofErr w:type="spellStart"/>
                      <w:r>
                        <w:rPr>
                          <w:color w:val="C77DBB"/>
                        </w:rPr>
                        <w:t>editTextOtroIDDescription</w:t>
                      </w:r>
                      <w:r>
                        <w:rPr>
                          <w:color w:val="BCBEC4"/>
                        </w:rPr>
                        <w:t>.getText</w:t>
                      </w:r>
                      <w:proofErr w:type="spellEnd"/>
                      <w:r>
                        <w:rPr>
                          <w:color w:val="BCBEC4"/>
                        </w:rPr>
                        <w:t>().</w:t>
                      </w:r>
                      <w:proofErr w:type="spellStart"/>
                      <w:r>
                        <w:rPr>
                          <w:color w:val="BCBEC4"/>
                        </w:rPr>
                        <w:t>toString</w:t>
                      </w:r>
                      <w:proofErr w:type="spellEnd"/>
                      <w:r>
                        <w:rPr>
                          <w:color w:val="BCBEC4"/>
                        </w:rPr>
                        <w:t>());</w:t>
                      </w:r>
                      <w:r>
                        <w:rPr>
                          <w:color w:val="BCBEC4"/>
                        </w:rPr>
                        <w:br/>
                      </w:r>
                      <w:r>
                        <w:rPr>
                          <w:color w:val="BCBEC4"/>
                        </w:rPr>
                        <w:br/>
                      </w:r>
                      <w:r>
                        <w:rPr>
                          <w:color w:val="C77DBB"/>
                        </w:rPr>
                        <w:t>mDatabasePatients</w:t>
                      </w:r>
                      <w:r>
                        <w:rPr>
                          <w:color w:val="BCBEC4"/>
                        </w:rPr>
                        <w:t>.push().setValue(pacienteMap).addOnSuccessListener(</w:t>
                      </w:r>
                      <w:r>
                        <w:rPr>
                          <w:color w:val="CF8E6D"/>
                        </w:rPr>
                        <w:t xml:space="preserve">new </w:t>
                      </w:r>
                      <w:proofErr w:type="spellStart"/>
                      <w:r>
                        <w:rPr>
                          <w:color w:val="BCBEC4"/>
                        </w:rPr>
                        <w:t>OnSuccessListener</w:t>
                      </w:r>
                      <w:proofErr w:type="spellEnd"/>
                      <w:r>
                        <w:rPr>
                          <w:color w:val="BCBEC4"/>
                        </w:rPr>
                        <w:t>&lt;</w:t>
                      </w:r>
                      <w:proofErr w:type="spellStart"/>
                      <w:r>
                        <w:rPr>
                          <w:color w:val="BCBEC4"/>
                        </w:rPr>
                        <w:t>Void</w:t>
                      </w:r>
                      <w:proofErr w:type="spellEnd"/>
                      <w:r>
                        <w:rPr>
                          <w:color w:val="BCBEC4"/>
                        </w:rPr>
                        <w:t>&gt;() {</w:t>
                      </w:r>
                      <w:r>
                        <w:rPr>
                          <w:color w:val="BCBEC4"/>
                        </w:rPr>
                        <w:br/>
                        <w:t xml:space="preserve">    </w:t>
                      </w:r>
                      <w:r>
                        <w:rPr>
                          <w:color w:val="B3AE60"/>
                        </w:rPr>
                        <w:t>@Override</w:t>
                      </w:r>
                      <w:r>
                        <w:rPr>
                          <w:color w:val="B3AE60"/>
                        </w:rPr>
                        <w:br/>
                        <w:t xml:space="preserve">    </w:t>
                      </w:r>
                      <w:proofErr w:type="spellStart"/>
                      <w:r>
                        <w:rPr>
                          <w:color w:val="CF8E6D"/>
                        </w:rPr>
                        <w:t>public</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onSuccess</w:t>
                      </w:r>
                      <w:proofErr w:type="spellEnd"/>
                      <w:r>
                        <w:rPr>
                          <w:color w:val="BCBEC4"/>
                        </w:rPr>
                        <w:t>(</w:t>
                      </w:r>
                      <w:proofErr w:type="spellStart"/>
                      <w:r>
                        <w:rPr>
                          <w:color w:val="BCBEC4"/>
                        </w:rPr>
                        <w:t>Void</w:t>
                      </w:r>
                      <w:proofErr w:type="spellEnd"/>
                      <w:r>
                        <w:rPr>
                          <w:color w:val="BCBEC4"/>
                        </w:rPr>
                        <w:t xml:space="preserve"> </w:t>
                      </w:r>
                      <w:proofErr w:type="spellStart"/>
                      <w:r>
                        <w:rPr>
                          <w:color w:val="BCBEC4"/>
                        </w:rPr>
                        <w:t>aVoid</w:t>
                      </w:r>
                      <w:proofErr w:type="spellEnd"/>
                      <w:r>
                        <w:rPr>
                          <w:color w:val="BCBEC4"/>
                        </w:rPr>
                        <w:t>) {</w:t>
                      </w:r>
                      <w:r>
                        <w:rPr>
                          <w:color w:val="7A7E85"/>
                        </w:rPr>
                        <w:br/>
                        <w:t xml:space="preserve">        </w:t>
                      </w:r>
                      <w:proofErr w:type="spellStart"/>
                      <w:r>
                        <w:rPr>
                          <w:color w:val="BCBEC4"/>
                        </w:rPr>
                        <w:t>resetValuesPatient</w:t>
                      </w:r>
                      <w:proofErr w:type="spellEnd"/>
                      <w:r>
                        <w:rPr>
                          <w:color w:val="BCBEC4"/>
                        </w:rPr>
                        <w:t>();</w:t>
                      </w:r>
                      <w:r>
                        <w:rPr>
                          <w:color w:val="BCBEC4"/>
                        </w:rPr>
                        <w:br/>
                        <w:t xml:space="preserve">        </w:t>
                      </w:r>
                      <w:proofErr w:type="spellStart"/>
                      <w:r>
                        <w:rPr>
                          <w:color w:val="C77DBB"/>
                        </w:rPr>
                        <w:t>currentDateAndTime</w:t>
                      </w:r>
                      <w:proofErr w:type="spellEnd"/>
                      <w:r>
                        <w:rPr>
                          <w:color w:val="C77DBB"/>
                        </w:rPr>
                        <w:t xml:space="preserve"> </w:t>
                      </w:r>
                      <w:r>
                        <w:rPr>
                          <w:color w:val="BCBEC4"/>
                        </w:rPr>
                        <w:t xml:space="preserve">= </w:t>
                      </w:r>
                      <w:proofErr w:type="spellStart"/>
                      <w:r>
                        <w:rPr>
                          <w:color w:val="C77DBB"/>
                        </w:rPr>
                        <w:t>sdf</w:t>
                      </w:r>
                      <w:r>
                        <w:rPr>
                          <w:color w:val="BCBEC4"/>
                        </w:rPr>
                        <w:t>.format</w:t>
                      </w:r>
                      <w:proofErr w:type="spellEnd"/>
                      <w:r>
                        <w:rPr>
                          <w:color w:val="BCBEC4"/>
                        </w:rPr>
                        <w:t>(</w:t>
                      </w:r>
                      <w:r>
                        <w:rPr>
                          <w:color w:val="CF8E6D"/>
                        </w:rPr>
                        <w:t xml:space="preserve">new </w:t>
                      </w:r>
                      <w:r>
                        <w:rPr>
                          <w:color w:val="BCBEC4"/>
                        </w:rPr>
                        <w:t>Date());</w:t>
                      </w:r>
                      <w:r>
                        <w:rPr>
                          <w:color w:val="BCBEC4"/>
                        </w:rPr>
                        <w:br/>
                      </w:r>
                      <w:r>
                        <w:rPr>
                          <w:color w:val="7A7E85"/>
                        </w:rPr>
                        <w:br/>
                        <w:t xml:space="preserve">    </w:t>
                      </w:r>
                      <w:r>
                        <w:rPr>
                          <w:color w:val="BCBEC4"/>
                        </w:rPr>
                        <w:t>}</w:t>
                      </w:r>
                      <w:r>
                        <w:rPr>
                          <w:color w:val="BCBEC4"/>
                        </w:rPr>
                        <w:br/>
                        <w:t>}).</w:t>
                      </w:r>
                      <w:proofErr w:type="spellStart"/>
                      <w:r>
                        <w:rPr>
                          <w:color w:val="BCBEC4"/>
                        </w:rPr>
                        <w:t>addOnFailureListener</w:t>
                      </w:r>
                      <w:proofErr w:type="spellEnd"/>
                      <w:r>
                        <w:rPr>
                          <w:color w:val="BCBEC4"/>
                        </w:rPr>
                        <w:t>(</w:t>
                      </w:r>
                      <w:r>
                        <w:rPr>
                          <w:color w:val="CF8E6D"/>
                        </w:rPr>
                        <w:t xml:space="preserve">new </w:t>
                      </w:r>
                      <w:proofErr w:type="spellStart"/>
                      <w:r>
                        <w:rPr>
                          <w:color w:val="BCBEC4"/>
                        </w:rPr>
                        <w:t>OnFailureListener</w:t>
                      </w:r>
                      <w:proofErr w:type="spellEnd"/>
                      <w:r>
                        <w:rPr>
                          <w:color w:val="BCBEC4"/>
                        </w:rPr>
                        <w:t>() {</w:t>
                      </w:r>
                      <w:r>
                        <w:rPr>
                          <w:color w:val="BCBEC4"/>
                        </w:rPr>
                        <w:br/>
                        <w:t xml:space="preserve">    </w:t>
                      </w:r>
                      <w:r>
                        <w:rPr>
                          <w:color w:val="B3AE60"/>
                        </w:rPr>
                        <w:t>@Override</w:t>
                      </w:r>
                      <w:r>
                        <w:rPr>
                          <w:color w:val="B3AE60"/>
                        </w:rPr>
                        <w:br/>
                        <w:t xml:space="preserve">    </w:t>
                      </w:r>
                      <w:proofErr w:type="spellStart"/>
                      <w:r>
                        <w:rPr>
                          <w:color w:val="CF8E6D"/>
                        </w:rPr>
                        <w:t>public</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onFailure</w:t>
                      </w:r>
                      <w:proofErr w:type="spellEnd"/>
                      <w:r>
                        <w:rPr>
                          <w:color w:val="BCBEC4"/>
                        </w:rPr>
                        <w:t>(</w:t>
                      </w:r>
                      <w:r>
                        <w:rPr>
                          <w:color w:val="B3AE60"/>
                        </w:rPr>
                        <w:t xml:space="preserve">@NonNull </w:t>
                      </w:r>
                      <w:proofErr w:type="spellStart"/>
                      <w:r>
                        <w:rPr>
                          <w:color w:val="BCBEC4"/>
                        </w:rPr>
                        <w:t>Exception</w:t>
                      </w:r>
                      <w:proofErr w:type="spellEnd"/>
                      <w:r>
                        <w:rPr>
                          <w:color w:val="BCBEC4"/>
                        </w:rPr>
                        <w:t xml:space="preserve"> e) {</w:t>
                      </w:r>
                      <w:r>
                        <w:rPr>
                          <w:color w:val="7A7E85"/>
                        </w:rPr>
                        <w:br/>
                        <w:t xml:space="preserve">        </w:t>
                      </w:r>
                      <w:proofErr w:type="spellStart"/>
                      <w:r>
                        <w:rPr>
                          <w:color w:val="BCBEC4"/>
                        </w:rPr>
                        <w:t>Toast.makeText</w:t>
                      </w:r>
                      <w:proofErr w:type="spellEnd"/>
                      <w:r>
                        <w:rPr>
                          <w:color w:val="BCBEC4"/>
                        </w:rPr>
                        <w:t>(</w:t>
                      </w:r>
                      <w:proofErr w:type="spellStart"/>
                      <w:r>
                        <w:rPr>
                          <w:color w:val="BCBEC4"/>
                        </w:rPr>
                        <w:t>getContext</w:t>
                      </w:r>
                      <w:proofErr w:type="spellEnd"/>
                      <w:r>
                        <w:rPr>
                          <w:color w:val="BCBEC4"/>
                        </w:rPr>
                        <w:t xml:space="preserve">(), </w:t>
                      </w:r>
                      <w:proofErr w:type="spellStart"/>
                      <w:r>
                        <w:rPr>
                          <w:color w:val="BCBEC4"/>
                        </w:rPr>
                        <w:t>R.string.textToastPacientRegisteredUnsuccesfully</w:t>
                      </w:r>
                      <w:proofErr w:type="spellEnd"/>
                      <w:r>
                        <w:rPr>
                          <w:color w:val="BCBEC4"/>
                        </w:rPr>
                        <w:t xml:space="preserve">, </w:t>
                      </w:r>
                      <w:proofErr w:type="spellStart"/>
                      <w:r>
                        <w:rPr>
                          <w:color w:val="BCBEC4"/>
                        </w:rPr>
                        <w:t>Toast.LENGTH_SHORT</w:t>
                      </w:r>
                      <w:proofErr w:type="spellEnd"/>
                      <w:r>
                        <w:rPr>
                          <w:color w:val="BCBEC4"/>
                        </w:rPr>
                        <w:t>).show();</w:t>
                      </w:r>
                      <w:r>
                        <w:rPr>
                          <w:color w:val="BCBEC4"/>
                        </w:rPr>
                        <w:br/>
                        <w:t xml:space="preserve">    }</w:t>
                      </w:r>
                    </w:p>
                    <w:p w14:paraId="24383E3A" w14:textId="65BFB8A1" w:rsidR="006B4FA9" w:rsidRDefault="006B4FA9" w:rsidP="00BF32BD">
                      <w:pPr>
                        <w:jc w:val="left"/>
                      </w:pPr>
                    </w:p>
                  </w:txbxContent>
                </v:textbox>
                <w10:wrap type="square"/>
              </v:shape>
            </w:pict>
          </mc:Fallback>
        </mc:AlternateContent>
      </w:r>
    </w:p>
    <w:p w14:paraId="419A7550" w14:textId="1ABBBE9A" w:rsidR="006B4FA9" w:rsidRDefault="00A4147D" w:rsidP="00A4147D">
      <w:pPr>
        <w:pStyle w:val="Ttulo5"/>
      </w:pPr>
      <w:bookmarkStart w:id="1832" w:name="_Toc207317127"/>
      <w:r>
        <w:t>5.</w:t>
      </w:r>
      <w:r w:rsidR="006B4FA9">
        <w:t>3.2.1.5. Integración con el flujo de pruebas SPPB</w:t>
      </w:r>
      <w:bookmarkEnd w:id="1832"/>
    </w:p>
    <w:p w14:paraId="54B48537" w14:textId="537D0FB8" w:rsidR="006B4FA9" w:rsidRDefault="006B4FA9">
      <w:r>
        <w:t>Con el objetivo de agilizar el proceso para los usuarios, se ha considerado ligar el registro de usuario con la realización de pruebas, permitiendo al facultativo realizar pruebas al paciente que acaba de registrar de manera directa, para ello, al registrar al paciente de manera exitosa, salta un diálogo que pregunta si se desea hacer las pruebas al paciente.</w:t>
      </w:r>
    </w:p>
    <w:p w14:paraId="4A492510" w14:textId="77777777" w:rsidR="008862CF" w:rsidRDefault="006B4FA9" w:rsidP="008862CF">
      <w:pPr>
        <w:keepNext/>
      </w:pPr>
      <w:r>
        <w:rPr>
          <w:noProof/>
        </w:rPr>
        <w:lastRenderedPageBreak/>
        <mc:AlternateContent>
          <mc:Choice Requires="wps">
            <w:drawing>
              <wp:inline distT="0" distB="0" distL="0" distR="0" wp14:anchorId="1642FDC4" wp14:editId="662385EF">
                <wp:extent cx="5524500" cy="2317750"/>
                <wp:effectExtent l="0" t="0" r="19050" b="25400"/>
                <wp:docPr id="4063879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0" cy="2317750"/>
                        </a:xfrm>
                        <a:prstGeom prst="rect">
                          <a:avLst/>
                        </a:prstGeom>
                        <a:solidFill>
                          <a:srgbClr val="FFFFFF"/>
                        </a:solidFill>
                        <a:ln w="9525">
                          <a:solidFill>
                            <a:srgbClr val="000000"/>
                          </a:solidFill>
                          <a:miter lim="800000"/>
                          <a:headEnd/>
                          <a:tailEnd/>
                        </a:ln>
                      </wps:spPr>
                      <wps:txbx>
                        <w:txbxContent>
                          <w:p w14:paraId="067590C7" w14:textId="33C70A69" w:rsidR="006B4FA9" w:rsidRDefault="006B4FA9" w:rsidP="00BF32BD">
                            <w:pPr>
                              <w:pStyle w:val="HTMLconformatoprevio"/>
                              <w:shd w:val="clear" w:color="auto" w:fill="1E1F22"/>
                              <w:jc w:val="left"/>
                              <w:rPr>
                                <w:color w:val="BCBEC4"/>
                              </w:rPr>
                            </w:pPr>
                            <w:proofErr w:type="spellStart"/>
                            <w:r>
                              <w:rPr>
                                <w:color w:val="BCBEC4"/>
                              </w:rPr>
                              <w:t>AlertDialog.Builder</w:t>
                            </w:r>
                            <w:proofErr w:type="spellEnd"/>
                            <w:r>
                              <w:rPr>
                                <w:color w:val="BCBEC4"/>
                              </w:rPr>
                              <w:t xml:space="preserve"> </w:t>
                            </w:r>
                            <w:proofErr w:type="spellStart"/>
                            <w:r>
                              <w:rPr>
                                <w:color w:val="BCBEC4"/>
                              </w:rPr>
                              <w:t>builder</w:t>
                            </w:r>
                            <w:proofErr w:type="spellEnd"/>
                            <w:r>
                              <w:rPr>
                                <w:color w:val="BCBEC4"/>
                              </w:rPr>
                              <w:t xml:space="preserve"> = </w:t>
                            </w:r>
                            <w:r>
                              <w:rPr>
                                <w:color w:val="CF8E6D"/>
                              </w:rPr>
                              <w:t xml:space="preserve">new </w:t>
                            </w:r>
                            <w:proofErr w:type="spellStart"/>
                            <w:r>
                              <w:rPr>
                                <w:color w:val="BCBEC4"/>
                              </w:rPr>
                              <w:t>AlertDialog.Builder</w:t>
                            </w:r>
                            <w:proofErr w:type="spellEnd"/>
                            <w:r>
                              <w:rPr>
                                <w:color w:val="BCBEC4"/>
                              </w:rPr>
                              <w:t>(</w:t>
                            </w:r>
                            <w:proofErr w:type="spellStart"/>
                            <w:r>
                              <w:rPr>
                                <w:color w:val="BCBEC4"/>
                              </w:rPr>
                              <w:t>getActivity</w:t>
                            </w:r>
                            <w:proofErr w:type="spellEnd"/>
                            <w:r>
                              <w:rPr>
                                <w:color w:val="BCBEC4"/>
                              </w:rPr>
                              <w:t>());</w:t>
                            </w:r>
                            <w:r>
                              <w:rPr>
                                <w:color w:val="BCBEC4"/>
                              </w:rPr>
                              <w:br/>
                            </w:r>
                            <w:proofErr w:type="spellStart"/>
                            <w:r>
                              <w:rPr>
                                <w:color w:val="BCBEC4"/>
                              </w:rPr>
                              <w:t>builder.setTitle</w:t>
                            </w:r>
                            <w:proofErr w:type="spellEnd"/>
                            <w:r>
                              <w:rPr>
                                <w:color w:val="BCBEC4"/>
                              </w:rPr>
                              <w:t>(</w:t>
                            </w:r>
                            <w:r>
                              <w:rPr>
                                <w:color w:val="6AAB73"/>
                              </w:rPr>
                              <w:t>"¿Quiere realizar pruebas a este paciente?"</w:t>
                            </w:r>
                            <w:r>
                              <w:rPr>
                                <w:color w:val="BCBEC4"/>
                              </w:rPr>
                              <w:t>);</w:t>
                            </w:r>
                            <w:r>
                              <w:rPr>
                                <w:color w:val="BCBEC4"/>
                              </w:rPr>
                              <w:br/>
                            </w:r>
                            <w:proofErr w:type="spellStart"/>
                            <w:r>
                              <w:rPr>
                                <w:color w:val="BCBEC4"/>
                              </w:rPr>
                              <w:t>builder.setPositiveButton</w:t>
                            </w:r>
                            <w:proofErr w:type="spellEnd"/>
                            <w:r>
                              <w:rPr>
                                <w:color w:val="BCBEC4"/>
                              </w:rPr>
                              <w:t>(</w:t>
                            </w:r>
                            <w:r>
                              <w:rPr>
                                <w:color w:val="6AAB73"/>
                              </w:rPr>
                              <w:t>"Sí"</w:t>
                            </w:r>
                            <w:r>
                              <w:rPr>
                                <w:color w:val="BCBEC4"/>
                              </w:rPr>
                              <w:t xml:space="preserve">, </w:t>
                            </w:r>
                            <w:r>
                              <w:rPr>
                                <w:color w:val="CF8E6D"/>
                              </w:rPr>
                              <w:t xml:space="preserve">new </w:t>
                            </w:r>
                            <w:proofErr w:type="spellStart"/>
                            <w:r>
                              <w:rPr>
                                <w:color w:val="BCBEC4"/>
                              </w:rPr>
                              <w:t>DialogInterface.OnClickListener</w:t>
                            </w:r>
                            <w:proofErr w:type="spellEnd"/>
                            <w:r>
                              <w:rPr>
                                <w:color w:val="BCBEC4"/>
                              </w:rPr>
                              <w:t>() {</w:t>
                            </w:r>
                            <w:r>
                              <w:rPr>
                                <w:color w:val="BCBEC4"/>
                              </w:rPr>
                              <w:br/>
                              <w:t xml:space="preserve">    </w:t>
                            </w:r>
                            <w:r>
                              <w:rPr>
                                <w:color w:val="B3AE60"/>
                              </w:rPr>
                              <w:t>@Override</w:t>
                            </w:r>
                            <w:r>
                              <w:rPr>
                                <w:color w:val="B3AE60"/>
                              </w:rPr>
                              <w:br/>
                              <w:t xml:space="preserve">    </w:t>
                            </w:r>
                            <w:proofErr w:type="spellStart"/>
                            <w:r>
                              <w:rPr>
                                <w:color w:val="CF8E6D"/>
                              </w:rPr>
                              <w:t>public</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onClick</w:t>
                            </w:r>
                            <w:proofErr w:type="spellEnd"/>
                            <w:r>
                              <w:rPr>
                                <w:color w:val="BCBEC4"/>
                              </w:rPr>
                              <w:t>(</w:t>
                            </w:r>
                            <w:proofErr w:type="spellStart"/>
                            <w:r>
                              <w:rPr>
                                <w:color w:val="BCBEC4"/>
                              </w:rPr>
                              <w:t>DialogInterface</w:t>
                            </w:r>
                            <w:proofErr w:type="spellEnd"/>
                            <w:r>
                              <w:rPr>
                                <w:color w:val="BCBEC4"/>
                              </w:rPr>
                              <w:t xml:space="preserve"> </w:t>
                            </w:r>
                            <w:proofErr w:type="spellStart"/>
                            <w:r>
                              <w:rPr>
                                <w:color w:val="BCBEC4"/>
                              </w:rPr>
                              <w:t>dialog</w:t>
                            </w:r>
                            <w:proofErr w:type="spellEnd"/>
                            <w:r>
                              <w:rPr>
                                <w:color w:val="BCBEC4"/>
                              </w:rPr>
                              <w:t xml:space="preserve">, </w:t>
                            </w:r>
                            <w:proofErr w:type="spellStart"/>
                            <w:r>
                              <w:rPr>
                                <w:color w:val="CF8E6D"/>
                              </w:rPr>
                              <w:t>int</w:t>
                            </w:r>
                            <w:proofErr w:type="spellEnd"/>
                            <w:r>
                              <w:rPr>
                                <w:color w:val="CF8E6D"/>
                              </w:rPr>
                              <w:t xml:space="preserve"> </w:t>
                            </w:r>
                            <w:proofErr w:type="spellStart"/>
                            <w:r>
                              <w:rPr>
                                <w:color w:val="BCBEC4"/>
                              </w:rPr>
                              <w:t>which</w:t>
                            </w:r>
                            <w:proofErr w:type="spellEnd"/>
                            <w:r>
                              <w:rPr>
                                <w:color w:val="BCBEC4"/>
                              </w:rPr>
                              <w:t>) {</w:t>
                            </w:r>
                            <w:r>
                              <w:rPr>
                                <w:color w:val="7A7E85"/>
                              </w:rPr>
                              <w:br/>
                              <w:t xml:space="preserve">        </w:t>
                            </w:r>
                            <w:proofErr w:type="spellStart"/>
                            <w:r>
                              <w:rPr>
                                <w:color w:val="BCBEC4"/>
                              </w:rPr>
                              <w:t>openDialog</w:t>
                            </w:r>
                            <w:proofErr w:type="spellEnd"/>
                            <w:r>
                              <w:rPr>
                                <w:color w:val="BCBEC4"/>
                              </w:rPr>
                              <w:t>();</w:t>
                            </w:r>
                            <w:r>
                              <w:rPr>
                                <w:color w:val="BCBEC4"/>
                              </w:rPr>
                              <w:br/>
                              <w:t xml:space="preserve">    }</w:t>
                            </w:r>
                            <w:r>
                              <w:rPr>
                                <w:color w:val="BCBEC4"/>
                              </w:rPr>
                              <w:br/>
                              <w:t>});</w:t>
                            </w:r>
                            <w:r>
                              <w:rPr>
                                <w:color w:val="BCBEC4"/>
                              </w:rPr>
                              <w:br/>
                            </w:r>
                            <w:proofErr w:type="spellStart"/>
                            <w:r>
                              <w:rPr>
                                <w:color w:val="BCBEC4"/>
                              </w:rPr>
                              <w:t>builder.setNegativeButton</w:t>
                            </w:r>
                            <w:proofErr w:type="spellEnd"/>
                            <w:r>
                              <w:rPr>
                                <w:color w:val="BCBEC4"/>
                              </w:rPr>
                              <w:t>(</w:t>
                            </w:r>
                            <w:r>
                              <w:rPr>
                                <w:color w:val="6AAB73"/>
                              </w:rPr>
                              <w:t>"No"</w:t>
                            </w:r>
                            <w:r>
                              <w:rPr>
                                <w:color w:val="BCBEC4"/>
                              </w:rPr>
                              <w:t xml:space="preserve">, </w:t>
                            </w:r>
                            <w:r>
                              <w:rPr>
                                <w:color w:val="CF8E6D"/>
                              </w:rPr>
                              <w:t xml:space="preserve">new </w:t>
                            </w:r>
                            <w:proofErr w:type="spellStart"/>
                            <w:r>
                              <w:rPr>
                                <w:color w:val="BCBEC4"/>
                              </w:rPr>
                              <w:t>DialogInterface.OnClickListener</w:t>
                            </w:r>
                            <w:proofErr w:type="spellEnd"/>
                            <w:r>
                              <w:rPr>
                                <w:color w:val="BCBEC4"/>
                              </w:rPr>
                              <w:t>() {</w:t>
                            </w:r>
                            <w:r>
                              <w:rPr>
                                <w:color w:val="BCBEC4"/>
                              </w:rPr>
                              <w:br/>
                              <w:t xml:space="preserve">    </w:t>
                            </w:r>
                            <w:r>
                              <w:rPr>
                                <w:color w:val="B3AE60"/>
                              </w:rPr>
                              <w:t>@Override</w:t>
                            </w:r>
                            <w:r>
                              <w:rPr>
                                <w:color w:val="B3AE60"/>
                              </w:rPr>
                              <w:br/>
                              <w:t xml:space="preserve">    </w:t>
                            </w:r>
                            <w:proofErr w:type="spellStart"/>
                            <w:r>
                              <w:rPr>
                                <w:color w:val="CF8E6D"/>
                              </w:rPr>
                              <w:t>public</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onClick</w:t>
                            </w:r>
                            <w:proofErr w:type="spellEnd"/>
                            <w:r>
                              <w:rPr>
                                <w:color w:val="BCBEC4"/>
                              </w:rPr>
                              <w:t>(</w:t>
                            </w:r>
                            <w:proofErr w:type="spellStart"/>
                            <w:r>
                              <w:rPr>
                                <w:color w:val="BCBEC4"/>
                              </w:rPr>
                              <w:t>DialogInterface</w:t>
                            </w:r>
                            <w:proofErr w:type="spellEnd"/>
                            <w:r>
                              <w:rPr>
                                <w:color w:val="BCBEC4"/>
                              </w:rPr>
                              <w:t xml:space="preserve"> </w:t>
                            </w:r>
                            <w:proofErr w:type="spellStart"/>
                            <w:r>
                              <w:rPr>
                                <w:color w:val="BCBEC4"/>
                              </w:rPr>
                              <w:t>dialog</w:t>
                            </w:r>
                            <w:proofErr w:type="spellEnd"/>
                            <w:r>
                              <w:rPr>
                                <w:color w:val="BCBEC4"/>
                              </w:rPr>
                              <w:t xml:space="preserve">, </w:t>
                            </w:r>
                            <w:proofErr w:type="spellStart"/>
                            <w:r>
                              <w:rPr>
                                <w:color w:val="CF8E6D"/>
                              </w:rPr>
                              <w:t>int</w:t>
                            </w:r>
                            <w:proofErr w:type="spellEnd"/>
                            <w:r>
                              <w:rPr>
                                <w:color w:val="CF8E6D"/>
                              </w:rPr>
                              <w:t xml:space="preserve"> </w:t>
                            </w:r>
                            <w:proofErr w:type="spellStart"/>
                            <w:r>
                              <w:rPr>
                                <w:color w:val="BCBEC4"/>
                              </w:rPr>
                              <w:t>which</w:t>
                            </w:r>
                            <w:proofErr w:type="spellEnd"/>
                            <w:r>
                              <w:rPr>
                                <w:color w:val="BCBEC4"/>
                              </w:rPr>
                              <w:t>) {</w:t>
                            </w:r>
                            <w:r>
                              <w:rPr>
                                <w:color w:val="7A7E85"/>
                              </w:rPr>
                              <w:br/>
                              <w:t xml:space="preserve">        </w:t>
                            </w:r>
                            <w:proofErr w:type="spellStart"/>
                            <w:r>
                              <w:rPr>
                                <w:color w:val="BCBEC4"/>
                              </w:rPr>
                              <w:t>dialog.dismiss</w:t>
                            </w:r>
                            <w:proofErr w:type="spellEnd"/>
                            <w:r>
                              <w:rPr>
                                <w:color w:val="BCBEC4"/>
                              </w:rPr>
                              <w:t>();</w:t>
                            </w:r>
                          </w:p>
                          <w:p w14:paraId="75E7215A" w14:textId="3EF77747" w:rsidR="006B4FA9" w:rsidRDefault="006B4FA9" w:rsidP="00BF32BD">
                            <w:pPr>
                              <w:pStyle w:val="HTMLconformatoprevio"/>
                              <w:shd w:val="clear" w:color="auto" w:fill="1E1F22"/>
                              <w:jc w:val="left"/>
                              <w:rPr>
                                <w:color w:val="BCBEC4"/>
                              </w:rPr>
                            </w:pPr>
                            <w:r>
                              <w:rPr>
                                <w:color w:val="BCBEC4"/>
                              </w:rPr>
                              <w:t>}</w:t>
                            </w:r>
                          </w:p>
                          <w:p w14:paraId="0F01C1A2" w14:textId="79FBF0F5" w:rsidR="006B4FA9" w:rsidRDefault="006B4FA9" w:rsidP="00BF32BD">
                            <w:pPr>
                              <w:jc w:val="left"/>
                            </w:pPr>
                          </w:p>
                        </w:txbxContent>
                      </wps:txbx>
                      <wps:bodyPr rot="0" vert="horz" wrap="square" lIns="91440" tIns="45720" rIns="91440" bIns="45720" anchor="t" anchorCtr="0">
                        <a:noAutofit/>
                      </wps:bodyPr>
                    </wps:wsp>
                  </a:graphicData>
                </a:graphic>
              </wp:inline>
            </w:drawing>
          </mc:Choice>
          <mc:Fallback>
            <w:pict>
              <v:shape w14:anchorId="1642FDC4" id="_x0000_s1042" type="#_x0000_t202" style="width:435pt;height:1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">
                <v:textbox>
                  <w:txbxContent>
                    <w:p w14:paraId="067590C7" w14:textId="33C70A69" w:rsidR="006B4FA9" w:rsidRDefault="006B4FA9" w:rsidP="00BF32BD">
                      <w:pPr>
                        <w:pStyle w:val="HTMLconformatoprevio"/>
                        <w:shd w:val="clear" w:color="auto" w:fill="1E1F22"/>
                        <w:jc w:val="left"/>
                        <w:rPr>
                          <w:color w:val="BCBEC4"/>
                        </w:rPr>
                      </w:pPr>
                      <w:proofErr w:type="spellStart"/>
                      <w:r>
                        <w:rPr>
                          <w:color w:val="BCBEC4"/>
                        </w:rPr>
                        <w:t>AlertDialog.Builder</w:t>
                      </w:r>
                      <w:proofErr w:type="spellEnd"/>
                      <w:r>
                        <w:rPr>
                          <w:color w:val="BCBEC4"/>
                        </w:rPr>
                        <w:t xml:space="preserve"> </w:t>
                      </w:r>
                      <w:proofErr w:type="spellStart"/>
                      <w:r>
                        <w:rPr>
                          <w:color w:val="BCBEC4"/>
                        </w:rPr>
                        <w:t>builder</w:t>
                      </w:r>
                      <w:proofErr w:type="spellEnd"/>
                      <w:r>
                        <w:rPr>
                          <w:color w:val="BCBEC4"/>
                        </w:rPr>
                        <w:t xml:space="preserve"> = </w:t>
                      </w:r>
                      <w:r>
                        <w:rPr>
                          <w:color w:val="CF8E6D"/>
                        </w:rPr>
                        <w:t xml:space="preserve">new </w:t>
                      </w:r>
                      <w:proofErr w:type="spellStart"/>
                      <w:r>
                        <w:rPr>
                          <w:color w:val="BCBEC4"/>
                        </w:rPr>
                        <w:t>AlertDialog.Builder</w:t>
                      </w:r>
                      <w:proofErr w:type="spellEnd"/>
                      <w:r>
                        <w:rPr>
                          <w:color w:val="BCBEC4"/>
                        </w:rPr>
                        <w:t>(</w:t>
                      </w:r>
                      <w:proofErr w:type="spellStart"/>
                      <w:r>
                        <w:rPr>
                          <w:color w:val="BCBEC4"/>
                        </w:rPr>
                        <w:t>getActivity</w:t>
                      </w:r>
                      <w:proofErr w:type="spellEnd"/>
                      <w:r>
                        <w:rPr>
                          <w:color w:val="BCBEC4"/>
                        </w:rPr>
                        <w:t>());</w:t>
                      </w:r>
                      <w:r>
                        <w:rPr>
                          <w:color w:val="BCBEC4"/>
                        </w:rPr>
                        <w:br/>
                      </w:r>
                      <w:proofErr w:type="spellStart"/>
                      <w:r>
                        <w:rPr>
                          <w:color w:val="BCBEC4"/>
                        </w:rPr>
                        <w:t>builder.setTitle</w:t>
                      </w:r>
                      <w:proofErr w:type="spellEnd"/>
                      <w:r>
                        <w:rPr>
                          <w:color w:val="BCBEC4"/>
                        </w:rPr>
                        <w:t>(</w:t>
                      </w:r>
                      <w:r>
                        <w:rPr>
                          <w:color w:val="6AAB73"/>
                        </w:rPr>
                        <w:t>"¿Quiere realizar pruebas a este paciente?"</w:t>
                      </w:r>
                      <w:r>
                        <w:rPr>
                          <w:color w:val="BCBEC4"/>
                        </w:rPr>
                        <w:t>);</w:t>
                      </w:r>
                      <w:r>
                        <w:rPr>
                          <w:color w:val="BCBEC4"/>
                        </w:rPr>
                        <w:br/>
                      </w:r>
                      <w:proofErr w:type="spellStart"/>
                      <w:r>
                        <w:rPr>
                          <w:color w:val="BCBEC4"/>
                        </w:rPr>
                        <w:t>builder.setPositiveButton</w:t>
                      </w:r>
                      <w:proofErr w:type="spellEnd"/>
                      <w:r>
                        <w:rPr>
                          <w:color w:val="BCBEC4"/>
                        </w:rPr>
                        <w:t>(</w:t>
                      </w:r>
                      <w:r>
                        <w:rPr>
                          <w:color w:val="6AAB73"/>
                        </w:rPr>
                        <w:t>"Sí"</w:t>
                      </w:r>
                      <w:r>
                        <w:rPr>
                          <w:color w:val="BCBEC4"/>
                        </w:rPr>
                        <w:t xml:space="preserve">, </w:t>
                      </w:r>
                      <w:r>
                        <w:rPr>
                          <w:color w:val="CF8E6D"/>
                        </w:rPr>
                        <w:t xml:space="preserve">new </w:t>
                      </w:r>
                      <w:proofErr w:type="spellStart"/>
                      <w:r>
                        <w:rPr>
                          <w:color w:val="BCBEC4"/>
                        </w:rPr>
                        <w:t>DialogInterface.OnClickListener</w:t>
                      </w:r>
                      <w:proofErr w:type="spellEnd"/>
                      <w:r>
                        <w:rPr>
                          <w:color w:val="BCBEC4"/>
                        </w:rPr>
                        <w:t>() {</w:t>
                      </w:r>
                      <w:r>
                        <w:rPr>
                          <w:color w:val="BCBEC4"/>
                        </w:rPr>
                        <w:br/>
                        <w:t xml:space="preserve">    </w:t>
                      </w:r>
                      <w:r>
                        <w:rPr>
                          <w:color w:val="B3AE60"/>
                        </w:rPr>
                        <w:t>@Override</w:t>
                      </w:r>
                      <w:r>
                        <w:rPr>
                          <w:color w:val="B3AE60"/>
                        </w:rPr>
                        <w:br/>
                        <w:t xml:space="preserve">    </w:t>
                      </w:r>
                      <w:proofErr w:type="spellStart"/>
                      <w:r>
                        <w:rPr>
                          <w:color w:val="CF8E6D"/>
                        </w:rPr>
                        <w:t>public</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onClick</w:t>
                      </w:r>
                      <w:proofErr w:type="spellEnd"/>
                      <w:r>
                        <w:rPr>
                          <w:color w:val="BCBEC4"/>
                        </w:rPr>
                        <w:t>(</w:t>
                      </w:r>
                      <w:proofErr w:type="spellStart"/>
                      <w:r>
                        <w:rPr>
                          <w:color w:val="BCBEC4"/>
                        </w:rPr>
                        <w:t>DialogInterface</w:t>
                      </w:r>
                      <w:proofErr w:type="spellEnd"/>
                      <w:r>
                        <w:rPr>
                          <w:color w:val="BCBEC4"/>
                        </w:rPr>
                        <w:t xml:space="preserve"> </w:t>
                      </w:r>
                      <w:proofErr w:type="spellStart"/>
                      <w:r>
                        <w:rPr>
                          <w:color w:val="BCBEC4"/>
                        </w:rPr>
                        <w:t>dialog</w:t>
                      </w:r>
                      <w:proofErr w:type="spellEnd"/>
                      <w:r>
                        <w:rPr>
                          <w:color w:val="BCBEC4"/>
                        </w:rPr>
                        <w:t xml:space="preserve">, </w:t>
                      </w:r>
                      <w:proofErr w:type="spellStart"/>
                      <w:r>
                        <w:rPr>
                          <w:color w:val="CF8E6D"/>
                        </w:rPr>
                        <w:t>int</w:t>
                      </w:r>
                      <w:proofErr w:type="spellEnd"/>
                      <w:r>
                        <w:rPr>
                          <w:color w:val="CF8E6D"/>
                        </w:rPr>
                        <w:t xml:space="preserve"> </w:t>
                      </w:r>
                      <w:proofErr w:type="spellStart"/>
                      <w:r>
                        <w:rPr>
                          <w:color w:val="BCBEC4"/>
                        </w:rPr>
                        <w:t>which</w:t>
                      </w:r>
                      <w:proofErr w:type="spellEnd"/>
                      <w:r>
                        <w:rPr>
                          <w:color w:val="BCBEC4"/>
                        </w:rPr>
                        <w:t>) {</w:t>
                      </w:r>
                      <w:r>
                        <w:rPr>
                          <w:color w:val="7A7E85"/>
                        </w:rPr>
                        <w:br/>
                        <w:t xml:space="preserve">        </w:t>
                      </w:r>
                      <w:proofErr w:type="spellStart"/>
                      <w:r>
                        <w:rPr>
                          <w:color w:val="BCBEC4"/>
                        </w:rPr>
                        <w:t>openDialog</w:t>
                      </w:r>
                      <w:proofErr w:type="spellEnd"/>
                      <w:r>
                        <w:rPr>
                          <w:color w:val="BCBEC4"/>
                        </w:rPr>
                        <w:t>();</w:t>
                      </w:r>
                      <w:r>
                        <w:rPr>
                          <w:color w:val="BCBEC4"/>
                        </w:rPr>
                        <w:br/>
                        <w:t xml:space="preserve">    }</w:t>
                      </w:r>
                      <w:r>
                        <w:rPr>
                          <w:color w:val="BCBEC4"/>
                        </w:rPr>
                        <w:br/>
                        <w:t>});</w:t>
                      </w:r>
                      <w:r>
                        <w:rPr>
                          <w:color w:val="BCBEC4"/>
                        </w:rPr>
                        <w:br/>
                      </w:r>
                      <w:proofErr w:type="spellStart"/>
                      <w:r>
                        <w:rPr>
                          <w:color w:val="BCBEC4"/>
                        </w:rPr>
                        <w:t>builder.setNegativeButton</w:t>
                      </w:r>
                      <w:proofErr w:type="spellEnd"/>
                      <w:r>
                        <w:rPr>
                          <w:color w:val="BCBEC4"/>
                        </w:rPr>
                        <w:t>(</w:t>
                      </w:r>
                      <w:r>
                        <w:rPr>
                          <w:color w:val="6AAB73"/>
                        </w:rPr>
                        <w:t>"No"</w:t>
                      </w:r>
                      <w:r>
                        <w:rPr>
                          <w:color w:val="BCBEC4"/>
                        </w:rPr>
                        <w:t xml:space="preserve">, </w:t>
                      </w:r>
                      <w:r>
                        <w:rPr>
                          <w:color w:val="CF8E6D"/>
                        </w:rPr>
                        <w:t xml:space="preserve">new </w:t>
                      </w:r>
                      <w:proofErr w:type="spellStart"/>
                      <w:r>
                        <w:rPr>
                          <w:color w:val="BCBEC4"/>
                        </w:rPr>
                        <w:t>DialogInterface.OnClickListener</w:t>
                      </w:r>
                      <w:proofErr w:type="spellEnd"/>
                      <w:r>
                        <w:rPr>
                          <w:color w:val="BCBEC4"/>
                        </w:rPr>
                        <w:t>() {</w:t>
                      </w:r>
                      <w:r>
                        <w:rPr>
                          <w:color w:val="BCBEC4"/>
                        </w:rPr>
                        <w:br/>
                        <w:t xml:space="preserve">    </w:t>
                      </w:r>
                      <w:r>
                        <w:rPr>
                          <w:color w:val="B3AE60"/>
                        </w:rPr>
                        <w:t>@Override</w:t>
                      </w:r>
                      <w:r>
                        <w:rPr>
                          <w:color w:val="B3AE60"/>
                        </w:rPr>
                        <w:br/>
                        <w:t xml:space="preserve">    </w:t>
                      </w:r>
                      <w:proofErr w:type="spellStart"/>
                      <w:r>
                        <w:rPr>
                          <w:color w:val="CF8E6D"/>
                        </w:rPr>
                        <w:t>public</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onClick</w:t>
                      </w:r>
                      <w:proofErr w:type="spellEnd"/>
                      <w:r>
                        <w:rPr>
                          <w:color w:val="BCBEC4"/>
                        </w:rPr>
                        <w:t>(</w:t>
                      </w:r>
                      <w:proofErr w:type="spellStart"/>
                      <w:r>
                        <w:rPr>
                          <w:color w:val="BCBEC4"/>
                        </w:rPr>
                        <w:t>DialogInterface</w:t>
                      </w:r>
                      <w:proofErr w:type="spellEnd"/>
                      <w:r>
                        <w:rPr>
                          <w:color w:val="BCBEC4"/>
                        </w:rPr>
                        <w:t xml:space="preserve"> </w:t>
                      </w:r>
                      <w:proofErr w:type="spellStart"/>
                      <w:r>
                        <w:rPr>
                          <w:color w:val="BCBEC4"/>
                        </w:rPr>
                        <w:t>dialog</w:t>
                      </w:r>
                      <w:proofErr w:type="spellEnd"/>
                      <w:r>
                        <w:rPr>
                          <w:color w:val="BCBEC4"/>
                        </w:rPr>
                        <w:t xml:space="preserve">, </w:t>
                      </w:r>
                      <w:proofErr w:type="spellStart"/>
                      <w:r>
                        <w:rPr>
                          <w:color w:val="CF8E6D"/>
                        </w:rPr>
                        <w:t>int</w:t>
                      </w:r>
                      <w:proofErr w:type="spellEnd"/>
                      <w:r>
                        <w:rPr>
                          <w:color w:val="CF8E6D"/>
                        </w:rPr>
                        <w:t xml:space="preserve"> </w:t>
                      </w:r>
                      <w:proofErr w:type="spellStart"/>
                      <w:r>
                        <w:rPr>
                          <w:color w:val="BCBEC4"/>
                        </w:rPr>
                        <w:t>which</w:t>
                      </w:r>
                      <w:proofErr w:type="spellEnd"/>
                      <w:r>
                        <w:rPr>
                          <w:color w:val="BCBEC4"/>
                        </w:rPr>
                        <w:t>) {</w:t>
                      </w:r>
                      <w:r>
                        <w:rPr>
                          <w:color w:val="7A7E85"/>
                        </w:rPr>
                        <w:br/>
                        <w:t xml:space="preserve">        </w:t>
                      </w:r>
                      <w:proofErr w:type="spellStart"/>
                      <w:r>
                        <w:rPr>
                          <w:color w:val="BCBEC4"/>
                        </w:rPr>
                        <w:t>dialog.dismiss</w:t>
                      </w:r>
                      <w:proofErr w:type="spellEnd"/>
                      <w:r>
                        <w:rPr>
                          <w:color w:val="BCBEC4"/>
                        </w:rPr>
                        <w:t>();</w:t>
                      </w:r>
                    </w:p>
                    <w:p w14:paraId="75E7215A" w14:textId="3EF77747" w:rsidR="006B4FA9" w:rsidRDefault="006B4FA9" w:rsidP="00BF32BD">
                      <w:pPr>
                        <w:pStyle w:val="HTMLconformatoprevio"/>
                        <w:shd w:val="clear" w:color="auto" w:fill="1E1F22"/>
                        <w:jc w:val="left"/>
                        <w:rPr>
                          <w:color w:val="BCBEC4"/>
                        </w:rPr>
                      </w:pPr>
                      <w:r>
                        <w:rPr>
                          <w:color w:val="BCBEC4"/>
                        </w:rPr>
                        <w:t>}</w:t>
                      </w:r>
                    </w:p>
                    <w:p w14:paraId="0F01C1A2" w14:textId="79FBF0F5" w:rsidR="006B4FA9" w:rsidRDefault="006B4FA9" w:rsidP="00BF32BD">
                      <w:pPr>
                        <w:jc w:val="left"/>
                      </w:pPr>
                    </w:p>
                  </w:txbxContent>
                </v:textbox>
                <w10:anchorlock/>
              </v:shape>
            </w:pict>
          </mc:Fallback>
        </mc:AlternateContent>
      </w:r>
    </w:p>
    <w:p w14:paraId="7FD0F988" w14:textId="7FCD315A" w:rsidR="006B4FA9" w:rsidRDefault="008862CF" w:rsidP="008862CF">
      <w:pPr>
        <w:pStyle w:val="Descripcin"/>
        <w:jc w:val="center"/>
      </w:pPr>
      <w:bookmarkStart w:id="1833" w:name="_Toc207315047"/>
      <w:bookmarkStart w:id="1834" w:name="_Toc202786474"/>
      <w:r>
        <w:t xml:space="preserve">Listado </w:t>
      </w:r>
      <w:r w:rsidR="00DE1F43">
        <w:fldChar w:fldCharType="begin"/>
      </w:r>
      <w:r w:rsidR="00DE1F43">
        <w:instrText xml:space="preserve"> SEQ Listado \* ARABIC </w:instrText>
      </w:r>
      <w:r w:rsidR="00DE1F43">
        <w:fldChar w:fldCharType="separate"/>
      </w:r>
      <w:r w:rsidR="0020779A">
        <w:rPr>
          <w:noProof/>
        </w:rPr>
        <w:t>5</w:t>
      </w:r>
      <w:r w:rsidR="00DE1F43">
        <w:rPr>
          <w:noProof/>
        </w:rPr>
        <w:fldChar w:fldCharType="end"/>
      </w:r>
      <w:r>
        <w:t xml:space="preserve"> - Método para ligar el registro con la realización de pruebas</w:t>
      </w:r>
      <w:bookmarkEnd w:id="1833"/>
      <w:bookmarkEnd w:id="1834"/>
    </w:p>
    <w:p w14:paraId="75AC7846" w14:textId="77777777" w:rsidR="0003595B" w:rsidRDefault="0003595B"/>
    <w:p w14:paraId="1A8BAB78" w14:textId="222090BA" w:rsidR="0003595B" w:rsidRDefault="00A4147D" w:rsidP="00A4147D">
      <w:pPr>
        <w:pStyle w:val="Ttulo4"/>
      </w:pPr>
      <w:bookmarkStart w:id="1835" w:name="_Toc207317128"/>
      <w:r>
        <w:t>5.</w:t>
      </w:r>
      <w:r w:rsidR="0003595B">
        <w:t>3.2.2. Realización de pruebas SPPB</w:t>
      </w:r>
      <w:bookmarkEnd w:id="1835"/>
    </w:p>
    <w:p w14:paraId="0DCDA15E" w14:textId="77777777" w:rsidR="0003595B" w:rsidRDefault="0003595B">
      <w:r>
        <w:t>Para la implementación de todo el proceso de realización de las pruebas, principalmente se implementan los siguientes fragmentos:</w:t>
      </w:r>
    </w:p>
    <w:p w14:paraId="68B45906" w14:textId="767C8D8D" w:rsidR="00077AA5" w:rsidRDefault="0003595B" w:rsidP="00C87F70">
      <w:pPr>
        <w:pStyle w:val="Prrafodelista"/>
        <w:numPr>
          <w:ilvl w:val="0"/>
          <w:numId w:val="28"/>
        </w:numPr>
      </w:pPr>
      <w:proofErr w:type="spellStart"/>
      <w:r>
        <w:t>TestBalanceFragment</w:t>
      </w:r>
      <w:proofErr w:type="spellEnd"/>
      <w:r w:rsidR="009E68FF">
        <w:t>.</w:t>
      </w:r>
      <w:r w:rsidR="00077AA5">
        <w:br w:type="page"/>
      </w:r>
    </w:p>
    <w:p w14:paraId="40F701A3" w14:textId="234F57E1" w:rsidR="0003595B" w:rsidRDefault="0003595B" w:rsidP="00C87F70">
      <w:pPr>
        <w:pStyle w:val="Prrafodelista"/>
        <w:numPr>
          <w:ilvl w:val="0"/>
          <w:numId w:val="28"/>
        </w:numPr>
      </w:pPr>
      <w:proofErr w:type="spellStart"/>
      <w:r>
        <w:lastRenderedPageBreak/>
        <w:t>TestGaitSpeedFragment</w:t>
      </w:r>
      <w:proofErr w:type="spellEnd"/>
      <w:r w:rsidR="009E68FF">
        <w:t>.</w:t>
      </w:r>
    </w:p>
    <w:p w14:paraId="18507D54" w14:textId="35EB1DBE" w:rsidR="0003595B" w:rsidRDefault="0003595B" w:rsidP="00C87F70">
      <w:pPr>
        <w:pStyle w:val="Prrafodelista"/>
        <w:numPr>
          <w:ilvl w:val="0"/>
          <w:numId w:val="28"/>
        </w:numPr>
      </w:pPr>
      <w:proofErr w:type="spellStart"/>
      <w:r>
        <w:t>TestRepeatedChairStandsFragmen</w:t>
      </w:r>
      <w:proofErr w:type="spellEnd"/>
      <w:r w:rsidR="009E68FF">
        <w:t>.</w:t>
      </w:r>
    </w:p>
    <w:p w14:paraId="06332E5D" w14:textId="080BD41A" w:rsidR="0003595B" w:rsidRDefault="0003595B" w:rsidP="0003595B"/>
    <w:p w14:paraId="48D4A4B7" w14:textId="2B7C20E5" w:rsidR="0003595B" w:rsidRDefault="00A4147D" w:rsidP="00A4147D">
      <w:pPr>
        <w:pStyle w:val="Ttulo5"/>
      </w:pPr>
      <w:bookmarkStart w:id="1836" w:name="_Toc207317129"/>
      <w:r>
        <w:t xml:space="preserve">5.3.2.2.1. </w:t>
      </w:r>
      <w:r w:rsidR="0003595B">
        <w:t>Velocidad de la marcha</w:t>
      </w:r>
      <w:bookmarkEnd w:id="1836"/>
    </w:p>
    <w:p w14:paraId="2FAFFEAF" w14:textId="40BD9AD0" w:rsidR="00077AA5" w:rsidRDefault="0003595B" w:rsidP="00077AA5">
      <w:r>
        <w:t xml:space="preserve">Este fragmento despliega una </w:t>
      </w:r>
      <w:r w:rsidRPr="006A11C2">
        <w:t>interfaz gráfica</w:t>
      </w:r>
      <w:r>
        <w:t xml:space="preserve"> que permite al profesional sanitario iniciar y controlar la prueba, visualizar el progreso y los resultados, y almacenar los datos obtenidos. El módulo se conecta con el sensor de distancia mediante Bluetooth, recibiendo en tiempo real los datos necesarios para la ejecución de la prueba.</w:t>
      </w:r>
    </w:p>
    <w:p w14:paraId="5C6DEF7F" w14:textId="3607AC1A" w:rsidR="00427922" w:rsidRDefault="0003595B" w:rsidP="00077AA5">
      <w:r>
        <w:t>El aspecto más relevante es la detección automática que</w:t>
      </w:r>
      <w:r w:rsidR="00427922">
        <w:t xml:space="preserve"> la aplicación debe hacer una vez se alcance la distancia establecida (por defecto, 4 metros). Para ello se ve cuáles son los datos recibidos y cuál es su procesamiento.</w:t>
      </w:r>
    </w:p>
    <w:p w14:paraId="5F622FAB" w14:textId="40A9AA25" w:rsidR="00427922" w:rsidRDefault="0076578F" w:rsidP="00A4147D">
      <w:pPr>
        <w:pStyle w:val="Ttulo6"/>
      </w:pPr>
      <w:bookmarkStart w:id="1837" w:name="_Toc207317130"/>
      <w:ins w:id="1838" w:author="Redondo García Francisco Javier" w:date="2025-09-02T09:44:00Z">
        <w:r>
          <w:t xml:space="preserve">5.3.2.2.1.2. </w:t>
        </w:r>
      </w:ins>
      <w:commentRangeStart w:id="1839"/>
      <w:r w:rsidR="00427922">
        <w:t>Recepción de los datos</w:t>
      </w:r>
      <w:bookmarkEnd w:id="1837"/>
      <w:commentRangeEnd w:id="1839"/>
      <w:r w:rsidR="00861BB3">
        <w:rPr>
          <w:rStyle w:val="Refdecomentario"/>
          <w:rFonts w:asciiTheme="minorHAnsi" w:eastAsiaTheme="minorHAnsi" w:hAnsiTheme="minorHAnsi" w:cstheme="minorBidi"/>
          <w:color w:val="auto"/>
        </w:rPr>
        <w:commentReference w:id="1839"/>
      </w:r>
    </w:p>
    <w:p w14:paraId="336A252E" w14:textId="0DB73829" w:rsidR="00427922" w:rsidRDefault="008862CF" w:rsidP="00427922">
      <w:r>
        <w:rPr>
          <w:noProof/>
        </w:rPr>
        <mc:AlternateContent>
          <mc:Choice Requires="wps">
            <w:drawing>
              <wp:anchor distT="0" distB="0" distL="114300" distR="114300" simplePos="0" relativeHeight="251722752" behindDoc="0" locked="0" layoutInCell="1" allowOverlap="1" wp14:anchorId="5A3BD04C" wp14:editId="48301956">
                <wp:simplePos x="0" y="0"/>
                <wp:positionH relativeFrom="column">
                  <wp:posOffset>-216535</wp:posOffset>
                </wp:positionH>
                <wp:positionV relativeFrom="paragraph">
                  <wp:posOffset>1480820</wp:posOffset>
                </wp:positionV>
                <wp:extent cx="5969000" cy="635"/>
                <wp:effectExtent l="0" t="0" r="0" b="0"/>
                <wp:wrapSquare wrapText="bothSides"/>
                <wp:docPr id="406387959" name="Cuadro de texto 406387959"/>
                <wp:cNvGraphicFramePr/>
                <a:graphic xmlns:a="http://schemas.openxmlformats.org/drawingml/2006/main">
                  <a:graphicData uri="http://schemas.microsoft.com/office/word/2010/wordprocessingShape">
                    <wps:wsp>
                      <wps:cNvSpPr txBox="1"/>
                      <wps:spPr>
                        <a:xfrm>
                          <a:off x="0" y="0"/>
                          <a:ext cx="5969000" cy="635"/>
                        </a:xfrm>
                        <a:prstGeom prst="rect">
                          <a:avLst/>
                        </a:prstGeom>
                        <a:solidFill>
                          <a:prstClr val="white"/>
                        </a:solidFill>
                        <a:ln>
                          <a:noFill/>
                        </a:ln>
                      </wps:spPr>
                      <wps:txbx>
                        <w:txbxContent>
                          <w:p w14:paraId="1A357D03" w14:textId="2AE89FE2" w:rsidR="008862CF" w:rsidRPr="00D91E7B" w:rsidRDefault="008862CF" w:rsidP="008862CF">
                            <w:pPr>
                              <w:pStyle w:val="Descripcin"/>
                              <w:jc w:val="center"/>
                              <w:rPr>
                                <w:noProof/>
                              </w:rPr>
                            </w:pPr>
                            <w:bookmarkStart w:id="1840" w:name="_Toc207315048"/>
                            <w:bookmarkStart w:id="1841" w:name="_Toc202786475"/>
                            <w:r>
                              <w:t xml:space="preserve">Listado </w:t>
                            </w:r>
                            <w:r w:rsidR="00DE1F43">
                              <w:fldChar w:fldCharType="begin"/>
                            </w:r>
                            <w:r w:rsidR="00DE1F43">
                              <w:instrText xml:space="preserve"> SEQ Listado \* ARABIC </w:instrText>
                            </w:r>
                            <w:r w:rsidR="00DE1F43">
                              <w:fldChar w:fldCharType="separate"/>
                            </w:r>
                            <w:r w:rsidR="005226D7">
                              <w:rPr>
                                <w:noProof/>
                              </w:rPr>
                              <w:t>6</w:t>
                            </w:r>
                            <w:r w:rsidR="00DE1F43">
                              <w:rPr>
                                <w:noProof/>
                              </w:rPr>
                              <w:fldChar w:fldCharType="end"/>
                            </w:r>
                            <w:r>
                              <w:t xml:space="preserve"> - Método para recepción de datos</w:t>
                            </w:r>
                            <w:bookmarkEnd w:id="1840"/>
                            <w:bookmarkEnd w:id="18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3BD04C" id="Cuadro de texto 406387959" o:spid="_x0000_s1043" type="#_x0000_t202" style="position:absolute;left:0;text-align:left;margin-left:-17.05pt;margin-top:116.6pt;width:470pt;height:.0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" stroked="f">
                <v:textbox style="mso-fit-shape-to-text:t" inset="0,0,0,0">
                  <w:txbxContent>
                    <w:p w14:paraId="1A357D03" w14:textId="2AE89FE2" w:rsidR="008862CF" w:rsidRPr="00D91E7B" w:rsidRDefault="008862CF" w:rsidP="008862CF">
                      <w:pPr>
                        <w:pStyle w:val="Descripcin"/>
                        <w:jc w:val="center"/>
                        <w:rPr>
                          <w:noProof/>
                        </w:rPr>
                      </w:pPr>
                      <w:bookmarkStart w:id="1842" w:name="_Toc207315048"/>
                      <w:bookmarkStart w:id="1843" w:name="_Toc202786475"/>
                      <w:r>
                        <w:t xml:space="preserve">Listado </w:t>
                      </w:r>
                      <w:r w:rsidR="00DE1F43">
                        <w:fldChar w:fldCharType="begin"/>
                      </w:r>
                      <w:r w:rsidR="00DE1F43">
                        <w:instrText xml:space="preserve"> SEQ Listado \* ARABIC </w:instrText>
                      </w:r>
                      <w:r w:rsidR="00DE1F43">
                        <w:fldChar w:fldCharType="separate"/>
                      </w:r>
                      <w:r w:rsidR="005226D7">
                        <w:rPr>
                          <w:noProof/>
                        </w:rPr>
                        <w:t>6</w:t>
                      </w:r>
                      <w:r w:rsidR="00DE1F43">
                        <w:rPr>
                          <w:noProof/>
                        </w:rPr>
                        <w:fldChar w:fldCharType="end"/>
                      </w:r>
                      <w:r>
                        <w:t xml:space="preserve"> - Método para recepción de datos</w:t>
                      </w:r>
                      <w:bookmarkEnd w:id="1842"/>
                      <w:bookmarkEnd w:id="1843"/>
                    </w:p>
                  </w:txbxContent>
                </v:textbox>
                <w10:wrap type="square"/>
              </v:shape>
            </w:pict>
          </mc:Fallback>
        </mc:AlternateContent>
      </w:r>
      <w:r w:rsidR="00427922">
        <w:rPr>
          <w:noProof/>
        </w:rPr>
        <mc:AlternateContent>
          <mc:Choice Requires="wps">
            <w:drawing>
              <wp:anchor distT="45720" distB="45720" distL="114300" distR="114300" simplePos="0" relativeHeight="251708416" behindDoc="0" locked="0" layoutInCell="1" allowOverlap="1" wp14:anchorId="4DDF69F2" wp14:editId="70D9BE45">
                <wp:simplePos x="0" y="0"/>
                <wp:positionH relativeFrom="margin">
                  <wp:posOffset>-216535</wp:posOffset>
                </wp:positionH>
                <wp:positionV relativeFrom="paragraph">
                  <wp:posOffset>712470</wp:posOffset>
                </wp:positionV>
                <wp:extent cx="5969000" cy="711200"/>
                <wp:effectExtent l="0" t="0" r="12700" b="12700"/>
                <wp:wrapSquare wrapText="bothSides"/>
                <wp:docPr id="40638794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9000" cy="711200"/>
                        </a:xfrm>
                        <a:prstGeom prst="rect">
                          <a:avLst/>
                        </a:prstGeom>
                        <a:solidFill>
                          <a:srgbClr val="FFFFFF"/>
                        </a:solidFill>
                        <a:ln w="9525">
                          <a:solidFill>
                            <a:srgbClr val="000000"/>
                          </a:solidFill>
                          <a:miter lim="800000"/>
                          <a:headEnd/>
                          <a:tailEnd/>
                        </a:ln>
                      </wps:spPr>
                      <wps:txbx>
                        <w:txbxContent>
                          <w:p w14:paraId="56CDCF67" w14:textId="77777777" w:rsidR="00427922" w:rsidRPr="00717A8A" w:rsidRDefault="00427922" w:rsidP="00BF32BD">
                            <w:pPr>
                              <w:pStyle w:val="HTMLconformatoprevio"/>
                              <w:shd w:val="clear" w:color="auto" w:fill="1E1F22"/>
                              <w:jc w:val="left"/>
                              <w:rPr>
                                <w:color w:val="BCBEC4"/>
                                <w:lang w:val="en-GB"/>
                                <w:rPrChange w:id="1844" w:author="Redondo García Francisco Javier" w:date="2025-09-02T09:44:00Z">
                                  <w:rPr>
                                    <w:color w:val="BCBEC4"/>
                                    <w:lang w:val="en-US"/>
                                  </w:rPr>
                                </w:rPrChange>
                              </w:rPr>
                            </w:pPr>
                            <w:proofErr w:type="spellStart"/>
                            <w:r w:rsidRPr="00717A8A">
                              <w:rPr>
                                <w:color w:val="C77DBB"/>
                                <w:lang w:val="en-GB"/>
                                <w:rPrChange w:id="1845" w:author="Redondo García Francisco Javier" w:date="2025-09-02T09:44:00Z">
                                  <w:rPr>
                                    <w:color w:val="C77DBB"/>
                                    <w:lang w:val="en-US"/>
                                  </w:rPr>
                                </w:rPrChange>
                              </w:rPr>
                              <w:t>btManagerGaitSpeedLaser</w:t>
                            </w:r>
                            <w:proofErr w:type="spellEnd"/>
                            <w:r w:rsidRPr="00717A8A">
                              <w:rPr>
                                <w:color w:val="C77DBB"/>
                                <w:lang w:val="en-GB"/>
                                <w:rPrChange w:id="1846" w:author="Redondo García Francisco Javier" w:date="2025-09-02T09:44:00Z">
                                  <w:rPr>
                                    <w:color w:val="C77DBB"/>
                                    <w:lang w:val="en-US"/>
                                  </w:rPr>
                                </w:rPrChange>
                              </w:rPr>
                              <w:t xml:space="preserve"> </w:t>
                            </w:r>
                            <w:r w:rsidRPr="00717A8A">
                              <w:rPr>
                                <w:color w:val="BCBEC4"/>
                                <w:lang w:val="en-GB"/>
                                <w:rPrChange w:id="1847" w:author="Redondo García Francisco Javier" w:date="2025-09-02T09:44:00Z">
                                  <w:rPr>
                                    <w:color w:val="BCBEC4"/>
                                    <w:lang w:val="en-US"/>
                                  </w:rPr>
                                </w:rPrChange>
                              </w:rPr>
                              <w:t xml:space="preserve">= </w:t>
                            </w:r>
                            <w:r w:rsidRPr="00717A8A">
                              <w:rPr>
                                <w:color w:val="CF8E6D"/>
                                <w:lang w:val="en-GB"/>
                                <w:rPrChange w:id="1848" w:author="Redondo García Francisco Javier" w:date="2025-09-02T09:44:00Z">
                                  <w:rPr>
                                    <w:color w:val="CF8E6D"/>
                                    <w:lang w:val="en-US"/>
                                  </w:rPr>
                                </w:rPrChange>
                              </w:rPr>
                              <w:t xml:space="preserve">new </w:t>
                            </w:r>
                            <w:proofErr w:type="spellStart"/>
                            <w:proofErr w:type="gramStart"/>
                            <w:r w:rsidRPr="00717A8A">
                              <w:rPr>
                                <w:color w:val="BCBEC4"/>
                                <w:lang w:val="en-GB"/>
                                <w:rPrChange w:id="1849" w:author="Redondo García Francisco Javier" w:date="2025-09-02T09:44:00Z">
                                  <w:rPr>
                                    <w:color w:val="BCBEC4"/>
                                    <w:lang w:val="en-US"/>
                                  </w:rPr>
                                </w:rPrChange>
                              </w:rPr>
                              <w:t>BluetoothManagerSpeedGaitLaser</w:t>
                            </w:r>
                            <w:proofErr w:type="spellEnd"/>
                            <w:r w:rsidRPr="00717A8A">
                              <w:rPr>
                                <w:color w:val="BCBEC4"/>
                                <w:lang w:val="en-GB"/>
                                <w:rPrChange w:id="1850" w:author="Redondo García Francisco Javier" w:date="2025-09-02T09:44:00Z">
                                  <w:rPr>
                                    <w:color w:val="BCBEC4"/>
                                    <w:lang w:val="en-US"/>
                                  </w:rPr>
                                </w:rPrChange>
                              </w:rPr>
                              <w:t>(</w:t>
                            </w:r>
                            <w:proofErr w:type="spellStart"/>
                            <w:proofErr w:type="gramEnd"/>
                            <w:r w:rsidRPr="00717A8A">
                              <w:rPr>
                                <w:color w:val="C77DBB"/>
                                <w:lang w:val="en-GB"/>
                                <w:rPrChange w:id="1851" w:author="Redondo García Francisco Javier" w:date="2025-09-02T09:44:00Z">
                                  <w:rPr>
                                    <w:color w:val="C77DBB"/>
                                    <w:lang w:val="en-US"/>
                                  </w:rPr>
                                </w:rPrChange>
                              </w:rPr>
                              <w:t>actividad</w:t>
                            </w:r>
                            <w:proofErr w:type="spellEnd"/>
                            <w:r w:rsidRPr="00717A8A">
                              <w:rPr>
                                <w:color w:val="BCBEC4"/>
                                <w:lang w:val="en-GB"/>
                                <w:rPrChange w:id="1852" w:author="Redondo García Francisco Javier" w:date="2025-09-02T09:44:00Z">
                                  <w:rPr>
                                    <w:color w:val="BCBEC4"/>
                                    <w:lang w:val="en-US"/>
                                  </w:rPr>
                                </w:rPrChange>
                              </w:rPr>
                              <w:t xml:space="preserve">, </w:t>
                            </w:r>
                            <w:proofErr w:type="spellStart"/>
                            <w:r w:rsidRPr="00717A8A">
                              <w:rPr>
                                <w:color w:val="C77DBB"/>
                                <w:lang w:val="en-GB"/>
                                <w:rPrChange w:id="1853" w:author="Redondo García Francisco Javier" w:date="2025-09-02T09:44:00Z">
                                  <w:rPr>
                                    <w:color w:val="C77DBB"/>
                                    <w:lang w:val="en-US"/>
                                  </w:rPr>
                                </w:rPrChange>
                              </w:rPr>
                              <w:t>bluetoothIn</w:t>
                            </w:r>
                            <w:proofErr w:type="spellEnd"/>
                            <w:r w:rsidRPr="00717A8A">
                              <w:rPr>
                                <w:color w:val="BCBEC4"/>
                                <w:lang w:val="en-GB"/>
                                <w:rPrChange w:id="1854" w:author="Redondo García Francisco Javier" w:date="2025-09-02T09:44:00Z">
                                  <w:rPr>
                                    <w:color w:val="BCBEC4"/>
                                    <w:lang w:val="en-US"/>
                                  </w:rPr>
                                </w:rPrChange>
                              </w:rPr>
                              <w:t>);</w:t>
                            </w:r>
                          </w:p>
                          <w:p w14:paraId="26A308F0" w14:textId="5820F125" w:rsidR="00427922" w:rsidRPr="00717A8A" w:rsidRDefault="00427922" w:rsidP="00BF32BD">
                            <w:pPr>
                              <w:pStyle w:val="HTMLconformatoprevio"/>
                              <w:shd w:val="clear" w:color="auto" w:fill="1E1F22"/>
                              <w:jc w:val="left"/>
                              <w:rPr>
                                <w:color w:val="BCBEC4"/>
                                <w:lang w:val="en-GB"/>
                                <w:rPrChange w:id="1855" w:author="Redondo García Francisco Javier" w:date="2025-09-02T09:44:00Z">
                                  <w:rPr>
                                    <w:color w:val="BCBEC4"/>
                                    <w:lang w:val="en-US"/>
                                  </w:rPr>
                                </w:rPrChange>
                              </w:rPr>
                            </w:pPr>
                            <w:r w:rsidRPr="00717A8A">
                              <w:rPr>
                                <w:color w:val="CF8E6D"/>
                                <w:lang w:val="en-GB"/>
                                <w:rPrChange w:id="1856" w:author="Redondo García Francisco Javier" w:date="2025-09-02T09:44:00Z">
                                  <w:rPr>
                                    <w:color w:val="CF8E6D"/>
                                    <w:lang w:val="en-US"/>
                                  </w:rPr>
                                </w:rPrChange>
                              </w:rPr>
                              <w:t xml:space="preserve">int </w:t>
                            </w:r>
                            <w:proofErr w:type="spellStart"/>
                            <w:r w:rsidRPr="00717A8A">
                              <w:rPr>
                                <w:color w:val="BCBEC4"/>
                                <w:lang w:val="en-GB"/>
                                <w:rPrChange w:id="1857" w:author="Redondo García Francisco Javier" w:date="2025-09-02T09:44:00Z">
                                  <w:rPr>
                                    <w:color w:val="BCBEC4"/>
                                    <w:lang w:val="en-US"/>
                                  </w:rPr>
                                </w:rPrChange>
                              </w:rPr>
                              <w:t>readMessageInt</w:t>
                            </w:r>
                            <w:proofErr w:type="spellEnd"/>
                            <w:r w:rsidRPr="00717A8A">
                              <w:rPr>
                                <w:color w:val="BCBEC4"/>
                                <w:lang w:val="en-GB"/>
                                <w:rPrChange w:id="1858" w:author="Redondo García Francisco Javier" w:date="2025-09-02T09:44:00Z">
                                  <w:rPr>
                                    <w:color w:val="BCBEC4"/>
                                    <w:lang w:val="en-US"/>
                                  </w:rPr>
                                </w:rPrChange>
                              </w:rPr>
                              <w:t xml:space="preserve"> = </w:t>
                            </w:r>
                            <w:proofErr w:type="spellStart"/>
                            <w:r w:rsidRPr="00717A8A">
                              <w:rPr>
                                <w:color w:val="BCBEC4"/>
                                <w:lang w:val="en-GB"/>
                                <w:rPrChange w:id="1859" w:author="Redondo García Francisco Javier" w:date="2025-09-02T09:44:00Z">
                                  <w:rPr>
                                    <w:color w:val="BCBEC4"/>
                                    <w:lang w:val="en-US"/>
                                  </w:rPr>
                                </w:rPrChange>
                              </w:rPr>
                              <w:t>Integer.parseInt</w:t>
                            </w:r>
                            <w:proofErr w:type="spellEnd"/>
                            <w:r w:rsidRPr="00717A8A">
                              <w:rPr>
                                <w:color w:val="BCBEC4"/>
                                <w:lang w:val="en-GB"/>
                                <w:rPrChange w:id="1860" w:author="Redondo García Francisco Javier" w:date="2025-09-02T09:44:00Z">
                                  <w:rPr>
                                    <w:color w:val="BCBEC4"/>
                                    <w:lang w:val="en-US"/>
                                  </w:rPr>
                                </w:rPrChange>
                              </w:rPr>
                              <w:t>(</w:t>
                            </w:r>
                            <w:proofErr w:type="spellStart"/>
                            <w:r w:rsidRPr="00717A8A">
                              <w:rPr>
                                <w:color w:val="BCBEC4"/>
                                <w:lang w:val="en-GB"/>
                                <w:rPrChange w:id="1861" w:author="Redondo García Francisco Javier" w:date="2025-09-02T09:44:00Z">
                                  <w:rPr>
                                    <w:color w:val="BCBEC4"/>
                                    <w:lang w:val="en-US"/>
                                  </w:rPr>
                                </w:rPrChange>
                              </w:rPr>
                              <w:t>readMessage.trim</w:t>
                            </w:r>
                            <w:proofErr w:type="spellEnd"/>
                            <w:r w:rsidRPr="00717A8A">
                              <w:rPr>
                                <w:color w:val="BCBEC4"/>
                                <w:lang w:val="en-GB"/>
                                <w:rPrChange w:id="1862" w:author="Redondo García Francisco Javier" w:date="2025-09-02T09:44:00Z">
                                  <w:rPr>
                                    <w:color w:val="BCBEC4"/>
                                    <w:lang w:val="en-US"/>
                                  </w:rPr>
                                </w:rPrChange>
                              </w:rPr>
                              <w:t>()</w:t>
                            </w:r>
                            <w:proofErr w:type="gramStart"/>
                            <w:r w:rsidRPr="00717A8A">
                              <w:rPr>
                                <w:color w:val="BCBEC4"/>
                                <w:lang w:val="en-GB"/>
                                <w:rPrChange w:id="1863" w:author="Redondo García Francisco Javier" w:date="2025-09-02T09:44:00Z">
                                  <w:rPr>
                                    <w:color w:val="BCBEC4"/>
                                    <w:lang w:val="en-US"/>
                                  </w:rPr>
                                </w:rPrChange>
                              </w:rPr>
                              <w:t>);</w:t>
                            </w:r>
                            <w:proofErr w:type="gramEnd"/>
                          </w:p>
                          <w:p w14:paraId="1DC2F9A6" w14:textId="2411C0DF" w:rsidR="00427922" w:rsidRDefault="00427922" w:rsidP="00BF32BD">
                            <w:pPr>
                              <w:pStyle w:val="HTMLconformatoprevio"/>
                              <w:shd w:val="clear" w:color="auto" w:fill="1E1F22"/>
                              <w:jc w:val="left"/>
                              <w:rPr>
                                <w:color w:val="BCBEC4"/>
                              </w:rPr>
                            </w:pPr>
                            <w:proofErr w:type="spellStart"/>
                            <w:r w:rsidRPr="00427922">
                              <w:rPr>
                                <w:color w:val="BCBEC4"/>
                              </w:rPr>
                              <w:t>listaDistanciasIntIda.add</w:t>
                            </w:r>
                            <w:proofErr w:type="spellEnd"/>
                            <w:r w:rsidRPr="00427922">
                              <w:rPr>
                                <w:color w:val="BCBEC4"/>
                              </w:rPr>
                              <w:t>(</w:t>
                            </w:r>
                            <w:proofErr w:type="spellStart"/>
                            <w:r w:rsidRPr="00427922">
                              <w:rPr>
                                <w:color w:val="BCBEC4"/>
                              </w:rPr>
                              <w:t>readMessageInt</w:t>
                            </w:r>
                            <w:proofErr w:type="spellEnd"/>
                            <w:r w:rsidRPr="00427922">
                              <w:rPr>
                                <w:color w:val="BCBEC4"/>
                              </w:rPr>
                              <w:t>);</w:t>
                            </w:r>
                          </w:p>
                          <w:p w14:paraId="78F13555" w14:textId="589E35A1" w:rsidR="00427922" w:rsidRDefault="00427922" w:rsidP="00BF32BD">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DF69F2" id="_x0000_s1044" type="#_x0000_t202" style="position:absolute;left:0;text-align:left;margin-left:-17.05pt;margin-top:56.1pt;width:470pt;height:56pt;z-index:2517084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">
                <v:textbox>
                  <w:txbxContent>
                    <w:p w14:paraId="56CDCF67" w14:textId="77777777" w:rsidR="00427922" w:rsidRPr="00717A8A" w:rsidRDefault="00427922" w:rsidP="00BF32BD">
                      <w:pPr>
                        <w:pStyle w:val="HTMLconformatoprevio"/>
                        <w:shd w:val="clear" w:color="auto" w:fill="1E1F22"/>
                        <w:jc w:val="left"/>
                        <w:rPr>
                          <w:color w:val="BCBEC4"/>
                          <w:lang w:val="en-GB"/>
                          <w:rPrChange w:id="1864" w:author="Redondo García Francisco Javier" w:date="2025-09-02T09:44:00Z">
                            <w:rPr>
                              <w:color w:val="BCBEC4"/>
                              <w:lang w:val="en-US"/>
                            </w:rPr>
                          </w:rPrChange>
                        </w:rPr>
                      </w:pPr>
                      <w:proofErr w:type="spellStart"/>
                      <w:r w:rsidRPr="00717A8A">
                        <w:rPr>
                          <w:color w:val="C77DBB"/>
                          <w:lang w:val="en-GB"/>
                          <w:rPrChange w:id="1865" w:author="Redondo García Francisco Javier" w:date="2025-09-02T09:44:00Z">
                            <w:rPr>
                              <w:color w:val="C77DBB"/>
                              <w:lang w:val="en-US"/>
                            </w:rPr>
                          </w:rPrChange>
                        </w:rPr>
                        <w:t>btManagerGaitSpeedLaser</w:t>
                      </w:r>
                      <w:proofErr w:type="spellEnd"/>
                      <w:r w:rsidRPr="00717A8A">
                        <w:rPr>
                          <w:color w:val="C77DBB"/>
                          <w:lang w:val="en-GB"/>
                          <w:rPrChange w:id="1866" w:author="Redondo García Francisco Javier" w:date="2025-09-02T09:44:00Z">
                            <w:rPr>
                              <w:color w:val="C77DBB"/>
                              <w:lang w:val="en-US"/>
                            </w:rPr>
                          </w:rPrChange>
                        </w:rPr>
                        <w:t xml:space="preserve"> </w:t>
                      </w:r>
                      <w:r w:rsidRPr="00717A8A">
                        <w:rPr>
                          <w:color w:val="BCBEC4"/>
                          <w:lang w:val="en-GB"/>
                          <w:rPrChange w:id="1867" w:author="Redondo García Francisco Javier" w:date="2025-09-02T09:44:00Z">
                            <w:rPr>
                              <w:color w:val="BCBEC4"/>
                              <w:lang w:val="en-US"/>
                            </w:rPr>
                          </w:rPrChange>
                        </w:rPr>
                        <w:t xml:space="preserve">= </w:t>
                      </w:r>
                      <w:r w:rsidRPr="00717A8A">
                        <w:rPr>
                          <w:color w:val="CF8E6D"/>
                          <w:lang w:val="en-GB"/>
                          <w:rPrChange w:id="1868" w:author="Redondo García Francisco Javier" w:date="2025-09-02T09:44:00Z">
                            <w:rPr>
                              <w:color w:val="CF8E6D"/>
                              <w:lang w:val="en-US"/>
                            </w:rPr>
                          </w:rPrChange>
                        </w:rPr>
                        <w:t xml:space="preserve">new </w:t>
                      </w:r>
                      <w:proofErr w:type="spellStart"/>
                      <w:proofErr w:type="gramStart"/>
                      <w:r w:rsidRPr="00717A8A">
                        <w:rPr>
                          <w:color w:val="BCBEC4"/>
                          <w:lang w:val="en-GB"/>
                          <w:rPrChange w:id="1869" w:author="Redondo García Francisco Javier" w:date="2025-09-02T09:44:00Z">
                            <w:rPr>
                              <w:color w:val="BCBEC4"/>
                              <w:lang w:val="en-US"/>
                            </w:rPr>
                          </w:rPrChange>
                        </w:rPr>
                        <w:t>BluetoothManagerSpeedGaitLaser</w:t>
                      </w:r>
                      <w:proofErr w:type="spellEnd"/>
                      <w:r w:rsidRPr="00717A8A">
                        <w:rPr>
                          <w:color w:val="BCBEC4"/>
                          <w:lang w:val="en-GB"/>
                          <w:rPrChange w:id="1870" w:author="Redondo García Francisco Javier" w:date="2025-09-02T09:44:00Z">
                            <w:rPr>
                              <w:color w:val="BCBEC4"/>
                              <w:lang w:val="en-US"/>
                            </w:rPr>
                          </w:rPrChange>
                        </w:rPr>
                        <w:t>(</w:t>
                      </w:r>
                      <w:proofErr w:type="spellStart"/>
                      <w:proofErr w:type="gramEnd"/>
                      <w:r w:rsidRPr="00717A8A">
                        <w:rPr>
                          <w:color w:val="C77DBB"/>
                          <w:lang w:val="en-GB"/>
                          <w:rPrChange w:id="1871" w:author="Redondo García Francisco Javier" w:date="2025-09-02T09:44:00Z">
                            <w:rPr>
                              <w:color w:val="C77DBB"/>
                              <w:lang w:val="en-US"/>
                            </w:rPr>
                          </w:rPrChange>
                        </w:rPr>
                        <w:t>actividad</w:t>
                      </w:r>
                      <w:proofErr w:type="spellEnd"/>
                      <w:r w:rsidRPr="00717A8A">
                        <w:rPr>
                          <w:color w:val="BCBEC4"/>
                          <w:lang w:val="en-GB"/>
                          <w:rPrChange w:id="1872" w:author="Redondo García Francisco Javier" w:date="2025-09-02T09:44:00Z">
                            <w:rPr>
                              <w:color w:val="BCBEC4"/>
                              <w:lang w:val="en-US"/>
                            </w:rPr>
                          </w:rPrChange>
                        </w:rPr>
                        <w:t xml:space="preserve">, </w:t>
                      </w:r>
                      <w:proofErr w:type="spellStart"/>
                      <w:r w:rsidRPr="00717A8A">
                        <w:rPr>
                          <w:color w:val="C77DBB"/>
                          <w:lang w:val="en-GB"/>
                          <w:rPrChange w:id="1873" w:author="Redondo García Francisco Javier" w:date="2025-09-02T09:44:00Z">
                            <w:rPr>
                              <w:color w:val="C77DBB"/>
                              <w:lang w:val="en-US"/>
                            </w:rPr>
                          </w:rPrChange>
                        </w:rPr>
                        <w:t>bluetoothIn</w:t>
                      </w:r>
                      <w:proofErr w:type="spellEnd"/>
                      <w:r w:rsidRPr="00717A8A">
                        <w:rPr>
                          <w:color w:val="BCBEC4"/>
                          <w:lang w:val="en-GB"/>
                          <w:rPrChange w:id="1874" w:author="Redondo García Francisco Javier" w:date="2025-09-02T09:44:00Z">
                            <w:rPr>
                              <w:color w:val="BCBEC4"/>
                              <w:lang w:val="en-US"/>
                            </w:rPr>
                          </w:rPrChange>
                        </w:rPr>
                        <w:t>);</w:t>
                      </w:r>
                    </w:p>
                    <w:p w14:paraId="26A308F0" w14:textId="5820F125" w:rsidR="00427922" w:rsidRPr="00717A8A" w:rsidRDefault="00427922" w:rsidP="00BF32BD">
                      <w:pPr>
                        <w:pStyle w:val="HTMLconformatoprevio"/>
                        <w:shd w:val="clear" w:color="auto" w:fill="1E1F22"/>
                        <w:jc w:val="left"/>
                        <w:rPr>
                          <w:color w:val="BCBEC4"/>
                          <w:lang w:val="en-GB"/>
                          <w:rPrChange w:id="1875" w:author="Redondo García Francisco Javier" w:date="2025-09-02T09:44:00Z">
                            <w:rPr>
                              <w:color w:val="BCBEC4"/>
                              <w:lang w:val="en-US"/>
                            </w:rPr>
                          </w:rPrChange>
                        </w:rPr>
                      </w:pPr>
                      <w:r w:rsidRPr="00717A8A">
                        <w:rPr>
                          <w:color w:val="CF8E6D"/>
                          <w:lang w:val="en-GB"/>
                          <w:rPrChange w:id="1876" w:author="Redondo García Francisco Javier" w:date="2025-09-02T09:44:00Z">
                            <w:rPr>
                              <w:color w:val="CF8E6D"/>
                              <w:lang w:val="en-US"/>
                            </w:rPr>
                          </w:rPrChange>
                        </w:rPr>
                        <w:t xml:space="preserve">int </w:t>
                      </w:r>
                      <w:proofErr w:type="spellStart"/>
                      <w:r w:rsidRPr="00717A8A">
                        <w:rPr>
                          <w:color w:val="BCBEC4"/>
                          <w:lang w:val="en-GB"/>
                          <w:rPrChange w:id="1877" w:author="Redondo García Francisco Javier" w:date="2025-09-02T09:44:00Z">
                            <w:rPr>
                              <w:color w:val="BCBEC4"/>
                              <w:lang w:val="en-US"/>
                            </w:rPr>
                          </w:rPrChange>
                        </w:rPr>
                        <w:t>readMessageInt</w:t>
                      </w:r>
                      <w:proofErr w:type="spellEnd"/>
                      <w:r w:rsidRPr="00717A8A">
                        <w:rPr>
                          <w:color w:val="BCBEC4"/>
                          <w:lang w:val="en-GB"/>
                          <w:rPrChange w:id="1878" w:author="Redondo García Francisco Javier" w:date="2025-09-02T09:44:00Z">
                            <w:rPr>
                              <w:color w:val="BCBEC4"/>
                              <w:lang w:val="en-US"/>
                            </w:rPr>
                          </w:rPrChange>
                        </w:rPr>
                        <w:t xml:space="preserve"> = </w:t>
                      </w:r>
                      <w:proofErr w:type="spellStart"/>
                      <w:r w:rsidRPr="00717A8A">
                        <w:rPr>
                          <w:color w:val="BCBEC4"/>
                          <w:lang w:val="en-GB"/>
                          <w:rPrChange w:id="1879" w:author="Redondo García Francisco Javier" w:date="2025-09-02T09:44:00Z">
                            <w:rPr>
                              <w:color w:val="BCBEC4"/>
                              <w:lang w:val="en-US"/>
                            </w:rPr>
                          </w:rPrChange>
                        </w:rPr>
                        <w:t>Integer.parseInt</w:t>
                      </w:r>
                      <w:proofErr w:type="spellEnd"/>
                      <w:r w:rsidRPr="00717A8A">
                        <w:rPr>
                          <w:color w:val="BCBEC4"/>
                          <w:lang w:val="en-GB"/>
                          <w:rPrChange w:id="1880" w:author="Redondo García Francisco Javier" w:date="2025-09-02T09:44:00Z">
                            <w:rPr>
                              <w:color w:val="BCBEC4"/>
                              <w:lang w:val="en-US"/>
                            </w:rPr>
                          </w:rPrChange>
                        </w:rPr>
                        <w:t>(</w:t>
                      </w:r>
                      <w:proofErr w:type="spellStart"/>
                      <w:r w:rsidRPr="00717A8A">
                        <w:rPr>
                          <w:color w:val="BCBEC4"/>
                          <w:lang w:val="en-GB"/>
                          <w:rPrChange w:id="1881" w:author="Redondo García Francisco Javier" w:date="2025-09-02T09:44:00Z">
                            <w:rPr>
                              <w:color w:val="BCBEC4"/>
                              <w:lang w:val="en-US"/>
                            </w:rPr>
                          </w:rPrChange>
                        </w:rPr>
                        <w:t>readMessage.trim</w:t>
                      </w:r>
                      <w:proofErr w:type="spellEnd"/>
                      <w:r w:rsidRPr="00717A8A">
                        <w:rPr>
                          <w:color w:val="BCBEC4"/>
                          <w:lang w:val="en-GB"/>
                          <w:rPrChange w:id="1882" w:author="Redondo García Francisco Javier" w:date="2025-09-02T09:44:00Z">
                            <w:rPr>
                              <w:color w:val="BCBEC4"/>
                              <w:lang w:val="en-US"/>
                            </w:rPr>
                          </w:rPrChange>
                        </w:rPr>
                        <w:t>()</w:t>
                      </w:r>
                      <w:proofErr w:type="gramStart"/>
                      <w:r w:rsidRPr="00717A8A">
                        <w:rPr>
                          <w:color w:val="BCBEC4"/>
                          <w:lang w:val="en-GB"/>
                          <w:rPrChange w:id="1883" w:author="Redondo García Francisco Javier" w:date="2025-09-02T09:44:00Z">
                            <w:rPr>
                              <w:color w:val="BCBEC4"/>
                              <w:lang w:val="en-US"/>
                            </w:rPr>
                          </w:rPrChange>
                        </w:rPr>
                        <w:t>);</w:t>
                      </w:r>
                      <w:proofErr w:type="gramEnd"/>
                    </w:p>
                    <w:p w14:paraId="1DC2F9A6" w14:textId="2411C0DF" w:rsidR="00427922" w:rsidRDefault="00427922" w:rsidP="00BF32BD">
                      <w:pPr>
                        <w:pStyle w:val="HTMLconformatoprevio"/>
                        <w:shd w:val="clear" w:color="auto" w:fill="1E1F22"/>
                        <w:jc w:val="left"/>
                        <w:rPr>
                          <w:color w:val="BCBEC4"/>
                        </w:rPr>
                      </w:pPr>
                      <w:proofErr w:type="spellStart"/>
                      <w:r w:rsidRPr="00427922">
                        <w:rPr>
                          <w:color w:val="BCBEC4"/>
                        </w:rPr>
                        <w:t>listaDistanciasIntIda.add</w:t>
                      </w:r>
                      <w:proofErr w:type="spellEnd"/>
                      <w:r w:rsidRPr="00427922">
                        <w:rPr>
                          <w:color w:val="BCBEC4"/>
                        </w:rPr>
                        <w:t>(</w:t>
                      </w:r>
                      <w:proofErr w:type="spellStart"/>
                      <w:r w:rsidRPr="00427922">
                        <w:rPr>
                          <w:color w:val="BCBEC4"/>
                        </w:rPr>
                        <w:t>readMessageInt</w:t>
                      </w:r>
                      <w:proofErr w:type="spellEnd"/>
                      <w:r w:rsidRPr="00427922">
                        <w:rPr>
                          <w:color w:val="BCBEC4"/>
                        </w:rPr>
                        <w:t>);</w:t>
                      </w:r>
                    </w:p>
                    <w:p w14:paraId="78F13555" w14:textId="589E35A1" w:rsidR="00427922" w:rsidRDefault="00427922" w:rsidP="00BF32BD">
                      <w:pPr>
                        <w:jc w:val="left"/>
                      </w:pPr>
                    </w:p>
                  </w:txbxContent>
                </v:textbox>
                <w10:wrap type="square" anchorx="margin"/>
              </v:shape>
            </w:pict>
          </mc:Fallback>
        </mc:AlternateContent>
      </w:r>
      <w:r w:rsidR="00427922">
        <w:t>El fragmento se conecta con el sensor Bluetooth mediante un</w:t>
      </w:r>
      <w:r w:rsidR="009E68FF">
        <w:t xml:space="preserve"> manejador</w:t>
      </w:r>
      <w:r w:rsidR="00427922">
        <w:t xml:space="preserve"> </w:t>
      </w:r>
      <w:r w:rsidR="009E68FF">
        <w:t>(</w:t>
      </w:r>
      <w:proofErr w:type="spellStart"/>
      <w:r w:rsidR="00427922" w:rsidRPr="009E68FF">
        <w:rPr>
          <w:i/>
          <w:rPrChange w:id="1884" w:author="Redondo García Francisco Javier" w:date="2025-09-02T09:44:00Z">
            <w:rPr/>
          </w:rPrChange>
        </w:rPr>
        <w:t>handler</w:t>
      </w:r>
      <w:proofErr w:type="spellEnd"/>
      <w:r w:rsidR="009E68FF">
        <w:t>)</w:t>
      </w:r>
      <w:r w:rsidR="00427922">
        <w:t xml:space="preserve"> que recibe datos enviados por el sensor. Los datos recibidos son distancia en milímetros. cada dato recibido se transforma a entero y se añade a una lista de distancias.</w:t>
      </w:r>
    </w:p>
    <w:p w14:paraId="4E785211" w14:textId="76936C21" w:rsidR="00427922" w:rsidRDefault="00427922" w:rsidP="00427922"/>
    <w:p w14:paraId="7F671AA6" w14:textId="0DE09128" w:rsidR="00427922" w:rsidRDefault="0076578F" w:rsidP="00A4147D">
      <w:pPr>
        <w:pStyle w:val="Ttulo6"/>
      </w:pPr>
      <w:bookmarkStart w:id="1885" w:name="_Toc207317131"/>
      <w:ins w:id="1886" w:author="Redondo García Francisco Javier" w:date="2025-09-02T09:44:00Z">
        <w:r>
          <w:t xml:space="preserve">5.3.2.2.1.3. </w:t>
        </w:r>
      </w:ins>
      <w:r w:rsidR="00427922">
        <w:t>Detección de inicio de la marcha</w:t>
      </w:r>
      <w:bookmarkEnd w:id="1885"/>
    </w:p>
    <w:p w14:paraId="7B4E576C" w14:textId="6A1E719A" w:rsidR="00427922" w:rsidRDefault="00427922" w:rsidP="00427922">
      <w:r>
        <w:t>Durante el desarrollo, se apreció una problemática a la hora de detectar</w:t>
      </w:r>
      <w:r w:rsidR="00E156F0">
        <w:t xml:space="preserve"> el inicio de la prueba. En un inicio se empezaban a almacenar los datos una vez se pulsaba el botón de iniciar prueba, pero se vio que esto generaba problemas a la hora de calcular la velocidad media, debido </w:t>
      </w:r>
      <w:r w:rsidR="00042F1A">
        <w:t>a que la velocidad de arrancada no es la misma que la velocidad una vez ya se está en movimiento</w:t>
      </w:r>
      <w:r w:rsidR="00E156F0">
        <w:t>. Además, generaba problemas si el paciente hacía movimientos al empezar a moverse que no fueran hacia delante.</w:t>
      </w:r>
    </w:p>
    <w:p w14:paraId="11C09BB7" w14:textId="5568ADBE" w:rsidR="00E156F0" w:rsidRDefault="00E156F0" w:rsidP="00427922">
      <w:r>
        <w:t xml:space="preserve">Para solucionar esta problemática, se decidió que la prueba no comenzara cuando se pulse el botón, si no que desde que </w:t>
      </w:r>
      <w:r w:rsidR="00042F1A">
        <w:t xml:space="preserve">se </w:t>
      </w:r>
      <w:r>
        <w:t>pulse el botón, se reconociera cu</w:t>
      </w:r>
      <w:r w:rsidR="00042F1A">
        <w:t>á</w:t>
      </w:r>
      <w:r>
        <w:t>ndo el paciente había comenzado a andar</w:t>
      </w:r>
      <w:r w:rsidR="00042F1A">
        <w:t>, se hiciera una corta pausa hasta que se estimara cuándo había alcanzado la velocidad de su marcha habitual, y ahí comenzaran a guardarse los datos.</w:t>
      </w:r>
    </w:p>
    <w:p w14:paraId="122ED904" w14:textId="0B772757" w:rsidR="00042F1A" w:rsidRDefault="00042F1A" w:rsidP="00427922">
      <w:r>
        <w:t>Para esto, en la implementación, se guarda la distancia del paciente una vez se pulsa el botón de iniciar la prueba, y se compara con las distancias siguientes hasta que la distancia que da el sensor sea 300 milímetros más que la distancia inicial (margen de arrancada), desde ahí comienza a contar un cronómetro y se empiezan a guardar los datos de distancia en un array.</w:t>
      </w:r>
    </w:p>
    <w:p w14:paraId="16A70F25" w14:textId="77777777" w:rsidR="008862CF" w:rsidRDefault="00042F1A" w:rsidP="008862CF">
      <w:pPr>
        <w:keepNext/>
      </w:pPr>
      <w:r>
        <w:rPr>
          <w:noProof/>
        </w:rPr>
        <w:lastRenderedPageBreak/>
        <mc:AlternateContent>
          <mc:Choice Requires="wps">
            <w:drawing>
              <wp:inline distT="0" distB="0" distL="0" distR="0" wp14:anchorId="49E6FAF9" wp14:editId="01ECFF35">
                <wp:extent cx="5486400" cy="1130300"/>
                <wp:effectExtent l="0" t="0" r="19050" b="12700"/>
                <wp:docPr id="40638794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1130300"/>
                        </a:xfrm>
                        <a:prstGeom prst="rect">
                          <a:avLst/>
                        </a:prstGeom>
                        <a:solidFill>
                          <a:srgbClr val="FFFFFF"/>
                        </a:solidFill>
                        <a:ln w="9525">
                          <a:solidFill>
                            <a:srgbClr val="000000"/>
                          </a:solidFill>
                          <a:miter lim="800000"/>
                          <a:headEnd/>
                          <a:tailEnd/>
                        </a:ln>
                      </wps:spPr>
                      <wps:txbx>
                        <w:txbxContent>
                          <w:p w14:paraId="1C156457" w14:textId="680DC4A5" w:rsidR="00042F1A" w:rsidRDefault="00042F1A" w:rsidP="00BF32BD">
                            <w:pPr>
                              <w:pStyle w:val="HTMLconformatoprevio"/>
                              <w:shd w:val="clear" w:color="auto" w:fill="1E1F22"/>
                              <w:jc w:val="left"/>
                              <w:rPr>
                                <w:color w:val="BCBEC4"/>
                              </w:rPr>
                            </w:pPr>
                            <w:proofErr w:type="spellStart"/>
                            <w:r>
                              <w:rPr>
                                <w:color w:val="CF8E6D"/>
                              </w:rPr>
                              <w:t>if</w:t>
                            </w:r>
                            <w:proofErr w:type="spellEnd"/>
                            <w:r>
                              <w:rPr>
                                <w:color w:val="CF8E6D"/>
                              </w:rPr>
                              <w:t xml:space="preserve"> </w:t>
                            </w:r>
                            <w:r>
                              <w:rPr>
                                <w:color w:val="BCBEC4"/>
                              </w:rPr>
                              <w:t>(</w:t>
                            </w:r>
                            <w:proofErr w:type="spellStart"/>
                            <w:r>
                              <w:rPr>
                                <w:color w:val="C77DBB"/>
                              </w:rPr>
                              <w:t>readMessageInt</w:t>
                            </w:r>
                            <w:proofErr w:type="spellEnd"/>
                            <w:r>
                              <w:rPr>
                                <w:color w:val="C77DBB"/>
                              </w:rPr>
                              <w:t xml:space="preserve"> </w:t>
                            </w:r>
                            <w:r>
                              <w:rPr>
                                <w:color w:val="BCBEC4"/>
                              </w:rPr>
                              <w:t>&gt; (inicio+</w:t>
                            </w:r>
                            <w:r>
                              <w:rPr>
                                <w:color w:val="2AACB8"/>
                              </w:rPr>
                              <w:t>300</w:t>
                            </w:r>
                            <w:r>
                              <w:rPr>
                                <w:color w:val="BCBEC4"/>
                              </w:rPr>
                              <w:t>)) {</w:t>
                            </w:r>
                            <w:r>
                              <w:rPr>
                                <w:color w:val="BCBEC4"/>
                              </w:rPr>
                              <w:br/>
                            </w:r>
                            <w:r>
                              <w:rPr>
                                <w:color w:val="BCBEC4"/>
                              </w:rPr>
                              <w:br/>
                              <w:t xml:space="preserve">    </w:t>
                            </w:r>
                            <w:proofErr w:type="spellStart"/>
                            <w:r>
                              <w:rPr>
                                <w:color w:val="CF8E6D"/>
                              </w:rPr>
                              <w:t>if</w:t>
                            </w:r>
                            <w:proofErr w:type="spellEnd"/>
                            <w:r>
                              <w:rPr>
                                <w:color w:val="CF8E6D"/>
                              </w:rPr>
                              <w:t xml:space="preserve"> </w:t>
                            </w:r>
                            <w:r>
                              <w:rPr>
                                <w:color w:val="BCBEC4"/>
                              </w:rPr>
                              <w:t>(</w:t>
                            </w:r>
                            <w:proofErr w:type="spellStart"/>
                            <w:r>
                              <w:rPr>
                                <w:color w:val="C77DBB"/>
                              </w:rPr>
                              <w:t>puede_empezar_tiempo</w:t>
                            </w:r>
                            <w:proofErr w:type="spellEnd"/>
                            <w:r>
                              <w:rPr>
                                <w:color w:val="BCBEC4"/>
                              </w:rPr>
                              <w:t>){</w:t>
                            </w:r>
                            <w:r>
                              <w:rPr>
                                <w:color w:val="BCBEC4"/>
                              </w:rPr>
                              <w:br/>
                              <w:t xml:space="preserve">        </w:t>
                            </w:r>
                            <w:r>
                              <w:rPr>
                                <w:color w:val="C77DBB"/>
                              </w:rPr>
                              <w:t>countDownTimerVGIGaitSpeedTry1ConArrancada</w:t>
                            </w:r>
                            <w:r>
                              <w:rPr>
                                <w:color w:val="BCBEC4"/>
                              </w:rPr>
                              <w:t>.startStop();</w:t>
                            </w:r>
                            <w:r>
                              <w:rPr>
                                <w:color w:val="BCBEC4"/>
                              </w:rPr>
                              <w:br/>
                              <w:t xml:space="preserve">        </w:t>
                            </w:r>
                            <w:proofErr w:type="spellStart"/>
                            <w:r>
                              <w:rPr>
                                <w:color w:val="C77DBB"/>
                              </w:rPr>
                              <w:t>dateTimeToRecordOnFirebase</w:t>
                            </w:r>
                            <w:proofErr w:type="spellEnd"/>
                            <w:r>
                              <w:rPr>
                                <w:color w:val="C77DBB"/>
                              </w:rPr>
                              <w:t xml:space="preserve"> </w:t>
                            </w:r>
                            <w:r>
                              <w:rPr>
                                <w:color w:val="BCBEC4"/>
                              </w:rPr>
                              <w:t xml:space="preserve">= </w:t>
                            </w:r>
                            <w:proofErr w:type="spellStart"/>
                            <w:r>
                              <w:rPr>
                                <w:color w:val="BCBEC4"/>
                              </w:rPr>
                              <w:t>getCurrentDateTime</w:t>
                            </w:r>
                            <w:proofErr w:type="spellEnd"/>
                            <w:r>
                              <w:rPr>
                                <w:color w:val="BCBEC4"/>
                              </w:rPr>
                              <w:t>();</w:t>
                            </w:r>
                            <w:r>
                              <w:rPr>
                                <w:color w:val="BCBEC4"/>
                              </w:rPr>
                              <w:br/>
                              <w:t xml:space="preserve">        </w:t>
                            </w:r>
                            <w:proofErr w:type="spellStart"/>
                            <w:r>
                              <w:rPr>
                                <w:color w:val="C77DBB"/>
                              </w:rPr>
                              <w:t>puede_empezar_tiempo</w:t>
                            </w:r>
                            <w:proofErr w:type="spellEnd"/>
                            <w:r>
                              <w:rPr>
                                <w:color w:val="C77DBB"/>
                              </w:rPr>
                              <w:t xml:space="preserve"> </w:t>
                            </w:r>
                            <w:r>
                              <w:rPr>
                                <w:color w:val="BCBEC4"/>
                              </w:rPr>
                              <w:t xml:space="preserve">= </w:t>
                            </w:r>
                            <w:r>
                              <w:rPr>
                                <w:color w:val="CF8E6D"/>
                              </w:rPr>
                              <w:t>false</w:t>
                            </w:r>
                            <w:r>
                              <w:rPr>
                                <w:color w:val="BCBEC4"/>
                              </w:rPr>
                              <w:t>;</w:t>
                            </w:r>
                            <w:r>
                              <w:rPr>
                                <w:color w:val="BCBEC4"/>
                              </w:rPr>
                              <w:br/>
                              <w:t xml:space="preserve">    }</w:t>
                            </w:r>
                          </w:p>
                          <w:p w14:paraId="5968416D" w14:textId="0D96AA3E" w:rsidR="00042F1A" w:rsidRDefault="00042F1A" w:rsidP="00BF32BD">
                            <w:pPr>
                              <w:jc w:val="left"/>
                            </w:pPr>
                          </w:p>
                        </w:txbxContent>
                      </wps:txbx>
                      <wps:bodyPr rot="0" vert="horz" wrap="square" lIns="91440" tIns="45720" rIns="91440" bIns="45720" anchor="t" anchorCtr="0">
                        <a:noAutofit/>
                      </wps:bodyPr>
                    </wps:wsp>
                  </a:graphicData>
                </a:graphic>
              </wp:inline>
            </w:drawing>
          </mc:Choice>
          <mc:Fallback>
            <w:pict>
              <v:shape w14:anchorId="49E6FAF9" id="_x0000_s1045" type="#_x0000_t202" style="width:6in;height:8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">
                <v:textbox>
                  <w:txbxContent>
                    <w:p w14:paraId="1C156457" w14:textId="680DC4A5" w:rsidR="00042F1A" w:rsidRDefault="00042F1A" w:rsidP="00BF32BD">
                      <w:pPr>
                        <w:pStyle w:val="HTMLconformatoprevio"/>
                        <w:shd w:val="clear" w:color="auto" w:fill="1E1F22"/>
                        <w:jc w:val="left"/>
                        <w:rPr>
                          <w:color w:val="BCBEC4"/>
                        </w:rPr>
                      </w:pPr>
                      <w:proofErr w:type="spellStart"/>
                      <w:r>
                        <w:rPr>
                          <w:color w:val="CF8E6D"/>
                        </w:rPr>
                        <w:t>if</w:t>
                      </w:r>
                      <w:proofErr w:type="spellEnd"/>
                      <w:r>
                        <w:rPr>
                          <w:color w:val="CF8E6D"/>
                        </w:rPr>
                        <w:t xml:space="preserve"> </w:t>
                      </w:r>
                      <w:r>
                        <w:rPr>
                          <w:color w:val="BCBEC4"/>
                        </w:rPr>
                        <w:t>(</w:t>
                      </w:r>
                      <w:proofErr w:type="spellStart"/>
                      <w:r>
                        <w:rPr>
                          <w:color w:val="C77DBB"/>
                        </w:rPr>
                        <w:t>readMessageInt</w:t>
                      </w:r>
                      <w:proofErr w:type="spellEnd"/>
                      <w:r>
                        <w:rPr>
                          <w:color w:val="C77DBB"/>
                        </w:rPr>
                        <w:t xml:space="preserve"> </w:t>
                      </w:r>
                      <w:r>
                        <w:rPr>
                          <w:color w:val="BCBEC4"/>
                        </w:rPr>
                        <w:t>&gt; (inicio+</w:t>
                      </w:r>
                      <w:r>
                        <w:rPr>
                          <w:color w:val="2AACB8"/>
                        </w:rPr>
                        <w:t>300</w:t>
                      </w:r>
                      <w:r>
                        <w:rPr>
                          <w:color w:val="BCBEC4"/>
                        </w:rPr>
                        <w:t>)) {</w:t>
                      </w:r>
                      <w:r>
                        <w:rPr>
                          <w:color w:val="BCBEC4"/>
                        </w:rPr>
                        <w:br/>
                      </w:r>
                      <w:r>
                        <w:rPr>
                          <w:color w:val="BCBEC4"/>
                        </w:rPr>
                        <w:br/>
                        <w:t xml:space="preserve">    </w:t>
                      </w:r>
                      <w:proofErr w:type="spellStart"/>
                      <w:r>
                        <w:rPr>
                          <w:color w:val="CF8E6D"/>
                        </w:rPr>
                        <w:t>if</w:t>
                      </w:r>
                      <w:proofErr w:type="spellEnd"/>
                      <w:r>
                        <w:rPr>
                          <w:color w:val="CF8E6D"/>
                        </w:rPr>
                        <w:t xml:space="preserve"> </w:t>
                      </w:r>
                      <w:r>
                        <w:rPr>
                          <w:color w:val="BCBEC4"/>
                        </w:rPr>
                        <w:t>(</w:t>
                      </w:r>
                      <w:proofErr w:type="spellStart"/>
                      <w:r>
                        <w:rPr>
                          <w:color w:val="C77DBB"/>
                        </w:rPr>
                        <w:t>puede_empezar_tiempo</w:t>
                      </w:r>
                      <w:proofErr w:type="spellEnd"/>
                      <w:r>
                        <w:rPr>
                          <w:color w:val="BCBEC4"/>
                        </w:rPr>
                        <w:t>){</w:t>
                      </w:r>
                      <w:r>
                        <w:rPr>
                          <w:color w:val="BCBEC4"/>
                        </w:rPr>
                        <w:br/>
                        <w:t xml:space="preserve">        </w:t>
                      </w:r>
                      <w:r>
                        <w:rPr>
                          <w:color w:val="C77DBB"/>
                        </w:rPr>
                        <w:t>countDownTimerVGIGaitSpeedTry1ConArrancada</w:t>
                      </w:r>
                      <w:r>
                        <w:rPr>
                          <w:color w:val="BCBEC4"/>
                        </w:rPr>
                        <w:t>.startStop();</w:t>
                      </w:r>
                      <w:r>
                        <w:rPr>
                          <w:color w:val="BCBEC4"/>
                        </w:rPr>
                        <w:br/>
                        <w:t xml:space="preserve">        </w:t>
                      </w:r>
                      <w:proofErr w:type="spellStart"/>
                      <w:r>
                        <w:rPr>
                          <w:color w:val="C77DBB"/>
                        </w:rPr>
                        <w:t>dateTimeToRecordOnFirebase</w:t>
                      </w:r>
                      <w:proofErr w:type="spellEnd"/>
                      <w:r>
                        <w:rPr>
                          <w:color w:val="C77DBB"/>
                        </w:rPr>
                        <w:t xml:space="preserve"> </w:t>
                      </w:r>
                      <w:r>
                        <w:rPr>
                          <w:color w:val="BCBEC4"/>
                        </w:rPr>
                        <w:t xml:space="preserve">= </w:t>
                      </w:r>
                      <w:proofErr w:type="spellStart"/>
                      <w:r>
                        <w:rPr>
                          <w:color w:val="BCBEC4"/>
                        </w:rPr>
                        <w:t>getCurrentDateTime</w:t>
                      </w:r>
                      <w:proofErr w:type="spellEnd"/>
                      <w:r>
                        <w:rPr>
                          <w:color w:val="BCBEC4"/>
                        </w:rPr>
                        <w:t>();</w:t>
                      </w:r>
                      <w:r>
                        <w:rPr>
                          <w:color w:val="BCBEC4"/>
                        </w:rPr>
                        <w:br/>
                        <w:t xml:space="preserve">        </w:t>
                      </w:r>
                      <w:proofErr w:type="spellStart"/>
                      <w:r>
                        <w:rPr>
                          <w:color w:val="C77DBB"/>
                        </w:rPr>
                        <w:t>puede_empezar_tiempo</w:t>
                      </w:r>
                      <w:proofErr w:type="spellEnd"/>
                      <w:r>
                        <w:rPr>
                          <w:color w:val="C77DBB"/>
                        </w:rPr>
                        <w:t xml:space="preserve"> </w:t>
                      </w:r>
                      <w:r>
                        <w:rPr>
                          <w:color w:val="BCBEC4"/>
                        </w:rPr>
                        <w:t xml:space="preserve">= </w:t>
                      </w:r>
                      <w:r>
                        <w:rPr>
                          <w:color w:val="CF8E6D"/>
                        </w:rPr>
                        <w:t>false</w:t>
                      </w:r>
                      <w:r>
                        <w:rPr>
                          <w:color w:val="BCBEC4"/>
                        </w:rPr>
                        <w:t>;</w:t>
                      </w:r>
                      <w:r>
                        <w:rPr>
                          <w:color w:val="BCBEC4"/>
                        </w:rPr>
                        <w:br/>
                        <w:t xml:space="preserve">    }</w:t>
                      </w:r>
                    </w:p>
                    <w:p w14:paraId="5968416D" w14:textId="0D96AA3E" w:rsidR="00042F1A" w:rsidRDefault="00042F1A" w:rsidP="00BF32BD">
                      <w:pPr>
                        <w:jc w:val="left"/>
                      </w:pPr>
                    </w:p>
                  </w:txbxContent>
                </v:textbox>
                <w10:anchorlock/>
              </v:shape>
            </w:pict>
          </mc:Fallback>
        </mc:AlternateContent>
      </w:r>
    </w:p>
    <w:p w14:paraId="752CF963" w14:textId="124804CB" w:rsidR="00042F1A" w:rsidRDefault="008862CF" w:rsidP="008862CF">
      <w:pPr>
        <w:pStyle w:val="Descripcin"/>
        <w:jc w:val="center"/>
      </w:pPr>
      <w:bookmarkStart w:id="1887" w:name="_Toc207315049"/>
      <w:bookmarkStart w:id="1888" w:name="_Toc202786476"/>
      <w:r>
        <w:t xml:space="preserve">Listado </w:t>
      </w:r>
      <w:r w:rsidR="00DE1F43">
        <w:fldChar w:fldCharType="begin"/>
      </w:r>
      <w:r w:rsidR="00DE1F43">
        <w:instrText xml:space="preserve"> SEQ Listado \* ARABIC </w:instrText>
      </w:r>
      <w:r w:rsidR="00DE1F43">
        <w:fldChar w:fldCharType="separate"/>
      </w:r>
      <w:r w:rsidR="0020779A">
        <w:rPr>
          <w:noProof/>
        </w:rPr>
        <w:t>7</w:t>
      </w:r>
      <w:r w:rsidR="00DE1F43">
        <w:rPr>
          <w:noProof/>
        </w:rPr>
        <w:fldChar w:fldCharType="end"/>
      </w:r>
      <w:r>
        <w:t xml:space="preserve"> - Detección inicio de la marcha</w:t>
      </w:r>
      <w:bookmarkEnd w:id="1887"/>
      <w:bookmarkEnd w:id="1888"/>
      <w:r>
        <w:t xml:space="preserve"> </w:t>
      </w:r>
    </w:p>
    <w:p w14:paraId="2BDE2C63" w14:textId="68FD996D" w:rsidR="00042F1A" w:rsidRDefault="00042F1A" w:rsidP="00427922">
      <w:r>
        <w:t xml:space="preserve"> </w:t>
      </w:r>
    </w:p>
    <w:p w14:paraId="63F3DF8F" w14:textId="2B9C5241" w:rsidR="005723CB" w:rsidRDefault="0076578F" w:rsidP="00A4147D">
      <w:pPr>
        <w:pStyle w:val="Ttulo6"/>
      </w:pPr>
      <w:bookmarkStart w:id="1889" w:name="_Toc207317132"/>
      <w:ins w:id="1890" w:author="Redondo García Francisco Javier" w:date="2025-09-02T09:44:00Z">
        <w:r>
          <w:t xml:space="preserve">5.3.2.2.1.4. </w:t>
        </w:r>
      </w:ins>
      <w:r w:rsidR="005723CB">
        <w:t>Detección de prueba finalizada</w:t>
      </w:r>
      <w:bookmarkEnd w:id="1889"/>
    </w:p>
    <w:p w14:paraId="488460B5" w14:textId="306C132E" w:rsidR="005723CB" w:rsidRDefault="008862CF" w:rsidP="00427922">
      <w:r>
        <w:rPr>
          <w:noProof/>
        </w:rPr>
        <mc:AlternateContent>
          <mc:Choice Requires="wps">
            <w:drawing>
              <wp:anchor distT="0" distB="0" distL="114300" distR="114300" simplePos="0" relativeHeight="251724800" behindDoc="0" locked="0" layoutInCell="1" allowOverlap="1" wp14:anchorId="3D28A207" wp14:editId="61B7A777">
                <wp:simplePos x="0" y="0"/>
                <wp:positionH relativeFrom="column">
                  <wp:posOffset>-271780</wp:posOffset>
                </wp:positionH>
                <wp:positionV relativeFrom="paragraph">
                  <wp:posOffset>2185670</wp:posOffset>
                </wp:positionV>
                <wp:extent cx="5918200" cy="635"/>
                <wp:effectExtent l="0" t="0" r="0" b="0"/>
                <wp:wrapSquare wrapText="bothSides"/>
                <wp:docPr id="406387960" name="Cuadro de texto 406387960"/>
                <wp:cNvGraphicFramePr/>
                <a:graphic xmlns:a="http://schemas.openxmlformats.org/drawingml/2006/main">
                  <a:graphicData uri="http://schemas.microsoft.com/office/word/2010/wordprocessingShape">
                    <wps:wsp>
                      <wps:cNvSpPr txBox="1"/>
                      <wps:spPr>
                        <a:xfrm>
                          <a:off x="0" y="0"/>
                          <a:ext cx="5918200" cy="635"/>
                        </a:xfrm>
                        <a:prstGeom prst="rect">
                          <a:avLst/>
                        </a:prstGeom>
                        <a:solidFill>
                          <a:prstClr val="white"/>
                        </a:solidFill>
                        <a:ln>
                          <a:noFill/>
                        </a:ln>
                      </wps:spPr>
                      <wps:txbx>
                        <w:txbxContent>
                          <w:p w14:paraId="115A10C0" w14:textId="56BFE1CB" w:rsidR="008862CF" w:rsidRPr="00DF3938" w:rsidRDefault="008862CF" w:rsidP="008862CF">
                            <w:pPr>
                              <w:pStyle w:val="Descripcin"/>
                              <w:jc w:val="center"/>
                              <w:rPr>
                                <w:noProof/>
                              </w:rPr>
                            </w:pPr>
                            <w:bookmarkStart w:id="1891" w:name="_Toc207315050"/>
                            <w:bookmarkStart w:id="1892" w:name="_Toc202786477"/>
                            <w:r>
                              <w:t xml:space="preserve">Listado </w:t>
                            </w:r>
                            <w:r w:rsidR="00DE1F43">
                              <w:fldChar w:fldCharType="begin"/>
                            </w:r>
                            <w:r w:rsidR="00DE1F43">
                              <w:instrText xml:space="preserve"> SEQ Listado \* ARABIC </w:instrText>
                            </w:r>
                            <w:r w:rsidR="00DE1F43">
                              <w:fldChar w:fldCharType="separate"/>
                            </w:r>
                            <w:r w:rsidR="005226D7">
                              <w:rPr>
                                <w:noProof/>
                              </w:rPr>
                              <w:t>8</w:t>
                            </w:r>
                            <w:r w:rsidR="00DE1F43">
                              <w:rPr>
                                <w:noProof/>
                              </w:rPr>
                              <w:fldChar w:fldCharType="end"/>
                            </w:r>
                            <w:r>
                              <w:t xml:space="preserve"> - Método de detección de prueba finalizada</w:t>
                            </w:r>
                            <w:bookmarkEnd w:id="1891"/>
                            <w:bookmarkEnd w:id="18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28A207" id="Cuadro de texto 406387960" o:spid="_x0000_s1046" type="#_x0000_t202" style="position:absolute;left:0;text-align:left;margin-left:-21.4pt;margin-top:172.1pt;width:466pt;height:.05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" stroked="f">
                <v:textbox style="mso-fit-shape-to-text:t" inset="0,0,0,0">
                  <w:txbxContent>
                    <w:p w14:paraId="115A10C0" w14:textId="56BFE1CB" w:rsidR="008862CF" w:rsidRPr="00DF3938" w:rsidRDefault="008862CF" w:rsidP="008862CF">
                      <w:pPr>
                        <w:pStyle w:val="Descripcin"/>
                        <w:jc w:val="center"/>
                        <w:rPr>
                          <w:noProof/>
                        </w:rPr>
                      </w:pPr>
                      <w:bookmarkStart w:id="1893" w:name="_Toc207315050"/>
                      <w:bookmarkStart w:id="1894" w:name="_Toc202786477"/>
                      <w:r>
                        <w:t xml:space="preserve">Listado </w:t>
                      </w:r>
                      <w:r w:rsidR="00DE1F43">
                        <w:fldChar w:fldCharType="begin"/>
                      </w:r>
                      <w:r w:rsidR="00DE1F43">
                        <w:instrText xml:space="preserve"> SEQ Listado \* ARABIC </w:instrText>
                      </w:r>
                      <w:r w:rsidR="00DE1F43">
                        <w:fldChar w:fldCharType="separate"/>
                      </w:r>
                      <w:r w:rsidR="005226D7">
                        <w:rPr>
                          <w:noProof/>
                        </w:rPr>
                        <w:t>8</w:t>
                      </w:r>
                      <w:r w:rsidR="00DE1F43">
                        <w:rPr>
                          <w:noProof/>
                        </w:rPr>
                        <w:fldChar w:fldCharType="end"/>
                      </w:r>
                      <w:r>
                        <w:t xml:space="preserve"> - Método de detección de prueba finalizada</w:t>
                      </w:r>
                      <w:bookmarkEnd w:id="1893"/>
                      <w:bookmarkEnd w:id="1894"/>
                    </w:p>
                  </w:txbxContent>
                </v:textbox>
                <w10:wrap type="square"/>
              </v:shape>
            </w:pict>
          </mc:Fallback>
        </mc:AlternateContent>
      </w:r>
      <w:r w:rsidR="005723CB">
        <w:rPr>
          <w:noProof/>
        </w:rPr>
        <mc:AlternateContent>
          <mc:Choice Requires="wps">
            <w:drawing>
              <wp:anchor distT="45720" distB="45720" distL="114300" distR="114300" simplePos="0" relativeHeight="251710464" behindDoc="0" locked="0" layoutInCell="1" allowOverlap="1" wp14:anchorId="3D40076D" wp14:editId="61A63D6B">
                <wp:simplePos x="0" y="0"/>
                <wp:positionH relativeFrom="margin">
                  <wp:align>center</wp:align>
                </wp:positionH>
                <wp:positionV relativeFrom="paragraph">
                  <wp:posOffset>871220</wp:posOffset>
                </wp:positionV>
                <wp:extent cx="5918200" cy="1257300"/>
                <wp:effectExtent l="0" t="0" r="25400" b="19050"/>
                <wp:wrapSquare wrapText="bothSides"/>
                <wp:docPr id="40638794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8200" cy="1257300"/>
                        </a:xfrm>
                        <a:prstGeom prst="rect">
                          <a:avLst/>
                        </a:prstGeom>
                        <a:solidFill>
                          <a:srgbClr val="FFFFFF"/>
                        </a:solidFill>
                        <a:ln w="9525">
                          <a:solidFill>
                            <a:srgbClr val="000000"/>
                          </a:solidFill>
                          <a:miter lim="800000"/>
                          <a:headEnd/>
                          <a:tailEnd/>
                        </a:ln>
                      </wps:spPr>
                      <wps:txbx>
                        <w:txbxContent>
                          <w:p w14:paraId="426954DD" w14:textId="045E3778" w:rsidR="005723CB" w:rsidRDefault="005723CB" w:rsidP="00BF32BD">
                            <w:pPr>
                              <w:pStyle w:val="HTMLconformatoprevio"/>
                              <w:shd w:val="clear" w:color="auto" w:fill="1E1F22"/>
                              <w:jc w:val="left"/>
                              <w:rPr>
                                <w:color w:val="BCBEC4"/>
                              </w:rPr>
                            </w:pPr>
                            <w:proofErr w:type="spellStart"/>
                            <w:r>
                              <w:rPr>
                                <w:color w:val="CF8E6D"/>
                              </w:rPr>
                              <w:t>if</w:t>
                            </w:r>
                            <w:proofErr w:type="spellEnd"/>
                            <w:r>
                              <w:rPr>
                                <w:color w:val="CF8E6D"/>
                              </w:rPr>
                              <w:t xml:space="preserve"> </w:t>
                            </w:r>
                            <w:r>
                              <w:rPr>
                                <w:color w:val="BCBEC4"/>
                              </w:rPr>
                              <w:t>(</w:t>
                            </w:r>
                            <w:proofErr w:type="spellStart"/>
                            <w:r>
                              <w:rPr>
                                <w:color w:val="C77DBB"/>
                              </w:rPr>
                              <w:t>readMessageInt</w:t>
                            </w:r>
                            <w:proofErr w:type="spellEnd"/>
                            <w:r>
                              <w:rPr>
                                <w:color w:val="C77DBB"/>
                              </w:rPr>
                              <w:t xml:space="preserve"> </w:t>
                            </w:r>
                            <w:r>
                              <w:rPr>
                                <w:color w:val="BCBEC4"/>
                              </w:rPr>
                              <w:t>&gt; (</w:t>
                            </w:r>
                            <w:proofErr w:type="spellStart"/>
                            <w:r>
                              <w:rPr>
                                <w:color w:val="C77DBB"/>
                              </w:rPr>
                              <w:t>distancia_seleccionada</w:t>
                            </w:r>
                            <w:proofErr w:type="spellEnd"/>
                            <w:r>
                              <w:rPr>
                                <w:color w:val="C77DBB"/>
                              </w:rPr>
                              <w:t xml:space="preserve"> </w:t>
                            </w:r>
                            <w:r>
                              <w:rPr>
                                <w:color w:val="BCBEC4"/>
                              </w:rPr>
                              <w:t xml:space="preserve">+ inicio + </w:t>
                            </w:r>
                            <w:r>
                              <w:rPr>
                                <w:color w:val="2AACB8"/>
                              </w:rPr>
                              <w:t>400</w:t>
                            </w:r>
                            <w:r>
                              <w:rPr>
                                <w:color w:val="BCBEC4"/>
                              </w:rPr>
                              <w:t>)) {</w:t>
                            </w:r>
                            <w:r>
                              <w:rPr>
                                <w:color w:val="BCBEC4"/>
                              </w:rPr>
                              <w:br/>
                              <w:t xml:space="preserve">    </w:t>
                            </w:r>
                            <w:proofErr w:type="spellStart"/>
                            <w:r>
                              <w:rPr>
                                <w:color w:val="C77DBB"/>
                              </w:rPr>
                              <w:t>puedo_guardar_datos</w:t>
                            </w:r>
                            <w:proofErr w:type="spellEnd"/>
                            <w:r>
                              <w:rPr>
                                <w:color w:val="C77DBB"/>
                              </w:rPr>
                              <w:t xml:space="preserve"> </w:t>
                            </w:r>
                            <w:r>
                              <w:rPr>
                                <w:color w:val="BCBEC4"/>
                              </w:rPr>
                              <w:t xml:space="preserve">= </w:t>
                            </w:r>
                            <w:r>
                              <w:rPr>
                                <w:color w:val="CF8E6D"/>
                              </w:rPr>
                              <w:t>false</w:t>
                            </w:r>
                            <w:r>
                              <w:rPr>
                                <w:color w:val="BCBEC4"/>
                              </w:rPr>
                              <w:t>;</w:t>
                            </w:r>
                            <w:r>
                              <w:rPr>
                                <w:color w:val="BCBEC4"/>
                              </w:rPr>
                              <w:br/>
                              <w:t xml:space="preserve">    </w:t>
                            </w:r>
                            <w:proofErr w:type="spellStart"/>
                            <w:r>
                              <w:rPr>
                                <w:color w:val="C77DBB"/>
                              </w:rPr>
                              <w:t>textoEstadoVelocidad</w:t>
                            </w:r>
                            <w:r>
                              <w:rPr>
                                <w:color w:val="BCBEC4"/>
                              </w:rPr>
                              <w:t>.setText</w:t>
                            </w:r>
                            <w:proofErr w:type="spellEnd"/>
                            <w:r>
                              <w:rPr>
                                <w:color w:val="BCBEC4"/>
                              </w:rPr>
                              <w:t>(</w:t>
                            </w:r>
                            <w:r>
                              <w:rPr>
                                <w:color w:val="6AAB73"/>
                              </w:rPr>
                              <w:t>"El paciente se debe preparar para hacer la vuelta"</w:t>
                            </w:r>
                            <w:r>
                              <w:rPr>
                                <w:color w:val="BCBEC4"/>
                              </w:rPr>
                              <w:t>);</w:t>
                            </w:r>
                            <w:r>
                              <w:rPr>
                                <w:color w:val="BCBEC4"/>
                              </w:rPr>
                              <w:br/>
                              <w:t xml:space="preserve">    </w:t>
                            </w:r>
                            <w:proofErr w:type="spellStart"/>
                            <w:r>
                              <w:rPr>
                                <w:color w:val="C77DBB"/>
                              </w:rPr>
                              <w:t>listaDistanciasIntIda</w:t>
                            </w:r>
                            <w:proofErr w:type="spellEnd"/>
                            <w:r>
                              <w:rPr>
                                <w:color w:val="C77DBB"/>
                              </w:rPr>
                              <w:t xml:space="preserve"> </w:t>
                            </w:r>
                            <w:r>
                              <w:rPr>
                                <w:color w:val="BCBEC4"/>
                              </w:rPr>
                              <w:t xml:space="preserve">= </w:t>
                            </w:r>
                            <w:proofErr w:type="spellStart"/>
                            <w:r>
                              <w:rPr>
                                <w:color w:val="BCBEC4"/>
                              </w:rPr>
                              <w:t>cortarPruebaEmpiezaAndarIda</w:t>
                            </w:r>
                            <w:proofErr w:type="spellEnd"/>
                            <w:r>
                              <w:rPr>
                                <w:color w:val="BCBEC4"/>
                              </w:rPr>
                              <w:t>(</w:t>
                            </w:r>
                            <w:proofErr w:type="spellStart"/>
                            <w:r>
                              <w:rPr>
                                <w:color w:val="C77DBB"/>
                              </w:rPr>
                              <w:t>listaDistanciasIntIda</w:t>
                            </w:r>
                            <w:proofErr w:type="spellEnd"/>
                            <w:r>
                              <w:rPr>
                                <w:color w:val="BCBEC4"/>
                              </w:rPr>
                              <w:t xml:space="preserve">); </w:t>
                            </w:r>
                            <w:r>
                              <w:rPr>
                                <w:color w:val="7A7E85"/>
                              </w:rPr>
                              <w:t xml:space="preserve">//Corto la parte en la que no anda </w:t>
                            </w:r>
                            <w:proofErr w:type="spellStart"/>
                            <w:r>
                              <w:rPr>
                                <w:color w:val="7A7E85"/>
                              </w:rPr>
                              <w:t>sumandole</w:t>
                            </w:r>
                            <w:proofErr w:type="spellEnd"/>
                            <w:r>
                              <w:rPr>
                                <w:color w:val="7A7E85"/>
                              </w:rPr>
                              <w:t xml:space="preserve"> 30cm</w:t>
                            </w:r>
                            <w:r>
                              <w:rPr>
                                <w:color w:val="7A7E85"/>
                              </w:rPr>
                              <w:br/>
                              <w:t xml:space="preserve">    </w:t>
                            </w:r>
                            <w:r>
                              <w:rPr>
                                <w:color w:val="C77DBB"/>
                              </w:rPr>
                              <w:t>countDownTimerVGIGaitSpeedTry1ConArrancada</w:t>
                            </w:r>
                            <w:r>
                              <w:rPr>
                                <w:color w:val="BCBEC4"/>
                              </w:rPr>
                              <w:t>.terminaPrueba();</w:t>
                            </w:r>
                          </w:p>
                          <w:p w14:paraId="63C08FFC" w14:textId="45D7D6F4" w:rsidR="005723CB" w:rsidRDefault="005723CB" w:rsidP="00BF32BD">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40076D" id="_x0000_s1047" type="#_x0000_t202" style="position:absolute;left:0;text-align:left;margin-left:0;margin-top:68.6pt;width:466pt;height:99pt;z-index:2517104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">
                <v:textbox>
                  <w:txbxContent>
                    <w:p w14:paraId="426954DD" w14:textId="045E3778" w:rsidR="005723CB" w:rsidRDefault="005723CB" w:rsidP="00BF32BD">
                      <w:pPr>
                        <w:pStyle w:val="HTMLconformatoprevio"/>
                        <w:shd w:val="clear" w:color="auto" w:fill="1E1F22"/>
                        <w:jc w:val="left"/>
                        <w:rPr>
                          <w:color w:val="BCBEC4"/>
                        </w:rPr>
                      </w:pPr>
                      <w:proofErr w:type="spellStart"/>
                      <w:r>
                        <w:rPr>
                          <w:color w:val="CF8E6D"/>
                        </w:rPr>
                        <w:t>if</w:t>
                      </w:r>
                      <w:proofErr w:type="spellEnd"/>
                      <w:r>
                        <w:rPr>
                          <w:color w:val="CF8E6D"/>
                        </w:rPr>
                        <w:t xml:space="preserve"> </w:t>
                      </w:r>
                      <w:r>
                        <w:rPr>
                          <w:color w:val="BCBEC4"/>
                        </w:rPr>
                        <w:t>(</w:t>
                      </w:r>
                      <w:proofErr w:type="spellStart"/>
                      <w:r>
                        <w:rPr>
                          <w:color w:val="C77DBB"/>
                        </w:rPr>
                        <w:t>readMessageInt</w:t>
                      </w:r>
                      <w:proofErr w:type="spellEnd"/>
                      <w:r>
                        <w:rPr>
                          <w:color w:val="C77DBB"/>
                        </w:rPr>
                        <w:t xml:space="preserve"> </w:t>
                      </w:r>
                      <w:r>
                        <w:rPr>
                          <w:color w:val="BCBEC4"/>
                        </w:rPr>
                        <w:t>&gt; (</w:t>
                      </w:r>
                      <w:proofErr w:type="spellStart"/>
                      <w:r>
                        <w:rPr>
                          <w:color w:val="C77DBB"/>
                        </w:rPr>
                        <w:t>distancia_seleccionada</w:t>
                      </w:r>
                      <w:proofErr w:type="spellEnd"/>
                      <w:r>
                        <w:rPr>
                          <w:color w:val="C77DBB"/>
                        </w:rPr>
                        <w:t xml:space="preserve"> </w:t>
                      </w:r>
                      <w:r>
                        <w:rPr>
                          <w:color w:val="BCBEC4"/>
                        </w:rPr>
                        <w:t xml:space="preserve">+ inicio + </w:t>
                      </w:r>
                      <w:r>
                        <w:rPr>
                          <w:color w:val="2AACB8"/>
                        </w:rPr>
                        <w:t>400</w:t>
                      </w:r>
                      <w:r>
                        <w:rPr>
                          <w:color w:val="BCBEC4"/>
                        </w:rPr>
                        <w:t>)) {</w:t>
                      </w:r>
                      <w:r>
                        <w:rPr>
                          <w:color w:val="BCBEC4"/>
                        </w:rPr>
                        <w:br/>
                        <w:t xml:space="preserve">    </w:t>
                      </w:r>
                      <w:proofErr w:type="spellStart"/>
                      <w:r>
                        <w:rPr>
                          <w:color w:val="C77DBB"/>
                        </w:rPr>
                        <w:t>puedo_guardar_datos</w:t>
                      </w:r>
                      <w:proofErr w:type="spellEnd"/>
                      <w:r>
                        <w:rPr>
                          <w:color w:val="C77DBB"/>
                        </w:rPr>
                        <w:t xml:space="preserve"> </w:t>
                      </w:r>
                      <w:r>
                        <w:rPr>
                          <w:color w:val="BCBEC4"/>
                        </w:rPr>
                        <w:t xml:space="preserve">= </w:t>
                      </w:r>
                      <w:r>
                        <w:rPr>
                          <w:color w:val="CF8E6D"/>
                        </w:rPr>
                        <w:t>false</w:t>
                      </w:r>
                      <w:r>
                        <w:rPr>
                          <w:color w:val="BCBEC4"/>
                        </w:rPr>
                        <w:t>;</w:t>
                      </w:r>
                      <w:r>
                        <w:rPr>
                          <w:color w:val="BCBEC4"/>
                        </w:rPr>
                        <w:br/>
                        <w:t xml:space="preserve">    </w:t>
                      </w:r>
                      <w:proofErr w:type="spellStart"/>
                      <w:r>
                        <w:rPr>
                          <w:color w:val="C77DBB"/>
                        </w:rPr>
                        <w:t>textoEstadoVelocidad</w:t>
                      </w:r>
                      <w:r>
                        <w:rPr>
                          <w:color w:val="BCBEC4"/>
                        </w:rPr>
                        <w:t>.setText</w:t>
                      </w:r>
                      <w:proofErr w:type="spellEnd"/>
                      <w:r>
                        <w:rPr>
                          <w:color w:val="BCBEC4"/>
                        </w:rPr>
                        <w:t>(</w:t>
                      </w:r>
                      <w:r>
                        <w:rPr>
                          <w:color w:val="6AAB73"/>
                        </w:rPr>
                        <w:t>"El paciente se debe preparar para hacer la vuelta"</w:t>
                      </w:r>
                      <w:r>
                        <w:rPr>
                          <w:color w:val="BCBEC4"/>
                        </w:rPr>
                        <w:t>);</w:t>
                      </w:r>
                      <w:r>
                        <w:rPr>
                          <w:color w:val="BCBEC4"/>
                        </w:rPr>
                        <w:br/>
                        <w:t xml:space="preserve">    </w:t>
                      </w:r>
                      <w:proofErr w:type="spellStart"/>
                      <w:r>
                        <w:rPr>
                          <w:color w:val="C77DBB"/>
                        </w:rPr>
                        <w:t>listaDistanciasIntIda</w:t>
                      </w:r>
                      <w:proofErr w:type="spellEnd"/>
                      <w:r>
                        <w:rPr>
                          <w:color w:val="C77DBB"/>
                        </w:rPr>
                        <w:t xml:space="preserve"> </w:t>
                      </w:r>
                      <w:r>
                        <w:rPr>
                          <w:color w:val="BCBEC4"/>
                        </w:rPr>
                        <w:t xml:space="preserve">= </w:t>
                      </w:r>
                      <w:proofErr w:type="spellStart"/>
                      <w:r>
                        <w:rPr>
                          <w:color w:val="BCBEC4"/>
                        </w:rPr>
                        <w:t>cortarPruebaEmpiezaAndarIda</w:t>
                      </w:r>
                      <w:proofErr w:type="spellEnd"/>
                      <w:r>
                        <w:rPr>
                          <w:color w:val="BCBEC4"/>
                        </w:rPr>
                        <w:t>(</w:t>
                      </w:r>
                      <w:proofErr w:type="spellStart"/>
                      <w:r>
                        <w:rPr>
                          <w:color w:val="C77DBB"/>
                        </w:rPr>
                        <w:t>listaDistanciasIntIda</w:t>
                      </w:r>
                      <w:proofErr w:type="spellEnd"/>
                      <w:r>
                        <w:rPr>
                          <w:color w:val="BCBEC4"/>
                        </w:rPr>
                        <w:t xml:space="preserve">); </w:t>
                      </w:r>
                      <w:r>
                        <w:rPr>
                          <w:color w:val="7A7E85"/>
                        </w:rPr>
                        <w:t xml:space="preserve">//Corto la parte en la que no anda </w:t>
                      </w:r>
                      <w:proofErr w:type="spellStart"/>
                      <w:r>
                        <w:rPr>
                          <w:color w:val="7A7E85"/>
                        </w:rPr>
                        <w:t>sumandole</w:t>
                      </w:r>
                      <w:proofErr w:type="spellEnd"/>
                      <w:r>
                        <w:rPr>
                          <w:color w:val="7A7E85"/>
                        </w:rPr>
                        <w:t xml:space="preserve"> 30cm</w:t>
                      </w:r>
                      <w:r>
                        <w:rPr>
                          <w:color w:val="7A7E85"/>
                        </w:rPr>
                        <w:br/>
                        <w:t xml:space="preserve">    </w:t>
                      </w:r>
                      <w:r>
                        <w:rPr>
                          <w:color w:val="C77DBB"/>
                        </w:rPr>
                        <w:t>countDownTimerVGIGaitSpeedTry1ConArrancada</w:t>
                      </w:r>
                      <w:r>
                        <w:rPr>
                          <w:color w:val="BCBEC4"/>
                        </w:rPr>
                        <w:t>.terminaPrueba();</w:t>
                      </w:r>
                    </w:p>
                    <w:p w14:paraId="63C08FFC" w14:textId="45D7D6F4" w:rsidR="005723CB" w:rsidRDefault="005723CB" w:rsidP="00BF32BD">
                      <w:pPr>
                        <w:jc w:val="left"/>
                      </w:pPr>
                    </w:p>
                  </w:txbxContent>
                </v:textbox>
                <w10:wrap type="square" anchorx="margin"/>
              </v:shape>
            </w:pict>
          </mc:Fallback>
        </mc:AlternateContent>
      </w:r>
      <w:r w:rsidR="005723CB">
        <w:t>Una vez se ha detectado el inicio de la prueba, se almacenan los datos de distancia hasta que se lee alguno que supere la distancia seleccionada de recorrido. Al detectar uno superior, suena un pitido, se muestra un mensaje por pantalla indicando que le paciente se debe colocar para empezar la segunda prueba (vuelta) y se dejan de guardar los datos.</w:t>
      </w:r>
    </w:p>
    <w:p w14:paraId="5664FB88" w14:textId="553A3115" w:rsidR="00427922" w:rsidRDefault="005723CB" w:rsidP="00427922">
      <w:r>
        <w:t>En este punto, el cronómetro se detiene y se calcula la distancia real recorrida y la velocidad media, que se presenta en la interfaz al profesional. Además, se calculan los puntos SPPB en función del tiempo empleado, que se asignan al paciente de forma automática.</w:t>
      </w:r>
    </w:p>
    <w:p w14:paraId="3479D8C2" w14:textId="7BA7D3AB" w:rsidR="005723CB" w:rsidRDefault="005723CB" w:rsidP="00427922">
      <w:r>
        <w:t>La vuelta funciona de la misma forma, pero a la inversa.</w:t>
      </w:r>
    </w:p>
    <w:p w14:paraId="70704E5D" w14:textId="2172E328" w:rsidR="005723CB" w:rsidRDefault="0076578F" w:rsidP="00A4147D">
      <w:pPr>
        <w:pStyle w:val="Ttulo6"/>
      </w:pPr>
      <w:bookmarkStart w:id="1895" w:name="_Toc207317133"/>
      <w:ins w:id="1896" w:author="Redondo García Francisco Javier" w:date="2025-09-02T09:44:00Z">
        <w:r>
          <w:t xml:space="preserve">5.3.2.2.1.5. </w:t>
        </w:r>
      </w:ins>
      <w:r w:rsidR="005723CB">
        <w:t xml:space="preserve">Registro en </w:t>
      </w:r>
      <w:proofErr w:type="spellStart"/>
      <w:r w:rsidR="005723CB">
        <w:t>Firebase</w:t>
      </w:r>
      <w:bookmarkEnd w:id="1895"/>
      <w:proofErr w:type="spellEnd"/>
    </w:p>
    <w:p w14:paraId="710C4EFF" w14:textId="006BFB99" w:rsidR="005723CB" w:rsidRDefault="005723CB" w:rsidP="00427922">
      <w:r>
        <w:t xml:space="preserve">De la misma forma que se guardan los datos de registro de paciente, se hace con las pruebas SPPB. </w:t>
      </w:r>
    </w:p>
    <w:p w14:paraId="72179DE0" w14:textId="39BFFD34" w:rsidR="00757488" w:rsidRDefault="005723CB" w:rsidP="00427922">
      <w:r>
        <w:t xml:space="preserve">Los datos relevantes (tiempo, distancia, velocidad y puntuación) se empaquetan en un mapa y se suben a </w:t>
      </w:r>
      <w:proofErr w:type="spellStart"/>
      <w:r>
        <w:t>Firebase</w:t>
      </w:r>
      <w:proofErr w:type="spellEnd"/>
      <w:r>
        <w:t xml:space="preserve">. </w:t>
      </w:r>
      <w:r w:rsidR="000348C0">
        <w:t>E</w:t>
      </w:r>
      <w:r w:rsidR="00757488">
        <w:t>s necesario también subir el número de historial del paciente al que se le han realizado la prueba, para poder relacionarlo en la base de datos.</w:t>
      </w:r>
    </w:p>
    <w:p w14:paraId="4A387B8D" w14:textId="77777777" w:rsidR="008862CF" w:rsidRDefault="005723CB" w:rsidP="008862CF">
      <w:pPr>
        <w:keepNext/>
      </w:pPr>
      <w:r>
        <w:lastRenderedPageBreak/>
        <w:t>En este caso, para la representación en la web con gráficos, también se sube el array de datos de distancia</w:t>
      </w:r>
      <w:r w:rsidR="00757488">
        <w:t>.</w:t>
      </w:r>
      <w:r w:rsidR="000348C0" w:rsidRPr="000348C0">
        <w:rPr>
          <w:noProof/>
        </w:rPr>
        <w:t xml:space="preserve"> </w:t>
      </w:r>
      <w:r w:rsidR="000348C0">
        <w:rPr>
          <w:noProof/>
        </w:rPr>
        <mc:AlternateContent>
          <mc:Choice Requires="wps">
            <w:drawing>
              <wp:inline distT="0" distB="0" distL="0" distR="0" wp14:anchorId="4008A4DD" wp14:editId="26A9853C">
                <wp:extent cx="5283200" cy="1917700"/>
                <wp:effectExtent l="0" t="0" r="12700" b="25400"/>
                <wp:docPr id="40638794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3200" cy="1917700"/>
                        </a:xfrm>
                        <a:prstGeom prst="rect">
                          <a:avLst/>
                        </a:prstGeom>
                        <a:solidFill>
                          <a:srgbClr val="FFFFFF"/>
                        </a:solidFill>
                        <a:ln w="9525">
                          <a:solidFill>
                            <a:srgbClr val="000000"/>
                          </a:solidFill>
                          <a:miter lim="800000"/>
                          <a:headEnd/>
                          <a:tailEnd/>
                        </a:ln>
                      </wps:spPr>
                      <wps:txbx>
                        <w:txbxContent>
                          <w:p w14:paraId="25DB7A4F" w14:textId="77777777" w:rsidR="000348C0" w:rsidRDefault="000348C0" w:rsidP="00BF32BD">
                            <w:pPr>
                              <w:pStyle w:val="HTMLconformatoprevio"/>
                              <w:shd w:val="clear" w:color="auto" w:fill="1E1F22"/>
                              <w:jc w:val="left"/>
                              <w:rPr>
                                <w:color w:val="BCBEC4"/>
                              </w:rPr>
                            </w:pPr>
                            <w:r>
                              <w:rPr>
                                <w:color w:val="BCBEC4"/>
                              </w:rPr>
                              <w:t>pacienteMap.put(</w:t>
                            </w:r>
                            <w:r>
                              <w:rPr>
                                <w:color w:val="6AAB73"/>
                              </w:rPr>
                              <w:t>"timeIda"</w:t>
                            </w:r>
                            <w:r>
                              <w:rPr>
                                <w:color w:val="BCBEC4"/>
                              </w:rPr>
                              <w:t>,</w:t>
                            </w:r>
                            <w:r>
                              <w:rPr>
                                <w:color w:val="C77DBB"/>
                              </w:rPr>
                              <w:t>countDownTimerVGIGaitSpeedTry1ConArrancada</w:t>
                            </w:r>
                            <w:r>
                              <w:rPr>
                                <w:color w:val="BCBEC4"/>
                              </w:rPr>
                              <w:t>.getCounter_up_timer());</w:t>
                            </w:r>
                            <w:r>
                              <w:rPr>
                                <w:color w:val="BCBEC4"/>
                              </w:rPr>
                              <w:br/>
                              <w:t>pacienteMap.put(</w:t>
                            </w:r>
                            <w:r>
                              <w:rPr>
                                <w:color w:val="6AAB73"/>
                              </w:rPr>
                              <w:t>"timeVuelta"</w:t>
                            </w:r>
                            <w:r>
                              <w:rPr>
                                <w:color w:val="BCBEC4"/>
                              </w:rPr>
                              <w:t>,</w:t>
                            </w:r>
                            <w:r>
                              <w:rPr>
                                <w:color w:val="C77DBB"/>
                              </w:rPr>
                              <w:t>countDownTimerVGIGaitSpeedTry2ConArrancada</w:t>
                            </w:r>
                            <w:r>
                              <w:rPr>
                                <w:color w:val="BCBEC4"/>
                              </w:rPr>
                              <w:t>.getCounter_up_timer());</w:t>
                            </w:r>
                            <w:r>
                              <w:rPr>
                                <w:color w:val="BCBEC4"/>
                              </w:rPr>
                              <w:br/>
                            </w:r>
                            <w:proofErr w:type="spellStart"/>
                            <w:r>
                              <w:rPr>
                                <w:color w:val="BCBEC4"/>
                              </w:rPr>
                              <w:t>pacienteMap.put</w:t>
                            </w:r>
                            <w:proofErr w:type="spellEnd"/>
                            <w:r>
                              <w:rPr>
                                <w:color w:val="BCBEC4"/>
                              </w:rPr>
                              <w:t>(</w:t>
                            </w:r>
                            <w:r>
                              <w:rPr>
                                <w:color w:val="6AAB73"/>
                              </w:rPr>
                              <w:t>"</w:t>
                            </w:r>
                            <w:proofErr w:type="spellStart"/>
                            <w:r>
                              <w:rPr>
                                <w:color w:val="6AAB73"/>
                              </w:rPr>
                              <w:t>dataIda</w:t>
                            </w:r>
                            <w:proofErr w:type="spellEnd"/>
                            <w:r>
                              <w:rPr>
                                <w:color w:val="6AAB73"/>
                              </w:rPr>
                              <w:t>"</w:t>
                            </w:r>
                            <w:r>
                              <w:rPr>
                                <w:color w:val="BCBEC4"/>
                              </w:rPr>
                              <w:t xml:space="preserve">, </w:t>
                            </w:r>
                            <w:proofErr w:type="spellStart"/>
                            <w:r>
                              <w:rPr>
                                <w:color w:val="C77DBB"/>
                              </w:rPr>
                              <w:t>listaDistanciasIntIda</w:t>
                            </w:r>
                            <w:proofErr w:type="spellEnd"/>
                            <w:r>
                              <w:rPr>
                                <w:color w:val="C77DBB"/>
                              </w:rPr>
                              <w:t xml:space="preserve"> </w:t>
                            </w:r>
                            <w:r>
                              <w:rPr>
                                <w:color w:val="BCBEC4"/>
                              </w:rPr>
                              <w:t>);</w:t>
                            </w:r>
                            <w:r>
                              <w:rPr>
                                <w:color w:val="BCBEC4"/>
                              </w:rPr>
                              <w:br/>
                            </w:r>
                            <w:proofErr w:type="spellStart"/>
                            <w:r>
                              <w:rPr>
                                <w:color w:val="BCBEC4"/>
                              </w:rPr>
                              <w:t>pacienteMap.put</w:t>
                            </w:r>
                            <w:proofErr w:type="spellEnd"/>
                            <w:r>
                              <w:rPr>
                                <w:color w:val="BCBEC4"/>
                              </w:rPr>
                              <w:t>(</w:t>
                            </w:r>
                            <w:r>
                              <w:rPr>
                                <w:color w:val="6AAB73"/>
                              </w:rPr>
                              <w:t>"</w:t>
                            </w:r>
                            <w:proofErr w:type="spellStart"/>
                            <w:r>
                              <w:rPr>
                                <w:color w:val="6AAB73"/>
                              </w:rPr>
                              <w:t>dataVuelta</w:t>
                            </w:r>
                            <w:proofErr w:type="spellEnd"/>
                            <w:r>
                              <w:rPr>
                                <w:color w:val="6AAB73"/>
                              </w:rPr>
                              <w:t>"</w:t>
                            </w:r>
                            <w:r>
                              <w:rPr>
                                <w:color w:val="BCBEC4"/>
                              </w:rPr>
                              <w:t xml:space="preserve">, </w:t>
                            </w:r>
                            <w:proofErr w:type="spellStart"/>
                            <w:r>
                              <w:rPr>
                                <w:color w:val="C77DBB"/>
                              </w:rPr>
                              <w:t>listaDistanciasIntVuelta</w:t>
                            </w:r>
                            <w:proofErr w:type="spellEnd"/>
                            <w:r>
                              <w:rPr>
                                <w:color w:val="BCBEC4"/>
                              </w:rPr>
                              <w:t>);</w:t>
                            </w:r>
                          </w:p>
                          <w:p w14:paraId="6FF0005D" w14:textId="77777777" w:rsidR="000348C0" w:rsidRDefault="000348C0" w:rsidP="00BF32BD">
                            <w:pPr>
                              <w:pStyle w:val="HTMLconformatoprevio"/>
                              <w:shd w:val="clear" w:color="auto" w:fill="1E1F22"/>
                              <w:jc w:val="left"/>
                              <w:rPr>
                                <w:color w:val="BCBEC4"/>
                              </w:rPr>
                            </w:pPr>
                            <w:proofErr w:type="spellStart"/>
                            <w:r>
                              <w:rPr>
                                <w:color w:val="BCBEC4"/>
                              </w:rPr>
                              <w:t>pacienteMap.put</w:t>
                            </w:r>
                            <w:proofErr w:type="spellEnd"/>
                            <w:r>
                              <w:rPr>
                                <w:color w:val="BCBEC4"/>
                              </w:rPr>
                              <w:t>(</w:t>
                            </w:r>
                            <w:r>
                              <w:rPr>
                                <w:color w:val="6AAB73"/>
                              </w:rPr>
                              <w:t>"</w:t>
                            </w:r>
                            <w:proofErr w:type="spellStart"/>
                            <w:r>
                              <w:rPr>
                                <w:color w:val="6AAB73"/>
                              </w:rPr>
                              <w:t>numHistorial</w:t>
                            </w:r>
                            <w:proofErr w:type="spellEnd"/>
                            <w:r>
                              <w:rPr>
                                <w:color w:val="6AAB73"/>
                              </w:rPr>
                              <w:t>"</w:t>
                            </w:r>
                            <w:r>
                              <w:rPr>
                                <w:color w:val="BCBEC4"/>
                              </w:rPr>
                              <w:t>,(</w:t>
                            </w:r>
                            <w:r>
                              <w:rPr>
                                <w:color w:val="6AAB73"/>
                              </w:rPr>
                              <w:t xml:space="preserve">"VGI" </w:t>
                            </w:r>
                            <w:r>
                              <w:rPr>
                                <w:color w:val="BCBEC4"/>
                              </w:rPr>
                              <w:t xml:space="preserve">+ </w:t>
                            </w:r>
                            <w:proofErr w:type="spellStart"/>
                            <w:r>
                              <w:rPr>
                                <w:color w:val="BCBEC4"/>
                              </w:rPr>
                              <w:t>VariablesGlobales.</w:t>
                            </w:r>
                            <w:r>
                              <w:rPr>
                                <w:i/>
                                <w:iCs/>
                                <w:color w:val="C77DBB"/>
                              </w:rPr>
                              <w:t>historialVGIGuardado</w:t>
                            </w:r>
                            <w:proofErr w:type="spellEnd"/>
                            <w:r>
                              <w:rPr>
                                <w:color w:val="BCBEC4"/>
                              </w:rPr>
                              <w:t>));</w:t>
                            </w:r>
                          </w:p>
                          <w:p w14:paraId="654ADD8E" w14:textId="77777777" w:rsidR="000348C0" w:rsidRPr="00717A8A" w:rsidRDefault="000348C0" w:rsidP="00BF32BD">
                            <w:pPr>
                              <w:pStyle w:val="HTMLconformatoprevio"/>
                              <w:shd w:val="clear" w:color="auto" w:fill="1E1F22"/>
                              <w:jc w:val="left"/>
                              <w:rPr>
                                <w:color w:val="BCBEC4"/>
                                <w:lang w:val="en-GB"/>
                                <w:rPrChange w:id="1897" w:author="Redondo García Francisco Javier" w:date="2025-09-02T09:44:00Z">
                                  <w:rPr>
                                    <w:color w:val="BCBEC4"/>
                                    <w:lang w:val="en-US"/>
                                  </w:rPr>
                                </w:rPrChange>
                              </w:rPr>
                            </w:pPr>
                            <w:r w:rsidRPr="00717A8A">
                              <w:rPr>
                                <w:color w:val="BCBEC4"/>
                                <w:lang w:val="en-GB"/>
                                <w:rPrChange w:id="1898" w:author="Redondo García Francisco Javier" w:date="2025-09-02T09:44:00Z">
                                  <w:rPr>
                                    <w:color w:val="BCBEC4"/>
                                    <w:lang w:val="en-US"/>
                                  </w:rPr>
                                </w:rPrChange>
                              </w:rPr>
                              <w:t>.</w:t>
                            </w:r>
                          </w:p>
                          <w:p w14:paraId="04226E7A" w14:textId="77777777" w:rsidR="000348C0" w:rsidRPr="00717A8A" w:rsidRDefault="000348C0" w:rsidP="00BF32BD">
                            <w:pPr>
                              <w:pStyle w:val="HTMLconformatoprevio"/>
                              <w:shd w:val="clear" w:color="auto" w:fill="1E1F22"/>
                              <w:jc w:val="left"/>
                              <w:rPr>
                                <w:color w:val="BCBEC4"/>
                                <w:lang w:val="en-GB"/>
                                <w:rPrChange w:id="1899" w:author="Redondo García Francisco Javier" w:date="2025-09-02T09:44:00Z">
                                  <w:rPr>
                                    <w:color w:val="BCBEC4"/>
                                    <w:lang w:val="en-US"/>
                                  </w:rPr>
                                </w:rPrChange>
                              </w:rPr>
                            </w:pPr>
                            <w:r w:rsidRPr="00717A8A">
                              <w:rPr>
                                <w:color w:val="BCBEC4"/>
                                <w:lang w:val="en-GB"/>
                                <w:rPrChange w:id="1900" w:author="Redondo García Francisco Javier" w:date="2025-09-02T09:44:00Z">
                                  <w:rPr>
                                    <w:color w:val="BCBEC4"/>
                                    <w:lang w:val="en-US"/>
                                  </w:rPr>
                                </w:rPrChange>
                              </w:rPr>
                              <w:t>.</w:t>
                            </w:r>
                          </w:p>
                          <w:p w14:paraId="37F4E249" w14:textId="77777777" w:rsidR="000348C0" w:rsidRPr="00717A8A" w:rsidRDefault="000348C0" w:rsidP="00BF32BD">
                            <w:pPr>
                              <w:pStyle w:val="HTMLconformatoprevio"/>
                              <w:shd w:val="clear" w:color="auto" w:fill="1E1F22"/>
                              <w:jc w:val="left"/>
                              <w:rPr>
                                <w:color w:val="BCBEC4"/>
                                <w:lang w:val="en-GB"/>
                                <w:rPrChange w:id="1901" w:author="Redondo García Francisco Javier" w:date="2025-09-02T09:44:00Z">
                                  <w:rPr>
                                    <w:color w:val="BCBEC4"/>
                                    <w:lang w:val="en-US"/>
                                  </w:rPr>
                                </w:rPrChange>
                              </w:rPr>
                            </w:pPr>
                            <w:proofErr w:type="spellStart"/>
                            <w:r w:rsidRPr="00717A8A">
                              <w:rPr>
                                <w:color w:val="C77DBB"/>
                                <w:lang w:val="en-GB"/>
                                <w:rPrChange w:id="1902" w:author="Redondo García Francisco Javier" w:date="2025-09-02T09:44:00Z">
                                  <w:rPr>
                                    <w:color w:val="C77DBB"/>
                                    <w:lang w:val="en-US"/>
                                  </w:rPr>
                                </w:rPrChange>
                              </w:rPr>
                              <w:t>mDatabaseGaitSpeedTestResults</w:t>
                            </w:r>
                            <w:proofErr w:type="spellEnd"/>
                            <w:r w:rsidRPr="00717A8A">
                              <w:rPr>
                                <w:color w:val="C77DBB"/>
                                <w:lang w:val="en-GB"/>
                                <w:rPrChange w:id="1903" w:author="Redondo García Francisco Javier" w:date="2025-09-02T09:44:00Z">
                                  <w:rPr>
                                    <w:color w:val="C77DBB"/>
                                    <w:lang w:val="en-US"/>
                                  </w:rPr>
                                </w:rPrChange>
                              </w:rPr>
                              <w:t xml:space="preserve"> </w:t>
                            </w:r>
                            <w:r w:rsidRPr="00717A8A">
                              <w:rPr>
                                <w:color w:val="BCBEC4"/>
                                <w:lang w:val="en-GB"/>
                                <w:rPrChange w:id="1904" w:author="Redondo García Francisco Javier" w:date="2025-09-02T09:44:00Z">
                                  <w:rPr>
                                    <w:color w:val="BCBEC4"/>
                                    <w:lang w:val="en-US"/>
                                  </w:rPr>
                                </w:rPrChange>
                              </w:rPr>
                              <w:t xml:space="preserve">= </w:t>
                            </w:r>
                            <w:proofErr w:type="spellStart"/>
                            <w:r w:rsidRPr="00717A8A">
                              <w:rPr>
                                <w:color w:val="BCBEC4"/>
                                <w:lang w:val="en-GB"/>
                                <w:rPrChange w:id="1905" w:author="Redondo García Francisco Javier" w:date="2025-09-02T09:44:00Z">
                                  <w:rPr>
                                    <w:color w:val="BCBEC4"/>
                                    <w:lang w:val="en-US"/>
                                  </w:rPr>
                                </w:rPrChange>
                              </w:rPr>
                              <w:t>FirebaseDatabase.getInstance</w:t>
                            </w:r>
                            <w:proofErr w:type="spellEnd"/>
                            <w:r w:rsidRPr="00717A8A">
                              <w:rPr>
                                <w:color w:val="BCBEC4"/>
                                <w:lang w:val="en-GB"/>
                                <w:rPrChange w:id="1906" w:author="Redondo García Francisco Javier" w:date="2025-09-02T09:44:00Z">
                                  <w:rPr>
                                    <w:color w:val="BCBEC4"/>
                                    <w:lang w:val="en-US"/>
                                  </w:rPr>
                                </w:rPrChange>
                              </w:rPr>
                              <w:t>(</w:t>
                            </w:r>
                            <w:proofErr w:type="gramStart"/>
                            <w:r w:rsidRPr="00717A8A">
                              <w:rPr>
                                <w:color w:val="BCBEC4"/>
                                <w:lang w:val="en-GB"/>
                                <w:rPrChange w:id="1907" w:author="Redondo García Francisco Javier" w:date="2025-09-02T09:44:00Z">
                                  <w:rPr>
                                    <w:color w:val="BCBEC4"/>
                                    <w:lang w:val="en-US"/>
                                  </w:rPr>
                                </w:rPrChange>
                              </w:rPr>
                              <w:t>).</w:t>
                            </w:r>
                            <w:proofErr w:type="spellStart"/>
                            <w:r w:rsidRPr="00717A8A">
                              <w:rPr>
                                <w:color w:val="BCBEC4"/>
                                <w:lang w:val="en-GB"/>
                                <w:rPrChange w:id="1908" w:author="Redondo García Francisco Javier" w:date="2025-09-02T09:44:00Z">
                                  <w:rPr>
                                    <w:color w:val="BCBEC4"/>
                                    <w:lang w:val="en-US"/>
                                  </w:rPr>
                                </w:rPrChange>
                              </w:rPr>
                              <w:t>getReference</w:t>
                            </w:r>
                            <w:proofErr w:type="spellEnd"/>
                            <w:proofErr w:type="gramEnd"/>
                            <w:r w:rsidRPr="00717A8A">
                              <w:rPr>
                                <w:color w:val="BCBEC4"/>
                                <w:lang w:val="en-GB"/>
                                <w:rPrChange w:id="1909" w:author="Redondo García Francisco Javier" w:date="2025-09-02T09:44:00Z">
                                  <w:rPr>
                                    <w:color w:val="BCBEC4"/>
                                    <w:lang w:val="en-US"/>
                                  </w:rPr>
                                </w:rPrChange>
                              </w:rPr>
                              <w:t>().child(</w:t>
                            </w:r>
                            <w:r w:rsidRPr="00717A8A">
                              <w:rPr>
                                <w:color w:val="6AAB73"/>
                                <w:lang w:val="en-GB"/>
                                <w:rPrChange w:id="1910" w:author="Redondo García Francisco Javier" w:date="2025-09-02T09:44:00Z">
                                  <w:rPr>
                                    <w:color w:val="6AAB73"/>
                                    <w:lang w:val="en-US"/>
                                  </w:rPr>
                                </w:rPrChange>
                              </w:rPr>
                              <w:t>"</w:t>
                            </w:r>
                            <w:proofErr w:type="spellStart"/>
                            <w:r w:rsidRPr="00717A8A">
                              <w:rPr>
                                <w:color w:val="6AAB73"/>
                                <w:lang w:val="en-GB"/>
                                <w:rPrChange w:id="1911" w:author="Redondo García Francisco Javier" w:date="2025-09-02T09:44:00Z">
                                  <w:rPr>
                                    <w:color w:val="6AAB73"/>
                                    <w:lang w:val="en-US"/>
                                  </w:rPr>
                                </w:rPrChange>
                              </w:rPr>
                              <w:t>tGS</w:t>
                            </w:r>
                            <w:proofErr w:type="spellEnd"/>
                            <w:r w:rsidRPr="00717A8A">
                              <w:rPr>
                                <w:color w:val="6AAB73"/>
                                <w:lang w:val="en-GB"/>
                                <w:rPrChange w:id="1912" w:author="Redondo García Francisco Javier" w:date="2025-09-02T09:44:00Z">
                                  <w:rPr>
                                    <w:color w:val="6AAB73"/>
                                    <w:lang w:val="en-US"/>
                                  </w:rPr>
                                </w:rPrChange>
                              </w:rPr>
                              <w:t>"</w:t>
                            </w:r>
                            <w:r w:rsidRPr="00717A8A">
                              <w:rPr>
                                <w:color w:val="BCBEC4"/>
                                <w:lang w:val="en-GB"/>
                                <w:rPrChange w:id="1913" w:author="Redondo García Francisco Javier" w:date="2025-09-02T09:44:00Z">
                                  <w:rPr>
                                    <w:color w:val="BCBEC4"/>
                                    <w:lang w:val="en-US"/>
                                  </w:rPr>
                                </w:rPrChange>
                              </w:rPr>
                              <w:t>);</w:t>
                            </w:r>
                          </w:p>
                          <w:p w14:paraId="4899EB8D" w14:textId="77777777" w:rsidR="000348C0" w:rsidRPr="00717A8A" w:rsidRDefault="000348C0" w:rsidP="00BF32BD">
                            <w:pPr>
                              <w:pStyle w:val="HTMLconformatoprevio"/>
                              <w:shd w:val="clear" w:color="auto" w:fill="1E1F22"/>
                              <w:jc w:val="left"/>
                              <w:rPr>
                                <w:color w:val="BCBEC4"/>
                                <w:lang w:val="en-GB"/>
                                <w:rPrChange w:id="1914" w:author="Redondo García Francisco Javier" w:date="2025-09-02T09:44:00Z">
                                  <w:rPr>
                                    <w:color w:val="BCBEC4"/>
                                    <w:lang w:val="en-US"/>
                                  </w:rPr>
                                </w:rPrChange>
                              </w:rPr>
                            </w:pPr>
                          </w:p>
                          <w:p w14:paraId="53EE62AD" w14:textId="77777777" w:rsidR="000348C0" w:rsidRPr="00717A8A" w:rsidRDefault="000348C0" w:rsidP="00BF32BD">
                            <w:pPr>
                              <w:jc w:val="left"/>
                              <w:rPr>
                                <w:lang w:val="en-GB"/>
                                <w:rPrChange w:id="1915" w:author="Redondo García Francisco Javier" w:date="2025-09-02T09:44:00Z">
                                  <w:rPr>
                                    <w:lang w:val="en-US"/>
                                  </w:rPr>
                                </w:rPrChange>
                              </w:rPr>
                            </w:pPr>
                          </w:p>
                        </w:txbxContent>
                      </wps:txbx>
                      <wps:bodyPr rot="0" vert="horz" wrap="square" lIns="91440" tIns="45720" rIns="91440" bIns="45720" anchor="t" anchorCtr="0">
                        <a:noAutofit/>
                      </wps:bodyPr>
                    </wps:wsp>
                  </a:graphicData>
                </a:graphic>
              </wp:inline>
            </w:drawing>
          </mc:Choice>
          <mc:Fallback>
            <w:pict>
              <v:shape w14:anchorId="4008A4DD" id="_x0000_s1048" type="#_x0000_t202" style="width:416pt;height: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">
                <v:textbox>
                  <w:txbxContent>
                    <w:p w14:paraId="25DB7A4F" w14:textId="77777777" w:rsidR="000348C0" w:rsidRDefault="000348C0" w:rsidP="00BF32BD">
                      <w:pPr>
                        <w:pStyle w:val="HTMLconformatoprevio"/>
                        <w:shd w:val="clear" w:color="auto" w:fill="1E1F22"/>
                        <w:jc w:val="left"/>
                        <w:rPr>
                          <w:color w:val="BCBEC4"/>
                        </w:rPr>
                      </w:pPr>
                      <w:r>
                        <w:rPr>
                          <w:color w:val="BCBEC4"/>
                        </w:rPr>
                        <w:t>pacienteMap.put(</w:t>
                      </w:r>
                      <w:r>
                        <w:rPr>
                          <w:color w:val="6AAB73"/>
                        </w:rPr>
                        <w:t>"timeIda"</w:t>
                      </w:r>
                      <w:r>
                        <w:rPr>
                          <w:color w:val="BCBEC4"/>
                        </w:rPr>
                        <w:t>,</w:t>
                      </w:r>
                      <w:r>
                        <w:rPr>
                          <w:color w:val="C77DBB"/>
                        </w:rPr>
                        <w:t>countDownTimerVGIGaitSpeedTry1ConArrancada</w:t>
                      </w:r>
                      <w:r>
                        <w:rPr>
                          <w:color w:val="BCBEC4"/>
                        </w:rPr>
                        <w:t>.getCounter_up_timer());</w:t>
                      </w:r>
                      <w:r>
                        <w:rPr>
                          <w:color w:val="BCBEC4"/>
                        </w:rPr>
                        <w:br/>
                        <w:t>pacienteMap.put(</w:t>
                      </w:r>
                      <w:r>
                        <w:rPr>
                          <w:color w:val="6AAB73"/>
                        </w:rPr>
                        <w:t>"timeVuelta"</w:t>
                      </w:r>
                      <w:r>
                        <w:rPr>
                          <w:color w:val="BCBEC4"/>
                        </w:rPr>
                        <w:t>,</w:t>
                      </w:r>
                      <w:r>
                        <w:rPr>
                          <w:color w:val="C77DBB"/>
                        </w:rPr>
                        <w:t>countDownTimerVGIGaitSpeedTry2ConArrancada</w:t>
                      </w:r>
                      <w:r>
                        <w:rPr>
                          <w:color w:val="BCBEC4"/>
                        </w:rPr>
                        <w:t>.getCounter_up_timer());</w:t>
                      </w:r>
                      <w:r>
                        <w:rPr>
                          <w:color w:val="BCBEC4"/>
                        </w:rPr>
                        <w:br/>
                      </w:r>
                      <w:proofErr w:type="spellStart"/>
                      <w:r>
                        <w:rPr>
                          <w:color w:val="BCBEC4"/>
                        </w:rPr>
                        <w:t>pacienteMap.put</w:t>
                      </w:r>
                      <w:proofErr w:type="spellEnd"/>
                      <w:r>
                        <w:rPr>
                          <w:color w:val="BCBEC4"/>
                        </w:rPr>
                        <w:t>(</w:t>
                      </w:r>
                      <w:r>
                        <w:rPr>
                          <w:color w:val="6AAB73"/>
                        </w:rPr>
                        <w:t>"</w:t>
                      </w:r>
                      <w:proofErr w:type="spellStart"/>
                      <w:r>
                        <w:rPr>
                          <w:color w:val="6AAB73"/>
                        </w:rPr>
                        <w:t>dataIda</w:t>
                      </w:r>
                      <w:proofErr w:type="spellEnd"/>
                      <w:r>
                        <w:rPr>
                          <w:color w:val="6AAB73"/>
                        </w:rPr>
                        <w:t>"</w:t>
                      </w:r>
                      <w:r>
                        <w:rPr>
                          <w:color w:val="BCBEC4"/>
                        </w:rPr>
                        <w:t xml:space="preserve">, </w:t>
                      </w:r>
                      <w:proofErr w:type="spellStart"/>
                      <w:r>
                        <w:rPr>
                          <w:color w:val="C77DBB"/>
                        </w:rPr>
                        <w:t>listaDistanciasIntIda</w:t>
                      </w:r>
                      <w:proofErr w:type="spellEnd"/>
                      <w:r>
                        <w:rPr>
                          <w:color w:val="C77DBB"/>
                        </w:rPr>
                        <w:t xml:space="preserve"> </w:t>
                      </w:r>
                      <w:r>
                        <w:rPr>
                          <w:color w:val="BCBEC4"/>
                        </w:rPr>
                        <w:t>);</w:t>
                      </w:r>
                      <w:r>
                        <w:rPr>
                          <w:color w:val="BCBEC4"/>
                        </w:rPr>
                        <w:br/>
                      </w:r>
                      <w:proofErr w:type="spellStart"/>
                      <w:r>
                        <w:rPr>
                          <w:color w:val="BCBEC4"/>
                        </w:rPr>
                        <w:t>pacienteMap.put</w:t>
                      </w:r>
                      <w:proofErr w:type="spellEnd"/>
                      <w:r>
                        <w:rPr>
                          <w:color w:val="BCBEC4"/>
                        </w:rPr>
                        <w:t>(</w:t>
                      </w:r>
                      <w:r>
                        <w:rPr>
                          <w:color w:val="6AAB73"/>
                        </w:rPr>
                        <w:t>"</w:t>
                      </w:r>
                      <w:proofErr w:type="spellStart"/>
                      <w:r>
                        <w:rPr>
                          <w:color w:val="6AAB73"/>
                        </w:rPr>
                        <w:t>dataVuelta</w:t>
                      </w:r>
                      <w:proofErr w:type="spellEnd"/>
                      <w:r>
                        <w:rPr>
                          <w:color w:val="6AAB73"/>
                        </w:rPr>
                        <w:t>"</w:t>
                      </w:r>
                      <w:r>
                        <w:rPr>
                          <w:color w:val="BCBEC4"/>
                        </w:rPr>
                        <w:t xml:space="preserve">, </w:t>
                      </w:r>
                      <w:proofErr w:type="spellStart"/>
                      <w:r>
                        <w:rPr>
                          <w:color w:val="C77DBB"/>
                        </w:rPr>
                        <w:t>listaDistanciasIntVuelta</w:t>
                      </w:r>
                      <w:proofErr w:type="spellEnd"/>
                      <w:r>
                        <w:rPr>
                          <w:color w:val="BCBEC4"/>
                        </w:rPr>
                        <w:t>);</w:t>
                      </w:r>
                    </w:p>
                    <w:p w14:paraId="6FF0005D" w14:textId="77777777" w:rsidR="000348C0" w:rsidRDefault="000348C0" w:rsidP="00BF32BD">
                      <w:pPr>
                        <w:pStyle w:val="HTMLconformatoprevio"/>
                        <w:shd w:val="clear" w:color="auto" w:fill="1E1F22"/>
                        <w:jc w:val="left"/>
                        <w:rPr>
                          <w:color w:val="BCBEC4"/>
                        </w:rPr>
                      </w:pPr>
                      <w:proofErr w:type="spellStart"/>
                      <w:r>
                        <w:rPr>
                          <w:color w:val="BCBEC4"/>
                        </w:rPr>
                        <w:t>pacienteMap.put</w:t>
                      </w:r>
                      <w:proofErr w:type="spellEnd"/>
                      <w:r>
                        <w:rPr>
                          <w:color w:val="BCBEC4"/>
                        </w:rPr>
                        <w:t>(</w:t>
                      </w:r>
                      <w:r>
                        <w:rPr>
                          <w:color w:val="6AAB73"/>
                        </w:rPr>
                        <w:t>"</w:t>
                      </w:r>
                      <w:proofErr w:type="spellStart"/>
                      <w:r>
                        <w:rPr>
                          <w:color w:val="6AAB73"/>
                        </w:rPr>
                        <w:t>numHistorial</w:t>
                      </w:r>
                      <w:proofErr w:type="spellEnd"/>
                      <w:r>
                        <w:rPr>
                          <w:color w:val="6AAB73"/>
                        </w:rPr>
                        <w:t>"</w:t>
                      </w:r>
                      <w:r>
                        <w:rPr>
                          <w:color w:val="BCBEC4"/>
                        </w:rPr>
                        <w:t>,(</w:t>
                      </w:r>
                      <w:r>
                        <w:rPr>
                          <w:color w:val="6AAB73"/>
                        </w:rPr>
                        <w:t xml:space="preserve">"VGI" </w:t>
                      </w:r>
                      <w:r>
                        <w:rPr>
                          <w:color w:val="BCBEC4"/>
                        </w:rPr>
                        <w:t xml:space="preserve">+ </w:t>
                      </w:r>
                      <w:proofErr w:type="spellStart"/>
                      <w:r>
                        <w:rPr>
                          <w:color w:val="BCBEC4"/>
                        </w:rPr>
                        <w:t>VariablesGlobales.</w:t>
                      </w:r>
                      <w:r>
                        <w:rPr>
                          <w:i/>
                          <w:iCs/>
                          <w:color w:val="C77DBB"/>
                        </w:rPr>
                        <w:t>historialVGIGuardado</w:t>
                      </w:r>
                      <w:proofErr w:type="spellEnd"/>
                      <w:r>
                        <w:rPr>
                          <w:color w:val="BCBEC4"/>
                        </w:rPr>
                        <w:t>));</w:t>
                      </w:r>
                    </w:p>
                    <w:p w14:paraId="654ADD8E" w14:textId="77777777" w:rsidR="000348C0" w:rsidRPr="00717A8A" w:rsidRDefault="000348C0" w:rsidP="00BF32BD">
                      <w:pPr>
                        <w:pStyle w:val="HTMLconformatoprevio"/>
                        <w:shd w:val="clear" w:color="auto" w:fill="1E1F22"/>
                        <w:jc w:val="left"/>
                        <w:rPr>
                          <w:color w:val="BCBEC4"/>
                          <w:lang w:val="en-GB"/>
                          <w:rPrChange w:id="1916" w:author="Redondo García Francisco Javier" w:date="2025-09-02T09:44:00Z">
                            <w:rPr>
                              <w:color w:val="BCBEC4"/>
                              <w:lang w:val="en-US"/>
                            </w:rPr>
                          </w:rPrChange>
                        </w:rPr>
                      </w:pPr>
                      <w:r w:rsidRPr="00717A8A">
                        <w:rPr>
                          <w:color w:val="BCBEC4"/>
                          <w:lang w:val="en-GB"/>
                          <w:rPrChange w:id="1917" w:author="Redondo García Francisco Javier" w:date="2025-09-02T09:44:00Z">
                            <w:rPr>
                              <w:color w:val="BCBEC4"/>
                              <w:lang w:val="en-US"/>
                            </w:rPr>
                          </w:rPrChange>
                        </w:rPr>
                        <w:t>.</w:t>
                      </w:r>
                    </w:p>
                    <w:p w14:paraId="04226E7A" w14:textId="77777777" w:rsidR="000348C0" w:rsidRPr="00717A8A" w:rsidRDefault="000348C0" w:rsidP="00BF32BD">
                      <w:pPr>
                        <w:pStyle w:val="HTMLconformatoprevio"/>
                        <w:shd w:val="clear" w:color="auto" w:fill="1E1F22"/>
                        <w:jc w:val="left"/>
                        <w:rPr>
                          <w:color w:val="BCBEC4"/>
                          <w:lang w:val="en-GB"/>
                          <w:rPrChange w:id="1918" w:author="Redondo García Francisco Javier" w:date="2025-09-02T09:44:00Z">
                            <w:rPr>
                              <w:color w:val="BCBEC4"/>
                              <w:lang w:val="en-US"/>
                            </w:rPr>
                          </w:rPrChange>
                        </w:rPr>
                      </w:pPr>
                      <w:r w:rsidRPr="00717A8A">
                        <w:rPr>
                          <w:color w:val="BCBEC4"/>
                          <w:lang w:val="en-GB"/>
                          <w:rPrChange w:id="1919" w:author="Redondo García Francisco Javier" w:date="2025-09-02T09:44:00Z">
                            <w:rPr>
                              <w:color w:val="BCBEC4"/>
                              <w:lang w:val="en-US"/>
                            </w:rPr>
                          </w:rPrChange>
                        </w:rPr>
                        <w:t>.</w:t>
                      </w:r>
                    </w:p>
                    <w:p w14:paraId="37F4E249" w14:textId="77777777" w:rsidR="000348C0" w:rsidRPr="00717A8A" w:rsidRDefault="000348C0" w:rsidP="00BF32BD">
                      <w:pPr>
                        <w:pStyle w:val="HTMLconformatoprevio"/>
                        <w:shd w:val="clear" w:color="auto" w:fill="1E1F22"/>
                        <w:jc w:val="left"/>
                        <w:rPr>
                          <w:color w:val="BCBEC4"/>
                          <w:lang w:val="en-GB"/>
                          <w:rPrChange w:id="1920" w:author="Redondo García Francisco Javier" w:date="2025-09-02T09:44:00Z">
                            <w:rPr>
                              <w:color w:val="BCBEC4"/>
                              <w:lang w:val="en-US"/>
                            </w:rPr>
                          </w:rPrChange>
                        </w:rPr>
                      </w:pPr>
                      <w:proofErr w:type="spellStart"/>
                      <w:r w:rsidRPr="00717A8A">
                        <w:rPr>
                          <w:color w:val="C77DBB"/>
                          <w:lang w:val="en-GB"/>
                          <w:rPrChange w:id="1921" w:author="Redondo García Francisco Javier" w:date="2025-09-02T09:44:00Z">
                            <w:rPr>
                              <w:color w:val="C77DBB"/>
                              <w:lang w:val="en-US"/>
                            </w:rPr>
                          </w:rPrChange>
                        </w:rPr>
                        <w:t>mDatabaseGaitSpeedTestResults</w:t>
                      </w:r>
                      <w:proofErr w:type="spellEnd"/>
                      <w:r w:rsidRPr="00717A8A">
                        <w:rPr>
                          <w:color w:val="C77DBB"/>
                          <w:lang w:val="en-GB"/>
                          <w:rPrChange w:id="1922" w:author="Redondo García Francisco Javier" w:date="2025-09-02T09:44:00Z">
                            <w:rPr>
                              <w:color w:val="C77DBB"/>
                              <w:lang w:val="en-US"/>
                            </w:rPr>
                          </w:rPrChange>
                        </w:rPr>
                        <w:t xml:space="preserve"> </w:t>
                      </w:r>
                      <w:r w:rsidRPr="00717A8A">
                        <w:rPr>
                          <w:color w:val="BCBEC4"/>
                          <w:lang w:val="en-GB"/>
                          <w:rPrChange w:id="1923" w:author="Redondo García Francisco Javier" w:date="2025-09-02T09:44:00Z">
                            <w:rPr>
                              <w:color w:val="BCBEC4"/>
                              <w:lang w:val="en-US"/>
                            </w:rPr>
                          </w:rPrChange>
                        </w:rPr>
                        <w:t xml:space="preserve">= </w:t>
                      </w:r>
                      <w:proofErr w:type="spellStart"/>
                      <w:r w:rsidRPr="00717A8A">
                        <w:rPr>
                          <w:color w:val="BCBEC4"/>
                          <w:lang w:val="en-GB"/>
                          <w:rPrChange w:id="1924" w:author="Redondo García Francisco Javier" w:date="2025-09-02T09:44:00Z">
                            <w:rPr>
                              <w:color w:val="BCBEC4"/>
                              <w:lang w:val="en-US"/>
                            </w:rPr>
                          </w:rPrChange>
                        </w:rPr>
                        <w:t>FirebaseDatabase.getInstance</w:t>
                      </w:r>
                      <w:proofErr w:type="spellEnd"/>
                      <w:r w:rsidRPr="00717A8A">
                        <w:rPr>
                          <w:color w:val="BCBEC4"/>
                          <w:lang w:val="en-GB"/>
                          <w:rPrChange w:id="1925" w:author="Redondo García Francisco Javier" w:date="2025-09-02T09:44:00Z">
                            <w:rPr>
                              <w:color w:val="BCBEC4"/>
                              <w:lang w:val="en-US"/>
                            </w:rPr>
                          </w:rPrChange>
                        </w:rPr>
                        <w:t>(</w:t>
                      </w:r>
                      <w:proofErr w:type="gramStart"/>
                      <w:r w:rsidRPr="00717A8A">
                        <w:rPr>
                          <w:color w:val="BCBEC4"/>
                          <w:lang w:val="en-GB"/>
                          <w:rPrChange w:id="1926" w:author="Redondo García Francisco Javier" w:date="2025-09-02T09:44:00Z">
                            <w:rPr>
                              <w:color w:val="BCBEC4"/>
                              <w:lang w:val="en-US"/>
                            </w:rPr>
                          </w:rPrChange>
                        </w:rPr>
                        <w:t>).</w:t>
                      </w:r>
                      <w:proofErr w:type="spellStart"/>
                      <w:r w:rsidRPr="00717A8A">
                        <w:rPr>
                          <w:color w:val="BCBEC4"/>
                          <w:lang w:val="en-GB"/>
                          <w:rPrChange w:id="1927" w:author="Redondo García Francisco Javier" w:date="2025-09-02T09:44:00Z">
                            <w:rPr>
                              <w:color w:val="BCBEC4"/>
                              <w:lang w:val="en-US"/>
                            </w:rPr>
                          </w:rPrChange>
                        </w:rPr>
                        <w:t>getReference</w:t>
                      </w:r>
                      <w:proofErr w:type="spellEnd"/>
                      <w:proofErr w:type="gramEnd"/>
                      <w:r w:rsidRPr="00717A8A">
                        <w:rPr>
                          <w:color w:val="BCBEC4"/>
                          <w:lang w:val="en-GB"/>
                          <w:rPrChange w:id="1928" w:author="Redondo García Francisco Javier" w:date="2025-09-02T09:44:00Z">
                            <w:rPr>
                              <w:color w:val="BCBEC4"/>
                              <w:lang w:val="en-US"/>
                            </w:rPr>
                          </w:rPrChange>
                        </w:rPr>
                        <w:t>().child(</w:t>
                      </w:r>
                      <w:r w:rsidRPr="00717A8A">
                        <w:rPr>
                          <w:color w:val="6AAB73"/>
                          <w:lang w:val="en-GB"/>
                          <w:rPrChange w:id="1929" w:author="Redondo García Francisco Javier" w:date="2025-09-02T09:44:00Z">
                            <w:rPr>
                              <w:color w:val="6AAB73"/>
                              <w:lang w:val="en-US"/>
                            </w:rPr>
                          </w:rPrChange>
                        </w:rPr>
                        <w:t>"</w:t>
                      </w:r>
                      <w:proofErr w:type="spellStart"/>
                      <w:r w:rsidRPr="00717A8A">
                        <w:rPr>
                          <w:color w:val="6AAB73"/>
                          <w:lang w:val="en-GB"/>
                          <w:rPrChange w:id="1930" w:author="Redondo García Francisco Javier" w:date="2025-09-02T09:44:00Z">
                            <w:rPr>
                              <w:color w:val="6AAB73"/>
                              <w:lang w:val="en-US"/>
                            </w:rPr>
                          </w:rPrChange>
                        </w:rPr>
                        <w:t>tGS</w:t>
                      </w:r>
                      <w:proofErr w:type="spellEnd"/>
                      <w:r w:rsidRPr="00717A8A">
                        <w:rPr>
                          <w:color w:val="6AAB73"/>
                          <w:lang w:val="en-GB"/>
                          <w:rPrChange w:id="1931" w:author="Redondo García Francisco Javier" w:date="2025-09-02T09:44:00Z">
                            <w:rPr>
                              <w:color w:val="6AAB73"/>
                              <w:lang w:val="en-US"/>
                            </w:rPr>
                          </w:rPrChange>
                        </w:rPr>
                        <w:t>"</w:t>
                      </w:r>
                      <w:r w:rsidRPr="00717A8A">
                        <w:rPr>
                          <w:color w:val="BCBEC4"/>
                          <w:lang w:val="en-GB"/>
                          <w:rPrChange w:id="1932" w:author="Redondo García Francisco Javier" w:date="2025-09-02T09:44:00Z">
                            <w:rPr>
                              <w:color w:val="BCBEC4"/>
                              <w:lang w:val="en-US"/>
                            </w:rPr>
                          </w:rPrChange>
                        </w:rPr>
                        <w:t>);</w:t>
                      </w:r>
                    </w:p>
                    <w:p w14:paraId="4899EB8D" w14:textId="77777777" w:rsidR="000348C0" w:rsidRPr="00717A8A" w:rsidRDefault="000348C0" w:rsidP="00BF32BD">
                      <w:pPr>
                        <w:pStyle w:val="HTMLconformatoprevio"/>
                        <w:shd w:val="clear" w:color="auto" w:fill="1E1F22"/>
                        <w:jc w:val="left"/>
                        <w:rPr>
                          <w:color w:val="BCBEC4"/>
                          <w:lang w:val="en-GB"/>
                          <w:rPrChange w:id="1933" w:author="Redondo García Francisco Javier" w:date="2025-09-02T09:44:00Z">
                            <w:rPr>
                              <w:color w:val="BCBEC4"/>
                              <w:lang w:val="en-US"/>
                            </w:rPr>
                          </w:rPrChange>
                        </w:rPr>
                      </w:pPr>
                    </w:p>
                    <w:p w14:paraId="53EE62AD" w14:textId="77777777" w:rsidR="000348C0" w:rsidRPr="00717A8A" w:rsidRDefault="000348C0" w:rsidP="00BF32BD">
                      <w:pPr>
                        <w:jc w:val="left"/>
                        <w:rPr>
                          <w:lang w:val="en-GB"/>
                          <w:rPrChange w:id="1934" w:author="Redondo García Francisco Javier" w:date="2025-09-02T09:44:00Z">
                            <w:rPr>
                              <w:lang w:val="en-US"/>
                            </w:rPr>
                          </w:rPrChange>
                        </w:rPr>
                      </w:pPr>
                    </w:p>
                  </w:txbxContent>
                </v:textbox>
                <w10:anchorlock/>
              </v:shape>
            </w:pict>
          </mc:Fallback>
        </mc:AlternateContent>
      </w:r>
    </w:p>
    <w:p w14:paraId="499FC74A" w14:textId="143CBF41" w:rsidR="005723CB" w:rsidRDefault="008862CF" w:rsidP="008862CF">
      <w:pPr>
        <w:pStyle w:val="Descripcin"/>
        <w:jc w:val="center"/>
      </w:pPr>
      <w:bookmarkStart w:id="1935" w:name="_Toc207315051"/>
      <w:bookmarkStart w:id="1936" w:name="_Toc202786478"/>
      <w:r>
        <w:t xml:space="preserve">Listado </w:t>
      </w:r>
      <w:r w:rsidR="00DE1F43">
        <w:fldChar w:fldCharType="begin"/>
      </w:r>
      <w:r w:rsidR="00DE1F43">
        <w:instrText xml:space="preserve"> SEQ Listado \* ARABIC </w:instrText>
      </w:r>
      <w:r w:rsidR="00DE1F43">
        <w:fldChar w:fldCharType="separate"/>
      </w:r>
      <w:r w:rsidR="0020779A">
        <w:rPr>
          <w:noProof/>
        </w:rPr>
        <w:t>9</w:t>
      </w:r>
      <w:r w:rsidR="00DE1F43">
        <w:rPr>
          <w:noProof/>
        </w:rPr>
        <w:fldChar w:fldCharType="end"/>
      </w:r>
      <w:r>
        <w:t xml:space="preserve"> - subir datos a </w:t>
      </w:r>
      <w:proofErr w:type="spellStart"/>
      <w:r>
        <w:t>Firebase</w:t>
      </w:r>
      <w:bookmarkEnd w:id="1935"/>
      <w:bookmarkEnd w:id="1936"/>
      <w:proofErr w:type="spellEnd"/>
    </w:p>
    <w:p w14:paraId="29B65D2C" w14:textId="4454590E" w:rsidR="005723CB" w:rsidRDefault="005723CB" w:rsidP="00427922"/>
    <w:p w14:paraId="7AB9677A" w14:textId="468987BA" w:rsidR="005723CB" w:rsidRDefault="004C6285" w:rsidP="004C6285">
      <w:pPr>
        <w:pStyle w:val="Ttulo3"/>
      </w:pPr>
      <w:bookmarkStart w:id="1937" w:name="_Ref200113684"/>
      <w:bookmarkStart w:id="1938" w:name="_Toc207317134"/>
      <w:bookmarkStart w:id="1939" w:name="_Toc202786314"/>
      <w:r>
        <w:t xml:space="preserve">5.3.4. </w:t>
      </w:r>
      <w:r w:rsidR="000C144C">
        <w:t>Generación APK</w:t>
      </w:r>
      <w:bookmarkEnd w:id="1937"/>
      <w:bookmarkEnd w:id="1938"/>
      <w:bookmarkEnd w:id="1939"/>
    </w:p>
    <w:p w14:paraId="2AC29129" w14:textId="6AFDFA21" w:rsidR="000C144C" w:rsidRDefault="000C144C" w:rsidP="000C144C">
      <w:r>
        <w:t xml:space="preserve">Una vez la aplicación Android ya tiene una versión final que funciona correctamente, o simplemente para comprobar su funcionamiento en un móvil físico sin necesidad de estar conectado al PC a través de Android Studio, se genera un archivo APK (Android </w:t>
      </w:r>
      <w:proofErr w:type="spellStart"/>
      <w:r>
        <w:t>Package</w:t>
      </w:r>
      <w:proofErr w:type="spellEnd"/>
      <w:r>
        <w:t>).</w:t>
      </w:r>
    </w:p>
    <w:p w14:paraId="24D7138C" w14:textId="56024727" w:rsidR="000C144C" w:rsidRDefault="000C144C" w:rsidP="000C144C">
      <w:r>
        <w:t xml:space="preserve">El proceso de generación del APK </w:t>
      </w:r>
      <w:customXmlInsRangeStart w:id="1940" w:author="Redondo García Francisco Javier" w:date="2025-09-02T09:44:00Z"/>
      <w:sdt>
        <w:sdtPr>
          <w:id w:val="1545171550"/>
          <w:citation/>
        </w:sdtPr>
        <w:sdtEndPr/>
        <w:sdtContent>
          <w:customXmlInsRangeEnd w:id="1940"/>
          <w:ins w:id="1941" w:author="Redondo García Francisco Javier" w:date="2025-09-02T09:44:00Z">
            <w:r w:rsidR="00E066F0">
              <w:fldChar w:fldCharType="begin"/>
            </w:r>
            <w:r w:rsidR="00FC7BBB">
              <w:instrText xml:space="preserve">CITATION Aro21 \l 3082 </w:instrText>
            </w:r>
            <w:r w:rsidR="00E066F0">
              <w:fldChar w:fldCharType="separate"/>
            </w:r>
            <w:r w:rsidR="00477B4E" w:rsidRPr="00477B4E">
              <w:rPr>
                <w:noProof/>
              </w:rPr>
              <w:t>[16]</w:t>
            </w:r>
            <w:r w:rsidR="00E066F0">
              <w:fldChar w:fldCharType="end"/>
            </w:r>
          </w:ins>
          <w:customXmlInsRangeStart w:id="1942" w:author="Redondo García Francisco Javier" w:date="2025-09-02T09:44:00Z"/>
        </w:sdtContent>
      </w:sdt>
      <w:customXmlInsRangeEnd w:id="1942"/>
      <w:ins w:id="1943" w:author="Redondo García Francisco Javier" w:date="2025-09-02T09:44:00Z">
        <w:r w:rsidR="00E066F0">
          <w:t xml:space="preserve"> </w:t>
        </w:r>
      </w:ins>
      <w:r>
        <w:t>se realiza a través de Android Studio y consta de los siguientes pasos:</w:t>
      </w:r>
    </w:p>
    <w:p w14:paraId="047956E0" w14:textId="0BAA6DBE" w:rsidR="00E066F0" w:rsidRDefault="000C144C" w:rsidP="000C144C">
      <w:pPr>
        <w:rPr>
          <w:ins w:id="1944" w:author="Redondo García Francisco Javier" w:date="2025-09-02T09:44:00Z"/>
        </w:rPr>
      </w:pPr>
      <w:commentRangeStart w:id="1945"/>
      <w:r>
        <w:t xml:space="preserve">En primer lugar, se accede al menú </w:t>
      </w:r>
      <w:proofErr w:type="spellStart"/>
      <w:r>
        <w:t>Build</w:t>
      </w:r>
      <w:proofErr w:type="spellEnd"/>
      <w:r>
        <w:t xml:space="preserve"> de la barra superior y se selecciona la opción </w:t>
      </w:r>
      <w:r w:rsidR="009E68FF">
        <w:t>“</w:t>
      </w:r>
      <w:proofErr w:type="spellStart"/>
      <w:r>
        <w:t>Build</w:t>
      </w:r>
      <w:proofErr w:type="spellEnd"/>
      <w:r>
        <w:t xml:space="preserve"> </w:t>
      </w:r>
      <w:proofErr w:type="spellStart"/>
      <w:r>
        <w:t>Bundle</w:t>
      </w:r>
      <w:proofErr w:type="spellEnd"/>
      <w:r>
        <w:t xml:space="preserve">(s) / APK(s) &gt; </w:t>
      </w:r>
      <w:proofErr w:type="spellStart"/>
      <w:r>
        <w:t>Build</w:t>
      </w:r>
      <w:proofErr w:type="spellEnd"/>
      <w:r>
        <w:t xml:space="preserve"> APK(s</w:t>
      </w:r>
      <w:del w:id="1946" w:author="Redondo García Francisco Javier" w:date="2025-09-02T09:44:00Z">
        <w:r>
          <w:delText>)</w:delText>
        </w:r>
        <w:r w:rsidR="007771B9">
          <w:delText>”</w:delText>
        </w:r>
        <w:r>
          <w:delText xml:space="preserve">. </w:delText>
        </w:r>
        <w:commentRangeEnd w:id="1945"/>
        <w:r w:rsidR="00497523">
          <w:rPr>
            <w:rStyle w:val="Refdecomentario"/>
          </w:rPr>
          <w:commentReference w:id="1945"/>
        </w:r>
      </w:del>
      <w:ins w:id="1947" w:author="Redondo García Francisco Javier" w:date="2025-09-02T09:44:00Z">
        <w:r>
          <w:t>)</w:t>
        </w:r>
        <w:r w:rsidR="009E68FF">
          <w:t>”</w:t>
        </w:r>
        <w:r w:rsidR="00E066F0">
          <w:t xml:space="preserve">, como se muestra en la </w:t>
        </w:r>
        <w:r w:rsidR="00E066F0">
          <w:fldChar w:fldCharType="begin"/>
        </w:r>
        <w:r w:rsidR="00E066F0">
          <w:instrText xml:space="preserve"> REF _Ref206666047 \h </w:instrText>
        </w:r>
        <w:r w:rsidR="00E066F0">
          <w:fldChar w:fldCharType="separate"/>
        </w:r>
        <w:r w:rsidR="0020779A">
          <w:t xml:space="preserve">Figura </w:t>
        </w:r>
        <w:r w:rsidR="0020779A">
          <w:rPr>
            <w:noProof/>
          </w:rPr>
          <w:t>22</w:t>
        </w:r>
        <w:r w:rsidR="00E066F0">
          <w:fldChar w:fldCharType="end"/>
        </w:r>
        <w:r>
          <w:t xml:space="preserve">. </w:t>
        </w:r>
      </w:ins>
    </w:p>
    <w:p w14:paraId="33143714" w14:textId="77777777" w:rsidR="00E066F0" w:rsidRDefault="00E066F0" w:rsidP="00E066F0">
      <w:pPr>
        <w:keepNext/>
        <w:rPr>
          <w:ins w:id="1948" w:author="Redondo García Francisco Javier" w:date="2025-09-02T09:44:00Z"/>
        </w:rPr>
      </w:pPr>
      <w:ins w:id="1949" w:author="Redondo García Francisco Javier" w:date="2025-09-02T09:44:00Z">
        <w:r>
          <w:rPr>
            <w:noProof/>
          </w:rPr>
          <w:drawing>
            <wp:inline distT="0" distB="0" distL="0" distR="0" wp14:anchorId="055B6FEA" wp14:editId="411EFAE8">
              <wp:extent cx="5400040" cy="3025140"/>
              <wp:effectExtent l="0" t="0" r="0" b="3810"/>
              <wp:docPr id="616661667" name="Imagen 1" descr="build AP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uild APK"/>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00040" cy="3025140"/>
                      </a:xfrm>
                      <a:prstGeom prst="rect">
                        <a:avLst/>
                      </a:prstGeom>
                      <a:noFill/>
                      <a:ln>
                        <a:noFill/>
                      </a:ln>
                    </pic:spPr>
                  </pic:pic>
                </a:graphicData>
              </a:graphic>
            </wp:inline>
          </w:drawing>
        </w:r>
      </w:ins>
    </w:p>
    <w:p w14:paraId="1D99D70E" w14:textId="240D1303" w:rsidR="00E066F0" w:rsidRDefault="00E066F0" w:rsidP="00E066F0">
      <w:pPr>
        <w:pStyle w:val="Descripcin"/>
        <w:jc w:val="center"/>
        <w:rPr>
          <w:ins w:id="1950" w:author="Redondo García Francisco Javier" w:date="2025-09-02T09:44:00Z"/>
        </w:rPr>
      </w:pPr>
      <w:bookmarkStart w:id="1951" w:name="_Ref206666047"/>
      <w:bookmarkStart w:id="1952" w:name="_Ref206666042"/>
      <w:bookmarkStart w:id="1953" w:name="_Toc207314955"/>
      <w:ins w:id="1954" w:author="Redondo García Francisco Javier" w:date="2025-09-02T09:44:00Z">
        <w:r>
          <w:t xml:space="preserve">Figura </w:t>
        </w:r>
        <w:r w:rsidR="00DE1F43">
          <w:fldChar w:fldCharType="begin"/>
        </w:r>
        <w:r w:rsidR="00DE1F43">
          <w:instrText xml:space="preserve"> SEQ Figura \* ARABIC </w:instrText>
        </w:r>
        <w:r w:rsidR="00DE1F43">
          <w:fldChar w:fldCharType="separate"/>
        </w:r>
      </w:ins>
      <w:r w:rsidR="00885F17">
        <w:rPr>
          <w:noProof/>
        </w:rPr>
        <w:t>22</w:t>
      </w:r>
      <w:ins w:id="1955" w:author="Redondo García Francisco Javier" w:date="2025-09-02T09:44:00Z">
        <w:r w:rsidR="00DE1F43">
          <w:rPr>
            <w:noProof/>
          </w:rPr>
          <w:fldChar w:fldCharType="end"/>
        </w:r>
        <w:bookmarkEnd w:id="1951"/>
        <w:r>
          <w:t xml:space="preserve"> - Generación APK desde Android Studio</w:t>
        </w:r>
        <w:bookmarkEnd w:id="1952"/>
        <w:bookmarkEnd w:id="1953"/>
      </w:ins>
    </w:p>
    <w:p w14:paraId="5AE640B4" w14:textId="3E069549" w:rsidR="000C144C" w:rsidRDefault="000C144C" w:rsidP="000C144C">
      <w:r>
        <w:t xml:space="preserve">Esta acción compila el proyecto y genera un archivo APK de tipo </w:t>
      </w:r>
      <w:proofErr w:type="spellStart"/>
      <w:r>
        <w:t>debug</w:t>
      </w:r>
      <w:proofErr w:type="spellEnd"/>
      <w:r>
        <w:t>, válido para pruebas funcionales y técnicas, aunque no para su publicación en Google Play.</w:t>
      </w:r>
    </w:p>
    <w:p w14:paraId="3FE19F43" w14:textId="08D627E4" w:rsidR="000C144C" w:rsidRDefault="000C144C" w:rsidP="000C144C">
      <w:r>
        <w:lastRenderedPageBreak/>
        <w:t>Una vez finalizada la compilación, Android Studio notifica al usuario mediante un mensaje emergente indicando que el APK se ha generado correctamente. Desde este mensaje se puede acceder directamente a la carpeta de salida.</w:t>
      </w:r>
    </w:p>
    <w:p w14:paraId="68E4E682" w14:textId="77777777" w:rsidR="000C144C" w:rsidRDefault="00E066F0" w:rsidP="000C144C">
      <w:pPr>
        <w:rPr>
          <w:del w:id="1956" w:author="Redondo García Francisco Javier" w:date="2025-09-02T09:44:00Z"/>
        </w:rPr>
      </w:pPr>
      <w:r w:rsidRPr="00E066F0">
        <w:t xml:space="preserve">Este archivo puede instalarse manualmente en un dispositivo Android </w:t>
      </w:r>
      <w:del w:id="1957" w:author="Redondo García Francisco Javier" w:date="2025-09-02T09:44:00Z">
        <w:r w:rsidR="000C144C">
          <w:delText>(</w:delText>
        </w:r>
        <w:commentRangeStart w:id="1958"/>
        <w:r w:rsidR="000C144C">
          <w:delText>previa habilitación de la opción de “orígenes desconocidos” si fuera necesario</w:delText>
        </w:r>
        <w:commentRangeEnd w:id="1958"/>
        <w:r w:rsidR="00497523">
          <w:rPr>
            <w:rStyle w:val="Refdecomentario"/>
          </w:rPr>
          <w:commentReference w:id="1958"/>
        </w:r>
        <w:r w:rsidR="000C144C">
          <w:delText xml:space="preserve">) </w:delText>
        </w:r>
      </w:del>
      <w:r w:rsidRPr="00E066F0">
        <w:t>para verificar el correcto funcionamiento de la aplicación en condiciones reales.</w:t>
      </w:r>
    </w:p>
    <w:p w14:paraId="363B6EAB" w14:textId="306BFC3E" w:rsidR="000C144C" w:rsidRDefault="00E066F0" w:rsidP="000C144C">
      <w:ins w:id="1959" w:author="Redondo García Francisco Javier" w:date="2025-09-02T09:44:00Z">
        <w:r w:rsidRPr="00E066F0">
          <w:t xml:space="preserve"> Para ello, es necesario habilitar la opción de “orígenes desconocidos”, que permite instalar aplicaciones fuera de Google Play. Esta opción puede activarse accediendo a </w:t>
        </w:r>
        <w:r w:rsidRPr="00E066F0">
          <w:rPr>
            <w:i/>
            <w:iCs/>
          </w:rPr>
          <w:t xml:space="preserve">Ajustes &gt; Seguridad &gt; Instalar </w:t>
        </w:r>
        <w:proofErr w:type="gramStart"/>
        <w:r w:rsidRPr="00E066F0">
          <w:rPr>
            <w:i/>
            <w:iCs/>
          </w:rPr>
          <w:t>apps</w:t>
        </w:r>
        <w:proofErr w:type="gramEnd"/>
        <w:r w:rsidRPr="00E066F0">
          <w:rPr>
            <w:i/>
            <w:iCs/>
          </w:rPr>
          <w:t xml:space="preserve"> desconocidas</w:t>
        </w:r>
        <w:r w:rsidRPr="00E066F0">
          <w:t>, seleccionando el navegador o gestor de archivos utilizado, y habilitando el permiso correspondiente</w:t>
        </w:r>
        <w:r>
          <w:t xml:space="preserve"> </w:t>
        </w:r>
      </w:ins>
      <w:customXmlInsRangeStart w:id="1960" w:author="Redondo García Francisco Javier" w:date="2025-09-02T09:44:00Z"/>
      <w:sdt>
        <w:sdtPr>
          <w:id w:val="372510131"/>
          <w:citation/>
        </w:sdtPr>
        <w:sdtEndPr/>
        <w:sdtContent>
          <w:customXmlInsRangeEnd w:id="1960"/>
          <w:ins w:id="1961" w:author="Redondo García Francisco Javier" w:date="2025-09-02T09:44:00Z">
            <w:r>
              <w:fldChar w:fldCharType="begin"/>
            </w:r>
            <w:r>
              <w:instrText xml:space="preserve"> CITATION And23 \l 3082 </w:instrText>
            </w:r>
            <w:r>
              <w:fldChar w:fldCharType="separate"/>
            </w:r>
            <w:r w:rsidR="00477B4E" w:rsidRPr="00477B4E">
              <w:rPr>
                <w:noProof/>
              </w:rPr>
              <w:t>[17]</w:t>
            </w:r>
            <w:r>
              <w:fldChar w:fldCharType="end"/>
            </w:r>
          </w:ins>
          <w:customXmlInsRangeStart w:id="1962" w:author="Redondo García Francisco Javier" w:date="2025-09-02T09:44:00Z"/>
        </w:sdtContent>
      </w:sdt>
      <w:customXmlInsRangeEnd w:id="1962"/>
      <w:ins w:id="1963" w:author="Redondo García Francisco Javier" w:date="2025-09-02T09:44:00Z">
        <w:r w:rsidRPr="00E066F0">
          <w:t xml:space="preserve">. </w:t>
        </w:r>
      </w:ins>
      <w:r w:rsidR="000C144C">
        <w:t xml:space="preserve">En caso de requerir una versión firmada y lista para distribución, el propio Android Studio proporciona el asistente </w:t>
      </w:r>
      <w:r w:rsidR="009E68FF">
        <w:t>“</w:t>
      </w:r>
      <w:proofErr w:type="spellStart"/>
      <w:r w:rsidR="000C144C">
        <w:t>Build</w:t>
      </w:r>
      <w:proofErr w:type="spellEnd"/>
      <w:r w:rsidR="000C144C">
        <w:t xml:space="preserve"> &gt; </w:t>
      </w:r>
      <w:proofErr w:type="spellStart"/>
      <w:r w:rsidR="000C144C">
        <w:t>Generate</w:t>
      </w:r>
      <w:proofErr w:type="spellEnd"/>
      <w:r w:rsidR="000C144C">
        <w:t xml:space="preserve"> </w:t>
      </w:r>
      <w:proofErr w:type="spellStart"/>
      <w:r w:rsidR="000C144C">
        <w:t>Signed</w:t>
      </w:r>
      <w:proofErr w:type="spellEnd"/>
      <w:r w:rsidR="000C144C">
        <w:t xml:space="preserve"> </w:t>
      </w:r>
      <w:proofErr w:type="spellStart"/>
      <w:r w:rsidR="000C144C">
        <w:t>Bundle</w:t>
      </w:r>
      <w:proofErr w:type="spellEnd"/>
      <w:r w:rsidR="000C144C">
        <w:t xml:space="preserve"> / APK</w:t>
      </w:r>
      <w:r w:rsidR="009E68FF">
        <w:t>”</w:t>
      </w:r>
      <w:r w:rsidR="000C144C">
        <w:t xml:space="preserve">, que permite firmar el APK con un </w:t>
      </w:r>
      <w:proofErr w:type="spellStart"/>
      <w:r w:rsidR="000C144C">
        <w:t>keystore</w:t>
      </w:r>
      <w:proofErr w:type="spellEnd"/>
      <w:r w:rsidR="000C144C">
        <w:t xml:space="preserve"> válido. Este proceso garantiza la autenticidad de la aplicación y es un paso imprescindible para su publicación en plataformas oficiales como Google Play.</w:t>
      </w:r>
      <w:r w:rsidR="009E68FF">
        <w:t xml:space="preserve"> </w:t>
      </w:r>
      <w:r w:rsidR="009E68FF" w:rsidRPr="009E68FF">
        <w:t xml:space="preserve">Este paso no se ha aplicado en este proyecto, puesto que la distribución de la </w:t>
      </w:r>
      <w:proofErr w:type="gramStart"/>
      <w:r w:rsidR="009E68FF" w:rsidRPr="009E68FF">
        <w:t>app</w:t>
      </w:r>
      <w:proofErr w:type="gramEnd"/>
      <w:r w:rsidR="009E68FF" w:rsidRPr="009E68FF">
        <w:t xml:space="preserve"> se ha realizado de manera interna entre los usuarios.</w:t>
      </w:r>
    </w:p>
    <w:p w14:paraId="211179B4" w14:textId="77777777" w:rsidR="000C144C" w:rsidRDefault="000C144C" w:rsidP="000C144C">
      <w:r>
        <w:t>Con esta funcionalidad de generación de APK se completa el ciclo de desarrollo de la aplicación móvil, permitiendo su despliegue y prueba final en dispositivos físicos.</w:t>
      </w:r>
    </w:p>
    <w:p w14:paraId="5637B2AB" w14:textId="3676B13A" w:rsidR="000C144C" w:rsidRPr="00077AA5" w:rsidRDefault="000C144C" w:rsidP="00427922"/>
    <w:p w14:paraId="2D1FC72F" w14:textId="0A116F3A" w:rsidR="00260674" w:rsidRDefault="005C4BDD" w:rsidP="0001258D">
      <w:pPr>
        <w:pStyle w:val="Ttulo2"/>
      </w:pPr>
      <w:bookmarkStart w:id="1964" w:name="_Toc207317135"/>
      <w:bookmarkStart w:id="1965" w:name="_Toc202786315"/>
      <w:r>
        <w:t xml:space="preserve">5.4. </w:t>
      </w:r>
      <w:r w:rsidR="003F445D">
        <w:t xml:space="preserve">Página </w:t>
      </w:r>
      <w:r w:rsidR="00260674" w:rsidRPr="0049730E">
        <w:t>Web</w:t>
      </w:r>
      <w:bookmarkEnd w:id="1964"/>
      <w:bookmarkEnd w:id="1965"/>
    </w:p>
    <w:p w14:paraId="37292C8B" w14:textId="77777777" w:rsidR="00260674" w:rsidRPr="00033D69" w:rsidRDefault="00260674" w:rsidP="00BF32BD">
      <w:r>
        <w:t>En esta sección se describe todo el desarrollo y la implementación de la web conforme a los requisitos propuestos, desde la creación del proyecto hasta la codificación más relevante.</w:t>
      </w:r>
    </w:p>
    <w:p w14:paraId="419E9B80" w14:textId="3F9E83B5" w:rsidR="00260674" w:rsidRPr="0049730E" w:rsidRDefault="005C4BDD" w:rsidP="005C4BDD">
      <w:pPr>
        <w:pStyle w:val="Ttulo3"/>
      </w:pPr>
      <w:bookmarkStart w:id="1966" w:name="_Toc207317136"/>
      <w:bookmarkStart w:id="1967" w:name="_Toc202786316"/>
      <w:r>
        <w:t xml:space="preserve">5.4.1. </w:t>
      </w:r>
      <w:r w:rsidR="00260674" w:rsidRPr="0049730E">
        <w:t>Creación del proyecto Angular</w:t>
      </w:r>
      <w:bookmarkEnd w:id="1966"/>
      <w:bookmarkEnd w:id="1967"/>
    </w:p>
    <w:p w14:paraId="7CC05084" w14:textId="77777777" w:rsidR="00260674" w:rsidRDefault="00260674" w:rsidP="00BF32BD">
      <w:r>
        <w:t>Para la creación de un proyecto en Angular es necesario contar con una serie de herramientas que conforman el entorno de desarrollo, el primer paso se basa en la instalación de estos dos paquetes:</w:t>
      </w:r>
    </w:p>
    <w:p w14:paraId="78DDE20B" w14:textId="77777777" w:rsidR="00260674" w:rsidRDefault="00260674" w:rsidP="00C87F70">
      <w:pPr>
        <w:pStyle w:val="Prrafodelista"/>
        <w:numPr>
          <w:ilvl w:val="0"/>
          <w:numId w:val="38"/>
        </w:numPr>
      </w:pPr>
      <w:r w:rsidRPr="00BF32BD">
        <w:rPr>
          <w:b/>
          <w:bCs/>
        </w:rPr>
        <w:t>Node.js</w:t>
      </w:r>
      <w:r>
        <w:t xml:space="preserve">: Es necesario para usar el sistema de gestión de paquetes que incluye, </w:t>
      </w:r>
      <w:proofErr w:type="spellStart"/>
      <w:r>
        <w:t>npm</w:t>
      </w:r>
      <w:proofErr w:type="spellEnd"/>
      <w:r>
        <w:t>(</w:t>
      </w:r>
      <w:proofErr w:type="spellStart"/>
      <w:r>
        <w:t>Node</w:t>
      </w:r>
      <w:proofErr w:type="spellEnd"/>
      <w:r>
        <w:t xml:space="preserve"> </w:t>
      </w:r>
      <w:proofErr w:type="spellStart"/>
      <w:r>
        <w:t>Package</w:t>
      </w:r>
      <w:proofErr w:type="spellEnd"/>
      <w:r>
        <w:t xml:space="preserve"> Manager), que se usa para instalar las dependencias del proyecto y las bibliotecas necesarias. </w:t>
      </w:r>
      <w:r w:rsidRPr="00774F87">
        <w:t>Node.js se puede descargar e instalar desde su sitio oficial https://nodejs.org/.</w:t>
      </w:r>
    </w:p>
    <w:p w14:paraId="6EC245CA" w14:textId="22ED57D8" w:rsidR="00260674" w:rsidRPr="00BF32BD" w:rsidRDefault="00260674" w:rsidP="00C87F70">
      <w:pPr>
        <w:pStyle w:val="Prrafodelista"/>
        <w:numPr>
          <w:ilvl w:val="0"/>
          <w:numId w:val="11"/>
        </w:numPr>
      </w:pPr>
      <w:r w:rsidRPr="00BF32BD">
        <w:rPr>
          <w:b/>
          <w:bCs/>
          <w:noProof/>
        </w:rPr>
        <mc:AlternateContent>
          <mc:Choice Requires="wps">
            <w:drawing>
              <wp:anchor distT="0" distB="0" distL="114300" distR="114300" simplePos="0" relativeHeight="251698176" behindDoc="0" locked="0" layoutInCell="1" allowOverlap="1" wp14:anchorId="5CA6B10E" wp14:editId="01E360BF">
                <wp:simplePos x="0" y="0"/>
                <wp:positionH relativeFrom="column">
                  <wp:posOffset>8890</wp:posOffset>
                </wp:positionH>
                <wp:positionV relativeFrom="paragraph">
                  <wp:posOffset>1560830</wp:posOffset>
                </wp:positionV>
                <wp:extent cx="5372100" cy="635"/>
                <wp:effectExtent l="0" t="0" r="0" b="0"/>
                <wp:wrapSquare wrapText="bothSides"/>
                <wp:docPr id="41" name="Cuadro de texto 41"/>
                <wp:cNvGraphicFramePr/>
                <a:graphic xmlns:a="http://schemas.openxmlformats.org/drawingml/2006/main">
                  <a:graphicData uri="http://schemas.microsoft.com/office/word/2010/wordprocessingShape">
                    <wps:wsp>
                      <wps:cNvSpPr txBox="1"/>
                      <wps:spPr>
                        <a:xfrm>
                          <a:off x="0" y="0"/>
                          <a:ext cx="5372100" cy="635"/>
                        </a:xfrm>
                        <a:prstGeom prst="rect">
                          <a:avLst/>
                        </a:prstGeom>
                        <a:solidFill>
                          <a:prstClr val="white"/>
                        </a:solidFill>
                        <a:ln>
                          <a:noFill/>
                        </a:ln>
                      </wps:spPr>
                      <wps:txbx>
                        <w:txbxContent>
                          <w:p w14:paraId="49FDDC59" w14:textId="5C315708" w:rsidR="00260674" w:rsidRPr="00EA339F" w:rsidRDefault="00260674" w:rsidP="00225D6E">
                            <w:pPr>
                              <w:pStyle w:val="Descripcin"/>
                              <w:jc w:val="center"/>
                              <w:rPr>
                                <w:noProof/>
                                <w:sz w:val="24"/>
                                <w:szCs w:val="24"/>
                              </w:rPr>
                            </w:pPr>
                            <w:bookmarkStart w:id="1968" w:name="_Ref200115054"/>
                            <w:bookmarkStart w:id="1969" w:name="_Toc207315052"/>
                            <w:bookmarkStart w:id="1970" w:name="_Toc202786479"/>
                            <w:r>
                              <w:t xml:space="preserve">Listado </w:t>
                            </w:r>
                            <w:r w:rsidR="00DE1F43">
                              <w:fldChar w:fldCharType="begin"/>
                            </w:r>
                            <w:r w:rsidR="00DE1F43">
                              <w:instrText xml:space="preserve"> SEQ Listado \* ARABIC </w:instrText>
                            </w:r>
                            <w:r w:rsidR="00DE1F43">
                              <w:fldChar w:fldCharType="separate"/>
                            </w:r>
                            <w:r w:rsidR="005226D7">
                              <w:rPr>
                                <w:noProof/>
                              </w:rPr>
                              <w:t>10</w:t>
                            </w:r>
                            <w:r w:rsidR="00DE1F43">
                              <w:rPr>
                                <w:noProof/>
                              </w:rPr>
                              <w:fldChar w:fldCharType="end"/>
                            </w:r>
                            <w:bookmarkEnd w:id="1968"/>
                            <w:r>
                              <w:t xml:space="preserve"> - Comando para la instalación de Angular CLI</w:t>
                            </w:r>
                            <w:bookmarkEnd w:id="1969"/>
                            <w:bookmarkEnd w:id="19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A6B10E" id="Cuadro de texto 41" o:spid="_x0000_s1049" type="#_x0000_t202" style="position:absolute;left:0;text-align:left;margin-left:.7pt;margin-top:122.9pt;width:423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" stroked="f">
                <v:textbox style="mso-fit-shape-to-text:t" inset="0,0,0,0">
                  <w:txbxContent>
                    <w:p w14:paraId="49FDDC59" w14:textId="5C315708" w:rsidR="00260674" w:rsidRPr="00EA339F" w:rsidRDefault="00260674" w:rsidP="00225D6E">
                      <w:pPr>
                        <w:pStyle w:val="Descripcin"/>
                        <w:jc w:val="center"/>
                        <w:rPr>
                          <w:noProof/>
                          <w:sz w:val="24"/>
                          <w:szCs w:val="24"/>
                        </w:rPr>
                      </w:pPr>
                      <w:bookmarkStart w:id="1971" w:name="_Ref200115054"/>
                      <w:bookmarkStart w:id="1972" w:name="_Toc207315052"/>
                      <w:bookmarkStart w:id="1973" w:name="_Toc202786479"/>
                      <w:r>
                        <w:t xml:space="preserve">Listado </w:t>
                      </w:r>
                      <w:r w:rsidR="00DE1F43">
                        <w:fldChar w:fldCharType="begin"/>
                      </w:r>
                      <w:r w:rsidR="00DE1F43">
                        <w:instrText xml:space="preserve"> SEQ Listado \* ARABIC </w:instrText>
                      </w:r>
                      <w:r w:rsidR="00DE1F43">
                        <w:fldChar w:fldCharType="separate"/>
                      </w:r>
                      <w:r w:rsidR="005226D7">
                        <w:rPr>
                          <w:noProof/>
                        </w:rPr>
                        <w:t>10</w:t>
                      </w:r>
                      <w:r w:rsidR="00DE1F43">
                        <w:rPr>
                          <w:noProof/>
                        </w:rPr>
                        <w:fldChar w:fldCharType="end"/>
                      </w:r>
                      <w:bookmarkEnd w:id="1971"/>
                      <w:r>
                        <w:t xml:space="preserve"> - Comando para la instalación de Angular CLI</w:t>
                      </w:r>
                      <w:bookmarkEnd w:id="1972"/>
                      <w:bookmarkEnd w:id="1973"/>
                    </w:p>
                  </w:txbxContent>
                </v:textbox>
                <w10:wrap type="square"/>
              </v:shape>
            </w:pict>
          </mc:Fallback>
        </mc:AlternateContent>
      </w:r>
      <w:r w:rsidRPr="00BF32BD">
        <w:rPr>
          <w:b/>
          <w:bCs/>
          <w:noProof/>
        </w:rPr>
        <mc:AlternateContent>
          <mc:Choice Requires="wps">
            <w:drawing>
              <wp:anchor distT="45720" distB="45720" distL="114300" distR="114300" simplePos="0" relativeHeight="251697152" behindDoc="0" locked="0" layoutInCell="1" allowOverlap="1" wp14:anchorId="0B034021" wp14:editId="16BFE312">
                <wp:simplePos x="0" y="0"/>
                <wp:positionH relativeFrom="margin">
                  <wp:align>right</wp:align>
                </wp:positionH>
                <wp:positionV relativeFrom="paragraph">
                  <wp:posOffset>1180243</wp:posOffset>
                </wp:positionV>
                <wp:extent cx="5372100" cy="323850"/>
                <wp:effectExtent l="0" t="0" r="19050" b="19050"/>
                <wp:wrapSquare wrapText="bothSides"/>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323850"/>
                        </a:xfrm>
                        <a:prstGeom prst="rect">
                          <a:avLst/>
                        </a:prstGeom>
                        <a:solidFill>
                          <a:srgbClr val="FFFFFF"/>
                        </a:solidFill>
                        <a:ln w="9525">
                          <a:solidFill>
                            <a:srgbClr val="000000"/>
                          </a:solidFill>
                          <a:miter lim="800000"/>
                          <a:headEnd/>
                          <a:tailEnd/>
                        </a:ln>
                      </wps:spPr>
                      <wps:txbx>
                        <w:txbxContent>
                          <w:p w14:paraId="017CB2BE" w14:textId="77777777" w:rsidR="00260674" w:rsidRPr="00837A04" w:rsidRDefault="00260674" w:rsidP="00774F87">
                            <w:pPr>
                              <w:rPr>
                                <w:i/>
                                <w:iCs/>
                              </w:rPr>
                            </w:pPr>
                            <w:proofErr w:type="spellStart"/>
                            <w:r w:rsidRPr="00837A04">
                              <w:rPr>
                                <w:i/>
                                <w:iCs/>
                              </w:rPr>
                              <w:t>npm</w:t>
                            </w:r>
                            <w:proofErr w:type="spellEnd"/>
                            <w:r w:rsidRPr="00837A04">
                              <w:rPr>
                                <w:i/>
                                <w:iCs/>
                              </w:rPr>
                              <w:t xml:space="preserve"> </w:t>
                            </w:r>
                            <w:proofErr w:type="spellStart"/>
                            <w:r w:rsidRPr="00837A04">
                              <w:rPr>
                                <w:i/>
                                <w:iCs/>
                              </w:rPr>
                              <w:t>install</w:t>
                            </w:r>
                            <w:proofErr w:type="spellEnd"/>
                            <w:r w:rsidRPr="00837A04">
                              <w:rPr>
                                <w:i/>
                                <w:iCs/>
                              </w:rPr>
                              <w:t xml:space="preserve"> -g @angular/cli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034021" id="_x0000_s1050" type="#_x0000_t202" style="position:absolute;left:0;text-align:left;margin-left:371.8pt;margin-top:92.95pt;width:423pt;height:25.5pt;z-index:2516971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">
                <v:textbox>
                  <w:txbxContent>
                    <w:p w14:paraId="017CB2BE" w14:textId="77777777" w:rsidR="00260674" w:rsidRPr="00837A04" w:rsidRDefault="00260674" w:rsidP="00774F87">
                      <w:pPr>
                        <w:rPr>
                          <w:i/>
                          <w:iCs/>
                        </w:rPr>
                      </w:pPr>
                      <w:proofErr w:type="spellStart"/>
                      <w:r w:rsidRPr="00837A04">
                        <w:rPr>
                          <w:i/>
                          <w:iCs/>
                        </w:rPr>
                        <w:t>npm</w:t>
                      </w:r>
                      <w:proofErr w:type="spellEnd"/>
                      <w:r w:rsidRPr="00837A04">
                        <w:rPr>
                          <w:i/>
                          <w:iCs/>
                        </w:rPr>
                        <w:t xml:space="preserve"> </w:t>
                      </w:r>
                      <w:proofErr w:type="spellStart"/>
                      <w:r w:rsidRPr="00837A04">
                        <w:rPr>
                          <w:i/>
                          <w:iCs/>
                        </w:rPr>
                        <w:t>install</w:t>
                      </w:r>
                      <w:proofErr w:type="spellEnd"/>
                      <w:r w:rsidRPr="00837A04">
                        <w:rPr>
                          <w:i/>
                          <w:iCs/>
                        </w:rPr>
                        <w:t xml:space="preserve"> -g @angular/cli</w:t>
                      </w:r>
                    </w:p>
                  </w:txbxContent>
                </v:textbox>
                <w10:wrap type="square" anchorx="margin"/>
              </v:shape>
            </w:pict>
          </mc:Fallback>
        </mc:AlternateContent>
      </w:r>
      <w:r w:rsidRPr="00BF32BD">
        <w:rPr>
          <w:b/>
          <w:bCs/>
        </w:rPr>
        <w:t>Angular CLI (</w:t>
      </w:r>
      <w:proofErr w:type="spellStart"/>
      <w:r w:rsidRPr="00BF32BD">
        <w:rPr>
          <w:b/>
          <w:bCs/>
        </w:rPr>
        <w:t>Command</w:t>
      </w:r>
      <w:proofErr w:type="spellEnd"/>
      <w:r w:rsidRPr="00BF32BD">
        <w:rPr>
          <w:b/>
          <w:bCs/>
        </w:rPr>
        <w:t xml:space="preserve"> Line </w:t>
      </w:r>
      <w:proofErr w:type="gramStart"/>
      <w:r w:rsidRPr="00BF32BD">
        <w:rPr>
          <w:b/>
          <w:bCs/>
        </w:rPr>
        <w:t>Interface</w:t>
      </w:r>
      <w:proofErr w:type="gramEnd"/>
      <w:r w:rsidRPr="00BF32BD">
        <w:rPr>
          <w:b/>
          <w:bCs/>
        </w:rPr>
        <w:t>)</w:t>
      </w:r>
      <w:r w:rsidRPr="00BF32BD">
        <w:t xml:space="preserve">: Se instala a través de </w:t>
      </w:r>
      <w:proofErr w:type="spellStart"/>
      <w:r w:rsidRPr="00BF32BD">
        <w:t>npm</w:t>
      </w:r>
      <w:proofErr w:type="spellEnd"/>
      <w:r w:rsidRPr="00BF32BD">
        <w:t xml:space="preserve"> y es una</w:t>
      </w:r>
      <w:r>
        <w:rPr>
          <w:sz w:val="24"/>
          <w:szCs w:val="24"/>
        </w:rPr>
        <w:t xml:space="preserve"> </w:t>
      </w:r>
      <w:r w:rsidRPr="00BF32BD">
        <w:t xml:space="preserve">herramienta oficial para habilitar los comandos de Angular por terminal, permitiendo la creación y configuración del proyecto. Se instala globalmente en el sistema utilizando el comando del </w:t>
      </w:r>
      <w:r w:rsidR="005504A4" w:rsidRPr="00BF32BD">
        <w:fldChar w:fldCharType="begin"/>
      </w:r>
      <w:r w:rsidR="005504A4" w:rsidRPr="00BF32BD">
        <w:instrText xml:space="preserve"> REF _Ref200115054 \h  \* MERGEFORMAT </w:instrText>
      </w:r>
      <w:r w:rsidR="005504A4" w:rsidRPr="00BF32BD">
        <w:fldChar w:fldCharType="separate"/>
      </w:r>
      <w:r w:rsidR="0020779A">
        <w:t>Listado 10</w:t>
      </w:r>
      <w:r w:rsidR="005504A4" w:rsidRPr="00BF32BD">
        <w:fldChar w:fldCharType="end"/>
      </w:r>
      <w:r w:rsidR="005504A4" w:rsidRPr="00BF32BD">
        <w:t xml:space="preserve"> </w:t>
      </w:r>
      <w:r w:rsidRPr="00BF32BD">
        <w:t>en la terminal, una vez instalado Node.js.</w:t>
      </w:r>
    </w:p>
    <w:p w14:paraId="2DFC58FC" w14:textId="77777777" w:rsidR="00260674" w:rsidRDefault="00260674" w:rsidP="00BF32BD">
      <w:r w:rsidRPr="00BF32BD">
        <w:t>Una vez instalada la CLI, se puede crear un proyecto nuevo en Angular con el comando</w:t>
      </w:r>
      <w:r>
        <w:t xml:space="preserve"> ‘</w:t>
      </w:r>
      <w:r w:rsidRPr="00837A04">
        <w:rPr>
          <w:i/>
          <w:iCs/>
        </w:rPr>
        <w:t>ng new’</w:t>
      </w:r>
      <w:r>
        <w:t>, que crea la estructura básica, con la configuración, módulos, y componentes principales necesarios para poder compilar y empezar a trabajar en Angular.</w:t>
      </w:r>
    </w:p>
    <w:p w14:paraId="44EE861A" w14:textId="12FA6C09" w:rsidR="00260674" w:rsidRDefault="00260674" w:rsidP="00BF32BD">
      <w:r>
        <w:t xml:space="preserve">Se crea automáticamente un primer componente que </w:t>
      </w:r>
      <w:r w:rsidR="003F445D">
        <w:t>está compuesto</w:t>
      </w:r>
      <w:r>
        <w:t xml:space="preserve"> por tres ficheros:</w:t>
      </w:r>
    </w:p>
    <w:p w14:paraId="0D9B6306" w14:textId="77777777" w:rsidR="00260674" w:rsidRDefault="00260674" w:rsidP="00C87F70">
      <w:pPr>
        <w:pStyle w:val="Prrafodelista"/>
        <w:numPr>
          <w:ilvl w:val="0"/>
          <w:numId w:val="11"/>
        </w:numPr>
      </w:pPr>
      <w:r w:rsidRPr="00BF32BD">
        <w:rPr>
          <w:b/>
          <w:bCs/>
        </w:rPr>
        <w:t>HTML</w:t>
      </w:r>
      <w:r>
        <w:t>: Donde se define la estructura y contenido de la interfaz de usuario</w:t>
      </w:r>
    </w:p>
    <w:p w14:paraId="1D328CE9" w14:textId="77777777" w:rsidR="00260674" w:rsidRPr="001749C3" w:rsidRDefault="00260674" w:rsidP="00C87F70">
      <w:pPr>
        <w:pStyle w:val="Prrafodelista"/>
        <w:numPr>
          <w:ilvl w:val="0"/>
          <w:numId w:val="11"/>
        </w:numPr>
      </w:pPr>
      <w:proofErr w:type="spellStart"/>
      <w:r w:rsidRPr="00BF32BD">
        <w:rPr>
          <w:b/>
          <w:bCs/>
        </w:rPr>
        <w:lastRenderedPageBreak/>
        <w:t>TypeScript</w:t>
      </w:r>
      <w:proofErr w:type="spellEnd"/>
      <w:r w:rsidRPr="00BF32BD">
        <w:rPr>
          <w:b/>
          <w:bCs/>
        </w:rPr>
        <w:t xml:space="preserve"> (TS):</w:t>
      </w:r>
      <w:r w:rsidRPr="001749C3">
        <w:t xml:space="preserve"> Gestiona </w:t>
      </w:r>
      <w:r>
        <w:t xml:space="preserve">toda </w:t>
      </w:r>
      <w:r w:rsidRPr="001749C3">
        <w:t>la lógica del componente</w:t>
      </w:r>
      <w:r>
        <w:t>.</w:t>
      </w:r>
    </w:p>
    <w:p w14:paraId="3754952C" w14:textId="77777777" w:rsidR="00260674" w:rsidRDefault="00260674" w:rsidP="00C87F70">
      <w:pPr>
        <w:pStyle w:val="Prrafodelista"/>
        <w:numPr>
          <w:ilvl w:val="0"/>
          <w:numId w:val="11"/>
        </w:numPr>
      </w:pPr>
      <w:r w:rsidRPr="00BF32BD">
        <w:rPr>
          <w:b/>
          <w:bCs/>
        </w:rPr>
        <w:t>CSS</w:t>
      </w:r>
      <w:r w:rsidRPr="001749C3">
        <w:t>: Se encarga de</w:t>
      </w:r>
      <w:r>
        <w:t xml:space="preserve"> crear clases CSS que definen el</w:t>
      </w:r>
      <w:r w:rsidRPr="001749C3">
        <w:t xml:space="preserve"> diseño visual y el estilo de la interfaz, como </w:t>
      </w:r>
      <w:r>
        <w:t xml:space="preserve">los </w:t>
      </w:r>
      <w:r w:rsidRPr="001749C3">
        <w:t>colores, fuentes y disposición de los elementos.</w:t>
      </w:r>
    </w:p>
    <w:p w14:paraId="42EB7A3F" w14:textId="40BB62EB" w:rsidR="00260674" w:rsidRPr="00225D6E" w:rsidRDefault="005C4BDD" w:rsidP="005C4BDD">
      <w:pPr>
        <w:pStyle w:val="Ttulo3"/>
      </w:pPr>
      <w:bookmarkStart w:id="1974" w:name="_Toc207317137"/>
      <w:bookmarkStart w:id="1975" w:name="_Toc202786317"/>
      <w:r>
        <w:t xml:space="preserve">5.4.2. </w:t>
      </w:r>
      <w:r w:rsidR="00260674" w:rsidRPr="00225D6E">
        <w:t>Estructura y archivos clave del proyecto Angular</w:t>
      </w:r>
      <w:bookmarkEnd w:id="1974"/>
      <w:bookmarkEnd w:id="1975"/>
    </w:p>
    <w:p w14:paraId="5EBDA4BE" w14:textId="64EA9FE4" w:rsidR="00260674" w:rsidRPr="00225D6E" w:rsidRDefault="00260674" w:rsidP="00BF32BD">
      <w:r>
        <w:t xml:space="preserve">La </w:t>
      </w:r>
      <w:r w:rsidR="004645EE">
        <w:t>aplicación web</w:t>
      </w:r>
      <w:r w:rsidRPr="00225D6E">
        <w:t xml:space="preserve"> presenta una estructura modular, </w:t>
      </w:r>
      <w:r w:rsidR="004645EE">
        <w:t>sencilla</w:t>
      </w:r>
      <w:r w:rsidRPr="00225D6E">
        <w:t xml:space="preserve"> y organizada, pensada para facilitar la escalabilidad, el mantenimiento y la comprensión del código. A continuación, se describen las carpetas y archivos más relevantes que conforman la lógica del sistema, ubicados principalmente en el directorio </w:t>
      </w:r>
      <w:r w:rsidR="009E68FF">
        <w:t>“</w:t>
      </w:r>
      <w:r w:rsidRPr="00837A04">
        <w:rPr>
          <w:i/>
          <w:iCs/>
        </w:rPr>
        <w:t>/</w:t>
      </w:r>
      <w:proofErr w:type="spellStart"/>
      <w:r w:rsidRPr="00837A04">
        <w:rPr>
          <w:i/>
          <w:iCs/>
        </w:rPr>
        <w:t>src</w:t>
      </w:r>
      <w:proofErr w:type="spellEnd"/>
      <w:r w:rsidRPr="00837A04">
        <w:rPr>
          <w:i/>
          <w:iCs/>
        </w:rPr>
        <w:t>/</w:t>
      </w:r>
      <w:proofErr w:type="gramStart"/>
      <w:r w:rsidRPr="00837A04">
        <w:rPr>
          <w:i/>
          <w:iCs/>
        </w:rPr>
        <w:t>app</w:t>
      </w:r>
      <w:proofErr w:type="gramEnd"/>
      <w:r w:rsidR="009E68FF">
        <w:rPr>
          <w:i/>
          <w:iCs/>
        </w:rPr>
        <w:t>”</w:t>
      </w:r>
      <w:r w:rsidRPr="00225D6E">
        <w:t>.</w:t>
      </w:r>
    </w:p>
    <w:p w14:paraId="2C65EF68" w14:textId="783E157D" w:rsidR="00260674" w:rsidRPr="00225D6E" w:rsidRDefault="005C4BDD" w:rsidP="005C4BDD">
      <w:pPr>
        <w:pStyle w:val="Ttulo4"/>
      </w:pPr>
      <w:bookmarkStart w:id="1976" w:name="_Toc207317138"/>
      <w:r>
        <w:t xml:space="preserve">5.4.2.1. </w:t>
      </w:r>
      <w:r w:rsidR="00260674" w:rsidRPr="00225D6E">
        <w:t>Carpetas principales</w:t>
      </w:r>
      <w:bookmarkEnd w:id="1976"/>
    </w:p>
    <w:p w14:paraId="5D9E2F36" w14:textId="77777777" w:rsidR="00260674" w:rsidRPr="00225D6E" w:rsidRDefault="00260674" w:rsidP="00C87F70">
      <w:pPr>
        <w:pStyle w:val="Prrafodelista"/>
        <w:numPr>
          <w:ilvl w:val="0"/>
          <w:numId w:val="39"/>
        </w:numPr>
      </w:pPr>
      <w:proofErr w:type="spellStart"/>
      <w:r w:rsidRPr="00BF32BD">
        <w:rPr>
          <w:b/>
          <w:bCs/>
        </w:rPr>
        <w:t>components</w:t>
      </w:r>
      <w:proofErr w:type="spellEnd"/>
      <w:r w:rsidRPr="00BF32BD">
        <w:rPr>
          <w:b/>
          <w:bCs/>
        </w:rPr>
        <w:t>/</w:t>
      </w:r>
      <w:r w:rsidRPr="00225D6E">
        <w:t>: Contiene todos los componentes de la aplicación, organizados por funcionalidades o pantallas. Cada subcarpeta agrupa un conjunto de archivos (.</w:t>
      </w:r>
      <w:proofErr w:type="spellStart"/>
      <w:r w:rsidRPr="00225D6E">
        <w:t>ts</w:t>
      </w:r>
      <w:proofErr w:type="spellEnd"/>
      <w:r w:rsidRPr="00225D6E">
        <w:t>, .</w:t>
      </w:r>
      <w:proofErr w:type="spellStart"/>
      <w:r w:rsidRPr="00225D6E">
        <w:t>html</w:t>
      </w:r>
      <w:proofErr w:type="spellEnd"/>
      <w:r w:rsidRPr="00225D6E">
        <w:t>, .</w:t>
      </w:r>
      <w:proofErr w:type="spellStart"/>
      <w:r w:rsidRPr="00225D6E">
        <w:t>scss</w:t>
      </w:r>
      <w:proofErr w:type="spellEnd"/>
      <w:r w:rsidRPr="00225D6E">
        <w:t xml:space="preserve">) correspondientes a un componente específico, como </w:t>
      </w:r>
      <w:proofErr w:type="spellStart"/>
      <w:r w:rsidRPr="00225D6E">
        <w:t>dashboard</w:t>
      </w:r>
      <w:proofErr w:type="spellEnd"/>
      <w:r w:rsidRPr="00225D6E">
        <w:t xml:space="preserve">, </w:t>
      </w:r>
      <w:proofErr w:type="spellStart"/>
      <w:r w:rsidRPr="00225D6E">
        <w:t>login-admin</w:t>
      </w:r>
      <w:proofErr w:type="spellEnd"/>
      <w:r w:rsidRPr="00225D6E">
        <w:t>, pacientes, ver-paciente o equilibrio. Esta estructura permite segmentar el desarrollo y mantener cada unidad de interfaz separada y reutilizable.</w:t>
      </w:r>
    </w:p>
    <w:p w14:paraId="188620EF" w14:textId="77777777" w:rsidR="00260674" w:rsidRPr="00225D6E" w:rsidRDefault="00260674" w:rsidP="00C87F70">
      <w:pPr>
        <w:pStyle w:val="Prrafodelista"/>
        <w:numPr>
          <w:ilvl w:val="0"/>
          <w:numId w:val="39"/>
        </w:numPr>
      </w:pPr>
      <w:r w:rsidRPr="00BF32BD">
        <w:rPr>
          <w:b/>
          <w:bCs/>
        </w:rPr>
        <w:t>Servicios</w:t>
      </w:r>
      <w:r>
        <w:t>:</w:t>
      </w:r>
      <w:r w:rsidRPr="00225D6E">
        <w:t xml:space="preserve"> Albergan los servicios que gestionan la lógica de negocio o la conexión con </w:t>
      </w:r>
      <w:proofErr w:type="spellStart"/>
      <w:r w:rsidRPr="00225D6E">
        <w:t>Firebase</w:t>
      </w:r>
      <w:proofErr w:type="spellEnd"/>
      <w:r w:rsidRPr="00225D6E">
        <w:t>.</w:t>
      </w:r>
    </w:p>
    <w:p w14:paraId="6CAA1D08" w14:textId="77777777" w:rsidR="00260674" w:rsidRPr="00225D6E" w:rsidRDefault="00260674" w:rsidP="00C87F70">
      <w:pPr>
        <w:pStyle w:val="Prrafodelista"/>
        <w:numPr>
          <w:ilvl w:val="0"/>
          <w:numId w:val="39"/>
        </w:numPr>
      </w:pPr>
      <w:proofErr w:type="spellStart"/>
      <w:r w:rsidRPr="00BF32BD">
        <w:rPr>
          <w:b/>
          <w:bCs/>
        </w:rPr>
        <w:t>shared</w:t>
      </w:r>
      <w:proofErr w:type="spellEnd"/>
      <w:r w:rsidRPr="00BF32BD">
        <w:rPr>
          <w:b/>
          <w:bCs/>
        </w:rPr>
        <w:t xml:space="preserve">/ y </w:t>
      </w:r>
      <w:proofErr w:type="spellStart"/>
      <w:r w:rsidRPr="00BF32BD">
        <w:rPr>
          <w:b/>
          <w:bCs/>
        </w:rPr>
        <w:t>guard</w:t>
      </w:r>
      <w:proofErr w:type="spellEnd"/>
      <w:r w:rsidRPr="00BF32BD">
        <w:rPr>
          <w:b/>
          <w:bCs/>
        </w:rPr>
        <w:t>/:</w:t>
      </w:r>
      <w:r w:rsidRPr="00225D6E">
        <w:t xml:space="preserve"> Carpeta auxiliar con elementos reutilizables, como servicios compartidos, control de autenticación o protección de rutas.</w:t>
      </w:r>
    </w:p>
    <w:p w14:paraId="55289C30" w14:textId="4B8B8177" w:rsidR="00260674" w:rsidRPr="00225D6E" w:rsidRDefault="005C4BDD" w:rsidP="005C4BDD">
      <w:pPr>
        <w:pStyle w:val="Ttulo4"/>
      </w:pPr>
      <w:bookmarkStart w:id="1977" w:name="_Toc207317139"/>
      <w:r>
        <w:t xml:space="preserve">5.4.2.2. </w:t>
      </w:r>
      <w:r w:rsidR="00260674" w:rsidRPr="00BF32BD">
        <w:rPr>
          <w:i/>
          <w:iCs w:val="0"/>
        </w:rPr>
        <w:t>Archivos clave</w:t>
      </w:r>
      <w:bookmarkEnd w:id="1977"/>
    </w:p>
    <w:p w14:paraId="11FCC704" w14:textId="77777777" w:rsidR="00260674" w:rsidRPr="00627B4B" w:rsidRDefault="00260674" w:rsidP="00C87F70">
      <w:pPr>
        <w:pStyle w:val="Prrafodelista"/>
        <w:numPr>
          <w:ilvl w:val="0"/>
          <w:numId w:val="40"/>
        </w:numPr>
      </w:pPr>
      <w:proofErr w:type="spellStart"/>
      <w:r w:rsidRPr="00BF32BD">
        <w:rPr>
          <w:b/>
          <w:bCs/>
        </w:rPr>
        <w:t>app.module.ts</w:t>
      </w:r>
      <w:proofErr w:type="spellEnd"/>
      <w:r w:rsidRPr="00627B4B">
        <w:t>: Es el módulo principal de la aplicación. Declara los componentes utilizados, importa los módulos de Angular necesarios y define los servicios globales. Funciona como punto de entrada de la aplicación.</w:t>
      </w:r>
    </w:p>
    <w:p w14:paraId="296B954F" w14:textId="77777777" w:rsidR="00260674" w:rsidRPr="00627B4B" w:rsidRDefault="00260674" w:rsidP="00C87F70">
      <w:pPr>
        <w:pStyle w:val="Prrafodelista"/>
        <w:numPr>
          <w:ilvl w:val="0"/>
          <w:numId w:val="40"/>
        </w:numPr>
      </w:pPr>
      <w:proofErr w:type="gramStart"/>
      <w:r w:rsidRPr="00BF32BD">
        <w:rPr>
          <w:b/>
          <w:bCs/>
        </w:rPr>
        <w:t>app</w:t>
      </w:r>
      <w:proofErr w:type="gramEnd"/>
      <w:r w:rsidRPr="00BF32BD">
        <w:rPr>
          <w:b/>
          <w:bCs/>
        </w:rPr>
        <w:t>-</w:t>
      </w:r>
      <w:proofErr w:type="spellStart"/>
      <w:r w:rsidRPr="00BF32BD">
        <w:rPr>
          <w:b/>
          <w:bCs/>
        </w:rPr>
        <w:t>routing.module.ts</w:t>
      </w:r>
      <w:proofErr w:type="spellEnd"/>
      <w:r w:rsidRPr="00627B4B">
        <w:t xml:space="preserve">: Configura el sistema de enrutamiento que permite navegar entre los distintos componentes sin recargar la página, característica propia de las SPA (Single Page </w:t>
      </w:r>
      <w:proofErr w:type="spellStart"/>
      <w:r w:rsidRPr="00627B4B">
        <w:t>Applications</w:t>
      </w:r>
      <w:proofErr w:type="spellEnd"/>
      <w:r w:rsidRPr="00627B4B">
        <w:t xml:space="preserve">). Cada ruta está asociada a un componente concreto, como el </w:t>
      </w:r>
      <w:proofErr w:type="spellStart"/>
      <w:r w:rsidRPr="00627B4B">
        <w:t>login</w:t>
      </w:r>
      <w:proofErr w:type="spellEnd"/>
      <w:r w:rsidRPr="00627B4B">
        <w:t>, la vista de pacientes o el panel de administración.</w:t>
      </w:r>
    </w:p>
    <w:p w14:paraId="1F4BBBA9" w14:textId="77777777" w:rsidR="00260674" w:rsidRPr="00627B4B" w:rsidRDefault="00260674" w:rsidP="00C87F70">
      <w:pPr>
        <w:pStyle w:val="Prrafodelista"/>
        <w:numPr>
          <w:ilvl w:val="0"/>
          <w:numId w:val="40"/>
        </w:numPr>
      </w:pPr>
      <w:proofErr w:type="spellStart"/>
      <w:r w:rsidRPr="00BF32BD">
        <w:rPr>
          <w:b/>
          <w:bCs/>
        </w:rPr>
        <w:t>angular.json</w:t>
      </w:r>
      <w:proofErr w:type="spellEnd"/>
      <w:r w:rsidRPr="00627B4B">
        <w:t>: Archivo de configuración global del proyecto. Establece las rutas, estilos, scripts y parámetros de compilación. Permite personalizar el comportamiento del entorno según las necesidades del desarrollo.</w:t>
      </w:r>
    </w:p>
    <w:p w14:paraId="376B1292" w14:textId="77777777" w:rsidR="00260674" w:rsidRPr="00627B4B" w:rsidRDefault="00260674" w:rsidP="00C87F70">
      <w:pPr>
        <w:pStyle w:val="Prrafodelista"/>
        <w:numPr>
          <w:ilvl w:val="0"/>
          <w:numId w:val="40"/>
        </w:numPr>
      </w:pPr>
      <w:proofErr w:type="spellStart"/>
      <w:r w:rsidRPr="00BF32BD">
        <w:rPr>
          <w:b/>
          <w:bCs/>
        </w:rPr>
        <w:t>environment.ts</w:t>
      </w:r>
      <w:proofErr w:type="spellEnd"/>
      <w:r w:rsidRPr="00627B4B">
        <w:t xml:space="preserve">: Contiene las variables de entorno del proyecto. Es especialmente útil para definir configuraciones distintas entre desarrollo y producción, como las claves de conexión a </w:t>
      </w:r>
      <w:proofErr w:type="spellStart"/>
      <w:r w:rsidRPr="00627B4B">
        <w:t>Firebase</w:t>
      </w:r>
      <w:proofErr w:type="spellEnd"/>
      <w:r w:rsidRPr="00627B4B">
        <w:t>, sin necesidad de modificar directamente el código principal.</w:t>
      </w:r>
    </w:p>
    <w:p w14:paraId="21B42C27" w14:textId="77777777" w:rsidR="00260674" w:rsidRPr="00627B4B" w:rsidRDefault="00260674" w:rsidP="00C87F70">
      <w:pPr>
        <w:pStyle w:val="Prrafodelista"/>
        <w:numPr>
          <w:ilvl w:val="0"/>
          <w:numId w:val="40"/>
        </w:numPr>
      </w:pPr>
      <w:proofErr w:type="spellStart"/>
      <w:r w:rsidRPr="00BF32BD">
        <w:rPr>
          <w:b/>
          <w:bCs/>
        </w:rPr>
        <w:t>package.json</w:t>
      </w:r>
      <w:proofErr w:type="spellEnd"/>
      <w:r w:rsidRPr="00627B4B">
        <w:t xml:space="preserve">: Define las dependencias, versiones y scripts del proyecto. Incluye bibliotecas como Angular, </w:t>
      </w:r>
      <w:proofErr w:type="spellStart"/>
      <w:r w:rsidRPr="00627B4B">
        <w:t>Firebase</w:t>
      </w:r>
      <w:proofErr w:type="spellEnd"/>
      <w:r w:rsidRPr="00627B4B">
        <w:t xml:space="preserve"> y otras herramientas auxiliares. Gracias a este archivo, es posible instalar todo el entorno de trabajo mediante el comando </w:t>
      </w:r>
      <w:proofErr w:type="spellStart"/>
      <w:r w:rsidRPr="00627B4B">
        <w:t>npm</w:t>
      </w:r>
      <w:proofErr w:type="spellEnd"/>
      <w:r w:rsidRPr="00627B4B">
        <w:t xml:space="preserve"> </w:t>
      </w:r>
      <w:proofErr w:type="spellStart"/>
      <w:r w:rsidRPr="00627B4B">
        <w:t>install</w:t>
      </w:r>
      <w:proofErr w:type="spellEnd"/>
      <w:r w:rsidRPr="00627B4B">
        <w:t>.</w:t>
      </w:r>
    </w:p>
    <w:p w14:paraId="180EA817" w14:textId="77777777" w:rsidR="00260674" w:rsidRPr="00627B4B" w:rsidRDefault="00260674" w:rsidP="00C87F70">
      <w:pPr>
        <w:pStyle w:val="Prrafodelista"/>
        <w:numPr>
          <w:ilvl w:val="0"/>
          <w:numId w:val="40"/>
        </w:numPr>
      </w:pPr>
      <w:proofErr w:type="spellStart"/>
      <w:r w:rsidRPr="00BF32BD">
        <w:rPr>
          <w:b/>
          <w:bCs/>
        </w:rPr>
        <w:t>main.ts</w:t>
      </w:r>
      <w:proofErr w:type="spellEnd"/>
      <w:r w:rsidRPr="00BF32BD">
        <w:rPr>
          <w:b/>
          <w:bCs/>
        </w:rPr>
        <w:t xml:space="preserve">, index.html, </w:t>
      </w:r>
      <w:proofErr w:type="spellStart"/>
      <w:r w:rsidRPr="00BF32BD">
        <w:rPr>
          <w:b/>
          <w:bCs/>
        </w:rPr>
        <w:t>styles.scss</w:t>
      </w:r>
      <w:proofErr w:type="spellEnd"/>
      <w:r w:rsidRPr="00627B4B">
        <w:t xml:space="preserve">: Archivos base del arranque de la aplicación. </w:t>
      </w:r>
      <w:proofErr w:type="spellStart"/>
      <w:r w:rsidRPr="00627B4B">
        <w:t>main.ts</w:t>
      </w:r>
      <w:proofErr w:type="spellEnd"/>
      <w:r w:rsidRPr="00627B4B">
        <w:t xml:space="preserve"> inicializa Angular, index.html define el punto de inserción de la vista, y </w:t>
      </w:r>
      <w:proofErr w:type="spellStart"/>
      <w:r w:rsidRPr="00627B4B">
        <w:t>styles.scss</w:t>
      </w:r>
      <w:proofErr w:type="spellEnd"/>
      <w:r w:rsidRPr="00627B4B">
        <w:t xml:space="preserve"> contiene los estilos globales de la interfaz.</w:t>
      </w:r>
    </w:p>
    <w:p w14:paraId="05533E9E" w14:textId="77777777" w:rsidR="00260674" w:rsidRPr="00627B4B" w:rsidRDefault="00260674" w:rsidP="00C87F70">
      <w:pPr>
        <w:pStyle w:val="Prrafodelista"/>
        <w:numPr>
          <w:ilvl w:val="0"/>
          <w:numId w:val="40"/>
        </w:numPr>
      </w:pPr>
      <w:proofErr w:type="spellStart"/>
      <w:r w:rsidRPr="00BF32BD">
        <w:rPr>
          <w:b/>
          <w:bCs/>
        </w:rPr>
        <w:t>assets</w:t>
      </w:r>
      <w:proofErr w:type="spellEnd"/>
      <w:r w:rsidRPr="00BF32BD">
        <w:rPr>
          <w:b/>
          <w:bCs/>
        </w:rPr>
        <w:t>/</w:t>
      </w:r>
      <w:r w:rsidRPr="00627B4B">
        <w:t>: Carpeta destinada al almacenamiento de recursos estáticos como imágenes o íconos utilizados en la interfaz web.</w:t>
      </w:r>
    </w:p>
    <w:p w14:paraId="6595F914" w14:textId="77777777" w:rsidR="00260674" w:rsidRPr="00E12FED" w:rsidRDefault="00260674" w:rsidP="00BF32BD">
      <w:r w:rsidRPr="00225D6E">
        <w:t xml:space="preserve">Esta organización estructural no solo mejora la legibilidad y el orden del proyecto, sino que permite incorporar nuevas funcionalidades sin interferir con el código ya implementado, lo cual es fundamental </w:t>
      </w:r>
      <w:r>
        <w:t>para poder</w:t>
      </w:r>
      <w:r w:rsidRPr="00225D6E">
        <w:t xml:space="preserve"> ampliarse en el futuro.</w:t>
      </w:r>
    </w:p>
    <w:p w14:paraId="4581719F" w14:textId="48CF0372" w:rsidR="00260674" w:rsidRPr="00493367" w:rsidRDefault="005C4BDD" w:rsidP="005C4BDD">
      <w:pPr>
        <w:pStyle w:val="Ttulo3"/>
      </w:pPr>
      <w:bookmarkStart w:id="1978" w:name="_Toc207317140"/>
      <w:bookmarkStart w:id="1979" w:name="_Toc202786318"/>
      <w:r>
        <w:lastRenderedPageBreak/>
        <w:t xml:space="preserve">5.4.3. </w:t>
      </w:r>
      <w:r w:rsidR="00260674" w:rsidRPr="00493367">
        <w:t xml:space="preserve">Vinculación con </w:t>
      </w:r>
      <w:proofErr w:type="spellStart"/>
      <w:r w:rsidR="00260674" w:rsidRPr="00493367">
        <w:t>Firebase</w:t>
      </w:r>
      <w:bookmarkEnd w:id="1978"/>
      <w:bookmarkEnd w:id="1979"/>
      <w:proofErr w:type="spellEnd"/>
    </w:p>
    <w:p w14:paraId="11F0B62F" w14:textId="5841444B" w:rsidR="00260674" w:rsidRDefault="00260674" w:rsidP="00C124A8">
      <w:pPr>
        <w:rPr>
          <w:sz w:val="24"/>
          <w:szCs w:val="24"/>
        </w:rPr>
      </w:pPr>
      <w:r w:rsidRPr="00BF32BD">
        <w:rPr>
          <w:noProof/>
        </w:rPr>
        <mc:AlternateContent>
          <mc:Choice Requires="wps">
            <w:drawing>
              <wp:anchor distT="0" distB="0" distL="114300" distR="114300" simplePos="0" relativeHeight="251696128" behindDoc="0" locked="0" layoutInCell="1" allowOverlap="1" wp14:anchorId="5A76F308" wp14:editId="20567222">
                <wp:simplePos x="0" y="0"/>
                <wp:positionH relativeFrom="column">
                  <wp:posOffset>8890</wp:posOffset>
                </wp:positionH>
                <wp:positionV relativeFrom="paragraph">
                  <wp:posOffset>859155</wp:posOffset>
                </wp:positionV>
                <wp:extent cx="5372100" cy="635"/>
                <wp:effectExtent l="0" t="0" r="0" b="0"/>
                <wp:wrapSquare wrapText="bothSides"/>
                <wp:docPr id="19" name="Cuadro de texto 19"/>
                <wp:cNvGraphicFramePr/>
                <a:graphic xmlns:a="http://schemas.openxmlformats.org/drawingml/2006/main">
                  <a:graphicData uri="http://schemas.microsoft.com/office/word/2010/wordprocessingShape">
                    <wps:wsp>
                      <wps:cNvSpPr txBox="1"/>
                      <wps:spPr>
                        <a:xfrm>
                          <a:off x="0" y="0"/>
                          <a:ext cx="5372100" cy="635"/>
                        </a:xfrm>
                        <a:prstGeom prst="rect">
                          <a:avLst/>
                        </a:prstGeom>
                        <a:solidFill>
                          <a:prstClr val="white"/>
                        </a:solidFill>
                        <a:ln>
                          <a:noFill/>
                        </a:ln>
                      </wps:spPr>
                      <wps:txbx>
                        <w:txbxContent>
                          <w:p w14:paraId="1DD7BF36" w14:textId="088B1E3E" w:rsidR="00260674" w:rsidRPr="005A6768" w:rsidRDefault="00260674" w:rsidP="005947B4">
                            <w:pPr>
                              <w:pStyle w:val="Descripcin"/>
                              <w:jc w:val="center"/>
                              <w:rPr>
                                <w:noProof/>
                                <w:sz w:val="24"/>
                                <w:szCs w:val="24"/>
                              </w:rPr>
                            </w:pPr>
                            <w:bookmarkStart w:id="1980" w:name="_Toc207315053"/>
                            <w:bookmarkStart w:id="1981" w:name="_Toc202786480"/>
                            <w:r>
                              <w:t xml:space="preserve">Listado </w:t>
                            </w:r>
                            <w:r w:rsidR="00DE1F43">
                              <w:fldChar w:fldCharType="begin"/>
                            </w:r>
                            <w:r w:rsidR="00DE1F43">
                              <w:instrText xml:space="preserve"> SEQ Listado \* ARABIC </w:instrText>
                            </w:r>
                            <w:r w:rsidR="00DE1F43">
                              <w:fldChar w:fldCharType="separate"/>
                            </w:r>
                            <w:r w:rsidR="005226D7">
                              <w:rPr>
                                <w:noProof/>
                              </w:rPr>
                              <w:t>11</w:t>
                            </w:r>
                            <w:r w:rsidR="00DE1F43">
                              <w:rPr>
                                <w:noProof/>
                              </w:rPr>
                              <w:fldChar w:fldCharType="end"/>
                            </w:r>
                            <w:r>
                              <w:t xml:space="preserve"> - Instalación paquetes Angular</w:t>
                            </w:r>
                            <w:bookmarkEnd w:id="1980"/>
                            <w:bookmarkEnd w:id="19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76F308" id="Cuadro de texto 19" o:spid="_x0000_s1051" type="#_x0000_t202" style="position:absolute;left:0;text-align:left;margin-left:.7pt;margin-top:67.65pt;width:423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" stroked="f">
                <v:textbox style="mso-fit-shape-to-text:t" inset="0,0,0,0">
                  <w:txbxContent>
                    <w:p w14:paraId="1DD7BF36" w14:textId="088B1E3E" w:rsidR="00260674" w:rsidRPr="005A6768" w:rsidRDefault="00260674" w:rsidP="005947B4">
                      <w:pPr>
                        <w:pStyle w:val="Descripcin"/>
                        <w:jc w:val="center"/>
                        <w:rPr>
                          <w:noProof/>
                          <w:sz w:val="24"/>
                          <w:szCs w:val="24"/>
                        </w:rPr>
                      </w:pPr>
                      <w:bookmarkStart w:id="1982" w:name="_Toc207315053"/>
                      <w:bookmarkStart w:id="1983" w:name="_Toc202786480"/>
                      <w:r>
                        <w:t xml:space="preserve">Listado </w:t>
                      </w:r>
                      <w:r w:rsidR="00DE1F43">
                        <w:fldChar w:fldCharType="begin"/>
                      </w:r>
                      <w:r w:rsidR="00DE1F43">
                        <w:instrText xml:space="preserve"> SEQ Listado \* ARABIC </w:instrText>
                      </w:r>
                      <w:r w:rsidR="00DE1F43">
                        <w:fldChar w:fldCharType="separate"/>
                      </w:r>
                      <w:r w:rsidR="005226D7">
                        <w:rPr>
                          <w:noProof/>
                        </w:rPr>
                        <w:t>11</w:t>
                      </w:r>
                      <w:r w:rsidR="00DE1F43">
                        <w:rPr>
                          <w:noProof/>
                        </w:rPr>
                        <w:fldChar w:fldCharType="end"/>
                      </w:r>
                      <w:r>
                        <w:t xml:space="preserve"> - Instalación paquetes Angular</w:t>
                      </w:r>
                      <w:bookmarkEnd w:id="1982"/>
                      <w:bookmarkEnd w:id="1983"/>
                    </w:p>
                  </w:txbxContent>
                </v:textbox>
                <w10:wrap type="square"/>
              </v:shape>
            </w:pict>
          </mc:Fallback>
        </mc:AlternateContent>
      </w:r>
      <w:r w:rsidRPr="00BF32BD">
        <w:rPr>
          <w:noProof/>
        </w:rPr>
        <mc:AlternateContent>
          <mc:Choice Requires="wps">
            <w:drawing>
              <wp:anchor distT="45720" distB="45720" distL="114300" distR="114300" simplePos="0" relativeHeight="251662336" behindDoc="0" locked="0" layoutInCell="1" allowOverlap="1" wp14:anchorId="2F6533A8" wp14:editId="587B7B70">
                <wp:simplePos x="0" y="0"/>
                <wp:positionH relativeFrom="margin">
                  <wp:align>right</wp:align>
                </wp:positionH>
                <wp:positionV relativeFrom="paragraph">
                  <wp:posOffset>478155</wp:posOffset>
                </wp:positionV>
                <wp:extent cx="5372100" cy="323850"/>
                <wp:effectExtent l="0" t="0" r="19050" b="1905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323850"/>
                        </a:xfrm>
                        <a:prstGeom prst="rect">
                          <a:avLst/>
                        </a:prstGeom>
                        <a:solidFill>
                          <a:srgbClr val="FFFFFF"/>
                        </a:solidFill>
                        <a:ln w="9525">
                          <a:solidFill>
                            <a:srgbClr val="000000"/>
                          </a:solidFill>
                          <a:miter lim="800000"/>
                          <a:headEnd/>
                          <a:tailEnd/>
                        </a:ln>
                      </wps:spPr>
                      <wps:txbx>
                        <w:txbxContent>
                          <w:p w14:paraId="400126A0" w14:textId="77777777" w:rsidR="00260674" w:rsidRPr="00837A04" w:rsidRDefault="00260674">
                            <w:pPr>
                              <w:rPr>
                                <w:i/>
                                <w:iCs/>
                              </w:rPr>
                            </w:pPr>
                            <w:proofErr w:type="spellStart"/>
                            <w:r w:rsidRPr="00837A04">
                              <w:rPr>
                                <w:i/>
                                <w:iCs/>
                              </w:rPr>
                              <w:t>npm</w:t>
                            </w:r>
                            <w:proofErr w:type="spellEnd"/>
                            <w:r w:rsidRPr="00837A04">
                              <w:rPr>
                                <w:i/>
                                <w:iCs/>
                              </w:rPr>
                              <w:t xml:space="preserve"> </w:t>
                            </w:r>
                            <w:proofErr w:type="spellStart"/>
                            <w:r w:rsidRPr="00837A04">
                              <w:rPr>
                                <w:i/>
                                <w:iCs/>
                              </w:rPr>
                              <w:t>install</w:t>
                            </w:r>
                            <w:proofErr w:type="spellEnd"/>
                            <w:r w:rsidRPr="00837A04">
                              <w:rPr>
                                <w:i/>
                                <w:iCs/>
                              </w:rPr>
                              <w:t xml:space="preserve"> </w:t>
                            </w:r>
                            <w:proofErr w:type="spellStart"/>
                            <w:r w:rsidRPr="00837A04">
                              <w:rPr>
                                <w:i/>
                                <w:iCs/>
                              </w:rPr>
                              <w:t>firebase</w:t>
                            </w:r>
                            <w:proofErr w:type="spellEnd"/>
                            <w:r w:rsidRPr="00837A04">
                              <w:rPr>
                                <w:i/>
                                <w:iCs/>
                              </w:rPr>
                              <w:t xml:space="preserve"> @angular/fire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6533A8" id="_x0000_s1052" type="#_x0000_t202" style="position:absolute;left:0;text-align:left;margin-left:371.8pt;margin-top:37.65pt;width:423pt;height:25.5pt;z-index:251662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">
                <v:textbox>
                  <w:txbxContent>
                    <w:p w14:paraId="400126A0" w14:textId="77777777" w:rsidR="00260674" w:rsidRPr="00837A04" w:rsidRDefault="00260674">
                      <w:pPr>
                        <w:rPr>
                          <w:i/>
                          <w:iCs/>
                        </w:rPr>
                      </w:pPr>
                      <w:proofErr w:type="spellStart"/>
                      <w:r w:rsidRPr="00837A04">
                        <w:rPr>
                          <w:i/>
                          <w:iCs/>
                        </w:rPr>
                        <w:t>npm</w:t>
                      </w:r>
                      <w:proofErr w:type="spellEnd"/>
                      <w:r w:rsidRPr="00837A04">
                        <w:rPr>
                          <w:i/>
                          <w:iCs/>
                        </w:rPr>
                        <w:t xml:space="preserve"> </w:t>
                      </w:r>
                      <w:proofErr w:type="spellStart"/>
                      <w:r w:rsidRPr="00837A04">
                        <w:rPr>
                          <w:i/>
                          <w:iCs/>
                        </w:rPr>
                        <w:t>install</w:t>
                      </w:r>
                      <w:proofErr w:type="spellEnd"/>
                      <w:r w:rsidRPr="00837A04">
                        <w:rPr>
                          <w:i/>
                          <w:iCs/>
                        </w:rPr>
                        <w:t xml:space="preserve"> </w:t>
                      </w:r>
                      <w:proofErr w:type="spellStart"/>
                      <w:r w:rsidRPr="00837A04">
                        <w:rPr>
                          <w:i/>
                          <w:iCs/>
                        </w:rPr>
                        <w:t>firebase</w:t>
                      </w:r>
                      <w:proofErr w:type="spellEnd"/>
                      <w:r w:rsidRPr="00837A04">
                        <w:rPr>
                          <w:i/>
                          <w:iCs/>
                        </w:rPr>
                        <w:t xml:space="preserve"> @angular/fire</w:t>
                      </w:r>
                    </w:p>
                  </w:txbxContent>
                </v:textbox>
                <w10:wrap type="square" anchorx="margin"/>
              </v:shape>
            </w:pict>
          </mc:Fallback>
        </mc:AlternateContent>
      </w:r>
      <w:r w:rsidRPr="00BF32BD">
        <w:t xml:space="preserve">Para vincular la aplicación web con </w:t>
      </w:r>
      <w:proofErr w:type="spellStart"/>
      <w:r w:rsidRPr="00BF32BD">
        <w:t>Firebase</w:t>
      </w:r>
      <w:proofErr w:type="spellEnd"/>
      <w:r w:rsidRPr="00BF32BD">
        <w:t>, en primer lugar, es necesario instalar los paquetes necesarios desde el Angular CLI, con el comando</w:t>
      </w:r>
      <w:r w:rsidR="00BF32BD">
        <w:rPr>
          <w:sz w:val="24"/>
          <w:szCs w:val="24"/>
        </w:rPr>
        <w:t>:</w:t>
      </w:r>
    </w:p>
    <w:p w14:paraId="5A89DF3F" w14:textId="13A75CA2" w:rsidR="00260674" w:rsidRDefault="00260674" w:rsidP="00BF32BD">
      <w:r>
        <w:t xml:space="preserve">Una vez instalados los paquetes, se configura el entorno definiendo un objeto de configuración con las claves del proyecto Angular, que se ha obtenido de la web de </w:t>
      </w:r>
      <w:proofErr w:type="spellStart"/>
      <w:r w:rsidR="009E68FF">
        <w:t>F</w:t>
      </w:r>
      <w:r>
        <w:t>irebase</w:t>
      </w:r>
      <w:proofErr w:type="spellEnd"/>
      <w:r>
        <w:t xml:space="preserve">. Esto se modifica en el fichero </w:t>
      </w:r>
      <w:proofErr w:type="spellStart"/>
      <w:r w:rsidRPr="00837A04">
        <w:rPr>
          <w:i/>
          <w:iCs/>
        </w:rPr>
        <w:t>environment.ts</w:t>
      </w:r>
      <w:proofErr w:type="spellEnd"/>
      <w:r>
        <w:t xml:space="preserve"> (</w:t>
      </w:r>
      <w:r w:rsidR="0026416F" w:rsidRPr="0026416F">
        <w:rPr>
          <w:i/>
          <w:iCs/>
        </w:rPr>
        <w:fldChar w:fldCharType="begin"/>
      </w:r>
      <w:r w:rsidR="0026416F" w:rsidRPr="0026416F">
        <w:rPr>
          <w:i/>
          <w:iCs/>
        </w:rPr>
        <w:instrText xml:space="preserve"> REF _Ref200115008 \h </w:instrText>
      </w:r>
      <w:r w:rsidR="0026416F">
        <w:rPr>
          <w:i/>
          <w:iCs/>
        </w:rPr>
        <w:instrText xml:space="preserve"> \* MERGEFORMAT </w:instrText>
      </w:r>
      <w:r w:rsidR="0026416F" w:rsidRPr="0026416F">
        <w:rPr>
          <w:i/>
          <w:iCs/>
        </w:rPr>
      </w:r>
      <w:r w:rsidR="0026416F" w:rsidRPr="0026416F">
        <w:rPr>
          <w:i/>
          <w:iCs/>
        </w:rPr>
        <w:fldChar w:fldCharType="separate"/>
      </w:r>
      <w:r w:rsidR="0020779A" w:rsidRPr="0020779A">
        <w:rPr>
          <w:i/>
          <w:iCs/>
        </w:rPr>
        <w:t>Listado</w:t>
      </w:r>
      <w:r w:rsidR="0020779A">
        <w:t xml:space="preserve"> </w:t>
      </w:r>
      <w:r w:rsidR="0020779A" w:rsidRPr="0020779A">
        <w:rPr>
          <w:i/>
          <w:iCs/>
          <w:noProof/>
        </w:rPr>
        <w:t>12</w:t>
      </w:r>
      <w:r w:rsidR="0026416F" w:rsidRPr="0026416F">
        <w:rPr>
          <w:i/>
          <w:iCs/>
        </w:rPr>
        <w:fldChar w:fldCharType="end"/>
      </w:r>
      <w:r>
        <w:t>).</w:t>
      </w:r>
    </w:p>
    <w:p w14:paraId="76465A3C" w14:textId="77777777" w:rsidR="00260674" w:rsidRPr="00C26860" w:rsidRDefault="00260674" w:rsidP="00C124A8">
      <w:pPr>
        <w:rPr>
          <w:sz w:val="24"/>
          <w:szCs w:val="24"/>
        </w:rPr>
      </w:pPr>
      <w:r>
        <w:rPr>
          <w:noProof/>
        </w:rPr>
        <mc:AlternateContent>
          <mc:Choice Requires="wps">
            <w:drawing>
              <wp:anchor distT="0" distB="0" distL="114300" distR="114300" simplePos="0" relativeHeight="251678720" behindDoc="0" locked="0" layoutInCell="1" allowOverlap="1" wp14:anchorId="143B5580" wp14:editId="434BD2DC">
                <wp:simplePos x="0" y="0"/>
                <wp:positionH relativeFrom="column">
                  <wp:posOffset>404495</wp:posOffset>
                </wp:positionH>
                <wp:positionV relativeFrom="paragraph">
                  <wp:posOffset>2661285</wp:posOffset>
                </wp:positionV>
                <wp:extent cx="4562475" cy="635"/>
                <wp:effectExtent l="0" t="0" r="0" b="0"/>
                <wp:wrapSquare wrapText="bothSides"/>
                <wp:docPr id="21" name="Cuadro de texto 21"/>
                <wp:cNvGraphicFramePr/>
                <a:graphic xmlns:a="http://schemas.openxmlformats.org/drawingml/2006/main">
                  <a:graphicData uri="http://schemas.microsoft.com/office/word/2010/wordprocessingShape">
                    <wps:wsp>
                      <wps:cNvSpPr txBox="1"/>
                      <wps:spPr>
                        <a:xfrm>
                          <a:off x="0" y="0"/>
                          <a:ext cx="4562475" cy="635"/>
                        </a:xfrm>
                        <a:prstGeom prst="rect">
                          <a:avLst/>
                        </a:prstGeom>
                        <a:solidFill>
                          <a:prstClr val="white"/>
                        </a:solidFill>
                        <a:ln>
                          <a:noFill/>
                        </a:ln>
                      </wps:spPr>
                      <wps:txbx>
                        <w:txbxContent>
                          <w:p w14:paraId="6506F950" w14:textId="35BF4985" w:rsidR="00260674" w:rsidRPr="002E3CC3" w:rsidRDefault="00260674" w:rsidP="00493367">
                            <w:pPr>
                              <w:pStyle w:val="Descripcin"/>
                              <w:jc w:val="center"/>
                              <w:rPr>
                                <w:noProof/>
                                <w:sz w:val="24"/>
                                <w:szCs w:val="24"/>
                              </w:rPr>
                            </w:pPr>
                            <w:bookmarkStart w:id="1984" w:name="_Ref200115008"/>
                            <w:bookmarkStart w:id="1985" w:name="_Toc207315054"/>
                            <w:bookmarkStart w:id="1986" w:name="_Toc202786481"/>
                            <w:r>
                              <w:t xml:space="preserve">Listado </w:t>
                            </w:r>
                            <w:r w:rsidR="00DE1F43">
                              <w:fldChar w:fldCharType="begin"/>
                            </w:r>
                            <w:r w:rsidR="00DE1F43">
                              <w:instrText xml:space="preserve"> SEQ Listado \* ARABIC </w:instrText>
                            </w:r>
                            <w:r w:rsidR="00DE1F43">
                              <w:fldChar w:fldCharType="separate"/>
                            </w:r>
                            <w:r w:rsidR="005226D7">
                              <w:rPr>
                                <w:noProof/>
                              </w:rPr>
                              <w:t>12</w:t>
                            </w:r>
                            <w:r w:rsidR="00DE1F43">
                              <w:rPr>
                                <w:noProof/>
                              </w:rPr>
                              <w:fldChar w:fldCharType="end"/>
                            </w:r>
                            <w:bookmarkEnd w:id="1984"/>
                            <w:r>
                              <w:t xml:space="preserve"> - </w:t>
                            </w:r>
                            <w:r w:rsidRPr="000226EB">
                              <w:t xml:space="preserve">Configuración archivo </w:t>
                            </w:r>
                            <w:proofErr w:type="spellStart"/>
                            <w:r w:rsidRPr="000226EB">
                              <w:t>enviroment.ts</w:t>
                            </w:r>
                            <w:bookmarkEnd w:id="1985"/>
                            <w:bookmarkEnd w:id="1986"/>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3B5580" id="Cuadro de texto 21" o:spid="_x0000_s1053" type="#_x0000_t202" style="position:absolute;left:0;text-align:left;margin-left:31.85pt;margin-top:209.55pt;width:359.2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" stroked="f">
                <v:textbox style="mso-fit-shape-to-text:t" inset="0,0,0,0">
                  <w:txbxContent>
                    <w:p w14:paraId="6506F950" w14:textId="35BF4985" w:rsidR="00260674" w:rsidRPr="002E3CC3" w:rsidRDefault="00260674" w:rsidP="00493367">
                      <w:pPr>
                        <w:pStyle w:val="Descripcin"/>
                        <w:jc w:val="center"/>
                        <w:rPr>
                          <w:noProof/>
                          <w:sz w:val="24"/>
                          <w:szCs w:val="24"/>
                        </w:rPr>
                      </w:pPr>
                      <w:bookmarkStart w:id="1987" w:name="_Ref200115008"/>
                      <w:bookmarkStart w:id="1988" w:name="_Toc207315054"/>
                      <w:bookmarkStart w:id="1989" w:name="_Toc202786481"/>
                      <w:r>
                        <w:t xml:space="preserve">Listado </w:t>
                      </w:r>
                      <w:r w:rsidR="00DE1F43">
                        <w:fldChar w:fldCharType="begin"/>
                      </w:r>
                      <w:r w:rsidR="00DE1F43">
                        <w:instrText xml:space="preserve"> SEQ Listado \* ARABIC </w:instrText>
                      </w:r>
                      <w:r w:rsidR="00DE1F43">
                        <w:fldChar w:fldCharType="separate"/>
                      </w:r>
                      <w:r w:rsidR="005226D7">
                        <w:rPr>
                          <w:noProof/>
                        </w:rPr>
                        <w:t>12</w:t>
                      </w:r>
                      <w:r w:rsidR="00DE1F43">
                        <w:rPr>
                          <w:noProof/>
                        </w:rPr>
                        <w:fldChar w:fldCharType="end"/>
                      </w:r>
                      <w:bookmarkEnd w:id="1987"/>
                      <w:r>
                        <w:t xml:space="preserve"> - </w:t>
                      </w:r>
                      <w:r w:rsidRPr="000226EB">
                        <w:t xml:space="preserve">Configuración archivo </w:t>
                      </w:r>
                      <w:proofErr w:type="spellStart"/>
                      <w:r w:rsidRPr="000226EB">
                        <w:t>enviroment.ts</w:t>
                      </w:r>
                      <w:bookmarkEnd w:id="1988"/>
                      <w:bookmarkEnd w:id="1989"/>
                      <w:proofErr w:type="spellEnd"/>
                    </w:p>
                  </w:txbxContent>
                </v:textbox>
                <w10:wrap type="square"/>
              </v:shape>
            </w:pict>
          </mc:Fallback>
        </mc:AlternateContent>
      </w:r>
      <w:r w:rsidRPr="00C911F9">
        <w:rPr>
          <w:noProof/>
          <w:sz w:val="24"/>
          <w:szCs w:val="24"/>
        </w:rPr>
        <mc:AlternateContent>
          <mc:Choice Requires="wps">
            <w:drawing>
              <wp:anchor distT="45720" distB="45720" distL="114300" distR="114300" simplePos="0" relativeHeight="251663360" behindDoc="0" locked="0" layoutInCell="1" allowOverlap="1" wp14:anchorId="4EE52713" wp14:editId="4818E5FC">
                <wp:simplePos x="0" y="0"/>
                <wp:positionH relativeFrom="margin">
                  <wp:align>center</wp:align>
                </wp:positionH>
                <wp:positionV relativeFrom="paragraph">
                  <wp:posOffset>13335</wp:posOffset>
                </wp:positionV>
                <wp:extent cx="4562475" cy="2590800"/>
                <wp:effectExtent l="0" t="0" r="28575" b="19050"/>
                <wp:wrapSquare wrapText="bothSides"/>
                <wp:docPr id="20" name="Cuadro de texto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62475" cy="2590800"/>
                        </a:xfrm>
                        <a:prstGeom prst="rect">
                          <a:avLst/>
                        </a:prstGeom>
                        <a:solidFill>
                          <a:srgbClr val="FFFFFF"/>
                        </a:solidFill>
                        <a:ln w="9525">
                          <a:solidFill>
                            <a:srgbClr val="000000"/>
                          </a:solidFill>
                          <a:miter lim="800000"/>
                          <a:headEnd/>
                          <a:tailEnd/>
                        </a:ln>
                      </wps:spPr>
                      <wps:txbx>
                        <w:txbxContent>
                          <w:p w14:paraId="632224C2" w14:textId="77777777" w:rsidR="00260674" w:rsidRPr="00450111" w:rsidRDefault="00260674" w:rsidP="00C911F9">
                            <w:pPr>
                              <w:shd w:val="clear" w:color="auto" w:fill="1F1F1F"/>
                              <w:spacing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export</w:t>
                            </w: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569CD6"/>
                                <w:sz w:val="21"/>
                                <w:szCs w:val="21"/>
                                <w:lang w:val="en-GB" w:eastAsia="es-ES"/>
                              </w:rPr>
                              <w:t>const</w:t>
                            </w:r>
                            <w:proofErr w:type="spellEnd"/>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4FC1FF"/>
                                <w:sz w:val="21"/>
                                <w:szCs w:val="21"/>
                                <w:lang w:val="en-GB" w:eastAsia="es-ES"/>
                              </w:rPr>
                              <w:t>environment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D4D4D4"/>
                                <w:sz w:val="21"/>
                                <w:szCs w:val="21"/>
                                <w:lang w:val="en-GB" w:eastAsia="es-ES"/>
                              </w:rPr>
                              <w:t>=</w:t>
                            </w:r>
                            <w:r w:rsidRPr="00450111">
                              <w:rPr>
                                <w:rFonts w:ascii="Consolas" w:eastAsia="Times New Roman" w:hAnsi="Consolas" w:cs="Times New Roman"/>
                                <w:color w:val="CCCCCC"/>
                                <w:sz w:val="21"/>
                                <w:szCs w:val="21"/>
                                <w:lang w:val="en-GB" w:eastAsia="es-ES"/>
                              </w:rPr>
                              <w:t xml:space="preserve"> {</w:t>
                            </w:r>
                          </w:p>
                          <w:p w14:paraId="2FE91FF0"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production:</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569CD6"/>
                                <w:sz w:val="21"/>
                                <w:szCs w:val="21"/>
                                <w:lang w:val="en-GB" w:eastAsia="es-ES"/>
                              </w:rPr>
                              <w:t>false</w:t>
                            </w:r>
                            <w:r w:rsidRPr="00450111">
                              <w:rPr>
                                <w:rFonts w:ascii="Consolas" w:eastAsia="Times New Roman" w:hAnsi="Consolas" w:cs="Times New Roman"/>
                                <w:color w:val="CCCCCC"/>
                                <w:sz w:val="21"/>
                                <w:szCs w:val="21"/>
                                <w:lang w:val="en-GB" w:eastAsia="es-ES"/>
                              </w:rPr>
                              <w:t>,</w:t>
                            </w:r>
                          </w:p>
                          <w:p w14:paraId="1D7AFE86"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firebase:</w:t>
                            </w:r>
                            <w:r w:rsidRPr="00450111">
                              <w:rPr>
                                <w:rFonts w:ascii="Consolas" w:eastAsia="Times New Roman" w:hAnsi="Consolas" w:cs="Times New Roman"/>
                                <w:color w:val="CCCCCC"/>
                                <w:sz w:val="21"/>
                                <w:szCs w:val="21"/>
                                <w:lang w:val="en-GB" w:eastAsia="es-ES"/>
                              </w:rPr>
                              <w:t xml:space="preserve"> {</w:t>
                            </w:r>
                          </w:p>
                          <w:p w14:paraId="12832756"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apiKey</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"AIzaSyCsmqP1</w:t>
                            </w:r>
                            <w:r>
                              <w:rPr>
                                <w:rFonts w:ascii="Consolas" w:eastAsia="Times New Roman" w:hAnsi="Consolas" w:cs="Times New Roman"/>
                                <w:color w:val="CE9178"/>
                                <w:sz w:val="21"/>
                                <w:szCs w:val="21"/>
                                <w:lang w:val="en-GB" w:eastAsia="es-ES"/>
                              </w:rPr>
                              <w:t>XXXXXXXXXXX</w:t>
                            </w:r>
                            <w:r w:rsidRPr="00450111">
                              <w:rPr>
                                <w:rFonts w:ascii="Consolas" w:eastAsia="Times New Roman" w:hAnsi="Consolas" w:cs="Times New Roman"/>
                                <w:color w:val="CE9178"/>
                                <w:sz w:val="21"/>
                                <w:szCs w:val="21"/>
                                <w:lang w:val="en-GB" w:eastAsia="es-ES"/>
                              </w:rPr>
                              <w:t>VMFhVI3az_yTq0ZzM"</w:t>
                            </w:r>
                            <w:r w:rsidRPr="00450111">
                              <w:rPr>
                                <w:rFonts w:ascii="Consolas" w:eastAsia="Times New Roman" w:hAnsi="Consolas" w:cs="Times New Roman"/>
                                <w:color w:val="CCCCCC"/>
                                <w:sz w:val="21"/>
                                <w:szCs w:val="21"/>
                                <w:lang w:val="en-GB" w:eastAsia="es-ES"/>
                              </w:rPr>
                              <w:t>,</w:t>
                            </w:r>
                          </w:p>
                          <w:p w14:paraId="4C88BAC0"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authDomain</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"tvgi-8700f.firebaseapp.com"</w:t>
                            </w:r>
                            <w:r w:rsidRPr="00450111">
                              <w:rPr>
                                <w:rFonts w:ascii="Consolas" w:eastAsia="Times New Roman" w:hAnsi="Consolas" w:cs="Times New Roman"/>
                                <w:color w:val="CCCCCC"/>
                                <w:sz w:val="21"/>
                                <w:szCs w:val="21"/>
                                <w:lang w:val="en-GB" w:eastAsia="es-ES"/>
                              </w:rPr>
                              <w:t>,</w:t>
                            </w:r>
                          </w:p>
                          <w:p w14:paraId="34712D8B"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databaseURL</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"https://tvgi-8700f.firebaseio.com"</w:t>
                            </w:r>
                            <w:r w:rsidRPr="00450111">
                              <w:rPr>
                                <w:rFonts w:ascii="Consolas" w:eastAsia="Times New Roman" w:hAnsi="Consolas" w:cs="Times New Roman"/>
                                <w:color w:val="CCCCCC"/>
                                <w:sz w:val="21"/>
                                <w:szCs w:val="21"/>
                                <w:lang w:val="en-GB" w:eastAsia="es-ES"/>
                              </w:rPr>
                              <w:t>,</w:t>
                            </w:r>
                          </w:p>
                          <w:p w14:paraId="74ED0682"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projectId</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"tvgi-8700f"</w:t>
                            </w:r>
                            <w:r w:rsidRPr="00450111">
                              <w:rPr>
                                <w:rFonts w:ascii="Consolas" w:eastAsia="Times New Roman" w:hAnsi="Consolas" w:cs="Times New Roman"/>
                                <w:color w:val="CCCCCC"/>
                                <w:sz w:val="21"/>
                                <w:szCs w:val="21"/>
                                <w:lang w:val="en-GB" w:eastAsia="es-ES"/>
                              </w:rPr>
                              <w:t>,</w:t>
                            </w:r>
                          </w:p>
                          <w:p w14:paraId="441FA156"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storageBucket</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"tvgi-8700f.appspot.com"</w:t>
                            </w:r>
                            <w:r w:rsidRPr="00450111">
                              <w:rPr>
                                <w:rFonts w:ascii="Consolas" w:eastAsia="Times New Roman" w:hAnsi="Consolas" w:cs="Times New Roman"/>
                                <w:color w:val="CCCCCC"/>
                                <w:sz w:val="21"/>
                                <w:szCs w:val="21"/>
                                <w:lang w:val="en-GB" w:eastAsia="es-ES"/>
                              </w:rPr>
                              <w:t>,</w:t>
                            </w:r>
                          </w:p>
                          <w:p w14:paraId="0C7D40AE"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messagingSenderId</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"30305207825"</w:t>
                            </w:r>
                            <w:r w:rsidRPr="00450111">
                              <w:rPr>
                                <w:rFonts w:ascii="Consolas" w:eastAsia="Times New Roman" w:hAnsi="Consolas" w:cs="Times New Roman"/>
                                <w:color w:val="CCCCCC"/>
                                <w:sz w:val="21"/>
                                <w:szCs w:val="21"/>
                                <w:lang w:val="en-GB" w:eastAsia="es-ES"/>
                              </w:rPr>
                              <w:t>,</w:t>
                            </w:r>
                          </w:p>
                          <w:p w14:paraId="3C26FDEC"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appId</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w:t>
                            </w:r>
                            <w:proofErr w:type="gramStart"/>
                            <w:r w:rsidRPr="00450111">
                              <w:rPr>
                                <w:rFonts w:ascii="Consolas" w:eastAsia="Times New Roman" w:hAnsi="Consolas" w:cs="Times New Roman"/>
                                <w:color w:val="CE9178"/>
                                <w:sz w:val="21"/>
                                <w:szCs w:val="21"/>
                                <w:lang w:val="en-GB" w:eastAsia="es-ES"/>
                              </w:rPr>
                              <w:t>1:30305207825:web</w:t>
                            </w:r>
                            <w:proofErr w:type="gramEnd"/>
                            <w:r w:rsidRPr="00450111">
                              <w:rPr>
                                <w:rFonts w:ascii="Consolas" w:eastAsia="Times New Roman" w:hAnsi="Consolas" w:cs="Times New Roman"/>
                                <w:color w:val="CE9178"/>
                                <w:sz w:val="21"/>
                                <w:szCs w:val="21"/>
                                <w:lang w:val="en-GB" w:eastAsia="es-ES"/>
                              </w:rPr>
                              <w:t>:</w:t>
                            </w:r>
                            <w:r>
                              <w:rPr>
                                <w:rFonts w:ascii="Consolas" w:eastAsia="Times New Roman" w:hAnsi="Consolas" w:cs="Times New Roman"/>
                                <w:color w:val="CE9178"/>
                                <w:sz w:val="21"/>
                                <w:szCs w:val="21"/>
                                <w:lang w:val="en-GB" w:eastAsia="es-ES"/>
                              </w:rPr>
                              <w:t>XXXXXXXXXXXXXXXXX</w:t>
                            </w:r>
                            <w:r w:rsidRPr="00450111">
                              <w:rPr>
                                <w:rFonts w:ascii="Consolas" w:eastAsia="Times New Roman" w:hAnsi="Consolas" w:cs="Times New Roman"/>
                                <w:color w:val="CE9178"/>
                                <w:sz w:val="21"/>
                                <w:szCs w:val="21"/>
                                <w:lang w:val="en-GB" w:eastAsia="es-ES"/>
                              </w:rPr>
                              <w:t>"</w:t>
                            </w:r>
                            <w:r w:rsidRPr="00450111">
                              <w:rPr>
                                <w:rFonts w:ascii="Consolas" w:eastAsia="Times New Roman" w:hAnsi="Consolas" w:cs="Times New Roman"/>
                                <w:color w:val="CCCCCC"/>
                                <w:sz w:val="21"/>
                                <w:szCs w:val="21"/>
                                <w:lang w:val="en-GB" w:eastAsia="es-ES"/>
                              </w:rPr>
                              <w:t>,</w:t>
                            </w:r>
                          </w:p>
                          <w:p w14:paraId="3EE80EBE"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measurementId</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"G-H7S</w:t>
                            </w:r>
                            <w:r>
                              <w:rPr>
                                <w:rFonts w:ascii="Consolas" w:eastAsia="Times New Roman" w:hAnsi="Consolas" w:cs="Times New Roman"/>
                                <w:color w:val="CE9178"/>
                                <w:sz w:val="21"/>
                                <w:szCs w:val="21"/>
                                <w:lang w:val="en-GB" w:eastAsia="es-ES"/>
                              </w:rPr>
                              <w:t>XXXXXX</w:t>
                            </w:r>
                            <w:r w:rsidRPr="00450111">
                              <w:rPr>
                                <w:rFonts w:ascii="Consolas" w:eastAsia="Times New Roman" w:hAnsi="Consolas" w:cs="Times New Roman"/>
                                <w:color w:val="CE9178"/>
                                <w:sz w:val="21"/>
                                <w:szCs w:val="21"/>
                                <w:lang w:val="en-GB" w:eastAsia="es-ES"/>
                              </w:rPr>
                              <w:t>H"</w:t>
                            </w:r>
                          </w:p>
                          <w:p w14:paraId="678A57DA" w14:textId="77777777" w:rsidR="00260674" w:rsidRPr="00C911F9" w:rsidRDefault="00260674" w:rsidP="00C911F9">
                            <w:pPr>
                              <w:shd w:val="clear" w:color="auto" w:fill="1F1F1F"/>
                              <w:spacing w:after="0" w:line="285" w:lineRule="atLeast"/>
                              <w:rPr>
                                <w:rFonts w:ascii="Consolas" w:eastAsia="Times New Roman" w:hAnsi="Consolas" w:cs="Times New Roman"/>
                                <w:color w:val="CCCCCC"/>
                                <w:sz w:val="21"/>
                                <w:szCs w:val="21"/>
                                <w:lang w:eastAsia="es-ES"/>
                              </w:rPr>
                            </w:pPr>
                            <w:r w:rsidRPr="00450111">
                              <w:rPr>
                                <w:rFonts w:ascii="Consolas" w:eastAsia="Times New Roman" w:hAnsi="Consolas" w:cs="Times New Roman"/>
                                <w:color w:val="CCCCCC"/>
                                <w:sz w:val="21"/>
                                <w:szCs w:val="21"/>
                                <w:lang w:val="en-GB" w:eastAsia="es-ES"/>
                              </w:rPr>
                              <w:t xml:space="preserve">  </w:t>
                            </w:r>
                            <w:r w:rsidRPr="00C911F9">
                              <w:rPr>
                                <w:rFonts w:ascii="Consolas" w:eastAsia="Times New Roman" w:hAnsi="Consolas" w:cs="Times New Roman"/>
                                <w:color w:val="CCCCCC"/>
                                <w:sz w:val="21"/>
                                <w:szCs w:val="21"/>
                                <w:lang w:eastAsia="es-ES"/>
                              </w:rPr>
                              <w:t>},</w:t>
                            </w:r>
                          </w:p>
                          <w:p w14:paraId="41593550" w14:textId="77777777" w:rsidR="00260674" w:rsidRPr="00C911F9" w:rsidRDefault="00260674" w:rsidP="00C911F9">
                            <w:pPr>
                              <w:shd w:val="clear" w:color="auto" w:fill="1F1F1F"/>
                              <w:spacing w:after="0" w:line="285" w:lineRule="atLeast"/>
                              <w:rPr>
                                <w:rFonts w:ascii="Consolas" w:eastAsia="Times New Roman" w:hAnsi="Consolas" w:cs="Times New Roman"/>
                                <w:color w:val="CCCCCC"/>
                                <w:sz w:val="21"/>
                                <w:szCs w:val="21"/>
                                <w:lang w:eastAsia="es-ES"/>
                              </w:rPr>
                            </w:pPr>
                            <w:r w:rsidRPr="00C911F9">
                              <w:rPr>
                                <w:rFonts w:ascii="Consolas" w:eastAsia="Times New Roman" w:hAnsi="Consolas" w:cs="Times New Roman"/>
                                <w:color w:val="CCCCCC"/>
                                <w:sz w:val="21"/>
                                <w:szCs w:val="21"/>
                                <w:lang w:eastAsia="es-ES"/>
                              </w:rPr>
                              <w:t>};</w:t>
                            </w:r>
                          </w:p>
                          <w:p w14:paraId="165F2637" w14:textId="77777777" w:rsidR="00260674" w:rsidRDefault="0026067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E52713" id="Cuadro de texto 20" o:spid="_x0000_s1054" type="#_x0000_t202" style="position:absolute;left:0;text-align:left;margin-left:0;margin-top:1.05pt;width:359.25pt;height:204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">
                <v:textbox>
                  <w:txbxContent>
                    <w:p w14:paraId="632224C2" w14:textId="77777777" w:rsidR="00260674" w:rsidRPr="00450111" w:rsidRDefault="00260674" w:rsidP="00C911F9">
                      <w:pPr>
                        <w:shd w:val="clear" w:color="auto" w:fill="1F1F1F"/>
                        <w:spacing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export</w:t>
                      </w: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569CD6"/>
                          <w:sz w:val="21"/>
                          <w:szCs w:val="21"/>
                          <w:lang w:val="en-GB" w:eastAsia="es-ES"/>
                        </w:rPr>
                        <w:t>const</w:t>
                      </w:r>
                      <w:proofErr w:type="spellEnd"/>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4FC1FF"/>
                          <w:sz w:val="21"/>
                          <w:szCs w:val="21"/>
                          <w:lang w:val="en-GB" w:eastAsia="es-ES"/>
                        </w:rPr>
                        <w:t>environment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D4D4D4"/>
                          <w:sz w:val="21"/>
                          <w:szCs w:val="21"/>
                          <w:lang w:val="en-GB" w:eastAsia="es-ES"/>
                        </w:rPr>
                        <w:t>=</w:t>
                      </w:r>
                      <w:r w:rsidRPr="00450111">
                        <w:rPr>
                          <w:rFonts w:ascii="Consolas" w:eastAsia="Times New Roman" w:hAnsi="Consolas" w:cs="Times New Roman"/>
                          <w:color w:val="CCCCCC"/>
                          <w:sz w:val="21"/>
                          <w:szCs w:val="21"/>
                          <w:lang w:val="en-GB" w:eastAsia="es-ES"/>
                        </w:rPr>
                        <w:t xml:space="preserve"> {</w:t>
                      </w:r>
                    </w:p>
                    <w:p w14:paraId="2FE91FF0"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production:</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569CD6"/>
                          <w:sz w:val="21"/>
                          <w:szCs w:val="21"/>
                          <w:lang w:val="en-GB" w:eastAsia="es-ES"/>
                        </w:rPr>
                        <w:t>false</w:t>
                      </w:r>
                      <w:r w:rsidRPr="00450111">
                        <w:rPr>
                          <w:rFonts w:ascii="Consolas" w:eastAsia="Times New Roman" w:hAnsi="Consolas" w:cs="Times New Roman"/>
                          <w:color w:val="CCCCCC"/>
                          <w:sz w:val="21"/>
                          <w:szCs w:val="21"/>
                          <w:lang w:val="en-GB" w:eastAsia="es-ES"/>
                        </w:rPr>
                        <w:t>,</w:t>
                      </w:r>
                    </w:p>
                    <w:p w14:paraId="1D7AFE86"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firebase:</w:t>
                      </w:r>
                      <w:r w:rsidRPr="00450111">
                        <w:rPr>
                          <w:rFonts w:ascii="Consolas" w:eastAsia="Times New Roman" w:hAnsi="Consolas" w:cs="Times New Roman"/>
                          <w:color w:val="CCCCCC"/>
                          <w:sz w:val="21"/>
                          <w:szCs w:val="21"/>
                          <w:lang w:val="en-GB" w:eastAsia="es-ES"/>
                        </w:rPr>
                        <w:t xml:space="preserve"> {</w:t>
                      </w:r>
                    </w:p>
                    <w:p w14:paraId="12832756"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apiKey</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"AIzaSyCsmqP1</w:t>
                      </w:r>
                      <w:r>
                        <w:rPr>
                          <w:rFonts w:ascii="Consolas" w:eastAsia="Times New Roman" w:hAnsi="Consolas" w:cs="Times New Roman"/>
                          <w:color w:val="CE9178"/>
                          <w:sz w:val="21"/>
                          <w:szCs w:val="21"/>
                          <w:lang w:val="en-GB" w:eastAsia="es-ES"/>
                        </w:rPr>
                        <w:t>XXXXXXXXXXX</w:t>
                      </w:r>
                      <w:r w:rsidRPr="00450111">
                        <w:rPr>
                          <w:rFonts w:ascii="Consolas" w:eastAsia="Times New Roman" w:hAnsi="Consolas" w:cs="Times New Roman"/>
                          <w:color w:val="CE9178"/>
                          <w:sz w:val="21"/>
                          <w:szCs w:val="21"/>
                          <w:lang w:val="en-GB" w:eastAsia="es-ES"/>
                        </w:rPr>
                        <w:t>VMFhVI3az_yTq0ZzM"</w:t>
                      </w:r>
                      <w:r w:rsidRPr="00450111">
                        <w:rPr>
                          <w:rFonts w:ascii="Consolas" w:eastAsia="Times New Roman" w:hAnsi="Consolas" w:cs="Times New Roman"/>
                          <w:color w:val="CCCCCC"/>
                          <w:sz w:val="21"/>
                          <w:szCs w:val="21"/>
                          <w:lang w:val="en-GB" w:eastAsia="es-ES"/>
                        </w:rPr>
                        <w:t>,</w:t>
                      </w:r>
                    </w:p>
                    <w:p w14:paraId="4C88BAC0"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authDomain</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"tvgi-8700f.firebaseapp.com"</w:t>
                      </w:r>
                      <w:r w:rsidRPr="00450111">
                        <w:rPr>
                          <w:rFonts w:ascii="Consolas" w:eastAsia="Times New Roman" w:hAnsi="Consolas" w:cs="Times New Roman"/>
                          <w:color w:val="CCCCCC"/>
                          <w:sz w:val="21"/>
                          <w:szCs w:val="21"/>
                          <w:lang w:val="en-GB" w:eastAsia="es-ES"/>
                        </w:rPr>
                        <w:t>,</w:t>
                      </w:r>
                    </w:p>
                    <w:p w14:paraId="34712D8B"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databaseURL</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"https://tvgi-8700f.firebaseio.com"</w:t>
                      </w:r>
                      <w:r w:rsidRPr="00450111">
                        <w:rPr>
                          <w:rFonts w:ascii="Consolas" w:eastAsia="Times New Roman" w:hAnsi="Consolas" w:cs="Times New Roman"/>
                          <w:color w:val="CCCCCC"/>
                          <w:sz w:val="21"/>
                          <w:szCs w:val="21"/>
                          <w:lang w:val="en-GB" w:eastAsia="es-ES"/>
                        </w:rPr>
                        <w:t>,</w:t>
                      </w:r>
                    </w:p>
                    <w:p w14:paraId="74ED0682"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projectId</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"tvgi-8700f"</w:t>
                      </w:r>
                      <w:r w:rsidRPr="00450111">
                        <w:rPr>
                          <w:rFonts w:ascii="Consolas" w:eastAsia="Times New Roman" w:hAnsi="Consolas" w:cs="Times New Roman"/>
                          <w:color w:val="CCCCCC"/>
                          <w:sz w:val="21"/>
                          <w:szCs w:val="21"/>
                          <w:lang w:val="en-GB" w:eastAsia="es-ES"/>
                        </w:rPr>
                        <w:t>,</w:t>
                      </w:r>
                    </w:p>
                    <w:p w14:paraId="441FA156"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storageBucket</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"tvgi-8700f.appspot.com"</w:t>
                      </w:r>
                      <w:r w:rsidRPr="00450111">
                        <w:rPr>
                          <w:rFonts w:ascii="Consolas" w:eastAsia="Times New Roman" w:hAnsi="Consolas" w:cs="Times New Roman"/>
                          <w:color w:val="CCCCCC"/>
                          <w:sz w:val="21"/>
                          <w:szCs w:val="21"/>
                          <w:lang w:val="en-GB" w:eastAsia="es-ES"/>
                        </w:rPr>
                        <w:t>,</w:t>
                      </w:r>
                    </w:p>
                    <w:p w14:paraId="0C7D40AE"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messagingSenderId</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"30305207825"</w:t>
                      </w:r>
                      <w:r w:rsidRPr="00450111">
                        <w:rPr>
                          <w:rFonts w:ascii="Consolas" w:eastAsia="Times New Roman" w:hAnsi="Consolas" w:cs="Times New Roman"/>
                          <w:color w:val="CCCCCC"/>
                          <w:sz w:val="21"/>
                          <w:szCs w:val="21"/>
                          <w:lang w:val="en-GB" w:eastAsia="es-ES"/>
                        </w:rPr>
                        <w:t>,</w:t>
                      </w:r>
                    </w:p>
                    <w:p w14:paraId="3C26FDEC"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appId</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w:t>
                      </w:r>
                      <w:proofErr w:type="gramStart"/>
                      <w:r w:rsidRPr="00450111">
                        <w:rPr>
                          <w:rFonts w:ascii="Consolas" w:eastAsia="Times New Roman" w:hAnsi="Consolas" w:cs="Times New Roman"/>
                          <w:color w:val="CE9178"/>
                          <w:sz w:val="21"/>
                          <w:szCs w:val="21"/>
                          <w:lang w:val="en-GB" w:eastAsia="es-ES"/>
                        </w:rPr>
                        <w:t>1:30305207825:web</w:t>
                      </w:r>
                      <w:proofErr w:type="gramEnd"/>
                      <w:r w:rsidRPr="00450111">
                        <w:rPr>
                          <w:rFonts w:ascii="Consolas" w:eastAsia="Times New Roman" w:hAnsi="Consolas" w:cs="Times New Roman"/>
                          <w:color w:val="CE9178"/>
                          <w:sz w:val="21"/>
                          <w:szCs w:val="21"/>
                          <w:lang w:val="en-GB" w:eastAsia="es-ES"/>
                        </w:rPr>
                        <w:t>:</w:t>
                      </w:r>
                      <w:r>
                        <w:rPr>
                          <w:rFonts w:ascii="Consolas" w:eastAsia="Times New Roman" w:hAnsi="Consolas" w:cs="Times New Roman"/>
                          <w:color w:val="CE9178"/>
                          <w:sz w:val="21"/>
                          <w:szCs w:val="21"/>
                          <w:lang w:val="en-GB" w:eastAsia="es-ES"/>
                        </w:rPr>
                        <w:t>XXXXXXXXXXXXXXXXX</w:t>
                      </w:r>
                      <w:r w:rsidRPr="00450111">
                        <w:rPr>
                          <w:rFonts w:ascii="Consolas" w:eastAsia="Times New Roman" w:hAnsi="Consolas" w:cs="Times New Roman"/>
                          <w:color w:val="CE9178"/>
                          <w:sz w:val="21"/>
                          <w:szCs w:val="21"/>
                          <w:lang w:val="en-GB" w:eastAsia="es-ES"/>
                        </w:rPr>
                        <w:t>"</w:t>
                      </w:r>
                      <w:r w:rsidRPr="00450111">
                        <w:rPr>
                          <w:rFonts w:ascii="Consolas" w:eastAsia="Times New Roman" w:hAnsi="Consolas" w:cs="Times New Roman"/>
                          <w:color w:val="CCCCCC"/>
                          <w:sz w:val="21"/>
                          <w:szCs w:val="21"/>
                          <w:lang w:val="en-GB" w:eastAsia="es-ES"/>
                        </w:rPr>
                        <w:t>,</w:t>
                      </w:r>
                    </w:p>
                    <w:p w14:paraId="3EE80EBE" w14:textId="77777777" w:rsidR="00260674" w:rsidRPr="00450111" w:rsidRDefault="00260674" w:rsidP="00C911F9">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measurementId</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"G-H7S</w:t>
                      </w:r>
                      <w:r>
                        <w:rPr>
                          <w:rFonts w:ascii="Consolas" w:eastAsia="Times New Roman" w:hAnsi="Consolas" w:cs="Times New Roman"/>
                          <w:color w:val="CE9178"/>
                          <w:sz w:val="21"/>
                          <w:szCs w:val="21"/>
                          <w:lang w:val="en-GB" w:eastAsia="es-ES"/>
                        </w:rPr>
                        <w:t>XXXXXX</w:t>
                      </w:r>
                      <w:r w:rsidRPr="00450111">
                        <w:rPr>
                          <w:rFonts w:ascii="Consolas" w:eastAsia="Times New Roman" w:hAnsi="Consolas" w:cs="Times New Roman"/>
                          <w:color w:val="CE9178"/>
                          <w:sz w:val="21"/>
                          <w:szCs w:val="21"/>
                          <w:lang w:val="en-GB" w:eastAsia="es-ES"/>
                        </w:rPr>
                        <w:t>H"</w:t>
                      </w:r>
                    </w:p>
                    <w:p w14:paraId="678A57DA" w14:textId="77777777" w:rsidR="00260674" w:rsidRPr="00C911F9" w:rsidRDefault="00260674" w:rsidP="00C911F9">
                      <w:pPr>
                        <w:shd w:val="clear" w:color="auto" w:fill="1F1F1F"/>
                        <w:spacing w:after="0" w:line="285" w:lineRule="atLeast"/>
                        <w:rPr>
                          <w:rFonts w:ascii="Consolas" w:eastAsia="Times New Roman" w:hAnsi="Consolas" w:cs="Times New Roman"/>
                          <w:color w:val="CCCCCC"/>
                          <w:sz w:val="21"/>
                          <w:szCs w:val="21"/>
                          <w:lang w:eastAsia="es-ES"/>
                        </w:rPr>
                      </w:pPr>
                      <w:r w:rsidRPr="00450111">
                        <w:rPr>
                          <w:rFonts w:ascii="Consolas" w:eastAsia="Times New Roman" w:hAnsi="Consolas" w:cs="Times New Roman"/>
                          <w:color w:val="CCCCCC"/>
                          <w:sz w:val="21"/>
                          <w:szCs w:val="21"/>
                          <w:lang w:val="en-GB" w:eastAsia="es-ES"/>
                        </w:rPr>
                        <w:t xml:space="preserve">  </w:t>
                      </w:r>
                      <w:r w:rsidRPr="00C911F9">
                        <w:rPr>
                          <w:rFonts w:ascii="Consolas" w:eastAsia="Times New Roman" w:hAnsi="Consolas" w:cs="Times New Roman"/>
                          <w:color w:val="CCCCCC"/>
                          <w:sz w:val="21"/>
                          <w:szCs w:val="21"/>
                          <w:lang w:eastAsia="es-ES"/>
                        </w:rPr>
                        <w:t>},</w:t>
                      </w:r>
                    </w:p>
                    <w:p w14:paraId="41593550" w14:textId="77777777" w:rsidR="00260674" w:rsidRPr="00C911F9" w:rsidRDefault="00260674" w:rsidP="00C911F9">
                      <w:pPr>
                        <w:shd w:val="clear" w:color="auto" w:fill="1F1F1F"/>
                        <w:spacing w:after="0" w:line="285" w:lineRule="atLeast"/>
                        <w:rPr>
                          <w:rFonts w:ascii="Consolas" w:eastAsia="Times New Roman" w:hAnsi="Consolas" w:cs="Times New Roman"/>
                          <w:color w:val="CCCCCC"/>
                          <w:sz w:val="21"/>
                          <w:szCs w:val="21"/>
                          <w:lang w:eastAsia="es-ES"/>
                        </w:rPr>
                      </w:pPr>
                      <w:r w:rsidRPr="00C911F9">
                        <w:rPr>
                          <w:rFonts w:ascii="Consolas" w:eastAsia="Times New Roman" w:hAnsi="Consolas" w:cs="Times New Roman"/>
                          <w:color w:val="CCCCCC"/>
                          <w:sz w:val="21"/>
                          <w:szCs w:val="21"/>
                          <w:lang w:eastAsia="es-ES"/>
                        </w:rPr>
                        <w:t>};</w:t>
                      </w:r>
                    </w:p>
                    <w:p w14:paraId="165F2637" w14:textId="77777777" w:rsidR="00260674" w:rsidRDefault="00260674"/>
                  </w:txbxContent>
                </v:textbox>
                <w10:wrap type="square" anchorx="margin"/>
              </v:shape>
            </w:pict>
          </mc:Fallback>
        </mc:AlternateContent>
      </w:r>
    </w:p>
    <w:p w14:paraId="0400B4A6" w14:textId="77777777" w:rsidR="00260674" w:rsidRDefault="00260674" w:rsidP="00C124A8">
      <w:pPr>
        <w:rPr>
          <w:sz w:val="24"/>
          <w:szCs w:val="24"/>
        </w:rPr>
      </w:pPr>
    </w:p>
    <w:p w14:paraId="2A1EF9BB" w14:textId="77777777" w:rsidR="00260674" w:rsidRPr="00817C10" w:rsidRDefault="00260674" w:rsidP="00C124A8">
      <w:pPr>
        <w:rPr>
          <w:sz w:val="24"/>
          <w:szCs w:val="24"/>
        </w:rPr>
      </w:pPr>
    </w:p>
    <w:p w14:paraId="015F41F8" w14:textId="77777777" w:rsidR="00260674" w:rsidRPr="00817C10" w:rsidRDefault="00260674" w:rsidP="00C124A8">
      <w:pPr>
        <w:rPr>
          <w:sz w:val="24"/>
          <w:szCs w:val="24"/>
        </w:rPr>
      </w:pPr>
    </w:p>
    <w:p w14:paraId="3E728210" w14:textId="77777777" w:rsidR="00260674" w:rsidRPr="00817C10" w:rsidRDefault="00260674" w:rsidP="00C124A8">
      <w:pPr>
        <w:rPr>
          <w:sz w:val="24"/>
          <w:szCs w:val="24"/>
        </w:rPr>
      </w:pPr>
    </w:p>
    <w:p w14:paraId="49F477C7" w14:textId="77777777" w:rsidR="00260674" w:rsidRPr="00817C10" w:rsidRDefault="00260674" w:rsidP="00C124A8">
      <w:pPr>
        <w:rPr>
          <w:sz w:val="24"/>
          <w:szCs w:val="24"/>
        </w:rPr>
      </w:pPr>
    </w:p>
    <w:p w14:paraId="42A3FC0A" w14:textId="77777777" w:rsidR="00260674" w:rsidRPr="00817C10" w:rsidRDefault="00260674" w:rsidP="00C124A8">
      <w:pPr>
        <w:rPr>
          <w:sz w:val="24"/>
          <w:szCs w:val="24"/>
        </w:rPr>
      </w:pPr>
    </w:p>
    <w:p w14:paraId="2808D0F1" w14:textId="77777777" w:rsidR="00260674" w:rsidRPr="00817C10" w:rsidRDefault="00260674" w:rsidP="00C124A8">
      <w:pPr>
        <w:rPr>
          <w:sz w:val="24"/>
          <w:szCs w:val="24"/>
        </w:rPr>
      </w:pPr>
    </w:p>
    <w:p w14:paraId="75448810" w14:textId="77777777" w:rsidR="00260674" w:rsidRPr="00817C10" w:rsidRDefault="00260674" w:rsidP="00C124A8">
      <w:pPr>
        <w:rPr>
          <w:sz w:val="24"/>
          <w:szCs w:val="24"/>
        </w:rPr>
      </w:pPr>
    </w:p>
    <w:p w14:paraId="6124B7D6" w14:textId="4DE3DA28" w:rsidR="00260674" w:rsidRDefault="00260674" w:rsidP="00BF32BD">
      <w:r>
        <w:lastRenderedPageBreak/>
        <w:t xml:space="preserve">Además, hay que inicializar </w:t>
      </w:r>
      <w:proofErr w:type="spellStart"/>
      <w:r w:rsidR="009E68FF">
        <w:t>F</w:t>
      </w:r>
      <w:r>
        <w:t>irebase</w:t>
      </w:r>
      <w:proofErr w:type="spellEnd"/>
      <w:r>
        <w:t xml:space="preserve"> en </w:t>
      </w:r>
      <w:r w:rsidR="004645EE">
        <w:t>el módulo</w:t>
      </w:r>
      <w:r>
        <w:t xml:space="preserve"> </w:t>
      </w:r>
      <w:proofErr w:type="spellStart"/>
      <w:r w:rsidRPr="004645EE">
        <w:rPr>
          <w:i/>
          <w:iCs/>
        </w:rPr>
        <w:t>module.ts</w:t>
      </w:r>
      <w:proofErr w:type="spellEnd"/>
      <w:r>
        <w:t xml:space="preserve"> del proyecto, tal como se muestra en el</w:t>
      </w:r>
      <w:r w:rsidR="0026416F">
        <w:t xml:space="preserve"> </w:t>
      </w:r>
      <w:r w:rsidR="0026416F" w:rsidRPr="0026416F">
        <w:rPr>
          <w:i/>
          <w:iCs/>
        </w:rPr>
        <w:fldChar w:fldCharType="begin"/>
      </w:r>
      <w:r w:rsidR="0026416F" w:rsidRPr="0026416F">
        <w:rPr>
          <w:i/>
          <w:iCs/>
        </w:rPr>
        <w:instrText xml:space="preserve"> REF _Ref200114984 \h </w:instrText>
      </w:r>
      <w:r w:rsidR="0026416F">
        <w:rPr>
          <w:i/>
          <w:iCs/>
        </w:rPr>
        <w:instrText xml:space="preserve"> \* MERGEFORMAT </w:instrText>
      </w:r>
      <w:r w:rsidR="0026416F" w:rsidRPr="0026416F">
        <w:rPr>
          <w:i/>
          <w:iCs/>
        </w:rPr>
      </w:r>
      <w:r w:rsidR="0026416F" w:rsidRPr="0026416F">
        <w:rPr>
          <w:i/>
          <w:iCs/>
        </w:rPr>
        <w:fldChar w:fldCharType="separate"/>
      </w:r>
      <w:r w:rsidR="0020779A" w:rsidRPr="0020779A">
        <w:rPr>
          <w:i/>
          <w:iCs/>
        </w:rPr>
        <w:t>Listado</w:t>
      </w:r>
      <w:r w:rsidR="0020779A">
        <w:t xml:space="preserve"> </w:t>
      </w:r>
      <w:r w:rsidR="0020779A" w:rsidRPr="0020779A">
        <w:rPr>
          <w:i/>
          <w:iCs/>
          <w:noProof/>
        </w:rPr>
        <w:t>13</w:t>
      </w:r>
      <w:r w:rsidR="0026416F" w:rsidRPr="0026416F">
        <w:rPr>
          <w:i/>
          <w:iCs/>
        </w:rPr>
        <w:fldChar w:fldCharType="end"/>
      </w:r>
      <w:r>
        <w:t>.</w:t>
      </w:r>
      <w:r>
        <w:rPr>
          <w:noProof/>
        </w:rPr>
        <mc:AlternateContent>
          <mc:Choice Requires="wps">
            <w:drawing>
              <wp:anchor distT="0" distB="0" distL="114300" distR="114300" simplePos="0" relativeHeight="251679744" behindDoc="0" locked="0" layoutInCell="1" allowOverlap="1" wp14:anchorId="7E3BC577" wp14:editId="56136D07">
                <wp:simplePos x="0" y="0"/>
                <wp:positionH relativeFrom="column">
                  <wp:posOffset>-205105</wp:posOffset>
                </wp:positionH>
                <wp:positionV relativeFrom="paragraph">
                  <wp:posOffset>4910455</wp:posOffset>
                </wp:positionV>
                <wp:extent cx="5791200" cy="635"/>
                <wp:effectExtent l="0" t="0" r="0" b="0"/>
                <wp:wrapSquare wrapText="bothSides"/>
                <wp:docPr id="22" name="Cuadro de texto 22"/>
                <wp:cNvGraphicFramePr/>
                <a:graphic xmlns:a="http://schemas.openxmlformats.org/drawingml/2006/main">
                  <a:graphicData uri="http://schemas.microsoft.com/office/word/2010/wordprocessingShape">
                    <wps:wsp>
                      <wps:cNvSpPr txBox="1"/>
                      <wps:spPr>
                        <a:xfrm>
                          <a:off x="0" y="0"/>
                          <a:ext cx="5791200" cy="635"/>
                        </a:xfrm>
                        <a:prstGeom prst="rect">
                          <a:avLst/>
                        </a:prstGeom>
                        <a:solidFill>
                          <a:prstClr val="white"/>
                        </a:solidFill>
                        <a:ln>
                          <a:noFill/>
                        </a:ln>
                      </wps:spPr>
                      <wps:txbx>
                        <w:txbxContent>
                          <w:p w14:paraId="3A05DD5D" w14:textId="4EA489D3" w:rsidR="00260674" w:rsidRPr="007947B7" w:rsidRDefault="00260674" w:rsidP="00493367">
                            <w:pPr>
                              <w:pStyle w:val="Descripcin"/>
                              <w:jc w:val="center"/>
                              <w:rPr>
                                <w:sz w:val="24"/>
                                <w:szCs w:val="24"/>
                              </w:rPr>
                            </w:pPr>
                            <w:bookmarkStart w:id="1990" w:name="_Ref200114984"/>
                            <w:bookmarkStart w:id="1991" w:name="_Toc207315055"/>
                            <w:bookmarkStart w:id="1992" w:name="_Toc202786482"/>
                            <w:r>
                              <w:t xml:space="preserve">Listado </w:t>
                            </w:r>
                            <w:r w:rsidR="00DE1F43">
                              <w:fldChar w:fldCharType="begin"/>
                            </w:r>
                            <w:r w:rsidR="00DE1F43">
                              <w:instrText xml:space="preserve"> SEQ Listado \* ARABIC </w:instrText>
                            </w:r>
                            <w:r w:rsidR="00DE1F43">
                              <w:fldChar w:fldCharType="separate"/>
                            </w:r>
                            <w:r w:rsidR="005226D7">
                              <w:rPr>
                                <w:noProof/>
                              </w:rPr>
                              <w:t>13</w:t>
                            </w:r>
                            <w:r w:rsidR="00DE1F43">
                              <w:rPr>
                                <w:noProof/>
                              </w:rPr>
                              <w:fldChar w:fldCharType="end"/>
                            </w:r>
                            <w:bookmarkEnd w:id="1990"/>
                            <w:r>
                              <w:t xml:space="preserve"> - Archivo </w:t>
                            </w:r>
                            <w:proofErr w:type="spellStart"/>
                            <w:r>
                              <w:t>module.ts</w:t>
                            </w:r>
                            <w:bookmarkEnd w:id="1991"/>
                            <w:bookmarkEnd w:id="199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3BC577" id="Cuadro de texto 22" o:spid="_x0000_s1055" type="#_x0000_t202" style="position:absolute;left:0;text-align:left;margin-left:-16.15pt;margin-top:386.65pt;width:456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" stroked="f">
                <v:textbox style="mso-fit-shape-to-text:t" inset="0,0,0,0">
                  <w:txbxContent>
                    <w:p w14:paraId="3A05DD5D" w14:textId="4EA489D3" w:rsidR="00260674" w:rsidRPr="007947B7" w:rsidRDefault="00260674" w:rsidP="00493367">
                      <w:pPr>
                        <w:pStyle w:val="Descripcin"/>
                        <w:jc w:val="center"/>
                        <w:rPr>
                          <w:sz w:val="24"/>
                          <w:szCs w:val="24"/>
                        </w:rPr>
                      </w:pPr>
                      <w:bookmarkStart w:id="1993" w:name="_Ref200114984"/>
                      <w:bookmarkStart w:id="1994" w:name="_Toc207315055"/>
                      <w:bookmarkStart w:id="1995" w:name="_Toc202786482"/>
                      <w:r>
                        <w:t xml:space="preserve">Listado </w:t>
                      </w:r>
                      <w:r w:rsidR="00DE1F43">
                        <w:fldChar w:fldCharType="begin"/>
                      </w:r>
                      <w:r w:rsidR="00DE1F43">
                        <w:instrText xml:space="preserve"> SEQ Listado \* ARABIC </w:instrText>
                      </w:r>
                      <w:r w:rsidR="00DE1F43">
                        <w:fldChar w:fldCharType="separate"/>
                      </w:r>
                      <w:r w:rsidR="005226D7">
                        <w:rPr>
                          <w:noProof/>
                        </w:rPr>
                        <w:t>13</w:t>
                      </w:r>
                      <w:r w:rsidR="00DE1F43">
                        <w:rPr>
                          <w:noProof/>
                        </w:rPr>
                        <w:fldChar w:fldCharType="end"/>
                      </w:r>
                      <w:bookmarkEnd w:id="1993"/>
                      <w:r>
                        <w:t xml:space="preserve"> - Archivo </w:t>
                      </w:r>
                      <w:proofErr w:type="spellStart"/>
                      <w:r>
                        <w:t>module.ts</w:t>
                      </w:r>
                      <w:bookmarkEnd w:id="1994"/>
                      <w:bookmarkEnd w:id="1995"/>
                      <w:proofErr w:type="spellEnd"/>
                    </w:p>
                  </w:txbxContent>
                </v:textbox>
                <w10:wrap type="square"/>
              </v:shape>
            </w:pict>
          </mc:Fallback>
        </mc:AlternateContent>
      </w:r>
      <w:r w:rsidRPr="00817C10">
        <w:rPr>
          <w:noProof/>
        </w:rPr>
        <mc:AlternateContent>
          <mc:Choice Requires="wps">
            <w:drawing>
              <wp:anchor distT="45720" distB="45720" distL="114300" distR="114300" simplePos="0" relativeHeight="251664384" behindDoc="0" locked="0" layoutInCell="1" allowOverlap="1" wp14:anchorId="424A76B1" wp14:editId="3DB83347">
                <wp:simplePos x="0" y="0"/>
                <wp:positionH relativeFrom="margin">
                  <wp:align>center</wp:align>
                </wp:positionH>
                <wp:positionV relativeFrom="paragraph">
                  <wp:posOffset>957580</wp:posOffset>
                </wp:positionV>
                <wp:extent cx="5791200" cy="3895725"/>
                <wp:effectExtent l="0" t="0" r="19050" b="28575"/>
                <wp:wrapSquare wrapText="bothSides"/>
                <wp:docPr id="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0" cy="3895725"/>
                        </a:xfrm>
                        <a:prstGeom prst="rect">
                          <a:avLst/>
                        </a:prstGeom>
                        <a:solidFill>
                          <a:srgbClr val="FFFFFF"/>
                        </a:solidFill>
                        <a:ln w="9525">
                          <a:solidFill>
                            <a:srgbClr val="000000"/>
                          </a:solidFill>
                          <a:miter lim="800000"/>
                          <a:headEnd/>
                          <a:tailEnd/>
                        </a:ln>
                      </wps:spPr>
                      <wps:txbx>
                        <w:txbxContent>
                          <w:p w14:paraId="30F572C4"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AuthService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'./shared/services/</w:t>
                            </w:r>
                            <w:proofErr w:type="spellStart"/>
                            <w:r w:rsidRPr="00450111">
                              <w:rPr>
                                <w:rFonts w:ascii="Consolas" w:eastAsia="Times New Roman" w:hAnsi="Consolas" w:cs="Times New Roman"/>
                                <w:color w:val="CE9178"/>
                                <w:sz w:val="21"/>
                                <w:szCs w:val="21"/>
                                <w:lang w:val="en-GB" w:eastAsia="es-ES"/>
                              </w:rPr>
                              <w:t>auth.service</w:t>
                            </w:r>
                            <w:proofErr w:type="spellEnd"/>
                            <w:r w:rsidRPr="00450111">
                              <w:rPr>
                                <w:rFonts w:ascii="Consolas" w:eastAsia="Times New Roman" w:hAnsi="Consolas" w:cs="Times New Roman"/>
                                <w:color w:val="CE9178"/>
                                <w:sz w:val="21"/>
                                <w:szCs w:val="21"/>
                                <w:lang w:val="en-GB" w:eastAsia="es-ES"/>
                              </w:rPr>
                              <w:t>'</w:t>
                            </w:r>
                            <w:r w:rsidRPr="00450111">
                              <w:rPr>
                                <w:rFonts w:ascii="Consolas" w:eastAsia="Times New Roman" w:hAnsi="Consolas" w:cs="Times New Roman"/>
                                <w:color w:val="CCCCCC"/>
                                <w:sz w:val="21"/>
                                <w:szCs w:val="21"/>
                                <w:lang w:val="en-GB" w:eastAsia="es-ES"/>
                              </w:rPr>
                              <w:t>;</w:t>
                            </w:r>
                          </w:p>
                          <w:p w14:paraId="5340A4FD"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AngularFireModule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'@angular/fire/</w:t>
                            </w:r>
                            <w:proofErr w:type="spellStart"/>
                            <w:r w:rsidRPr="00450111">
                              <w:rPr>
                                <w:rFonts w:ascii="Consolas" w:eastAsia="Times New Roman" w:hAnsi="Consolas" w:cs="Times New Roman"/>
                                <w:color w:val="CE9178"/>
                                <w:sz w:val="21"/>
                                <w:szCs w:val="21"/>
                                <w:lang w:val="en-GB" w:eastAsia="es-ES"/>
                              </w:rPr>
                              <w:t>compat</w:t>
                            </w:r>
                            <w:proofErr w:type="spellEnd"/>
                            <w:r w:rsidRPr="00450111">
                              <w:rPr>
                                <w:rFonts w:ascii="Consolas" w:eastAsia="Times New Roman" w:hAnsi="Consolas" w:cs="Times New Roman"/>
                                <w:color w:val="CE9178"/>
                                <w:sz w:val="21"/>
                                <w:szCs w:val="21"/>
                                <w:lang w:val="en-GB" w:eastAsia="es-ES"/>
                              </w:rPr>
                              <w:t>'</w:t>
                            </w:r>
                            <w:r w:rsidRPr="00450111">
                              <w:rPr>
                                <w:rFonts w:ascii="Consolas" w:eastAsia="Times New Roman" w:hAnsi="Consolas" w:cs="Times New Roman"/>
                                <w:color w:val="CCCCCC"/>
                                <w:sz w:val="21"/>
                                <w:szCs w:val="21"/>
                                <w:lang w:val="en-GB" w:eastAsia="es-ES"/>
                              </w:rPr>
                              <w:t>;</w:t>
                            </w:r>
                          </w:p>
                          <w:p w14:paraId="72066B4D"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AngularFireAuthModule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'@angular/fire/</w:t>
                            </w:r>
                            <w:proofErr w:type="spellStart"/>
                            <w:r w:rsidRPr="00450111">
                              <w:rPr>
                                <w:rFonts w:ascii="Consolas" w:eastAsia="Times New Roman" w:hAnsi="Consolas" w:cs="Times New Roman"/>
                                <w:color w:val="CE9178"/>
                                <w:sz w:val="21"/>
                                <w:szCs w:val="21"/>
                                <w:lang w:val="en-GB" w:eastAsia="es-ES"/>
                              </w:rPr>
                              <w:t>compat</w:t>
                            </w:r>
                            <w:proofErr w:type="spellEnd"/>
                            <w:r w:rsidRPr="00450111">
                              <w:rPr>
                                <w:rFonts w:ascii="Consolas" w:eastAsia="Times New Roman" w:hAnsi="Consolas" w:cs="Times New Roman"/>
                                <w:color w:val="CE9178"/>
                                <w:sz w:val="21"/>
                                <w:szCs w:val="21"/>
                                <w:lang w:val="en-GB" w:eastAsia="es-ES"/>
                              </w:rPr>
                              <w:t>/auth'</w:t>
                            </w:r>
                            <w:r w:rsidRPr="00450111">
                              <w:rPr>
                                <w:rFonts w:ascii="Consolas" w:eastAsia="Times New Roman" w:hAnsi="Consolas" w:cs="Times New Roman"/>
                                <w:color w:val="CCCCCC"/>
                                <w:sz w:val="21"/>
                                <w:szCs w:val="21"/>
                                <w:lang w:val="en-GB" w:eastAsia="es-ES"/>
                              </w:rPr>
                              <w:t>;</w:t>
                            </w:r>
                          </w:p>
                          <w:p w14:paraId="7B4F70AA"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AngularFireDatabaseModule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'@angular/fire/</w:t>
                            </w:r>
                            <w:proofErr w:type="spellStart"/>
                            <w:r w:rsidRPr="00450111">
                              <w:rPr>
                                <w:rFonts w:ascii="Consolas" w:eastAsia="Times New Roman" w:hAnsi="Consolas" w:cs="Times New Roman"/>
                                <w:color w:val="CE9178"/>
                                <w:sz w:val="21"/>
                                <w:szCs w:val="21"/>
                                <w:lang w:val="en-GB" w:eastAsia="es-ES"/>
                              </w:rPr>
                              <w:t>compat</w:t>
                            </w:r>
                            <w:proofErr w:type="spellEnd"/>
                            <w:r w:rsidRPr="00450111">
                              <w:rPr>
                                <w:rFonts w:ascii="Consolas" w:eastAsia="Times New Roman" w:hAnsi="Consolas" w:cs="Times New Roman"/>
                                <w:color w:val="CE9178"/>
                                <w:sz w:val="21"/>
                                <w:szCs w:val="21"/>
                                <w:lang w:val="en-GB" w:eastAsia="es-ES"/>
                              </w:rPr>
                              <w:t>/database'</w:t>
                            </w:r>
                            <w:r w:rsidRPr="00450111">
                              <w:rPr>
                                <w:rFonts w:ascii="Consolas" w:eastAsia="Times New Roman" w:hAnsi="Consolas" w:cs="Times New Roman"/>
                                <w:color w:val="CCCCCC"/>
                                <w:sz w:val="21"/>
                                <w:szCs w:val="21"/>
                                <w:lang w:val="en-GB" w:eastAsia="es-ES"/>
                              </w:rPr>
                              <w:t>;</w:t>
                            </w:r>
                          </w:p>
                          <w:p w14:paraId="31A2282A"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AngularFirestoreModule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'@angular/fire/</w:t>
                            </w:r>
                            <w:proofErr w:type="spellStart"/>
                            <w:r w:rsidRPr="00450111">
                              <w:rPr>
                                <w:rFonts w:ascii="Consolas" w:eastAsia="Times New Roman" w:hAnsi="Consolas" w:cs="Times New Roman"/>
                                <w:color w:val="CE9178"/>
                                <w:sz w:val="21"/>
                                <w:szCs w:val="21"/>
                                <w:lang w:val="en-GB" w:eastAsia="es-ES"/>
                              </w:rPr>
                              <w:t>compat</w:t>
                            </w:r>
                            <w:proofErr w:type="spellEnd"/>
                            <w:r w:rsidRPr="00450111">
                              <w:rPr>
                                <w:rFonts w:ascii="Consolas" w:eastAsia="Times New Roman" w:hAnsi="Consolas" w:cs="Times New Roman"/>
                                <w:color w:val="CE9178"/>
                                <w:sz w:val="21"/>
                                <w:szCs w:val="21"/>
                                <w:lang w:val="en-GB" w:eastAsia="es-ES"/>
                              </w:rPr>
                              <w:t>/</w:t>
                            </w:r>
                            <w:proofErr w:type="spellStart"/>
                            <w:r w:rsidRPr="00450111">
                              <w:rPr>
                                <w:rFonts w:ascii="Consolas" w:eastAsia="Times New Roman" w:hAnsi="Consolas" w:cs="Times New Roman"/>
                                <w:color w:val="CE9178"/>
                                <w:sz w:val="21"/>
                                <w:szCs w:val="21"/>
                                <w:lang w:val="en-GB" w:eastAsia="es-ES"/>
                              </w:rPr>
                              <w:t>firestore</w:t>
                            </w:r>
                            <w:proofErr w:type="spellEnd"/>
                            <w:r w:rsidRPr="00450111">
                              <w:rPr>
                                <w:rFonts w:ascii="Consolas" w:eastAsia="Times New Roman" w:hAnsi="Consolas" w:cs="Times New Roman"/>
                                <w:color w:val="CE9178"/>
                                <w:sz w:val="21"/>
                                <w:szCs w:val="21"/>
                                <w:lang w:val="en-GB" w:eastAsia="es-ES"/>
                              </w:rPr>
                              <w:t>'</w:t>
                            </w:r>
                            <w:r w:rsidRPr="00450111">
                              <w:rPr>
                                <w:rFonts w:ascii="Consolas" w:eastAsia="Times New Roman" w:hAnsi="Consolas" w:cs="Times New Roman"/>
                                <w:color w:val="CCCCCC"/>
                                <w:sz w:val="21"/>
                                <w:szCs w:val="21"/>
                                <w:lang w:val="en-GB" w:eastAsia="es-ES"/>
                              </w:rPr>
                              <w:t>;</w:t>
                            </w:r>
                          </w:p>
                          <w:p w14:paraId="34EB9738"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AngularFireStorageModule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'@angular/fire/</w:t>
                            </w:r>
                            <w:proofErr w:type="spellStart"/>
                            <w:r w:rsidRPr="00450111">
                              <w:rPr>
                                <w:rFonts w:ascii="Consolas" w:eastAsia="Times New Roman" w:hAnsi="Consolas" w:cs="Times New Roman"/>
                                <w:color w:val="CE9178"/>
                                <w:sz w:val="21"/>
                                <w:szCs w:val="21"/>
                                <w:lang w:val="en-GB" w:eastAsia="es-ES"/>
                              </w:rPr>
                              <w:t>compat</w:t>
                            </w:r>
                            <w:proofErr w:type="spellEnd"/>
                            <w:r w:rsidRPr="00450111">
                              <w:rPr>
                                <w:rFonts w:ascii="Consolas" w:eastAsia="Times New Roman" w:hAnsi="Consolas" w:cs="Times New Roman"/>
                                <w:color w:val="CE9178"/>
                                <w:sz w:val="21"/>
                                <w:szCs w:val="21"/>
                                <w:lang w:val="en-GB" w:eastAsia="es-ES"/>
                              </w:rPr>
                              <w:t>/storage'</w:t>
                            </w:r>
                            <w:r w:rsidRPr="00450111">
                              <w:rPr>
                                <w:rFonts w:ascii="Consolas" w:eastAsia="Times New Roman" w:hAnsi="Consolas" w:cs="Times New Roman"/>
                                <w:color w:val="CCCCCC"/>
                                <w:sz w:val="21"/>
                                <w:szCs w:val="21"/>
                                <w:lang w:val="en-GB" w:eastAsia="es-ES"/>
                              </w:rPr>
                              <w:t>;</w:t>
                            </w:r>
                          </w:p>
                          <w:p w14:paraId="4D150F84"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p>
                          <w:p w14:paraId="3C01226E"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w:t>
                            </w:r>
                            <w:proofErr w:type="gramStart"/>
                            <w:r w:rsidRPr="00450111">
                              <w:rPr>
                                <w:rFonts w:ascii="Consolas" w:eastAsia="Times New Roman" w:hAnsi="Consolas" w:cs="Times New Roman"/>
                                <w:color w:val="4EC9B0"/>
                                <w:sz w:val="21"/>
                                <w:szCs w:val="21"/>
                                <w:lang w:val="en-GB" w:eastAsia="es-ES"/>
                              </w:rPr>
                              <w:t>NgModule</w:t>
                            </w:r>
                            <w:r w:rsidRPr="00450111">
                              <w:rPr>
                                <w:rFonts w:ascii="Consolas" w:eastAsia="Times New Roman" w:hAnsi="Consolas" w:cs="Times New Roman"/>
                                <w:color w:val="CCCCCC"/>
                                <w:sz w:val="21"/>
                                <w:szCs w:val="21"/>
                                <w:lang w:val="en-GB" w:eastAsia="es-ES"/>
                              </w:rPr>
                              <w:t>(</w:t>
                            </w:r>
                            <w:proofErr w:type="gramEnd"/>
                            <w:r w:rsidRPr="00450111">
                              <w:rPr>
                                <w:rFonts w:ascii="Consolas" w:eastAsia="Times New Roman" w:hAnsi="Consolas" w:cs="Times New Roman"/>
                                <w:color w:val="CCCCCC"/>
                                <w:sz w:val="21"/>
                                <w:szCs w:val="21"/>
                                <w:lang w:val="en-GB" w:eastAsia="es-ES"/>
                              </w:rPr>
                              <w:t>{</w:t>
                            </w:r>
                          </w:p>
                          <w:p w14:paraId="1292A9E2"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p>
                          <w:p w14:paraId="1F8C075D"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imports:</w:t>
                            </w:r>
                            <w:r w:rsidRPr="00450111">
                              <w:rPr>
                                <w:rFonts w:ascii="Consolas" w:eastAsia="Times New Roman" w:hAnsi="Consolas" w:cs="Times New Roman"/>
                                <w:color w:val="CCCCCC"/>
                                <w:sz w:val="21"/>
                                <w:szCs w:val="21"/>
                                <w:lang w:val="en-GB" w:eastAsia="es-ES"/>
                              </w:rPr>
                              <w:t xml:space="preserve"> [</w:t>
                            </w:r>
                          </w:p>
                          <w:p w14:paraId="5A034078"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BrowserModule</w:t>
                            </w:r>
                            <w:proofErr w:type="spellEnd"/>
                            <w:r w:rsidRPr="00450111">
                              <w:rPr>
                                <w:rFonts w:ascii="Consolas" w:eastAsia="Times New Roman" w:hAnsi="Consolas" w:cs="Times New Roman"/>
                                <w:color w:val="CCCCCC"/>
                                <w:sz w:val="21"/>
                                <w:szCs w:val="21"/>
                                <w:lang w:val="en-GB" w:eastAsia="es-ES"/>
                              </w:rPr>
                              <w:t>,</w:t>
                            </w:r>
                          </w:p>
                          <w:p w14:paraId="49CD1296"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AngularFireModule</w:t>
                            </w:r>
                            <w:r w:rsidRPr="00450111">
                              <w:rPr>
                                <w:rFonts w:ascii="Consolas" w:eastAsia="Times New Roman" w:hAnsi="Consolas" w:cs="Times New Roman"/>
                                <w:color w:val="CCCCCC"/>
                                <w:sz w:val="21"/>
                                <w:szCs w:val="21"/>
                                <w:lang w:val="en-GB" w:eastAsia="es-ES"/>
                              </w:rPr>
                              <w:t>.</w:t>
                            </w:r>
                            <w:r w:rsidRPr="00450111">
                              <w:rPr>
                                <w:rFonts w:ascii="Consolas" w:eastAsia="Times New Roman" w:hAnsi="Consolas" w:cs="Times New Roman"/>
                                <w:color w:val="DCDCAA"/>
                                <w:sz w:val="21"/>
                                <w:szCs w:val="21"/>
                                <w:lang w:val="en-GB" w:eastAsia="es-ES"/>
                              </w:rPr>
                              <w:t>initializeApp</w:t>
                            </w:r>
                            <w:proofErr w:type="spellEnd"/>
                            <w:r w:rsidRPr="00450111">
                              <w:rPr>
                                <w:rFonts w:ascii="Consolas" w:eastAsia="Times New Roman" w:hAnsi="Consolas" w:cs="Times New Roman"/>
                                <w:color w:val="CCCCCC"/>
                                <w:sz w:val="21"/>
                                <w:szCs w:val="21"/>
                                <w:lang w:val="en-GB" w:eastAsia="es-ES"/>
                              </w:rPr>
                              <w:t>(</w:t>
                            </w:r>
                            <w:proofErr w:type="spellStart"/>
                            <w:proofErr w:type="gramStart"/>
                            <w:r w:rsidRPr="00450111">
                              <w:rPr>
                                <w:rFonts w:ascii="Consolas" w:eastAsia="Times New Roman" w:hAnsi="Consolas" w:cs="Times New Roman"/>
                                <w:color w:val="4FC1FF"/>
                                <w:sz w:val="21"/>
                                <w:szCs w:val="21"/>
                                <w:lang w:val="en-GB" w:eastAsia="es-ES"/>
                              </w:rPr>
                              <w:t>environment</w:t>
                            </w:r>
                            <w:r w:rsidRPr="00450111">
                              <w:rPr>
                                <w:rFonts w:ascii="Consolas" w:eastAsia="Times New Roman" w:hAnsi="Consolas" w:cs="Times New Roman"/>
                                <w:color w:val="CCCCCC"/>
                                <w:sz w:val="21"/>
                                <w:szCs w:val="21"/>
                                <w:lang w:val="en-GB" w:eastAsia="es-ES"/>
                              </w:rPr>
                              <w:t>.</w:t>
                            </w:r>
                            <w:r w:rsidRPr="00450111">
                              <w:rPr>
                                <w:rFonts w:ascii="Consolas" w:eastAsia="Times New Roman" w:hAnsi="Consolas" w:cs="Times New Roman"/>
                                <w:color w:val="9CDCFE"/>
                                <w:sz w:val="21"/>
                                <w:szCs w:val="21"/>
                                <w:lang w:val="en-GB" w:eastAsia="es-ES"/>
                              </w:rPr>
                              <w:t>firebase</w:t>
                            </w:r>
                            <w:proofErr w:type="spellEnd"/>
                            <w:proofErr w:type="gramEnd"/>
                            <w:r w:rsidRPr="00450111">
                              <w:rPr>
                                <w:rFonts w:ascii="Consolas" w:eastAsia="Times New Roman" w:hAnsi="Consolas" w:cs="Times New Roman"/>
                                <w:color w:val="CCCCCC"/>
                                <w:sz w:val="21"/>
                                <w:szCs w:val="21"/>
                                <w:lang w:val="en-GB" w:eastAsia="es-ES"/>
                              </w:rPr>
                              <w:t>),</w:t>
                            </w:r>
                          </w:p>
                          <w:p w14:paraId="5B4ED9E9"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AngularFireAuthModule</w:t>
                            </w:r>
                            <w:proofErr w:type="spellEnd"/>
                            <w:r w:rsidRPr="00450111">
                              <w:rPr>
                                <w:rFonts w:ascii="Consolas" w:eastAsia="Times New Roman" w:hAnsi="Consolas" w:cs="Times New Roman"/>
                                <w:color w:val="CCCCCC"/>
                                <w:sz w:val="21"/>
                                <w:szCs w:val="21"/>
                                <w:lang w:val="en-GB" w:eastAsia="es-ES"/>
                              </w:rPr>
                              <w:t>,</w:t>
                            </w:r>
                          </w:p>
                          <w:p w14:paraId="7B0A9C2D"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AngularFirestoreModule</w:t>
                            </w:r>
                            <w:proofErr w:type="spellEnd"/>
                            <w:r w:rsidRPr="00450111">
                              <w:rPr>
                                <w:rFonts w:ascii="Consolas" w:eastAsia="Times New Roman" w:hAnsi="Consolas" w:cs="Times New Roman"/>
                                <w:color w:val="CCCCCC"/>
                                <w:sz w:val="21"/>
                                <w:szCs w:val="21"/>
                                <w:lang w:val="en-GB" w:eastAsia="es-ES"/>
                              </w:rPr>
                              <w:t>,</w:t>
                            </w:r>
                          </w:p>
                          <w:p w14:paraId="61167710"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AngularFireStorageModule</w:t>
                            </w:r>
                            <w:proofErr w:type="spellEnd"/>
                            <w:r w:rsidRPr="00450111">
                              <w:rPr>
                                <w:rFonts w:ascii="Consolas" w:eastAsia="Times New Roman" w:hAnsi="Consolas" w:cs="Times New Roman"/>
                                <w:color w:val="CCCCCC"/>
                                <w:sz w:val="21"/>
                                <w:szCs w:val="21"/>
                                <w:lang w:val="en-GB" w:eastAsia="es-ES"/>
                              </w:rPr>
                              <w:t>,</w:t>
                            </w:r>
                          </w:p>
                          <w:p w14:paraId="35E27F73"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AngularFireDatabaseModule</w:t>
                            </w:r>
                            <w:proofErr w:type="spellEnd"/>
                          </w:p>
                          <w:p w14:paraId="4D402210"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w:t>
                            </w:r>
                          </w:p>
                          <w:p w14:paraId="30679E00"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providers:</w:t>
                            </w: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AuthService</w:t>
                            </w:r>
                            <w:proofErr w:type="spellEnd"/>
                            <w:r w:rsidRPr="00450111">
                              <w:rPr>
                                <w:rFonts w:ascii="Consolas" w:eastAsia="Times New Roman" w:hAnsi="Consolas" w:cs="Times New Roman"/>
                                <w:color w:val="CCCCCC"/>
                                <w:sz w:val="21"/>
                                <w:szCs w:val="21"/>
                                <w:lang w:val="en-GB" w:eastAsia="es-ES"/>
                              </w:rPr>
                              <w:t>],</w:t>
                            </w:r>
                          </w:p>
                          <w:p w14:paraId="122525D8"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bootstrap:</w:t>
                            </w: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AppComponent</w:t>
                            </w:r>
                            <w:proofErr w:type="spellEnd"/>
                            <w:r w:rsidRPr="00450111">
                              <w:rPr>
                                <w:rFonts w:ascii="Consolas" w:eastAsia="Times New Roman" w:hAnsi="Consolas" w:cs="Times New Roman"/>
                                <w:color w:val="CCCCCC"/>
                                <w:sz w:val="21"/>
                                <w:szCs w:val="21"/>
                                <w:lang w:val="en-GB" w:eastAsia="es-ES"/>
                              </w:rPr>
                              <w:t>],</w:t>
                            </w:r>
                          </w:p>
                          <w:p w14:paraId="362979A8"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w:t>
                            </w:r>
                          </w:p>
                          <w:p w14:paraId="702CDF9F"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export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569CD6"/>
                                <w:sz w:val="21"/>
                                <w:szCs w:val="21"/>
                                <w:lang w:val="en-GB" w:eastAsia="es-ES"/>
                              </w:rPr>
                              <w:t>class</w:t>
                            </w: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AppModule</w:t>
                            </w:r>
                            <w:proofErr w:type="spellEnd"/>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w:t>
                            </w:r>
                            <w:proofErr w:type="gramEnd"/>
                          </w:p>
                          <w:p w14:paraId="048BBC72" w14:textId="77777777" w:rsidR="00260674" w:rsidRPr="00450111" w:rsidRDefault="00260674">
                            <w:pPr>
                              <w:rPr>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4A76B1" id="_x0000_s1056" type="#_x0000_t202" style="position:absolute;left:0;text-align:left;margin-left:0;margin-top:75.4pt;width:456pt;height:306.75pt;z-index:25166438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">
                <v:textbox>
                  <w:txbxContent>
                    <w:p w14:paraId="30F572C4"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AuthService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'./shared/services/</w:t>
                      </w:r>
                      <w:proofErr w:type="spellStart"/>
                      <w:r w:rsidRPr="00450111">
                        <w:rPr>
                          <w:rFonts w:ascii="Consolas" w:eastAsia="Times New Roman" w:hAnsi="Consolas" w:cs="Times New Roman"/>
                          <w:color w:val="CE9178"/>
                          <w:sz w:val="21"/>
                          <w:szCs w:val="21"/>
                          <w:lang w:val="en-GB" w:eastAsia="es-ES"/>
                        </w:rPr>
                        <w:t>auth.service</w:t>
                      </w:r>
                      <w:proofErr w:type="spellEnd"/>
                      <w:r w:rsidRPr="00450111">
                        <w:rPr>
                          <w:rFonts w:ascii="Consolas" w:eastAsia="Times New Roman" w:hAnsi="Consolas" w:cs="Times New Roman"/>
                          <w:color w:val="CE9178"/>
                          <w:sz w:val="21"/>
                          <w:szCs w:val="21"/>
                          <w:lang w:val="en-GB" w:eastAsia="es-ES"/>
                        </w:rPr>
                        <w:t>'</w:t>
                      </w:r>
                      <w:r w:rsidRPr="00450111">
                        <w:rPr>
                          <w:rFonts w:ascii="Consolas" w:eastAsia="Times New Roman" w:hAnsi="Consolas" w:cs="Times New Roman"/>
                          <w:color w:val="CCCCCC"/>
                          <w:sz w:val="21"/>
                          <w:szCs w:val="21"/>
                          <w:lang w:val="en-GB" w:eastAsia="es-ES"/>
                        </w:rPr>
                        <w:t>;</w:t>
                      </w:r>
                    </w:p>
                    <w:p w14:paraId="5340A4FD"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AngularFireModule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'@angular/fire/</w:t>
                      </w:r>
                      <w:proofErr w:type="spellStart"/>
                      <w:r w:rsidRPr="00450111">
                        <w:rPr>
                          <w:rFonts w:ascii="Consolas" w:eastAsia="Times New Roman" w:hAnsi="Consolas" w:cs="Times New Roman"/>
                          <w:color w:val="CE9178"/>
                          <w:sz w:val="21"/>
                          <w:szCs w:val="21"/>
                          <w:lang w:val="en-GB" w:eastAsia="es-ES"/>
                        </w:rPr>
                        <w:t>compat</w:t>
                      </w:r>
                      <w:proofErr w:type="spellEnd"/>
                      <w:r w:rsidRPr="00450111">
                        <w:rPr>
                          <w:rFonts w:ascii="Consolas" w:eastAsia="Times New Roman" w:hAnsi="Consolas" w:cs="Times New Roman"/>
                          <w:color w:val="CE9178"/>
                          <w:sz w:val="21"/>
                          <w:szCs w:val="21"/>
                          <w:lang w:val="en-GB" w:eastAsia="es-ES"/>
                        </w:rPr>
                        <w:t>'</w:t>
                      </w:r>
                      <w:r w:rsidRPr="00450111">
                        <w:rPr>
                          <w:rFonts w:ascii="Consolas" w:eastAsia="Times New Roman" w:hAnsi="Consolas" w:cs="Times New Roman"/>
                          <w:color w:val="CCCCCC"/>
                          <w:sz w:val="21"/>
                          <w:szCs w:val="21"/>
                          <w:lang w:val="en-GB" w:eastAsia="es-ES"/>
                        </w:rPr>
                        <w:t>;</w:t>
                      </w:r>
                    </w:p>
                    <w:p w14:paraId="72066B4D"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AngularFireAuthModule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'@angular/fire/</w:t>
                      </w:r>
                      <w:proofErr w:type="spellStart"/>
                      <w:r w:rsidRPr="00450111">
                        <w:rPr>
                          <w:rFonts w:ascii="Consolas" w:eastAsia="Times New Roman" w:hAnsi="Consolas" w:cs="Times New Roman"/>
                          <w:color w:val="CE9178"/>
                          <w:sz w:val="21"/>
                          <w:szCs w:val="21"/>
                          <w:lang w:val="en-GB" w:eastAsia="es-ES"/>
                        </w:rPr>
                        <w:t>compat</w:t>
                      </w:r>
                      <w:proofErr w:type="spellEnd"/>
                      <w:r w:rsidRPr="00450111">
                        <w:rPr>
                          <w:rFonts w:ascii="Consolas" w:eastAsia="Times New Roman" w:hAnsi="Consolas" w:cs="Times New Roman"/>
                          <w:color w:val="CE9178"/>
                          <w:sz w:val="21"/>
                          <w:szCs w:val="21"/>
                          <w:lang w:val="en-GB" w:eastAsia="es-ES"/>
                        </w:rPr>
                        <w:t>/auth'</w:t>
                      </w:r>
                      <w:r w:rsidRPr="00450111">
                        <w:rPr>
                          <w:rFonts w:ascii="Consolas" w:eastAsia="Times New Roman" w:hAnsi="Consolas" w:cs="Times New Roman"/>
                          <w:color w:val="CCCCCC"/>
                          <w:sz w:val="21"/>
                          <w:szCs w:val="21"/>
                          <w:lang w:val="en-GB" w:eastAsia="es-ES"/>
                        </w:rPr>
                        <w:t>;</w:t>
                      </w:r>
                    </w:p>
                    <w:p w14:paraId="7B4F70AA"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AngularFireDatabaseModule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'@angular/fire/</w:t>
                      </w:r>
                      <w:proofErr w:type="spellStart"/>
                      <w:r w:rsidRPr="00450111">
                        <w:rPr>
                          <w:rFonts w:ascii="Consolas" w:eastAsia="Times New Roman" w:hAnsi="Consolas" w:cs="Times New Roman"/>
                          <w:color w:val="CE9178"/>
                          <w:sz w:val="21"/>
                          <w:szCs w:val="21"/>
                          <w:lang w:val="en-GB" w:eastAsia="es-ES"/>
                        </w:rPr>
                        <w:t>compat</w:t>
                      </w:r>
                      <w:proofErr w:type="spellEnd"/>
                      <w:r w:rsidRPr="00450111">
                        <w:rPr>
                          <w:rFonts w:ascii="Consolas" w:eastAsia="Times New Roman" w:hAnsi="Consolas" w:cs="Times New Roman"/>
                          <w:color w:val="CE9178"/>
                          <w:sz w:val="21"/>
                          <w:szCs w:val="21"/>
                          <w:lang w:val="en-GB" w:eastAsia="es-ES"/>
                        </w:rPr>
                        <w:t>/database'</w:t>
                      </w:r>
                      <w:r w:rsidRPr="00450111">
                        <w:rPr>
                          <w:rFonts w:ascii="Consolas" w:eastAsia="Times New Roman" w:hAnsi="Consolas" w:cs="Times New Roman"/>
                          <w:color w:val="CCCCCC"/>
                          <w:sz w:val="21"/>
                          <w:szCs w:val="21"/>
                          <w:lang w:val="en-GB" w:eastAsia="es-ES"/>
                        </w:rPr>
                        <w:t>;</w:t>
                      </w:r>
                    </w:p>
                    <w:p w14:paraId="31A2282A"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AngularFirestoreModule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'@angular/fire/</w:t>
                      </w:r>
                      <w:proofErr w:type="spellStart"/>
                      <w:r w:rsidRPr="00450111">
                        <w:rPr>
                          <w:rFonts w:ascii="Consolas" w:eastAsia="Times New Roman" w:hAnsi="Consolas" w:cs="Times New Roman"/>
                          <w:color w:val="CE9178"/>
                          <w:sz w:val="21"/>
                          <w:szCs w:val="21"/>
                          <w:lang w:val="en-GB" w:eastAsia="es-ES"/>
                        </w:rPr>
                        <w:t>compat</w:t>
                      </w:r>
                      <w:proofErr w:type="spellEnd"/>
                      <w:r w:rsidRPr="00450111">
                        <w:rPr>
                          <w:rFonts w:ascii="Consolas" w:eastAsia="Times New Roman" w:hAnsi="Consolas" w:cs="Times New Roman"/>
                          <w:color w:val="CE9178"/>
                          <w:sz w:val="21"/>
                          <w:szCs w:val="21"/>
                          <w:lang w:val="en-GB" w:eastAsia="es-ES"/>
                        </w:rPr>
                        <w:t>/</w:t>
                      </w:r>
                      <w:proofErr w:type="spellStart"/>
                      <w:r w:rsidRPr="00450111">
                        <w:rPr>
                          <w:rFonts w:ascii="Consolas" w:eastAsia="Times New Roman" w:hAnsi="Consolas" w:cs="Times New Roman"/>
                          <w:color w:val="CE9178"/>
                          <w:sz w:val="21"/>
                          <w:szCs w:val="21"/>
                          <w:lang w:val="en-GB" w:eastAsia="es-ES"/>
                        </w:rPr>
                        <w:t>firestore</w:t>
                      </w:r>
                      <w:proofErr w:type="spellEnd"/>
                      <w:r w:rsidRPr="00450111">
                        <w:rPr>
                          <w:rFonts w:ascii="Consolas" w:eastAsia="Times New Roman" w:hAnsi="Consolas" w:cs="Times New Roman"/>
                          <w:color w:val="CE9178"/>
                          <w:sz w:val="21"/>
                          <w:szCs w:val="21"/>
                          <w:lang w:val="en-GB" w:eastAsia="es-ES"/>
                        </w:rPr>
                        <w:t>'</w:t>
                      </w:r>
                      <w:r w:rsidRPr="00450111">
                        <w:rPr>
                          <w:rFonts w:ascii="Consolas" w:eastAsia="Times New Roman" w:hAnsi="Consolas" w:cs="Times New Roman"/>
                          <w:color w:val="CCCCCC"/>
                          <w:sz w:val="21"/>
                          <w:szCs w:val="21"/>
                          <w:lang w:val="en-GB" w:eastAsia="es-ES"/>
                        </w:rPr>
                        <w:t>;</w:t>
                      </w:r>
                    </w:p>
                    <w:p w14:paraId="34EB9738"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AngularFireStorageModule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'@angular/fire/</w:t>
                      </w:r>
                      <w:proofErr w:type="spellStart"/>
                      <w:r w:rsidRPr="00450111">
                        <w:rPr>
                          <w:rFonts w:ascii="Consolas" w:eastAsia="Times New Roman" w:hAnsi="Consolas" w:cs="Times New Roman"/>
                          <w:color w:val="CE9178"/>
                          <w:sz w:val="21"/>
                          <w:szCs w:val="21"/>
                          <w:lang w:val="en-GB" w:eastAsia="es-ES"/>
                        </w:rPr>
                        <w:t>compat</w:t>
                      </w:r>
                      <w:proofErr w:type="spellEnd"/>
                      <w:r w:rsidRPr="00450111">
                        <w:rPr>
                          <w:rFonts w:ascii="Consolas" w:eastAsia="Times New Roman" w:hAnsi="Consolas" w:cs="Times New Roman"/>
                          <w:color w:val="CE9178"/>
                          <w:sz w:val="21"/>
                          <w:szCs w:val="21"/>
                          <w:lang w:val="en-GB" w:eastAsia="es-ES"/>
                        </w:rPr>
                        <w:t>/storage'</w:t>
                      </w:r>
                      <w:r w:rsidRPr="00450111">
                        <w:rPr>
                          <w:rFonts w:ascii="Consolas" w:eastAsia="Times New Roman" w:hAnsi="Consolas" w:cs="Times New Roman"/>
                          <w:color w:val="CCCCCC"/>
                          <w:sz w:val="21"/>
                          <w:szCs w:val="21"/>
                          <w:lang w:val="en-GB" w:eastAsia="es-ES"/>
                        </w:rPr>
                        <w:t>;</w:t>
                      </w:r>
                    </w:p>
                    <w:p w14:paraId="4D150F84"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p>
                    <w:p w14:paraId="3C01226E"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w:t>
                      </w:r>
                      <w:proofErr w:type="gramStart"/>
                      <w:r w:rsidRPr="00450111">
                        <w:rPr>
                          <w:rFonts w:ascii="Consolas" w:eastAsia="Times New Roman" w:hAnsi="Consolas" w:cs="Times New Roman"/>
                          <w:color w:val="4EC9B0"/>
                          <w:sz w:val="21"/>
                          <w:szCs w:val="21"/>
                          <w:lang w:val="en-GB" w:eastAsia="es-ES"/>
                        </w:rPr>
                        <w:t>NgModule</w:t>
                      </w:r>
                      <w:r w:rsidRPr="00450111">
                        <w:rPr>
                          <w:rFonts w:ascii="Consolas" w:eastAsia="Times New Roman" w:hAnsi="Consolas" w:cs="Times New Roman"/>
                          <w:color w:val="CCCCCC"/>
                          <w:sz w:val="21"/>
                          <w:szCs w:val="21"/>
                          <w:lang w:val="en-GB" w:eastAsia="es-ES"/>
                        </w:rPr>
                        <w:t>(</w:t>
                      </w:r>
                      <w:proofErr w:type="gramEnd"/>
                      <w:r w:rsidRPr="00450111">
                        <w:rPr>
                          <w:rFonts w:ascii="Consolas" w:eastAsia="Times New Roman" w:hAnsi="Consolas" w:cs="Times New Roman"/>
                          <w:color w:val="CCCCCC"/>
                          <w:sz w:val="21"/>
                          <w:szCs w:val="21"/>
                          <w:lang w:val="en-GB" w:eastAsia="es-ES"/>
                        </w:rPr>
                        <w:t>{</w:t>
                      </w:r>
                    </w:p>
                    <w:p w14:paraId="1292A9E2"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p>
                    <w:p w14:paraId="1F8C075D"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imports:</w:t>
                      </w:r>
                      <w:r w:rsidRPr="00450111">
                        <w:rPr>
                          <w:rFonts w:ascii="Consolas" w:eastAsia="Times New Roman" w:hAnsi="Consolas" w:cs="Times New Roman"/>
                          <w:color w:val="CCCCCC"/>
                          <w:sz w:val="21"/>
                          <w:szCs w:val="21"/>
                          <w:lang w:val="en-GB" w:eastAsia="es-ES"/>
                        </w:rPr>
                        <w:t xml:space="preserve"> [</w:t>
                      </w:r>
                    </w:p>
                    <w:p w14:paraId="5A034078"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BrowserModule</w:t>
                      </w:r>
                      <w:proofErr w:type="spellEnd"/>
                      <w:r w:rsidRPr="00450111">
                        <w:rPr>
                          <w:rFonts w:ascii="Consolas" w:eastAsia="Times New Roman" w:hAnsi="Consolas" w:cs="Times New Roman"/>
                          <w:color w:val="CCCCCC"/>
                          <w:sz w:val="21"/>
                          <w:szCs w:val="21"/>
                          <w:lang w:val="en-GB" w:eastAsia="es-ES"/>
                        </w:rPr>
                        <w:t>,</w:t>
                      </w:r>
                    </w:p>
                    <w:p w14:paraId="49CD1296"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AngularFireModule</w:t>
                      </w:r>
                      <w:r w:rsidRPr="00450111">
                        <w:rPr>
                          <w:rFonts w:ascii="Consolas" w:eastAsia="Times New Roman" w:hAnsi="Consolas" w:cs="Times New Roman"/>
                          <w:color w:val="CCCCCC"/>
                          <w:sz w:val="21"/>
                          <w:szCs w:val="21"/>
                          <w:lang w:val="en-GB" w:eastAsia="es-ES"/>
                        </w:rPr>
                        <w:t>.</w:t>
                      </w:r>
                      <w:r w:rsidRPr="00450111">
                        <w:rPr>
                          <w:rFonts w:ascii="Consolas" w:eastAsia="Times New Roman" w:hAnsi="Consolas" w:cs="Times New Roman"/>
                          <w:color w:val="DCDCAA"/>
                          <w:sz w:val="21"/>
                          <w:szCs w:val="21"/>
                          <w:lang w:val="en-GB" w:eastAsia="es-ES"/>
                        </w:rPr>
                        <w:t>initializeApp</w:t>
                      </w:r>
                      <w:proofErr w:type="spellEnd"/>
                      <w:r w:rsidRPr="00450111">
                        <w:rPr>
                          <w:rFonts w:ascii="Consolas" w:eastAsia="Times New Roman" w:hAnsi="Consolas" w:cs="Times New Roman"/>
                          <w:color w:val="CCCCCC"/>
                          <w:sz w:val="21"/>
                          <w:szCs w:val="21"/>
                          <w:lang w:val="en-GB" w:eastAsia="es-ES"/>
                        </w:rPr>
                        <w:t>(</w:t>
                      </w:r>
                      <w:proofErr w:type="spellStart"/>
                      <w:proofErr w:type="gramStart"/>
                      <w:r w:rsidRPr="00450111">
                        <w:rPr>
                          <w:rFonts w:ascii="Consolas" w:eastAsia="Times New Roman" w:hAnsi="Consolas" w:cs="Times New Roman"/>
                          <w:color w:val="4FC1FF"/>
                          <w:sz w:val="21"/>
                          <w:szCs w:val="21"/>
                          <w:lang w:val="en-GB" w:eastAsia="es-ES"/>
                        </w:rPr>
                        <w:t>environment</w:t>
                      </w:r>
                      <w:r w:rsidRPr="00450111">
                        <w:rPr>
                          <w:rFonts w:ascii="Consolas" w:eastAsia="Times New Roman" w:hAnsi="Consolas" w:cs="Times New Roman"/>
                          <w:color w:val="CCCCCC"/>
                          <w:sz w:val="21"/>
                          <w:szCs w:val="21"/>
                          <w:lang w:val="en-GB" w:eastAsia="es-ES"/>
                        </w:rPr>
                        <w:t>.</w:t>
                      </w:r>
                      <w:r w:rsidRPr="00450111">
                        <w:rPr>
                          <w:rFonts w:ascii="Consolas" w:eastAsia="Times New Roman" w:hAnsi="Consolas" w:cs="Times New Roman"/>
                          <w:color w:val="9CDCFE"/>
                          <w:sz w:val="21"/>
                          <w:szCs w:val="21"/>
                          <w:lang w:val="en-GB" w:eastAsia="es-ES"/>
                        </w:rPr>
                        <w:t>firebase</w:t>
                      </w:r>
                      <w:proofErr w:type="spellEnd"/>
                      <w:proofErr w:type="gramEnd"/>
                      <w:r w:rsidRPr="00450111">
                        <w:rPr>
                          <w:rFonts w:ascii="Consolas" w:eastAsia="Times New Roman" w:hAnsi="Consolas" w:cs="Times New Roman"/>
                          <w:color w:val="CCCCCC"/>
                          <w:sz w:val="21"/>
                          <w:szCs w:val="21"/>
                          <w:lang w:val="en-GB" w:eastAsia="es-ES"/>
                        </w:rPr>
                        <w:t>),</w:t>
                      </w:r>
                    </w:p>
                    <w:p w14:paraId="5B4ED9E9"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AngularFireAuthModule</w:t>
                      </w:r>
                      <w:proofErr w:type="spellEnd"/>
                      <w:r w:rsidRPr="00450111">
                        <w:rPr>
                          <w:rFonts w:ascii="Consolas" w:eastAsia="Times New Roman" w:hAnsi="Consolas" w:cs="Times New Roman"/>
                          <w:color w:val="CCCCCC"/>
                          <w:sz w:val="21"/>
                          <w:szCs w:val="21"/>
                          <w:lang w:val="en-GB" w:eastAsia="es-ES"/>
                        </w:rPr>
                        <w:t>,</w:t>
                      </w:r>
                    </w:p>
                    <w:p w14:paraId="7B0A9C2D"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AngularFirestoreModule</w:t>
                      </w:r>
                      <w:proofErr w:type="spellEnd"/>
                      <w:r w:rsidRPr="00450111">
                        <w:rPr>
                          <w:rFonts w:ascii="Consolas" w:eastAsia="Times New Roman" w:hAnsi="Consolas" w:cs="Times New Roman"/>
                          <w:color w:val="CCCCCC"/>
                          <w:sz w:val="21"/>
                          <w:szCs w:val="21"/>
                          <w:lang w:val="en-GB" w:eastAsia="es-ES"/>
                        </w:rPr>
                        <w:t>,</w:t>
                      </w:r>
                    </w:p>
                    <w:p w14:paraId="61167710"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AngularFireStorageModule</w:t>
                      </w:r>
                      <w:proofErr w:type="spellEnd"/>
                      <w:r w:rsidRPr="00450111">
                        <w:rPr>
                          <w:rFonts w:ascii="Consolas" w:eastAsia="Times New Roman" w:hAnsi="Consolas" w:cs="Times New Roman"/>
                          <w:color w:val="CCCCCC"/>
                          <w:sz w:val="21"/>
                          <w:szCs w:val="21"/>
                          <w:lang w:val="en-GB" w:eastAsia="es-ES"/>
                        </w:rPr>
                        <w:t>,</w:t>
                      </w:r>
                    </w:p>
                    <w:p w14:paraId="35E27F73"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AngularFireDatabaseModule</w:t>
                      </w:r>
                      <w:proofErr w:type="spellEnd"/>
                    </w:p>
                    <w:p w14:paraId="4D402210"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w:t>
                      </w:r>
                    </w:p>
                    <w:p w14:paraId="30679E00"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providers:</w:t>
                      </w: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AuthService</w:t>
                      </w:r>
                      <w:proofErr w:type="spellEnd"/>
                      <w:r w:rsidRPr="00450111">
                        <w:rPr>
                          <w:rFonts w:ascii="Consolas" w:eastAsia="Times New Roman" w:hAnsi="Consolas" w:cs="Times New Roman"/>
                          <w:color w:val="CCCCCC"/>
                          <w:sz w:val="21"/>
                          <w:szCs w:val="21"/>
                          <w:lang w:val="en-GB" w:eastAsia="es-ES"/>
                        </w:rPr>
                        <w:t>],</w:t>
                      </w:r>
                    </w:p>
                    <w:p w14:paraId="122525D8"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bootstrap:</w:t>
                      </w: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AppComponent</w:t>
                      </w:r>
                      <w:proofErr w:type="spellEnd"/>
                      <w:r w:rsidRPr="00450111">
                        <w:rPr>
                          <w:rFonts w:ascii="Consolas" w:eastAsia="Times New Roman" w:hAnsi="Consolas" w:cs="Times New Roman"/>
                          <w:color w:val="CCCCCC"/>
                          <w:sz w:val="21"/>
                          <w:szCs w:val="21"/>
                          <w:lang w:val="en-GB" w:eastAsia="es-ES"/>
                        </w:rPr>
                        <w:t>],</w:t>
                      </w:r>
                    </w:p>
                    <w:p w14:paraId="362979A8"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w:t>
                      </w:r>
                    </w:p>
                    <w:p w14:paraId="702CDF9F" w14:textId="77777777" w:rsidR="00260674" w:rsidRPr="00450111" w:rsidRDefault="00260674" w:rsidP="00E86BCB">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export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569CD6"/>
                          <w:sz w:val="21"/>
                          <w:szCs w:val="21"/>
                          <w:lang w:val="en-GB" w:eastAsia="es-ES"/>
                        </w:rPr>
                        <w:t>class</w:t>
                      </w: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AppModule</w:t>
                      </w:r>
                      <w:proofErr w:type="spellEnd"/>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w:t>
                      </w:r>
                      <w:proofErr w:type="gramEnd"/>
                    </w:p>
                    <w:p w14:paraId="048BBC72" w14:textId="77777777" w:rsidR="00260674" w:rsidRPr="00450111" w:rsidRDefault="00260674">
                      <w:pPr>
                        <w:rPr>
                          <w:lang w:val="en-GB"/>
                        </w:rPr>
                      </w:pPr>
                    </w:p>
                  </w:txbxContent>
                </v:textbox>
                <w10:wrap type="square" anchorx="margin"/>
              </v:shape>
            </w:pict>
          </mc:Fallback>
        </mc:AlternateContent>
      </w:r>
    </w:p>
    <w:p w14:paraId="58AD677B" w14:textId="77777777" w:rsidR="00260674" w:rsidRPr="00E86BCB" w:rsidRDefault="00260674" w:rsidP="00E86BCB">
      <w:pPr>
        <w:rPr>
          <w:sz w:val="24"/>
          <w:szCs w:val="24"/>
        </w:rPr>
      </w:pPr>
    </w:p>
    <w:p w14:paraId="0F67B241" w14:textId="77777777" w:rsidR="00260674" w:rsidRPr="00E86BCB" w:rsidRDefault="00260674" w:rsidP="00E86BCB">
      <w:pPr>
        <w:rPr>
          <w:sz w:val="24"/>
          <w:szCs w:val="24"/>
        </w:rPr>
      </w:pPr>
    </w:p>
    <w:p w14:paraId="182E0F8E" w14:textId="6E24B759" w:rsidR="00260674" w:rsidRDefault="005C4BDD" w:rsidP="005C4BDD">
      <w:pPr>
        <w:pStyle w:val="Ttulo3"/>
      </w:pPr>
      <w:bookmarkStart w:id="1996" w:name="_Toc207317141"/>
      <w:bookmarkStart w:id="1997" w:name="_Toc202786319"/>
      <w:r>
        <w:t xml:space="preserve">5.4.4. </w:t>
      </w:r>
      <w:r w:rsidR="00260674" w:rsidRPr="00493367">
        <w:t>Uso de servicios personalizados</w:t>
      </w:r>
      <w:bookmarkEnd w:id="1996"/>
      <w:bookmarkEnd w:id="1997"/>
      <w:r w:rsidR="00260674" w:rsidRPr="00493367">
        <w:t xml:space="preserve"> </w:t>
      </w:r>
    </w:p>
    <w:p w14:paraId="3A1766F2" w14:textId="77777777" w:rsidR="00260674" w:rsidRDefault="00260674" w:rsidP="00BF32BD">
      <w:r w:rsidRPr="00E86BCB">
        <w:t xml:space="preserve">Se </w:t>
      </w:r>
      <w:r>
        <w:t>han creado dos</w:t>
      </w:r>
      <w:r w:rsidRPr="00E86BCB">
        <w:t xml:space="preserve"> servicios para encapsular las operaciones más habituales, como leer/escribir en la base de datos o gestionar usuarios. Estos servicios se inyectan en los componentes que los necesiten mediante inyección de dependencias.</w:t>
      </w:r>
    </w:p>
    <w:p w14:paraId="2ED519C6" w14:textId="388C1B27" w:rsidR="00260674" w:rsidRPr="00B07AF7" w:rsidRDefault="009E68FF" w:rsidP="00BF32BD">
      <w:r>
        <w:t>Estos servicios s</w:t>
      </w:r>
      <w:r w:rsidR="00260674">
        <w:t xml:space="preserve">e implementan en el directorio </w:t>
      </w:r>
      <w:r>
        <w:t>“</w:t>
      </w:r>
      <w:proofErr w:type="spellStart"/>
      <w:r w:rsidR="00260674" w:rsidRPr="00837A04">
        <w:rPr>
          <w:i/>
          <w:iCs/>
        </w:rPr>
        <w:t>src</w:t>
      </w:r>
      <w:proofErr w:type="spellEnd"/>
      <w:r w:rsidR="00260674" w:rsidRPr="00837A04">
        <w:rPr>
          <w:i/>
          <w:iCs/>
        </w:rPr>
        <w:t>/</w:t>
      </w:r>
      <w:proofErr w:type="spellStart"/>
      <w:r w:rsidR="00260674" w:rsidRPr="00837A04">
        <w:rPr>
          <w:i/>
          <w:iCs/>
        </w:rPr>
        <w:t>services</w:t>
      </w:r>
      <w:proofErr w:type="spellEnd"/>
      <w:r w:rsidR="00260674" w:rsidRPr="00837A04">
        <w:rPr>
          <w:i/>
          <w:iCs/>
        </w:rPr>
        <w:t>/</w:t>
      </w:r>
      <w:r>
        <w:rPr>
          <w:i/>
          <w:iCs/>
        </w:rPr>
        <w:t>”.</w:t>
      </w:r>
    </w:p>
    <w:p w14:paraId="404A7BD3" w14:textId="485690BF" w:rsidR="00260674" w:rsidRPr="00493367" w:rsidRDefault="005C4BDD" w:rsidP="00BF32BD">
      <w:pPr>
        <w:pStyle w:val="Ttulo4"/>
      </w:pPr>
      <w:bookmarkStart w:id="1998" w:name="_Toc207317142"/>
      <w:r>
        <w:t xml:space="preserve">5.4.4.1. </w:t>
      </w:r>
      <w:proofErr w:type="spellStart"/>
      <w:r w:rsidR="00260674" w:rsidRPr="00BF32BD">
        <w:t>firestoreService</w:t>
      </w:r>
      <w:bookmarkEnd w:id="1998"/>
      <w:proofErr w:type="spellEnd"/>
    </w:p>
    <w:p w14:paraId="047D1EA7" w14:textId="60AE3EEC" w:rsidR="00260674" w:rsidRPr="00525F14" w:rsidRDefault="004645EE" w:rsidP="00BF32BD">
      <w:r>
        <w:t>El</w:t>
      </w:r>
      <w:r w:rsidR="00260674">
        <w:t xml:space="preserve"> servicio </w:t>
      </w:r>
      <w:proofErr w:type="spellStart"/>
      <w:r>
        <w:t>firestoreService</w:t>
      </w:r>
      <w:proofErr w:type="spellEnd"/>
      <w:r>
        <w:t xml:space="preserve"> </w:t>
      </w:r>
      <w:r w:rsidR="00260674">
        <w:t>es el</w:t>
      </w:r>
      <w:r w:rsidR="00260674" w:rsidRPr="00525F14">
        <w:t xml:space="preserve"> encargado de centralizar la comunicación entre la aplicación y la plataforma </w:t>
      </w:r>
      <w:proofErr w:type="spellStart"/>
      <w:r w:rsidR="00260674" w:rsidRPr="00525F14">
        <w:t>Firebase</w:t>
      </w:r>
      <w:proofErr w:type="spellEnd"/>
      <w:r w:rsidR="00260674">
        <w:t xml:space="preserve"> </w:t>
      </w:r>
      <w:r>
        <w:t>actuando</w:t>
      </w:r>
      <w:r w:rsidR="00260674" w:rsidRPr="00525F14">
        <w:t xml:space="preserve"> como capa intermedia entre la lógica de la aplicación y la base de datos, </w:t>
      </w:r>
      <w:r w:rsidR="00260674">
        <w:t xml:space="preserve">permitiendo </w:t>
      </w:r>
      <w:r w:rsidR="00260674" w:rsidRPr="00525F14">
        <w:t>realizar operaciones de lectura, escritura y eliminación de forma estructurada.</w:t>
      </w:r>
    </w:p>
    <w:p w14:paraId="4782D696" w14:textId="77777777" w:rsidR="0071298A" w:rsidRDefault="0071298A" w:rsidP="00BF32BD">
      <w:pPr>
        <w:rPr>
          <w:ins w:id="1999" w:author="Redondo García Francisco Javier" w:date="2025-09-02T09:44:00Z"/>
        </w:rPr>
      </w:pPr>
    </w:p>
    <w:p w14:paraId="1CD17C0C" w14:textId="77777777" w:rsidR="0071298A" w:rsidRDefault="0071298A" w:rsidP="00BF32BD">
      <w:pPr>
        <w:rPr>
          <w:ins w:id="2000" w:author="Redondo García Francisco Javier" w:date="2025-09-02T09:44:00Z"/>
        </w:rPr>
      </w:pPr>
    </w:p>
    <w:p w14:paraId="62AD9549" w14:textId="77777777" w:rsidR="0071298A" w:rsidRDefault="0071298A" w:rsidP="00BF32BD">
      <w:pPr>
        <w:rPr>
          <w:ins w:id="2001" w:author="Redondo García Francisco Javier" w:date="2025-09-02T09:44:00Z"/>
        </w:rPr>
      </w:pPr>
    </w:p>
    <w:p w14:paraId="49DBC967" w14:textId="77777777" w:rsidR="0071298A" w:rsidRDefault="0071298A" w:rsidP="00BF32BD">
      <w:pPr>
        <w:rPr>
          <w:ins w:id="2002" w:author="Redondo García Francisco Javier" w:date="2025-09-02T09:44:00Z"/>
        </w:rPr>
      </w:pPr>
    </w:p>
    <w:p w14:paraId="4F0DADB5" w14:textId="3844FE47" w:rsidR="00260674" w:rsidRPr="00525F14" w:rsidRDefault="00260674" w:rsidP="00BF32BD">
      <w:r>
        <w:lastRenderedPageBreak/>
        <w:t>A continuación, se describen los métodos utilizados en este servicio:</w:t>
      </w:r>
    </w:p>
    <w:p w14:paraId="7A15DAEC" w14:textId="77777777" w:rsidR="003F404C" w:rsidRDefault="00260674" w:rsidP="00C87F70">
      <w:pPr>
        <w:pStyle w:val="Prrafodelista"/>
        <w:numPr>
          <w:ilvl w:val="0"/>
          <w:numId w:val="41"/>
        </w:numPr>
        <w:rPr>
          <w:ins w:id="2003" w:author="Redondo García Francisco Javier" w:date="2025-09-02T09:44:00Z"/>
        </w:rPr>
      </w:pPr>
      <w:proofErr w:type="spellStart"/>
      <w:r w:rsidRPr="00BF32BD">
        <w:rPr>
          <w:b/>
          <w:bCs/>
        </w:rPr>
        <w:t>getPacientes</w:t>
      </w:r>
      <w:proofErr w:type="spellEnd"/>
      <w:r w:rsidRPr="00BF32BD">
        <w:rPr>
          <w:b/>
          <w:bCs/>
        </w:rPr>
        <w:t>():</w:t>
      </w:r>
      <w:r>
        <w:t xml:space="preserve"> Obtiene una lista reactiva de todos los pacientes registrados en la web.</w:t>
      </w:r>
    </w:p>
    <w:p w14:paraId="5392BD93" w14:textId="6D1DFCF8" w:rsidR="003F404C" w:rsidRPr="003F404C" w:rsidRDefault="0071298A" w:rsidP="00C35E88">
      <w:pPr>
        <w:ind w:firstLine="360"/>
        <w:rPr>
          <w:ins w:id="2004" w:author="Redondo García Francisco Javier" w:date="2025-09-02T09:44:00Z"/>
          <w:sz w:val="24"/>
          <w:szCs w:val="24"/>
        </w:rPr>
      </w:pPr>
      <w:ins w:id="2005" w:author="Redondo García Francisco Javier" w:date="2025-09-02T09:44:00Z">
        <w:r>
          <w:rPr>
            <w:noProof/>
          </w:rPr>
          <mc:AlternateContent>
            <mc:Choice Requires="wps">
              <w:drawing>
                <wp:anchor distT="0" distB="0" distL="114300" distR="114300" simplePos="0" relativeHeight="251752448" behindDoc="0" locked="0" layoutInCell="1" allowOverlap="1" wp14:anchorId="474EC631" wp14:editId="3E79CA51">
                  <wp:simplePos x="0" y="0"/>
                  <wp:positionH relativeFrom="column">
                    <wp:posOffset>-212090</wp:posOffset>
                  </wp:positionH>
                  <wp:positionV relativeFrom="paragraph">
                    <wp:posOffset>906145</wp:posOffset>
                  </wp:positionV>
                  <wp:extent cx="6088380" cy="635"/>
                  <wp:effectExtent l="0" t="0" r="0" b="0"/>
                  <wp:wrapSquare wrapText="bothSides"/>
                  <wp:docPr id="27" name="Cuadro de texto 27"/>
                  <wp:cNvGraphicFramePr/>
                  <a:graphic xmlns:a="http://schemas.openxmlformats.org/drawingml/2006/main">
                    <a:graphicData uri="http://schemas.microsoft.com/office/word/2010/wordprocessingShape">
                      <wps:wsp>
                        <wps:cNvSpPr txBox="1"/>
                        <wps:spPr>
                          <a:xfrm>
                            <a:off x="0" y="0"/>
                            <a:ext cx="6088380" cy="635"/>
                          </a:xfrm>
                          <a:prstGeom prst="rect">
                            <a:avLst/>
                          </a:prstGeom>
                          <a:solidFill>
                            <a:prstClr val="white"/>
                          </a:solidFill>
                          <a:ln>
                            <a:noFill/>
                          </a:ln>
                        </wps:spPr>
                        <wps:txbx>
                          <w:txbxContent>
                            <w:p w14:paraId="6F7AC2DE" w14:textId="77777777" w:rsidR="003F404C" w:rsidRPr="00383604" w:rsidRDefault="003F404C" w:rsidP="003F404C">
                              <w:pPr>
                                <w:pStyle w:val="Descripcin"/>
                                <w:jc w:val="center"/>
                                <w:rPr>
                                  <w:ins w:id="2006" w:author="Redondo García Francisco Javier" w:date="2025-09-02T09:44:00Z"/>
                                  <w:noProof/>
                                  <w:sz w:val="24"/>
                                  <w:szCs w:val="24"/>
                                </w:rPr>
                              </w:pPr>
                              <w:bookmarkStart w:id="2007" w:name="_Toc207315056"/>
                              <w:ins w:id="2008" w:author="Redondo García Francisco Javier" w:date="2025-09-02T09:44:00Z">
                                <w:r>
                                  <w:t xml:space="preserve">Listado </w:t>
                                </w:r>
                                <w:r w:rsidR="0056181D">
                                  <w:fldChar w:fldCharType="begin"/>
                                </w:r>
                                <w:r w:rsidR="0056181D">
                                  <w:instrText xml:space="preserve"> SEQ Listado \* ARABIC </w:instrText>
                                </w:r>
                                <w:r w:rsidR="0056181D">
                                  <w:fldChar w:fldCharType="separate"/>
                                </w:r>
                                <w:r>
                                  <w:rPr>
                                    <w:noProof/>
                                  </w:rPr>
                                  <w:t>17</w:t>
                                </w:r>
                                <w:r w:rsidR="0056181D">
                                  <w:rPr>
                                    <w:noProof/>
                                  </w:rPr>
                                  <w:fldChar w:fldCharType="end"/>
                                </w:r>
                                <w:r>
                                  <w:t xml:space="preserve"> - Método </w:t>
                                </w:r>
                                <w:proofErr w:type="spellStart"/>
                                <w:r>
                                  <w:t>getPacientes</w:t>
                                </w:r>
                                <w:proofErr w:type="spellEnd"/>
                                <w:r>
                                  <w:t>()</w:t>
                                </w:r>
                                <w:bookmarkEnd w:id="2007"/>
                              </w:ins>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4EC631" id="Cuadro de texto 27" o:spid="_x0000_s1057" type="#_x0000_t202" style="position:absolute;left:0;text-align:left;margin-left:-16.7pt;margin-top:71.35pt;width:479.4pt;height:.05pt;z-index:251752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" stroked="f">
                  <v:textbox style="mso-fit-shape-to-text:t" inset="0,0,0,0">
                    <w:txbxContent>
                      <w:p w14:paraId="6F7AC2DE" w14:textId="77777777" w:rsidR="003F404C" w:rsidRPr="00383604" w:rsidRDefault="003F404C" w:rsidP="003F404C">
                        <w:pPr>
                          <w:pStyle w:val="Descripcin"/>
                          <w:jc w:val="center"/>
                          <w:rPr>
                            <w:ins w:id="2009" w:author="Redondo García Francisco Javier" w:date="2025-09-02T09:44:00Z"/>
                            <w:noProof/>
                            <w:sz w:val="24"/>
                            <w:szCs w:val="24"/>
                          </w:rPr>
                        </w:pPr>
                        <w:bookmarkStart w:id="2010" w:name="_Toc207315056"/>
                        <w:ins w:id="2011" w:author="Redondo García Francisco Javier" w:date="2025-09-02T09:44:00Z">
                          <w:r>
                            <w:t xml:space="preserve">Listado </w:t>
                          </w:r>
                          <w:r w:rsidR="0056181D">
                            <w:fldChar w:fldCharType="begin"/>
                          </w:r>
                          <w:r w:rsidR="0056181D">
                            <w:instrText xml:space="preserve"> SEQ Listado \* ARABIC </w:instrText>
                          </w:r>
                          <w:r w:rsidR="0056181D">
                            <w:fldChar w:fldCharType="separate"/>
                          </w:r>
                          <w:r>
                            <w:rPr>
                              <w:noProof/>
                            </w:rPr>
                            <w:t>17</w:t>
                          </w:r>
                          <w:r w:rsidR="0056181D">
                            <w:rPr>
                              <w:noProof/>
                            </w:rPr>
                            <w:fldChar w:fldCharType="end"/>
                          </w:r>
                          <w:r>
                            <w:t xml:space="preserve"> - Método </w:t>
                          </w:r>
                          <w:proofErr w:type="spellStart"/>
                          <w:r>
                            <w:t>getPacientes</w:t>
                          </w:r>
                          <w:proofErr w:type="spellEnd"/>
                          <w:r>
                            <w:t>()</w:t>
                          </w:r>
                          <w:bookmarkEnd w:id="2010"/>
                        </w:ins>
                      </w:p>
                    </w:txbxContent>
                  </v:textbox>
                  <w10:wrap type="square"/>
                </v:shape>
              </w:pict>
            </mc:Fallback>
          </mc:AlternateContent>
        </w:r>
        <w:r w:rsidR="003F404C" w:rsidRPr="00C920BB">
          <w:rPr>
            <w:noProof/>
          </w:rPr>
          <mc:AlternateContent>
            <mc:Choice Requires="wps">
              <w:drawing>
                <wp:inline distT="0" distB="0" distL="0" distR="0" wp14:anchorId="3F7FA537" wp14:editId="275A95C0">
                  <wp:extent cx="5219700" cy="789305"/>
                  <wp:effectExtent l="0" t="0" r="19050" b="10795"/>
                  <wp:docPr id="8783133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789305"/>
                          </a:xfrm>
                          <a:prstGeom prst="rect">
                            <a:avLst/>
                          </a:prstGeom>
                          <a:solidFill>
                            <a:srgbClr val="FFFFFF"/>
                          </a:solidFill>
                          <a:ln w="9525">
                            <a:solidFill>
                              <a:srgbClr val="000000"/>
                            </a:solidFill>
                            <a:miter lim="800000"/>
                            <a:headEnd/>
                            <a:tailEnd/>
                          </a:ln>
                        </wps:spPr>
                        <wps:txbx>
                          <w:txbxContent>
                            <w:p w14:paraId="0DF73F11" w14:textId="77777777" w:rsidR="003F404C" w:rsidRPr="00C920BB" w:rsidRDefault="003F404C" w:rsidP="00C35E88">
                              <w:pPr>
                                <w:shd w:val="clear" w:color="auto" w:fill="1F1F1F"/>
                                <w:spacing w:line="285" w:lineRule="atLeast"/>
                                <w:jc w:val="left"/>
                                <w:rPr>
                                  <w:ins w:id="2012" w:author="Redondo García Francisco Javier" w:date="2025-09-02T09:44:00Z"/>
                                  <w:rFonts w:ascii="Consolas" w:eastAsia="Times New Roman" w:hAnsi="Consolas" w:cs="Times New Roman"/>
                                  <w:color w:val="CCCCCC"/>
                                  <w:sz w:val="21"/>
                                  <w:szCs w:val="21"/>
                                  <w:lang w:val="en-GB" w:eastAsia="es-ES"/>
                                </w:rPr>
                              </w:pPr>
                              <w:ins w:id="2013" w:author="Redondo García Francisco Javier" w:date="2025-09-02T09:44:00Z">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public</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DCDCAA"/>
                                    <w:sz w:val="21"/>
                                    <w:szCs w:val="21"/>
                                    <w:lang w:val="en-GB" w:eastAsia="es-ES"/>
                                  </w:rPr>
                                  <w:t>getPacientes</w:t>
                                </w:r>
                                <w:proofErr w:type="spellEnd"/>
                                <w:r w:rsidRPr="00C920BB">
                                  <w:rPr>
                                    <w:rFonts w:ascii="Consolas" w:eastAsia="Times New Roman" w:hAnsi="Consolas" w:cs="Times New Roman"/>
                                    <w:color w:val="CCCCCC"/>
                                    <w:sz w:val="21"/>
                                    <w:szCs w:val="21"/>
                                    <w:lang w:val="en-GB" w:eastAsia="es-ES"/>
                                  </w:rPr>
                                  <w:t>(</w:t>
                                </w:r>
                                <w:proofErr w:type="gramEnd"/>
                                <w:r w:rsidRPr="00C920BB">
                                  <w:rPr>
                                    <w:rFonts w:ascii="Consolas" w:eastAsia="Times New Roman" w:hAnsi="Consolas" w:cs="Times New Roman"/>
                                    <w:color w:val="CCCCCC"/>
                                    <w:sz w:val="21"/>
                                    <w:szCs w:val="21"/>
                                    <w:lang w:val="en-GB" w:eastAsia="es-ES"/>
                                  </w:rPr>
                                  <w:t>) {</w:t>
                                </w:r>
                              </w:ins>
                            </w:p>
                            <w:p w14:paraId="613B1D7B" w14:textId="77777777" w:rsidR="003F404C" w:rsidRPr="00C920BB" w:rsidRDefault="003F404C" w:rsidP="00C35E88">
                              <w:pPr>
                                <w:shd w:val="clear" w:color="auto" w:fill="1F1F1F"/>
                                <w:spacing w:after="0" w:line="285" w:lineRule="atLeast"/>
                                <w:jc w:val="left"/>
                                <w:rPr>
                                  <w:ins w:id="2014" w:author="Redondo García Francisco Javier" w:date="2025-09-02T09:44:00Z"/>
                                  <w:rFonts w:ascii="Consolas" w:eastAsia="Times New Roman" w:hAnsi="Consolas" w:cs="Times New Roman"/>
                                  <w:color w:val="CCCCCC"/>
                                  <w:sz w:val="21"/>
                                  <w:szCs w:val="21"/>
                                  <w:lang w:val="en-GB" w:eastAsia="es-ES"/>
                                </w:rPr>
                              </w:pPr>
                              <w:ins w:id="2015" w:author="Redondo García Francisco Javier" w:date="2025-09-02T09:44:00Z">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return</w:t>
                                </w:r>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569CD6"/>
                                    <w:sz w:val="21"/>
                                    <w:szCs w:val="21"/>
                                    <w:lang w:val="en-GB" w:eastAsia="es-ES"/>
                                  </w:rPr>
                                  <w:t>this</w:t>
                                </w:r>
                                <w:r w:rsidRPr="00C920BB">
                                  <w:rPr>
                                    <w:rFonts w:ascii="Consolas" w:eastAsia="Times New Roman" w:hAnsi="Consolas" w:cs="Times New Roman"/>
                                    <w:color w:val="CCCCCC"/>
                                    <w:sz w:val="21"/>
                                    <w:szCs w:val="21"/>
                                    <w:lang w:val="en-GB" w:eastAsia="es-ES"/>
                                  </w:rPr>
                                  <w:t>.</w:t>
                                </w:r>
                                <w:proofErr w:type="gramStart"/>
                                <w:r w:rsidRPr="00C920BB">
                                  <w:rPr>
                                    <w:rFonts w:ascii="Consolas" w:eastAsia="Times New Roman" w:hAnsi="Consolas" w:cs="Times New Roman"/>
                                    <w:color w:val="9CDCFE"/>
                                    <w:sz w:val="21"/>
                                    <w:szCs w:val="21"/>
                                    <w:lang w:val="en-GB" w:eastAsia="es-ES"/>
                                  </w:rPr>
                                  <w:t>db</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list</w:t>
                                </w:r>
                                <w:proofErr w:type="spellEnd"/>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usuarios</w:t>
                                </w:r>
                                <w:proofErr w:type="spellEnd"/>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pacientes</w:t>
                                </w:r>
                                <w:proofErr w:type="spellEnd"/>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w:t>
                                </w:r>
                                <w:proofErr w:type="spellStart"/>
                                <w:r w:rsidRPr="00C920BB">
                                  <w:rPr>
                                    <w:rFonts w:ascii="Consolas" w:eastAsia="Times New Roman" w:hAnsi="Consolas" w:cs="Times New Roman"/>
                                    <w:color w:val="DCDCAA"/>
                                    <w:sz w:val="21"/>
                                    <w:szCs w:val="21"/>
                                    <w:lang w:val="en-GB" w:eastAsia="es-ES"/>
                                  </w:rPr>
                                  <w:t>snapshotChanges</w:t>
                                </w:r>
                                <w:proofErr w:type="spellEnd"/>
                                <w:r w:rsidRPr="00C920BB">
                                  <w:rPr>
                                    <w:rFonts w:ascii="Consolas" w:eastAsia="Times New Roman" w:hAnsi="Consolas" w:cs="Times New Roman"/>
                                    <w:color w:val="CCCCCC"/>
                                    <w:sz w:val="21"/>
                                    <w:szCs w:val="21"/>
                                    <w:lang w:val="en-GB" w:eastAsia="es-ES"/>
                                  </w:rPr>
                                  <w:t>();</w:t>
                                </w:r>
                              </w:ins>
                            </w:p>
                            <w:p w14:paraId="33E6DB44" w14:textId="77777777" w:rsidR="003F404C" w:rsidRPr="00C920BB" w:rsidRDefault="003F404C" w:rsidP="00C35E88">
                              <w:pPr>
                                <w:shd w:val="clear" w:color="auto" w:fill="1F1F1F"/>
                                <w:spacing w:after="0" w:line="285" w:lineRule="atLeast"/>
                                <w:jc w:val="left"/>
                                <w:rPr>
                                  <w:ins w:id="2016" w:author="Redondo García Francisco Javier" w:date="2025-09-02T09:44:00Z"/>
                                  <w:rFonts w:ascii="Consolas" w:eastAsia="Times New Roman" w:hAnsi="Consolas" w:cs="Times New Roman"/>
                                  <w:color w:val="CCCCCC"/>
                                  <w:sz w:val="21"/>
                                  <w:szCs w:val="21"/>
                                  <w:lang w:eastAsia="es-ES"/>
                                </w:rPr>
                              </w:pPr>
                              <w:ins w:id="2017" w:author="Redondo García Francisco Javier" w:date="2025-09-02T09:44:00Z">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CCCCC"/>
                                    <w:sz w:val="21"/>
                                    <w:szCs w:val="21"/>
                                    <w:lang w:eastAsia="es-ES"/>
                                  </w:rPr>
                                  <w:t>}</w:t>
                                </w:r>
                              </w:ins>
                            </w:p>
                            <w:p w14:paraId="3A76828A" w14:textId="77777777" w:rsidR="003F404C" w:rsidRDefault="003F404C" w:rsidP="003F404C">
                              <w:pPr>
                                <w:rPr>
                                  <w:ins w:id="2018" w:author="Redondo García Francisco Javier" w:date="2025-09-02T09:44:00Z"/>
                                </w:rPr>
                              </w:pPr>
                            </w:p>
                          </w:txbxContent>
                        </wps:txbx>
                        <wps:bodyPr rot="0" vert="horz" wrap="square" lIns="91440" tIns="45720" rIns="91440" bIns="45720" anchor="t" anchorCtr="0">
                          <a:noAutofit/>
                        </wps:bodyPr>
                      </wps:wsp>
                    </a:graphicData>
                  </a:graphic>
                </wp:inline>
              </w:drawing>
            </mc:Choice>
            <mc:Fallback>
              <w:pict>
                <v:shape w14:anchorId="3F7FA537" id="_x0000_s1058" type="#_x0000_t202" style="width:411pt;height:62.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">
                  <v:textbox>
                    <w:txbxContent>
                      <w:p w14:paraId="0DF73F11" w14:textId="77777777" w:rsidR="003F404C" w:rsidRPr="00C920BB" w:rsidRDefault="003F404C" w:rsidP="00C35E88">
                        <w:pPr>
                          <w:shd w:val="clear" w:color="auto" w:fill="1F1F1F"/>
                          <w:spacing w:line="285" w:lineRule="atLeast"/>
                          <w:jc w:val="left"/>
                          <w:rPr>
                            <w:ins w:id="2019" w:author="Redondo García Francisco Javier" w:date="2025-09-02T09:44:00Z"/>
                            <w:rFonts w:ascii="Consolas" w:eastAsia="Times New Roman" w:hAnsi="Consolas" w:cs="Times New Roman"/>
                            <w:color w:val="CCCCCC"/>
                            <w:sz w:val="21"/>
                            <w:szCs w:val="21"/>
                            <w:lang w:val="en-GB" w:eastAsia="es-ES"/>
                          </w:rPr>
                        </w:pPr>
                        <w:ins w:id="2020" w:author="Redondo García Francisco Javier" w:date="2025-09-02T09:44:00Z">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public</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DCDCAA"/>
                              <w:sz w:val="21"/>
                              <w:szCs w:val="21"/>
                              <w:lang w:val="en-GB" w:eastAsia="es-ES"/>
                            </w:rPr>
                            <w:t>getPacientes</w:t>
                          </w:r>
                          <w:proofErr w:type="spellEnd"/>
                          <w:r w:rsidRPr="00C920BB">
                            <w:rPr>
                              <w:rFonts w:ascii="Consolas" w:eastAsia="Times New Roman" w:hAnsi="Consolas" w:cs="Times New Roman"/>
                              <w:color w:val="CCCCCC"/>
                              <w:sz w:val="21"/>
                              <w:szCs w:val="21"/>
                              <w:lang w:val="en-GB" w:eastAsia="es-ES"/>
                            </w:rPr>
                            <w:t>(</w:t>
                          </w:r>
                          <w:proofErr w:type="gramEnd"/>
                          <w:r w:rsidRPr="00C920BB">
                            <w:rPr>
                              <w:rFonts w:ascii="Consolas" w:eastAsia="Times New Roman" w:hAnsi="Consolas" w:cs="Times New Roman"/>
                              <w:color w:val="CCCCCC"/>
                              <w:sz w:val="21"/>
                              <w:szCs w:val="21"/>
                              <w:lang w:val="en-GB" w:eastAsia="es-ES"/>
                            </w:rPr>
                            <w:t>) {</w:t>
                          </w:r>
                        </w:ins>
                      </w:p>
                      <w:p w14:paraId="613B1D7B" w14:textId="77777777" w:rsidR="003F404C" w:rsidRPr="00C920BB" w:rsidRDefault="003F404C" w:rsidP="00C35E88">
                        <w:pPr>
                          <w:shd w:val="clear" w:color="auto" w:fill="1F1F1F"/>
                          <w:spacing w:after="0" w:line="285" w:lineRule="atLeast"/>
                          <w:jc w:val="left"/>
                          <w:rPr>
                            <w:ins w:id="2021" w:author="Redondo García Francisco Javier" w:date="2025-09-02T09:44:00Z"/>
                            <w:rFonts w:ascii="Consolas" w:eastAsia="Times New Roman" w:hAnsi="Consolas" w:cs="Times New Roman"/>
                            <w:color w:val="CCCCCC"/>
                            <w:sz w:val="21"/>
                            <w:szCs w:val="21"/>
                            <w:lang w:val="en-GB" w:eastAsia="es-ES"/>
                          </w:rPr>
                        </w:pPr>
                        <w:ins w:id="2022" w:author="Redondo García Francisco Javier" w:date="2025-09-02T09:44:00Z">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return</w:t>
                          </w:r>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569CD6"/>
                              <w:sz w:val="21"/>
                              <w:szCs w:val="21"/>
                              <w:lang w:val="en-GB" w:eastAsia="es-ES"/>
                            </w:rPr>
                            <w:t>this</w:t>
                          </w:r>
                          <w:r w:rsidRPr="00C920BB">
                            <w:rPr>
                              <w:rFonts w:ascii="Consolas" w:eastAsia="Times New Roman" w:hAnsi="Consolas" w:cs="Times New Roman"/>
                              <w:color w:val="CCCCCC"/>
                              <w:sz w:val="21"/>
                              <w:szCs w:val="21"/>
                              <w:lang w:val="en-GB" w:eastAsia="es-ES"/>
                            </w:rPr>
                            <w:t>.</w:t>
                          </w:r>
                          <w:proofErr w:type="gramStart"/>
                          <w:r w:rsidRPr="00C920BB">
                            <w:rPr>
                              <w:rFonts w:ascii="Consolas" w:eastAsia="Times New Roman" w:hAnsi="Consolas" w:cs="Times New Roman"/>
                              <w:color w:val="9CDCFE"/>
                              <w:sz w:val="21"/>
                              <w:szCs w:val="21"/>
                              <w:lang w:val="en-GB" w:eastAsia="es-ES"/>
                            </w:rPr>
                            <w:t>db</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list</w:t>
                          </w:r>
                          <w:proofErr w:type="spellEnd"/>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usuarios</w:t>
                          </w:r>
                          <w:proofErr w:type="spellEnd"/>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pacientes</w:t>
                          </w:r>
                          <w:proofErr w:type="spellEnd"/>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w:t>
                          </w:r>
                          <w:proofErr w:type="spellStart"/>
                          <w:r w:rsidRPr="00C920BB">
                            <w:rPr>
                              <w:rFonts w:ascii="Consolas" w:eastAsia="Times New Roman" w:hAnsi="Consolas" w:cs="Times New Roman"/>
                              <w:color w:val="DCDCAA"/>
                              <w:sz w:val="21"/>
                              <w:szCs w:val="21"/>
                              <w:lang w:val="en-GB" w:eastAsia="es-ES"/>
                            </w:rPr>
                            <w:t>snapshotChanges</w:t>
                          </w:r>
                          <w:proofErr w:type="spellEnd"/>
                          <w:r w:rsidRPr="00C920BB">
                            <w:rPr>
                              <w:rFonts w:ascii="Consolas" w:eastAsia="Times New Roman" w:hAnsi="Consolas" w:cs="Times New Roman"/>
                              <w:color w:val="CCCCCC"/>
                              <w:sz w:val="21"/>
                              <w:szCs w:val="21"/>
                              <w:lang w:val="en-GB" w:eastAsia="es-ES"/>
                            </w:rPr>
                            <w:t>();</w:t>
                          </w:r>
                        </w:ins>
                      </w:p>
                      <w:p w14:paraId="33E6DB44" w14:textId="77777777" w:rsidR="003F404C" w:rsidRPr="00C920BB" w:rsidRDefault="003F404C" w:rsidP="00C35E88">
                        <w:pPr>
                          <w:shd w:val="clear" w:color="auto" w:fill="1F1F1F"/>
                          <w:spacing w:after="0" w:line="285" w:lineRule="atLeast"/>
                          <w:jc w:val="left"/>
                          <w:rPr>
                            <w:ins w:id="2023" w:author="Redondo García Francisco Javier" w:date="2025-09-02T09:44:00Z"/>
                            <w:rFonts w:ascii="Consolas" w:eastAsia="Times New Roman" w:hAnsi="Consolas" w:cs="Times New Roman"/>
                            <w:color w:val="CCCCCC"/>
                            <w:sz w:val="21"/>
                            <w:szCs w:val="21"/>
                            <w:lang w:eastAsia="es-ES"/>
                          </w:rPr>
                        </w:pPr>
                        <w:ins w:id="2024" w:author="Redondo García Francisco Javier" w:date="2025-09-02T09:44:00Z">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CCCCC"/>
                              <w:sz w:val="21"/>
                              <w:szCs w:val="21"/>
                              <w:lang w:eastAsia="es-ES"/>
                            </w:rPr>
                            <w:t>}</w:t>
                          </w:r>
                        </w:ins>
                      </w:p>
                      <w:p w14:paraId="3A76828A" w14:textId="77777777" w:rsidR="003F404C" w:rsidRDefault="003F404C" w:rsidP="003F404C">
                        <w:pPr>
                          <w:rPr>
                            <w:ins w:id="2025" w:author="Redondo García Francisco Javier" w:date="2025-09-02T09:44:00Z"/>
                          </w:rPr>
                        </w:pPr>
                      </w:p>
                    </w:txbxContent>
                  </v:textbox>
                  <w10:anchorlock/>
                </v:shape>
              </w:pict>
            </mc:Fallback>
          </mc:AlternateContent>
        </w:r>
      </w:ins>
    </w:p>
    <w:p w14:paraId="5ACDC5B4" w14:textId="1E4A6C0B" w:rsidR="00260674" w:rsidRDefault="00260674" w:rsidP="003F404C">
      <w:pPr>
        <w:ind w:left="360"/>
        <w:pPrChange w:id="2026" w:author="Redondo García Francisco Javier" w:date="2025-09-02T09:44:00Z">
          <w:pPr>
            <w:pStyle w:val="Prrafodelista"/>
            <w:numPr>
              <w:numId w:val="41"/>
            </w:numPr>
            <w:ind w:hanging="360"/>
          </w:pPr>
        </w:pPrChange>
      </w:pPr>
      <w:r>
        <w:t xml:space="preserve"> </w:t>
      </w:r>
    </w:p>
    <w:p w14:paraId="23267923" w14:textId="6BF74CFA" w:rsidR="00260674" w:rsidRDefault="00260674" w:rsidP="00C87F70">
      <w:pPr>
        <w:pStyle w:val="Prrafodelista"/>
        <w:numPr>
          <w:ilvl w:val="0"/>
          <w:numId w:val="41"/>
        </w:numPr>
      </w:pPr>
      <w:proofErr w:type="spellStart"/>
      <w:r w:rsidRPr="00BF32BD">
        <w:rPr>
          <w:b/>
          <w:bCs/>
        </w:rPr>
        <w:t>getPaciente</w:t>
      </w:r>
      <w:proofErr w:type="spellEnd"/>
      <w:r w:rsidRPr="00BF32BD">
        <w:rPr>
          <w:b/>
          <w:bCs/>
        </w:rPr>
        <w:t>(</w:t>
      </w:r>
      <w:proofErr w:type="spellStart"/>
      <w:r w:rsidRPr="00BF32BD">
        <w:rPr>
          <w:b/>
          <w:bCs/>
        </w:rPr>
        <w:t>idPaciente</w:t>
      </w:r>
      <w:proofErr w:type="spellEnd"/>
      <w:r w:rsidRPr="00BF32BD">
        <w:rPr>
          <w:b/>
          <w:bCs/>
        </w:rPr>
        <w:t xml:space="preserve">: </w:t>
      </w:r>
      <w:proofErr w:type="spellStart"/>
      <w:r w:rsidRPr="00BF32BD">
        <w:rPr>
          <w:b/>
          <w:bCs/>
        </w:rPr>
        <w:t>string</w:t>
      </w:r>
      <w:proofErr w:type="spellEnd"/>
      <w:r w:rsidRPr="00BF32BD">
        <w:rPr>
          <w:b/>
          <w:bCs/>
        </w:rPr>
        <w:t>):</w:t>
      </w:r>
      <w:r>
        <w:t xml:space="preserve"> Obtiene los datos de un paciente en particular.</w:t>
      </w:r>
    </w:p>
    <w:p w14:paraId="24A3EA2D" w14:textId="77777777" w:rsidR="003F404C" w:rsidRPr="003F404C" w:rsidRDefault="003F404C" w:rsidP="00C35E88">
      <w:pPr>
        <w:ind w:firstLine="360"/>
        <w:rPr>
          <w:ins w:id="2027" w:author="Redondo García Francisco Javier" w:date="2025-09-02T09:44:00Z"/>
          <w:sz w:val="24"/>
          <w:szCs w:val="24"/>
        </w:rPr>
      </w:pPr>
      <w:ins w:id="2028" w:author="Redondo García Francisco Javier" w:date="2025-09-02T09:44:00Z">
        <w:r>
          <w:rPr>
            <w:noProof/>
          </w:rPr>
          <mc:AlternateContent>
            <mc:Choice Requires="wps">
              <w:drawing>
                <wp:anchor distT="0" distB="0" distL="114300" distR="114300" simplePos="0" relativeHeight="251754496" behindDoc="0" locked="0" layoutInCell="1" allowOverlap="1" wp14:anchorId="3F5B9325" wp14:editId="3728C144">
                  <wp:simplePos x="0" y="0"/>
                  <wp:positionH relativeFrom="column">
                    <wp:posOffset>0</wp:posOffset>
                  </wp:positionH>
                  <wp:positionV relativeFrom="paragraph">
                    <wp:posOffset>805180</wp:posOffset>
                  </wp:positionV>
                  <wp:extent cx="5977890" cy="635"/>
                  <wp:effectExtent l="0" t="0" r="0" b="0"/>
                  <wp:wrapSquare wrapText="bothSides"/>
                  <wp:docPr id="28" name="Cuadro de texto 28"/>
                  <wp:cNvGraphicFramePr/>
                  <a:graphic xmlns:a="http://schemas.openxmlformats.org/drawingml/2006/main">
                    <a:graphicData uri="http://schemas.microsoft.com/office/word/2010/wordprocessingShape">
                      <wps:wsp>
                        <wps:cNvSpPr txBox="1"/>
                        <wps:spPr>
                          <a:xfrm>
                            <a:off x="0" y="0"/>
                            <a:ext cx="5977890" cy="635"/>
                          </a:xfrm>
                          <a:prstGeom prst="rect">
                            <a:avLst/>
                          </a:prstGeom>
                          <a:solidFill>
                            <a:prstClr val="white"/>
                          </a:solidFill>
                          <a:ln>
                            <a:noFill/>
                          </a:ln>
                        </wps:spPr>
                        <wps:txbx>
                          <w:txbxContent>
                            <w:p w14:paraId="1794F926" w14:textId="77777777" w:rsidR="003F404C" w:rsidRPr="00454835" w:rsidRDefault="003F404C" w:rsidP="003F404C">
                              <w:pPr>
                                <w:pStyle w:val="Descripcin"/>
                                <w:jc w:val="center"/>
                                <w:rPr>
                                  <w:ins w:id="2029" w:author="Redondo García Francisco Javier" w:date="2025-09-02T09:44:00Z"/>
                                  <w:noProof/>
                                  <w:sz w:val="24"/>
                                  <w:szCs w:val="24"/>
                                </w:rPr>
                              </w:pPr>
                              <w:bookmarkStart w:id="2030" w:name="_Ref200114330"/>
                              <w:bookmarkStart w:id="2031" w:name="_Toc207315057"/>
                              <w:ins w:id="2032" w:author="Redondo García Francisco Javier" w:date="2025-09-02T09:44:00Z">
                                <w:r>
                                  <w:t xml:space="preserve">Listado </w:t>
                                </w:r>
                                <w:r w:rsidR="0056181D">
                                  <w:fldChar w:fldCharType="begin"/>
                                </w:r>
                                <w:r w:rsidR="0056181D">
                                  <w:instrText xml:space="preserve"> SEQ Listado \* ARABIC </w:instrText>
                                </w:r>
                                <w:r w:rsidR="0056181D">
                                  <w:fldChar w:fldCharType="separate"/>
                                </w:r>
                                <w:r>
                                  <w:rPr>
                                    <w:noProof/>
                                  </w:rPr>
                                  <w:t>18</w:t>
                                </w:r>
                                <w:r w:rsidR="0056181D">
                                  <w:rPr>
                                    <w:noProof/>
                                  </w:rPr>
                                  <w:fldChar w:fldCharType="end"/>
                                </w:r>
                                <w:bookmarkEnd w:id="2030"/>
                                <w:r>
                                  <w:t xml:space="preserve"> - Método </w:t>
                                </w:r>
                                <w:proofErr w:type="spellStart"/>
                                <w:r>
                                  <w:t>getPaciente</w:t>
                                </w:r>
                                <w:proofErr w:type="spellEnd"/>
                                <w:r>
                                  <w:t>()</w:t>
                                </w:r>
                                <w:bookmarkEnd w:id="2031"/>
                              </w:ins>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5B9325" id="Cuadro de texto 28" o:spid="_x0000_s1059" type="#_x0000_t202" style="position:absolute;left:0;text-align:left;margin-left:0;margin-top:63.4pt;width:470.7pt;height:.05pt;z-index:251754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" stroked="f">
                  <v:textbox style="mso-fit-shape-to-text:t" inset="0,0,0,0">
                    <w:txbxContent>
                      <w:p w14:paraId="1794F926" w14:textId="77777777" w:rsidR="003F404C" w:rsidRPr="00454835" w:rsidRDefault="003F404C" w:rsidP="003F404C">
                        <w:pPr>
                          <w:pStyle w:val="Descripcin"/>
                          <w:jc w:val="center"/>
                          <w:rPr>
                            <w:ins w:id="2033" w:author="Redondo García Francisco Javier" w:date="2025-09-02T09:44:00Z"/>
                            <w:noProof/>
                            <w:sz w:val="24"/>
                            <w:szCs w:val="24"/>
                          </w:rPr>
                        </w:pPr>
                        <w:bookmarkStart w:id="2034" w:name="_Ref200114330"/>
                        <w:bookmarkStart w:id="2035" w:name="_Toc207315057"/>
                        <w:ins w:id="2036" w:author="Redondo García Francisco Javier" w:date="2025-09-02T09:44:00Z">
                          <w:r>
                            <w:t xml:space="preserve">Listado </w:t>
                          </w:r>
                          <w:r w:rsidR="0056181D">
                            <w:fldChar w:fldCharType="begin"/>
                          </w:r>
                          <w:r w:rsidR="0056181D">
                            <w:instrText xml:space="preserve"> SEQ Listado \* ARABIC </w:instrText>
                          </w:r>
                          <w:r w:rsidR="0056181D">
                            <w:fldChar w:fldCharType="separate"/>
                          </w:r>
                          <w:r>
                            <w:rPr>
                              <w:noProof/>
                            </w:rPr>
                            <w:t>18</w:t>
                          </w:r>
                          <w:r w:rsidR="0056181D">
                            <w:rPr>
                              <w:noProof/>
                            </w:rPr>
                            <w:fldChar w:fldCharType="end"/>
                          </w:r>
                          <w:bookmarkEnd w:id="2034"/>
                          <w:r>
                            <w:t xml:space="preserve"> - Método </w:t>
                          </w:r>
                          <w:proofErr w:type="spellStart"/>
                          <w:r>
                            <w:t>getPaciente</w:t>
                          </w:r>
                          <w:proofErr w:type="spellEnd"/>
                          <w:r>
                            <w:t>()</w:t>
                          </w:r>
                          <w:bookmarkEnd w:id="2035"/>
                        </w:ins>
                      </w:p>
                    </w:txbxContent>
                  </v:textbox>
                  <w10:wrap type="square"/>
                </v:shape>
              </w:pict>
            </mc:Fallback>
          </mc:AlternateContent>
        </w:r>
        <w:r w:rsidRPr="00C920BB">
          <w:rPr>
            <w:noProof/>
          </w:rPr>
          <mc:AlternateContent>
            <mc:Choice Requires="wps">
              <w:drawing>
                <wp:inline distT="0" distB="0" distL="0" distR="0" wp14:anchorId="318B2AD7" wp14:editId="683767EA">
                  <wp:extent cx="5248275" cy="748030"/>
                  <wp:effectExtent l="0" t="0" r="28575" b="13970"/>
                  <wp:docPr id="4063879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8275" cy="748030"/>
                          </a:xfrm>
                          <a:prstGeom prst="rect">
                            <a:avLst/>
                          </a:prstGeom>
                          <a:solidFill>
                            <a:srgbClr val="FFFFFF"/>
                          </a:solidFill>
                          <a:ln w="9525">
                            <a:solidFill>
                              <a:srgbClr val="000000"/>
                            </a:solidFill>
                            <a:miter lim="800000"/>
                            <a:headEnd/>
                            <a:tailEnd/>
                          </a:ln>
                        </wps:spPr>
                        <wps:txbx>
                          <w:txbxContent>
                            <w:p w14:paraId="4926E5D2" w14:textId="77777777" w:rsidR="003F404C" w:rsidRPr="00C920BB" w:rsidRDefault="003F404C" w:rsidP="00C35E88">
                              <w:pPr>
                                <w:shd w:val="clear" w:color="auto" w:fill="1F1F1F"/>
                                <w:spacing w:line="285" w:lineRule="atLeast"/>
                                <w:jc w:val="left"/>
                                <w:rPr>
                                  <w:ins w:id="2037" w:author="Redondo García Francisco Javier" w:date="2025-09-02T09:44:00Z"/>
                                  <w:rFonts w:ascii="Consolas" w:eastAsia="Times New Roman" w:hAnsi="Consolas" w:cs="Times New Roman"/>
                                  <w:color w:val="CCCCCC"/>
                                  <w:sz w:val="21"/>
                                  <w:szCs w:val="21"/>
                                  <w:lang w:val="en-GB" w:eastAsia="es-ES"/>
                                </w:rPr>
                              </w:pPr>
                              <w:ins w:id="2038" w:author="Redondo García Francisco Javier" w:date="2025-09-02T09:44:00Z">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public</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DCDCAA"/>
                                    <w:sz w:val="21"/>
                                    <w:szCs w:val="21"/>
                                    <w:lang w:val="en-GB" w:eastAsia="es-ES"/>
                                  </w:rPr>
                                  <w:t>getPaciente</w:t>
                                </w:r>
                                <w:proofErr w:type="spellEnd"/>
                                <w:r w:rsidRPr="00C920BB">
                                  <w:rPr>
                                    <w:rFonts w:ascii="Consolas" w:eastAsia="Times New Roman" w:hAnsi="Consolas" w:cs="Times New Roman"/>
                                    <w:color w:val="CCCCCC"/>
                                    <w:sz w:val="21"/>
                                    <w:szCs w:val="21"/>
                                    <w:lang w:val="en-GB" w:eastAsia="es-ES"/>
                                  </w:rPr>
                                  <w:t>(</w:t>
                                </w:r>
                                <w:proofErr w:type="spellStart"/>
                                <w:proofErr w:type="gramEnd"/>
                                <w:r w:rsidRPr="00C920BB">
                                  <w:rPr>
                                    <w:rFonts w:ascii="Consolas" w:eastAsia="Times New Roman" w:hAnsi="Consolas" w:cs="Times New Roman"/>
                                    <w:color w:val="9CDCFE"/>
                                    <w:sz w:val="21"/>
                                    <w:szCs w:val="21"/>
                                    <w:lang w:val="en-GB" w:eastAsia="es-ES"/>
                                  </w:rPr>
                                  <w:t>idPaciente</w:t>
                                </w:r>
                                <w:proofErr w:type="spellEnd"/>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 {</w:t>
                                </w:r>
                              </w:ins>
                            </w:p>
                            <w:p w14:paraId="744B79E9" w14:textId="77777777" w:rsidR="003F404C" w:rsidRPr="00C920BB" w:rsidRDefault="003F404C" w:rsidP="00C35E88">
                              <w:pPr>
                                <w:shd w:val="clear" w:color="auto" w:fill="1F1F1F"/>
                                <w:spacing w:after="0" w:line="285" w:lineRule="atLeast"/>
                                <w:jc w:val="left"/>
                                <w:rPr>
                                  <w:ins w:id="2039" w:author="Redondo García Francisco Javier" w:date="2025-09-02T09:44:00Z"/>
                                  <w:rFonts w:ascii="Consolas" w:eastAsia="Times New Roman" w:hAnsi="Consolas" w:cs="Times New Roman"/>
                                  <w:color w:val="CCCCCC"/>
                                  <w:sz w:val="21"/>
                                  <w:szCs w:val="21"/>
                                  <w:lang w:val="en-GB" w:eastAsia="es-ES"/>
                                </w:rPr>
                              </w:pPr>
                              <w:ins w:id="2040" w:author="Redondo García Francisco Javier" w:date="2025-09-02T09:44:00Z">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return</w:t>
                                </w:r>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569CD6"/>
                                    <w:sz w:val="21"/>
                                    <w:szCs w:val="21"/>
                                    <w:lang w:val="en-GB" w:eastAsia="es-ES"/>
                                  </w:rPr>
                                  <w:t>this</w:t>
                                </w:r>
                                <w:r w:rsidRPr="00C920BB">
                                  <w:rPr>
                                    <w:rFonts w:ascii="Consolas" w:eastAsia="Times New Roman" w:hAnsi="Consolas" w:cs="Times New Roman"/>
                                    <w:color w:val="CCCCCC"/>
                                    <w:sz w:val="21"/>
                                    <w:szCs w:val="21"/>
                                    <w:lang w:val="en-GB" w:eastAsia="es-ES"/>
                                  </w:rPr>
                                  <w:t>.</w:t>
                                </w:r>
                                <w:proofErr w:type="gramStart"/>
                                <w:r w:rsidRPr="00C920BB">
                                  <w:rPr>
                                    <w:rFonts w:ascii="Consolas" w:eastAsia="Times New Roman" w:hAnsi="Consolas" w:cs="Times New Roman"/>
                                    <w:color w:val="9CDCFE"/>
                                    <w:sz w:val="21"/>
                                    <w:szCs w:val="21"/>
                                    <w:lang w:val="en-GB" w:eastAsia="es-ES"/>
                                  </w:rPr>
                                  <w:t>db</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list</w:t>
                                </w:r>
                                <w:proofErr w:type="spellEnd"/>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usuarios</w:t>
                                </w:r>
                                <w:proofErr w:type="spellEnd"/>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pacientes</w:t>
                                </w:r>
                                <w:proofErr w:type="spellEnd"/>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9CDCFE"/>
                                    <w:sz w:val="21"/>
                                    <w:szCs w:val="21"/>
                                    <w:lang w:val="en-GB" w:eastAsia="es-ES"/>
                                  </w:rPr>
                                  <w:t>idPaciente</w:t>
                                </w:r>
                                <w:proofErr w:type="spellEnd"/>
                                <w:r w:rsidRPr="00C920BB">
                                  <w:rPr>
                                    <w:rFonts w:ascii="Consolas" w:eastAsia="Times New Roman" w:hAnsi="Consolas" w:cs="Times New Roman"/>
                                    <w:color w:val="CCCCCC"/>
                                    <w:sz w:val="21"/>
                                    <w:szCs w:val="21"/>
                                    <w:lang w:val="en-GB" w:eastAsia="es-ES"/>
                                  </w:rPr>
                                  <w:t>).</w:t>
                                </w:r>
                                <w:proofErr w:type="spellStart"/>
                                <w:r w:rsidRPr="00C920BB">
                                  <w:rPr>
                                    <w:rFonts w:ascii="Consolas" w:eastAsia="Times New Roman" w:hAnsi="Consolas" w:cs="Times New Roman"/>
                                    <w:color w:val="DCDCAA"/>
                                    <w:sz w:val="21"/>
                                    <w:szCs w:val="21"/>
                                    <w:lang w:val="en-GB" w:eastAsia="es-ES"/>
                                  </w:rPr>
                                  <w:t>snapshotChanges</w:t>
                                </w:r>
                                <w:proofErr w:type="spellEnd"/>
                                <w:r w:rsidRPr="00C920BB">
                                  <w:rPr>
                                    <w:rFonts w:ascii="Consolas" w:eastAsia="Times New Roman" w:hAnsi="Consolas" w:cs="Times New Roman"/>
                                    <w:color w:val="CCCCCC"/>
                                    <w:sz w:val="21"/>
                                    <w:szCs w:val="21"/>
                                    <w:lang w:val="en-GB" w:eastAsia="es-ES"/>
                                  </w:rPr>
                                  <w:t>();</w:t>
                                </w:r>
                              </w:ins>
                            </w:p>
                            <w:p w14:paraId="0E90CA92" w14:textId="77777777" w:rsidR="003F404C" w:rsidRPr="00C920BB" w:rsidRDefault="003F404C" w:rsidP="003F404C">
                              <w:pPr>
                                <w:shd w:val="clear" w:color="auto" w:fill="1F1F1F"/>
                                <w:spacing w:after="0" w:line="285" w:lineRule="atLeast"/>
                                <w:rPr>
                                  <w:ins w:id="2041" w:author="Redondo García Francisco Javier" w:date="2025-09-02T09:44:00Z"/>
                                  <w:rFonts w:ascii="Consolas" w:eastAsia="Times New Roman" w:hAnsi="Consolas" w:cs="Times New Roman"/>
                                  <w:color w:val="CCCCCC"/>
                                  <w:sz w:val="21"/>
                                  <w:szCs w:val="21"/>
                                  <w:lang w:eastAsia="es-ES"/>
                                </w:rPr>
                              </w:pPr>
                              <w:ins w:id="2042" w:author="Redondo García Francisco Javier" w:date="2025-09-02T09:44:00Z">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CCCCC"/>
                                    <w:sz w:val="21"/>
                                    <w:szCs w:val="21"/>
                                    <w:lang w:eastAsia="es-ES"/>
                                  </w:rPr>
                                  <w:t>}</w:t>
                                </w:r>
                              </w:ins>
                            </w:p>
                            <w:p w14:paraId="63B7FE4E" w14:textId="77777777" w:rsidR="003F404C" w:rsidRDefault="003F404C" w:rsidP="003F404C">
                              <w:pPr>
                                <w:rPr>
                                  <w:ins w:id="2043" w:author="Redondo García Francisco Javier" w:date="2025-09-02T09:44:00Z"/>
                                </w:rPr>
                              </w:pPr>
                            </w:p>
                          </w:txbxContent>
                        </wps:txbx>
                        <wps:bodyPr rot="0" vert="horz" wrap="square" lIns="91440" tIns="45720" rIns="91440" bIns="45720" anchor="t" anchorCtr="0">
                          <a:noAutofit/>
                        </wps:bodyPr>
                      </wps:wsp>
                    </a:graphicData>
                  </a:graphic>
                </wp:inline>
              </w:drawing>
            </mc:Choice>
            <mc:Fallback>
              <w:pict>
                <v:shape w14:anchorId="318B2AD7" id="_x0000_s1060" type="#_x0000_t202" style="width:413.25pt;height:58.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">
                  <v:textbox>
                    <w:txbxContent>
                      <w:p w14:paraId="4926E5D2" w14:textId="77777777" w:rsidR="003F404C" w:rsidRPr="00C920BB" w:rsidRDefault="003F404C" w:rsidP="00C35E88">
                        <w:pPr>
                          <w:shd w:val="clear" w:color="auto" w:fill="1F1F1F"/>
                          <w:spacing w:line="285" w:lineRule="atLeast"/>
                          <w:jc w:val="left"/>
                          <w:rPr>
                            <w:ins w:id="2044" w:author="Redondo García Francisco Javier" w:date="2025-09-02T09:44:00Z"/>
                            <w:rFonts w:ascii="Consolas" w:eastAsia="Times New Roman" w:hAnsi="Consolas" w:cs="Times New Roman"/>
                            <w:color w:val="CCCCCC"/>
                            <w:sz w:val="21"/>
                            <w:szCs w:val="21"/>
                            <w:lang w:val="en-GB" w:eastAsia="es-ES"/>
                          </w:rPr>
                        </w:pPr>
                        <w:ins w:id="2045" w:author="Redondo García Francisco Javier" w:date="2025-09-02T09:44:00Z">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public</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DCDCAA"/>
                              <w:sz w:val="21"/>
                              <w:szCs w:val="21"/>
                              <w:lang w:val="en-GB" w:eastAsia="es-ES"/>
                            </w:rPr>
                            <w:t>getPaciente</w:t>
                          </w:r>
                          <w:proofErr w:type="spellEnd"/>
                          <w:r w:rsidRPr="00C920BB">
                            <w:rPr>
                              <w:rFonts w:ascii="Consolas" w:eastAsia="Times New Roman" w:hAnsi="Consolas" w:cs="Times New Roman"/>
                              <w:color w:val="CCCCCC"/>
                              <w:sz w:val="21"/>
                              <w:szCs w:val="21"/>
                              <w:lang w:val="en-GB" w:eastAsia="es-ES"/>
                            </w:rPr>
                            <w:t>(</w:t>
                          </w:r>
                          <w:proofErr w:type="spellStart"/>
                          <w:proofErr w:type="gramEnd"/>
                          <w:r w:rsidRPr="00C920BB">
                            <w:rPr>
                              <w:rFonts w:ascii="Consolas" w:eastAsia="Times New Roman" w:hAnsi="Consolas" w:cs="Times New Roman"/>
                              <w:color w:val="9CDCFE"/>
                              <w:sz w:val="21"/>
                              <w:szCs w:val="21"/>
                              <w:lang w:val="en-GB" w:eastAsia="es-ES"/>
                            </w:rPr>
                            <w:t>idPaciente</w:t>
                          </w:r>
                          <w:proofErr w:type="spellEnd"/>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 {</w:t>
                          </w:r>
                        </w:ins>
                      </w:p>
                      <w:p w14:paraId="744B79E9" w14:textId="77777777" w:rsidR="003F404C" w:rsidRPr="00C920BB" w:rsidRDefault="003F404C" w:rsidP="00C35E88">
                        <w:pPr>
                          <w:shd w:val="clear" w:color="auto" w:fill="1F1F1F"/>
                          <w:spacing w:after="0" w:line="285" w:lineRule="atLeast"/>
                          <w:jc w:val="left"/>
                          <w:rPr>
                            <w:ins w:id="2046" w:author="Redondo García Francisco Javier" w:date="2025-09-02T09:44:00Z"/>
                            <w:rFonts w:ascii="Consolas" w:eastAsia="Times New Roman" w:hAnsi="Consolas" w:cs="Times New Roman"/>
                            <w:color w:val="CCCCCC"/>
                            <w:sz w:val="21"/>
                            <w:szCs w:val="21"/>
                            <w:lang w:val="en-GB" w:eastAsia="es-ES"/>
                          </w:rPr>
                        </w:pPr>
                        <w:ins w:id="2047" w:author="Redondo García Francisco Javier" w:date="2025-09-02T09:44:00Z">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return</w:t>
                          </w:r>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569CD6"/>
                              <w:sz w:val="21"/>
                              <w:szCs w:val="21"/>
                              <w:lang w:val="en-GB" w:eastAsia="es-ES"/>
                            </w:rPr>
                            <w:t>this</w:t>
                          </w:r>
                          <w:r w:rsidRPr="00C920BB">
                            <w:rPr>
                              <w:rFonts w:ascii="Consolas" w:eastAsia="Times New Roman" w:hAnsi="Consolas" w:cs="Times New Roman"/>
                              <w:color w:val="CCCCCC"/>
                              <w:sz w:val="21"/>
                              <w:szCs w:val="21"/>
                              <w:lang w:val="en-GB" w:eastAsia="es-ES"/>
                            </w:rPr>
                            <w:t>.</w:t>
                          </w:r>
                          <w:proofErr w:type="gramStart"/>
                          <w:r w:rsidRPr="00C920BB">
                            <w:rPr>
                              <w:rFonts w:ascii="Consolas" w:eastAsia="Times New Roman" w:hAnsi="Consolas" w:cs="Times New Roman"/>
                              <w:color w:val="9CDCFE"/>
                              <w:sz w:val="21"/>
                              <w:szCs w:val="21"/>
                              <w:lang w:val="en-GB" w:eastAsia="es-ES"/>
                            </w:rPr>
                            <w:t>db</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list</w:t>
                          </w:r>
                          <w:proofErr w:type="spellEnd"/>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usuarios</w:t>
                          </w:r>
                          <w:proofErr w:type="spellEnd"/>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pacientes</w:t>
                          </w:r>
                          <w:proofErr w:type="spellEnd"/>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9CDCFE"/>
                              <w:sz w:val="21"/>
                              <w:szCs w:val="21"/>
                              <w:lang w:val="en-GB" w:eastAsia="es-ES"/>
                            </w:rPr>
                            <w:t>idPaciente</w:t>
                          </w:r>
                          <w:proofErr w:type="spellEnd"/>
                          <w:r w:rsidRPr="00C920BB">
                            <w:rPr>
                              <w:rFonts w:ascii="Consolas" w:eastAsia="Times New Roman" w:hAnsi="Consolas" w:cs="Times New Roman"/>
                              <w:color w:val="CCCCCC"/>
                              <w:sz w:val="21"/>
                              <w:szCs w:val="21"/>
                              <w:lang w:val="en-GB" w:eastAsia="es-ES"/>
                            </w:rPr>
                            <w:t>).</w:t>
                          </w:r>
                          <w:proofErr w:type="spellStart"/>
                          <w:r w:rsidRPr="00C920BB">
                            <w:rPr>
                              <w:rFonts w:ascii="Consolas" w:eastAsia="Times New Roman" w:hAnsi="Consolas" w:cs="Times New Roman"/>
                              <w:color w:val="DCDCAA"/>
                              <w:sz w:val="21"/>
                              <w:szCs w:val="21"/>
                              <w:lang w:val="en-GB" w:eastAsia="es-ES"/>
                            </w:rPr>
                            <w:t>snapshotChanges</w:t>
                          </w:r>
                          <w:proofErr w:type="spellEnd"/>
                          <w:r w:rsidRPr="00C920BB">
                            <w:rPr>
                              <w:rFonts w:ascii="Consolas" w:eastAsia="Times New Roman" w:hAnsi="Consolas" w:cs="Times New Roman"/>
                              <w:color w:val="CCCCCC"/>
                              <w:sz w:val="21"/>
                              <w:szCs w:val="21"/>
                              <w:lang w:val="en-GB" w:eastAsia="es-ES"/>
                            </w:rPr>
                            <w:t>();</w:t>
                          </w:r>
                        </w:ins>
                      </w:p>
                      <w:p w14:paraId="0E90CA92" w14:textId="77777777" w:rsidR="003F404C" w:rsidRPr="00C920BB" w:rsidRDefault="003F404C" w:rsidP="003F404C">
                        <w:pPr>
                          <w:shd w:val="clear" w:color="auto" w:fill="1F1F1F"/>
                          <w:spacing w:after="0" w:line="285" w:lineRule="atLeast"/>
                          <w:rPr>
                            <w:ins w:id="2048" w:author="Redondo García Francisco Javier" w:date="2025-09-02T09:44:00Z"/>
                            <w:rFonts w:ascii="Consolas" w:eastAsia="Times New Roman" w:hAnsi="Consolas" w:cs="Times New Roman"/>
                            <w:color w:val="CCCCCC"/>
                            <w:sz w:val="21"/>
                            <w:szCs w:val="21"/>
                            <w:lang w:eastAsia="es-ES"/>
                          </w:rPr>
                        </w:pPr>
                        <w:ins w:id="2049" w:author="Redondo García Francisco Javier" w:date="2025-09-02T09:44:00Z">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CCCCC"/>
                              <w:sz w:val="21"/>
                              <w:szCs w:val="21"/>
                              <w:lang w:eastAsia="es-ES"/>
                            </w:rPr>
                            <w:t>}</w:t>
                          </w:r>
                        </w:ins>
                      </w:p>
                      <w:p w14:paraId="63B7FE4E" w14:textId="77777777" w:rsidR="003F404C" w:rsidRDefault="003F404C" w:rsidP="003F404C">
                        <w:pPr>
                          <w:rPr>
                            <w:ins w:id="2050" w:author="Redondo García Francisco Javier" w:date="2025-09-02T09:44:00Z"/>
                          </w:rPr>
                        </w:pPr>
                      </w:p>
                    </w:txbxContent>
                  </v:textbox>
                  <w10:anchorlock/>
                </v:shape>
              </w:pict>
            </mc:Fallback>
          </mc:AlternateContent>
        </w:r>
      </w:ins>
    </w:p>
    <w:p w14:paraId="09510C6F" w14:textId="77777777" w:rsidR="003F404C" w:rsidRDefault="003F404C" w:rsidP="003F404C">
      <w:pPr>
        <w:rPr>
          <w:ins w:id="2051" w:author="Redondo García Francisco Javier" w:date="2025-09-02T09:44:00Z"/>
        </w:rPr>
      </w:pPr>
    </w:p>
    <w:p w14:paraId="2C2F21D1" w14:textId="39B8A965" w:rsidR="0071298A" w:rsidRPr="0071298A" w:rsidRDefault="003F404C" w:rsidP="0071298A">
      <w:pPr>
        <w:pStyle w:val="Prrafodelista"/>
        <w:numPr>
          <w:ilvl w:val="0"/>
          <w:numId w:val="41"/>
        </w:numPr>
      </w:pPr>
      <w:ins w:id="2052" w:author="Redondo García Francisco Javier" w:date="2025-09-02T09:44:00Z">
        <w:r>
          <w:rPr>
            <w:noProof/>
          </w:rPr>
          <mc:AlternateContent>
            <mc:Choice Requires="wps">
              <w:drawing>
                <wp:anchor distT="0" distB="0" distL="114300" distR="114300" simplePos="0" relativeHeight="251756544" behindDoc="0" locked="0" layoutInCell="1" allowOverlap="1" wp14:anchorId="272A92CB" wp14:editId="506C4CF2">
                  <wp:simplePos x="0" y="0"/>
                  <wp:positionH relativeFrom="margin">
                    <wp:posOffset>-57150</wp:posOffset>
                  </wp:positionH>
                  <wp:positionV relativeFrom="paragraph">
                    <wp:posOffset>1086485</wp:posOffset>
                  </wp:positionV>
                  <wp:extent cx="5991860" cy="635"/>
                  <wp:effectExtent l="0" t="0" r="8890" b="0"/>
                  <wp:wrapSquare wrapText="bothSides"/>
                  <wp:docPr id="31" name="Cuadro de texto 31"/>
                  <wp:cNvGraphicFramePr/>
                  <a:graphic xmlns:a="http://schemas.openxmlformats.org/drawingml/2006/main">
                    <a:graphicData uri="http://schemas.microsoft.com/office/word/2010/wordprocessingShape">
                      <wps:wsp>
                        <wps:cNvSpPr txBox="1"/>
                        <wps:spPr>
                          <a:xfrm>
                            <a:off x="0" y="0"/>
                            <a:ext cx="5991860" cy="635"/>
                          </a:xfrm>
                          <a:prstGeom prst="rect">
                            <a:avLst/>
                          </a:prstGeom>
                          <a:solidFill>
                            <a:prstClr val="white"/>
                          </a:solidFill>
                          <a:ln>
                            <a:noFill/>
                          </a:ln>
                        </wps:spPr>
                        <wps:txbx>
                          <w:txbxContent>
                            <w:p w14:paraId="61FB3953" w14:textId="77777777" w:rsidR="003F404C" w:rsidRPr="006E08D7" w:rsidRDefault="003F404C" w:rsidP="003F404C">
                              <w:pPr>
                                <w:pStyle w:val="Descripcin"/>
                                <w:jc w:val="center"/>
                                <w:rPr>
                                  <w:ins w:id="2053" w:author="Redondo García Francisco Javier" w:date="2025-09-02T09:44:00Z"/>
                                  <w:noProof/>
                                  <w:sz w:val="24"/>
                                  <w:szCs w:val="24"/>
                                </w:rPr>
                              </w:pPr>
                              <w:bookmarkStart w:id="2054" w:name="_Toc207315058"/>
                              <w:ins w:id="2055" w:author="Redondo García Francisco Javier" w:date="2025-09-02T09:44:00Z">
                                <w:r>
                                  <w:t xml:space="preserve">Listado </w:t>
                                </w:r>
                                <w:r w:rsidR="0056181D">
                                  <w:fldChar w:fldCharType="begin"/>
                                </w:r>
                                <w:r w:rsidR="0056181D">
                                  <w:instrText xml:space="preserve"> SEQ Listado \* ARABIC </w:instrText>
                                </w:r>
                                <w:r w:rsidR="0056181D">
                                  <w:fldChar w:fldCharType="separate"/>
                                </w:r>
                                <w:r>
                                  <w:rPr>
                                    <w:noProof/>
                                  </w:rPr>
                                  <w:t>22</w:t>
                                </w:r>
                                <w:r w:rsidR="0056181D">
                                  <w:rPr>
                                    <w:noProof/>
                                  </w:rPr>
                                  <w:fldChar w:fldCharType="end"/>
                                </w:r>
                                <w:r>
                                  <w:t xml:space="preserve"> - </w:t>
                                </w:r>
                                <w:r w:rsidRPr="001E3850">
                                  <w:t>Método</w:t>
                                </w:r>
                                <w:r>
                                  <w:t xml:space="preserve"> </w:t>
                                </w:r>
                                <w:proofErr w:type="spellStart"/>
                                <w:r>
                                  <w:t>getUsuarios</w:t>
                                </w:r>
                                <w:proofErr w:type="spellEnd"/>
                                <w:r>
                                  <w:t>()</w:t>
                                </w:r>
                                <w:bookmarkEnd w:id="2054"/>
                              </w:ins>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2A92CB" id="Cuadro de texto 31" o:spid="_x0000_s1061" type="#_x0000_t202" style="position:absolute;left:0;text-align:left;margin-left:-4.5pt;margin-top:85.55pt;width:471.8pt;height:.05pt;z-index:25175654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" stroked="f">
                  <v:textbox style="mso-fit-shape-to-text:t" inset="0,0,0,0">
                    <w:txbxContent>
                      <w:p w14:paraId="61FB3953" w14:textId="77777777" w:rsidR="003F404C" w:rsidRPr="006E08D7" w:rsidRDefault="003F404C" w:rsidP="003F404C">
                        <w:pPr>
                          <w:pStyle w:val="Descripcin"/>
                          <w:jc w:val="center"/>
                          <w:rPr>
                            <w:ins w:id="2056" w:author="Redondo García Francisco Javier" w:date="2025-09-02T09:44:00Z"/>
                            <w:noProof/>
                            <w:sz w:val="24"/>
                            <w:szCs w:val="24"/>
                          </w:rPr>
                        </w:pPr>
                        <w:bookmarkStart w:id="2057" w:name="_Toc207315058"/>
                        <w:ins w:id="2058" w:author="Redondo García Francisco Javier" w:date="2025-09-02T09:44:00Z">
                          <w:r>
                            <w:t xml:space="preserve">Listado </w:t>
                          </w:r>
                          <w:r w:rsidR="0056181D">
                            <w:fldChar w:fldCharType="begin"/>
                          </w:r>
                          <w:r w:rsidR="0056181D">
                            <w:instrText xml:space="preserve"> SEQ Listado \* ARABIC </w:instrText>
                          </w:r>
                          <w:r w:rsidR="0056181D">
                            <w:fldChar w:fldCharType="separate"/>
                          </w:r>
                          <w:r>
                            <w:rPr>
                              <w:noProof/>
                            </w:rPr>
                            <w:t>22</w:t>
                          </w:r>
                          <w:r w:rsidR="0056181D">
                            <w:rPr>
                              <w:noProof/>
                            </w:rPr>
                            <w:fldChar w:fldCharType="end"/>
                          </w:r>
                          <w:r>
                            <w:t xml:space="preserve"> - </w:t>
                          </w:r>
                          <w:r w:rsidRPr="001E3850">
                            <w:t>Método</w:t>
                          </w:r>
                          <w:r>
                            <w:t xml:space="preserve"> </w:t>
                          </w:r>
                          <w:proofErr w:type="spellStart"/>
                          <w:r>
                            <w:t>getUsuarios</w:t>
                          </w:r>
                          <w:proofErr w:type="spellEnd"/>
                          <w:r>
                            <w:t>()</w:t>
                          </w:r>
                          <w:bookmarkEnd w:id="2057"/>
                        </w:ins>
                      </w:p>
                    </w:txbxContent>
                  </v:textbox>
                  <w10:wrap type="square" anchorx="margin"/>
                </v:shape>
              </w:pict>
            </mc:Fallback>
          </mc:AlternateContent>
        </w:r>
      </w:ins>
      <w:proofErr w:type="spellStart"/>
      <w:r w:rsidR="00260674" w:rsidRPr="00BF32BD">
        <w:rPr>
          <w:b/>
          <w:bCs/>
        </w:rPr>
        <w:t>getUsuarios</w:t>
      </w:r>
      <w:proofErr w:type="spellEnd"/>
      <w:r w:rsidR="00260674">
        <w:t>(): Obtiene una lista reactiva de todos los usuarios registrados en la web (no pacientes).</w:t>
      </w:r>
      <w:del w:id="2059" w:author="Redondo García Francisco Javier" w:date="2025-09-02T09:44:00Z">
        <w:r w:rsidR="00260674">
          <w:delText xml:space="preserve"> </w:delText>
        </w:r>
      </w:del>
      <w:ins w:id="2060" w:author="Redondo García Francisco Javier" w:date="2025-09-02T09:44:00Z">
        <w:r w:rsidR="0071298A" w:rsidRPr="00C920BB">
          <w:rPr>
            <w:noProof/>
          </w:rPr>
          <mc:AlternateContent>
            <mc:Choice Requires="wps">
              <w:drawing>
                <wp:inline distT="0" distB="0" distL="0" distR="0" wp14:anchorId="0285BEDE" wp14:editId="649E8EFF">
                  <wp:extent cx="5029200" cy="636270"/>
                  <wp:effectExtent l="0" t="0" r="19050" b="11430"/>
                  <wp:docPr id="14384612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9200" cy="636270"/>
                          </a:xfrm>
                          <a:prstGeom prst="rect">
                            <a:avLst/>
                          </a:prstGeom>
                          <a:solidFill>
                            <a:srgbClr val="FFFFFF"/>
                          </a:solidFill>
                          <a:ln w="9525">
                            <a:solidFill>
                              <a:srgbClr val="000000"/>
                            </a:solidFill>
                            <a:miter lim="800000"/>
                            <a:headEnd/>
                            <a:tailEnd/>
                          </a:ln>
                        </wps:spPr>
                        <wps:txbx>
                          <w:txbxContent>
                            <w:p w14:paraId="483323F3" w14:textId="77777777" w:rsidR="0071298A" w:rsidRPr="00C920BB" w:rsidRDefault="0071298A" w:rsidP="00C35E88">
                              <w:pPr>
                                <w:shd w:val="clear" w:color="auto" w:fill="1F1F1F"/>
                                <w:spacing w:after="0" w:line="285" w:lineRule="atLeast"/>
                                <w:jc w:val="left"/>
                                <w:rPr>
                                  <w:ins w:id="2061" w:author="Redondo García Francisco Javier" w:date="2025-09-02T09:44:00Z"/>
                                  <w:rFonts w:ascii="Consolas" w:eastAsia="Times New Roman" w:hAnsi="Consolas" w:cs="Times New Roman"/>
                                  <w:color w:val="CCCCCC"/>
                                  <w:sz w:val="21"/>
                                  <w:szCs w:val="21"/>
                                  <w:lang w:val="en-GB" w:eastAsia="es-ES"/>
                                </w:rPr>
                              </w:pPr>
                              <w:ins w:id="2062" w:author="Redondo García Francisco Javier" w:date="2025-09-02T09:44:00Z">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public</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DCDCAA"/>
                                    <w:sz w:val="21"/>
                                    <w:szCs w:val="21"/>
                                    <w:lang w:val="en-GB" w:eastAsia="es-ES"/>
                                  </w:rPr>
                                  <w:t>getUsuarios</w:t>
                                </w:r>
                                <w:proofErr w:type="spellEnd"/>
                                <w:r w:rsidRPr="00C920BB">
                                  <w:rPr>
                                    <w:rFonts w:ascii="Consolas" w:eastAsia="Times New Roman" w:hAnsi="Consolas" w:cs="Times New Roman"/>
                                    <w:color w:val="CCCCCC"/>
                                    <w:sz w:val="21"/>
                                    <w:szCs w:val="21"/>
                                    <w:lang w:val="en-GB" w:eastAsia="es-ES"/>
                                  </w:rPr>
                                  <w:t>(</w:t>
                                </w:r>
                                <w:proofErr w:type="gramEnd"/>
                                <w:r w:rsidRPr="00C920BB">
                                  <w:rPr>
                                    <w:rFonts w:ascii="Consolas" w:eastAsia="Times New Roman" w:hAnsi="Consolas" w:cs="Times New Roman"/>
                                    <w:color w:val="CCCCCC"/>
                                    <w:sz w:val="21"/>
                                    <w:szCs w:val="21"/>
                                    <w:lang w:val="en-GB" w:eastAsia="es-ES"/>
                                  </w:rPr>
                                  <w:t>) {</w:t>
                                </w:r>
                              </w:ins>
                            </w:p>
                            <w:p w14:paraId="6CF70EF8" w14:textId="77777777" w:rsidR="0071298A" w:rsidRPr="00C920BB" w:rsidRDefault="0071298A" w:rsidP="00C35E88">
                              <w:pPr>
                                <w:shd w:val="clear" w:color="auto" w:fill="1F1F1F"/>
                                <w:spacing w:after="0" w:line="285" w:lineRule="atLeast"/>
                                <w:jc w:val="left"/>
                                <w:rPr>
                                  <w:ins w:id="2063" w:author="Redondo García Francisco Javier" w:date="2025-09-02T09:44:00Z"/>
                                  <w:rFonts w:ascii="Consolas" w:eastAsia="Times New Roman" w:hAnsi="Consolas" w:cs="Times New Roman"/>
                                  <w:color w:val="CCCCCC"/>
                                  <w:sz w:val="21"/>
                                  <w:szCs w:val="21"/>
                                  <w:lang w:val="en-GB" w:eastAsia="es-ES"/>
                                </w:rPr>
                              </w:pPr>
                              <w:ins w:id="2064" w:author="Redondo García Francisco Javier" w:date="2025-09-02T09:44:00Z">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return</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569CD6"/>
                                    <w:sz w:val="21"/>
                                    <w:szCs w:val="21"/>
                                    <w:lang w:val="en-GB" w:eastAsia="es-ES"/>
                                  </w:rPr>
                                  <w:t>this</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9CDCFE"/>
                                    <w:sz w:val="21"/>
                                    <w:szCs w:val="21"/>
                                    <w:lang w:val="en-GB" w:eastAsia="es-ES"/>
                                  </w:rPr>
                                  <w:t>firestore</w:t>
                                </w:r>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collection</w:t>
                                </w:r>
                                <w:proofErr w:type="spell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sanitarios</w:t>
                                </w:r>
                                <w:proofErr w:type="spellEnd"/>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w:t>
                                </w:r>
                                <w:proofErr w:type="spellStart"/>
                                <w:r w:rsidRPr="00C920BB">
                                  <w:rPr>
                                    <w:rFonts w:ascii="Consolas" w:eastAsia="Times New Roman" w:hAnsi="Consolas" w:cs="Times New Roman"/>
                                    <w:color w:val="DCDCAA"/>
                                    <w:sz w:val="21"/>
                                    <w:szCs w:val="21"/>
                                    <w:lang w:val="en-GB" w:eastAsia="es-ES"/>
                                  </w:rPr>
                                  <w:t>snapshotChanges</w:t>
                                </w:r>
                                <w:proofErr w:type="spellEnd"/>
                                <w:r w:rsidRPr="00C920BB">
                                  <w:rPr>
                                    <w:rFonts w:ascii="Consolas" w:eastAsia="Times New Roman" w:hAnsi="Consolas" w:cs="Times New Roman"/>
                                    <w:color w:val="CCCCCC"/>
                                    <w:sz w:val="21"/>
                                    <w:szCs w:val="21"/>
                                    <w:lang w:val="en-GB" w:eastAsia="es-ES"/>
                                  </w:rPr>
                                  <w:t>();</w:t>
                                </w:r>
                              </w:ins>
                            </w:p>
                            <w:p w14:paraId="5D063D4C" w14:textId="77777777" w:rsidR="0071298A" w:rsidRPr="00C920BB" w:rsidRDefault="0071298A" w:rsidP="0071298A">
                              <w:pPr>
                                <w:shd w:val="clear" w:color="auto" w:fill="1F1F1F"/>
                                <w:spacing w:after="0" w:line="285" w:lineRule="atLeast"/>
                                <w:rPr>
                                  <w:ins w:id="2065" w:author="Redondo García Francisco Javier" w:date="2025-09-02T09:44:00Z"/>
                                  <w:rFonts w:ascii="Consolas" w:eastAsia="Times New Roman" w:hAnsi="Consolas" w:cs="Times New Roman"/>
                                  <w:color w:val="CCCCCC"/>
                                  <w:sz w:val="21"/>
                                  <w:szCs w:val="21"/>
                                  <w:lang w:eastAsia="es-ES"/>
                                </w:rPr>
                              </w:pPr>
                              <w:ins w:id="2066" w:author="Redondo García Francisco Javier" w:date="2025-09-02T09:44:00Z">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CCCCC"/>
                                    <w:sz w:val="21"/>
                                    <w:szCs w:val="21"/>
                                    <w:lang w:eastAsia="es-ES"/>
                                  </w:rPr>
                                  <w:t>}</w:t>
                                </w:r>
                              </w:ins>
                            </w:p>
                            <w:p w14:paraId="536A7A87" w14:textId="77777777" w:rsidR="0071298A" w:rsidRDefault="0071298A" w:rsidP="0071298A">
                              <w:pPr>
                                <w:rPr>
                                  <w:ins w:id="2067" w:author="Redondo García Francisco Javier" w:date="2025-09-02T09:44:00Z"/>
                                </w:rPr>
                              </w:pPr>
                            </w:p>
                          </w:txbxContent>
                        </wps:txbx>
                        <wps:bodyPr rot="0" vert="horz" wrap="square" lIns="91440" tIns="45720" rIns="91440" bIns="45720" anchor="t" anchorCtr="0">
                          <a:noAutofit/>
                        </wps:bodyPr>
                      </wps:wsp>
                    </a:graphicData>
                  </a:graphic>
                </wp:inline>
              </w:drawing>
            </mc:Choice>
            <mc:Fallback>
              <w:pict>
                <v:shape w14:anchorId="0285BEDE" id="_x0000_s1062" type="#_x0000_t202" style="width:396pt;height:5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">
                  <v:textbox>
                    <w:txbxContent>
                      <w:p w14:paraId="483323F3" w14:textId="77777777" w:rsidR="0071298A" w:rsidRPr="00C920BB" w:rsidRDefault="0071298A" w:rsidP="00C35E88">
                        <w:pPr>
                          <w:shd w:val="clear" w:color="auto" w:fill="1F1F1F"/>
                          <w:spacing w:after="0" w:line="285" w:lineRule="atLeast"/>
                          <w:jc w:val="left"/>
                          <w:rPr>
                            <w:ins w:id="2068" w:author="Redondo García Francisco Javier" w:date="2025-09-02T09:44:00Z"/>
                            <w:rFonts w:ascii="Consolas" w:eastAsia="Times New Roman" w:hAnsi="Consolas" w:cs="Times New Roman"/>
                            <w:color w:val="CCCCCC"/>
                            <w:sz w:val="21"/>
                            <w:szCs w:val="21"/>
                            <w:lang w:val="en-GB" w:eastAsia="es-ES"/>
                          </w:rPr>
                        </w:pPr>
                        <w:ins w:id="2069" w:author="Redondo García Francisco Javier" w:date="2025-09-02T09:44:00Z">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public</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DCDCAA"/>
                              <w:sz w:val="21"/>
                              <w:szCs w:val="21"/>
                              <w:lang w:val="en-GB" w:eastAsia="es-ES"/>
                            </w:rPr>
                            <w:t>getUsuarios</w:t>
                          </w:r>
                          <w:proofErr w:type="spellEnd"/>
                          <w:r w:rsidRPr="00C920BB">
                            <w:rPr>
                              <w:rFonts w:ascii="Consolas" w:eastAsia="Times New Roman" w:hAnsi="Consolas" w:cs="Times New Roman"/>
                              <w:color w:val="CCCCCC"/>
                              <w:sz w:val="21"/>
                              <w:szCs w:val="21"/>
                              <w:lang w:val="en-GB" w:eastAsia="es-ES"/>
                            </w:rPr>
                            <w:t>(</w:t>
                          </w:r>
                          <w:proofErr w:type="gramEnd"/>
                          <w:r w:rsidRPr="00C920BB">
                            <w:rPr>
                              <w:rFonts w:ascii="Consolas" w:eastAsia="Times New Roman" w:hAnsi="Consolas" w:cs="Times New Roman"/>
                              <w:color w:val="CCCCCC"/>
                              <w:sz w:val="21"/>
                              <w:szCs w:val="21"/>
                              <w:lang w:val="en-GB" w:eastAsia="es-ES"/>
                            </w:rPr>
                            <w:t>) {</w:t>
                          </w:r>
                        </w:ins>
                      </w:p>
                      <w:p w14:paraId="6CF70EF8" w14:textId="77777777" w:rsidR="0071298A" w:rsidRPr="00C920BB" w:rsidRDefault="0071298A" w:rsidP="00C35E88">
                        <w:pPr>
                          <w:shd w:val="clear" w:color="auto" w:fill="1F1F1F"/>
                          <w:spacing w:after="0" w:line="285" w:lineRule="atLeast"/>
                          <w:jc w:val="left"/>
                          <w:rPr>
                            <w:ins w:id="2070" w:author="Redondo García Francisco Javier" w:date="2025-09-02T09:44:00Z"/>
                            <w:rFonts w:ascii="Consolas" w:eastAsia="Times New Roman" w:hAnsi="Consolas" w:cs="Times New Roman"/>
                            <w:color w:val="CCCCCC"/>
                            <w:sz w:val="21"/>
                            <w:szCs w:val="21"/>
                            <w:lang w:val="en-GB" w:eastAsia="es-ES"/>
                          </w:rPr>
                        </w:pPr>
                        <w:ins w:id="2071" w:author="Redondo García Francisco Javier" w:date="2025-09-02T09:44:00Z">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return</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569CD6"/>
                              <w:sz w:val="21"/>
                              <w:szCs w:val="21"/>
                              <w:lang w:val="en-GB" w:eastAsia="es-ES"/>
                            </w:rPr>
                            <w:t>this</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9CDCFE"/>
                              <w:sz w:val="21"/>
                              <w:szCs w:val="21"/>
                              <w:lang w:val="en-GB" w:eastAsia="es-ES"/>
                            </w:rPr>
                            <w:t>firestore</w:t>
                          </w:r>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collection</w:t>
                          </w:r>
                          <w:proofErr w:type="spell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sanitarios</w:t>
                          </w:r>
                          <w:proofErr w:type="spellEnd"/>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w:t>
                          </w:r>
                          <w:proofErr w:type="spellStart"/>
                          <w:r w:rsidRPr="00C920BB">
                            <w:rPr>
                              <w:rFonts w:ascii="Consolas" w:eastAsia="Times New Roman" w:hAnsi="Consolas" w:cs="Times New Roman"/>
                              <w:color w:val="DCDCAA"/>
                              <w:sz w:val="21"/>
                              <w:szCs w:val="21"/>
                              <w:lang w:val="en-GB" w:eastAsia="es-ES"/>
                            </w:rPr>
                            <w:t>snapshotChanges</w:t>
                          </w:r>
                          <w:proofErr w:type="spellEnd"/>
                          <w:r w:rsidRPr="00C920BB">
                            <w:rPr>
                              <w:rFonts w:ascii="Consolas" w:eastAsia="Times New Roman" w:hAnsi="Consolas" w:cs="Times New Roman"/>
                              <w:color w:val="CCCCCC"/>
                              <w:sz w:val="21"/>
                              <w:szCs w:val="21"/>
                              <w:lang w:val="en-GB" w:eastAsia="es-ES"/>
                            </w:rPr>
                            <w:t>();</w:t>
                          </w:r>
                        </w:ins>
                      </w:p>
                      <w:p w14:paraId="5D063D4C" w14:textId="77777777" w:rsidR="0071298A" w:rsidRPr="00C920BB" w:rsidRDefault="0071298A" w:rsidP="0071298A">
                        <w:pPr>
                          <w:shd w:val="clear" w:color="auto" w:fill="1F1F1F"/>
                          <w:spacing w:after="0" w:line="285" w:lineRule="atLeast"/>
                          <w:rPr>
                            <w:ins w:id="2072" w:author="Redondo García Francisco Javier" w:date="2025-09-02T09:44:00Z"/>
                            <w:rFonts w:ascii="Consolas" w:eastAsia="Times New Roman" w:hAnsi="Consolas" w:cs="Times New Roman"/>
                            <w:color w:val="CCCCCC"/>
                            <w:sz w:val="21"/>
                            <w:szCs w:val="21"/>
                            <w:lang w:eastAsia="es-ES"/>
                          </w:rPr>
                        </w:pPr>
                        <w:ins w:id="2073" w:author="Redondo García Francisco Javier" w:date="2025-09-02T09:44:00Z">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CCCCC"/>
                              <w:sz w:val="21"/>
                              <w:szCs w:val="21"/>
                              <w:lang w:eastAsia="es-ES"/>
                            </w:rPr>
                            <w:t>}</w:t>
                          </w:r>
                        </w:ins>
                      </w:p>
                      <w:p w14:paraId="536A7A87" w14:textId="77777777" w:rsidR="0071298A" w:rsidRDefault="0071298A" w:rsidP="0071298A">
                        <w:pPr>
                          <w:rPr>
                            <w:ins w:id="2074" w:author="Redondo García Francisco Javier" w:date="2025-09-02T09:44:00Z"/>
                          </w:rPr>
                        </w:pPr>
                      </w:p>
                    </w:txbxContent>
                  </v:textbox>
                  <w10:anchorlock/>
                </v:shape>
              </w:pict>
            </mc:Fallback>
          </mc:AlternateContent>
        </w:r>
      </w:ins>
    </w:p>
    <w:p w14:paraId="1CC8BE68" w14:textId="5B0135FC" w:rsidR="003F404C" w:rsidRDefault="003F404C" w:rsidP="0071298A">
      <w:pPr>
        <w:rPr>
          <w:ins w:id="2075" w:author="Redondo García Francisco Javier" w:date="2025-09-02T09:44:00Z"/>
        </w:rPr>
      </w:pPr>
    </w:p>
    <w:p w14:paraId="64BB35B1" w14:textId="38B86FAC" w:rsidR="00260674" w:rsidRDefault="00260674" w:rsidP="00C87F70">
      <w:pPr>
        <w:pStyle w:val="Prrafodelista"/>
        <w:numPr>
          <w:ilvl w:val="0"/>
          <w:numId w:val="41"/>
        </w:numPr>
      </w:pPr>
      <w:proofErr w:type="spellStart"/>
      <w:r w:rsidRPr="00BF32BD">
        <w:rPr>
          <w:b/>
          <w:bCs/>
        </w:rPr>
        <w:t>modRolUsuario</w:t>
      </w:r>
      <w:proofErr w:type="spellEnd"/>
      <w:r w:rsidRPr="00BF32BD">
        <w:rPr>
          <w:b/>
          <w:bCs/>
        </w:rPr>
        <w:t>(</w:t>
      </w:r>
      <w:proofErr w:type="spellStart"/>
      <w:r w:rsidRPr="00BF32BD">
        <w:rPr>
          <w:b/>
          <w:bCs/>
        </w:rPr>
        <w:t>uid</w:t>
      </w:r>
      <w:proofErr w:type="spellEnd"/>
      <w:r w:rsidRPr="00BF32BD">
        <w:rPr>
          <w:b/>
          <w:bCs/>
        </w:rPr>
        <w:t xml:space="preserve">: </w:t>
      </w:r>
      <w:proofErr w:type="spellStart"/>
      <w:r w:rsidRPr="00BF32BD">
        <w:rPr>
          <w:b/>
          <w:bCs/>
        </w:rPr>
        <w:t>string</w:t>
      </w:r>
      <w:proofErr w:type="spellEnd"/>
      <w:r w:rsidRPr="00BF32BD">
        <w:rPr>
          <w:b/>
          <w:bCs/>
        </w:rPr>
        <w:t xml:space="preserve">, </w:t>
      </w:r>
      <w:proofErr w:type="spellStart"/>
      <w:r w:rsidRPr="00BF32BD">
        <w:rPr>
          <w:b/>
          <w:bCs/>
        </w:rPr>
        <w:t>newrol</w:t>
      </w:r>
      <w:proofErr w:type="spellEnd"/>
      <w:r w:rsidRPr="00BF32BD">
        <w:rPr>
          <w:b/>
          <w:bCs/>
        </w:rPr>
        <w:t xml:space="preserve">: </w:t>
      </w:r>
      <w:proofErr w:type="spellStart"/>
      <w:r w:rsidRPr="00BF32BD">
        <w:rPr>
          <w:b/>
          <w:bCs/>
        </w:rPr>
        <w:t>string</w:t>
      </w:r>
      <w:proofErr w:type="spellEnd"/>
      <w:r w:rsidRPr="00060A85">
        <w:t>): Modifica el rol de un u</w:t>
      </w:r>
      <w:r>
        <w:t xml:space="preserve">suario </w:t>
      </w:r>
    </w:p>
    <w:p w14:paraId="15794F49" w14:textId="77777777" w:rsidR="003F404C" w:rsidRDefault="003F404C" w:rsidP="003F404C">
      <w:pPr>
        <w:pStyle w:val="Prrafodelista"/>
        <w:rPr>
          <w:ins w:id="2076" w:author="Redondo García Francisco Javier" w:date="2025-09-02T09:44:00Z"/>
        </w:rPr>
      </w:pPr>
    </w:p>
    <w:p w14:paraId="16A0D9DA" w14:textId="1402B27D" w:rsidR="003F404C" w:rsidRDefault="0071298A" w:rsidP="00C35E88">
      <w:pPr>
        <w:ind w:firstLine="360"/>
        <w:rPr>
          <w:ins w:id="2077" w:author="Redondo García Francisco Javier" w:date="2025-09-02T09:44:00Z"/>
        </w:rPr>
      </w:pPr>
      <w:ins w:id="2078" w:author="Redondo García Francisco Javier" w:date="2025-09-02T09:44:00Z">
        <w:r>
          <w:rPr>
            <w:noProof/>
          </w:rPr>
          <w:lastRenderedPageBreak/>
          <mc:AlternateContent>
            <mc:Choice Requires="wps">
              <w:drawing>
                <wp:anchor distT="0" distB="0" distL="114300" distR="114300" simplePos="0" relativeHeight="251767808" behindDoc="0" locked="0" layoutInCell="1" allowOverlap="1" wp14:anchorId="67C6CD03" wp14:editId="543FE0E1">
                  <wp:simplePos x="0" y="0"/>
                  <wp:positionH relativeFrom="margin">
                    <wp:posOffset>-342900</wp:posOffset>
                  </wp:positionH>
                  <wp:positionV relativeFrom="paragraph">
                    <wp:posOffset>2078355</wp:posOffset>
                  </wp:positionV>
                  <wp:extent cx="6248400" cy="635"/>
                  <wp:effectExtent l="0" t="0" r="0" b="0"/>
                  <wp:wrapSquare wrapText="bothSides"/>
                  <wp:docPr id="26" name="Cuadro de texto 26"/>
                  <wp:cNvGraphicFramePr/>
                  <a:graphic xmlns:a="http://schemas.openxmlformats.org/drawingml/2006/main">
                    <a:graphicData uri="http://schemas.microsoft.com/office/word/2010/wordprocessingShape">
                      <wps:wsp>
                        <wps:cNvSpPr txBox="1"/>
                        <wps:spPr>
                          <a:xfrm>
                            <a:off x="0" y="0"/>
                            <a:ext cx="6248400" cy="635"/>
                          </a:xfrm>
                          <a:prstGeom prst="rect">
                            <a:avLst/>
                          </a:prstGeom>
                          <a:solidFill>
                            <a:prstClr val="white"/>
                          </a:solidFill>
                          <a:ln>
                            <a:noFill/>
                          </a:ln>
                        </wps:spPr>
                        <wps:txbx>
                          <w:txbxContent>
                            <w:p w14:paraId="30025190" w14:textId="77777777" w:rsidR="0071298A" w:rsidRPr="00EA5A02" w:rsidRDefault="0071298A" w:rsidP="0071298A">
                              <w:pPr>
                                <w:pStyle w:val="Descripcin"/>
                                <w:jc w:val="center"/>
                                <w:rPr>
                                  <w:ins w:id="2079" w:author="Redondo García Francisco Javier" w:date="2025-09-02T09:44:00Z"/>
                                  <w:noProof/>
                                  <w:sz w:val="24"/>
                                  <w:szCs w:val="24"/>
                                </w:rPr>
                              </w:pPr>
                              <w:bookmarkStart w:id="2080" w:name="_Toc207315059"/>
                              <w:ins w:id="2081" w:author="Redondo García Francisco Javier" w:date="2025-09-02T09:44:00Z">
                                <w:r>
                                  <w:t xml:space="preserve">Listado </w:t>
                                </w:r>
                                <w:r w:rsidR="0056181D">
                                  <w:fldChar w:fldCharType="begin"/>
                                </w:r>
                                <w:r w:rsidR="0056181D">
                                  <w:instrText xml:space="preserve"> SEQ Listado \* ARABIC </w:instrText>
                                </w:r>
                                <w:r w:rsidR="0056181D">
                                  <w:fldChar w:fldCharType="separate"/>
                                </w:r>
                                <w:r>
                                  <w:rPr>
                                    <w:noProof/>
                                  </w:rPr>
                                  <w:t>15</w:t>
                                </w:r>
                                <w:r w:rsidR="0056181D">
                                  <w:rPr>
                                    <w:noProof/>
                                  </w:rPr>
                                  <w:fldChar w:fldCharType="end"/>
                                </w:r>
                                <w:r>
                                  <w:t xml:space="preserve"> - Método </w:t>
                                </w:r>
                                <w:proofErr w:type="spellStart"/>
                                <w:r>
                                  <w:t>modRolUsuario</w:t>
                                </w:r>
                                <w:proofErr w:type="spellEnd"/>
                                <w:r>
                                  <w:t>()</w:t>
                                </w:r>
                                <w:bookmarkEnd w:id="2080"/>
                              </w:ins>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C6CD03" id="Cuadro de texto 26" o:spid="_x0000_s1063" type="#_x0000_t202" style="position:absolute;left:0;text-align:left;margin-left:-27pt;margin-top:163.65pt;width:492pt;height:.05pt;z-index:25176780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2jJGwIAAEAEAAAOAAAAZHJzL2Uyb0RvYy54bWysU8Fu2zAMvQ/YPwi6L07SLiu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" stroked="f">
                  <v:textbox style="mso-fit-shape-to-text:t" inset="0,0,0,0">
                    <w:txbxContent>
                      <w:p w14:paraId="30025190" w14:textId="77777777" w:rsidR="0071298A" w:rsidRPr="00EA5A02" w:rsidRDefault="0071298A" w:rsidP="0071298A">
                        <w:pPr>
                          <w:pStyle w:val="Descripcin"/>
                          <w:jc w:val="center"/>
                          <w:rPr>
                            <w:ins w:id="2082" w:author="Redondo García Francisco Javier" w:date="2025-09-02T09:44:00Z"/>
                            <w:noProof/>
                            <w:sz w:val="24"/>
                            <w:szCs w:val="24"/>
                          </w:rPr>
                        </w:pPr>
                        <w:bookmarkStart w:id="2083" w:name="_Toc207315059"/>
                        <w:ins w:id="2084" w:author="Redondo García Francisco Javier" w:date="2025-09-02T09:44:00Z">
                          <w:r>
                            <w:t xml:space="preserve">Listado </w:t>
                          </w:r>
                          <w:r w:rsidR="0056181D">
                            <w:fldChar w:fldCharType="begin"/>
                          </w:r>
                          <w:r w:rsidR="0056181D">
                            <w:instrText xml:space="preserve"> SEQ Listado \* ARABIC </w:instrText>
                          </w:r>
                          <w:r w:rsidR="0056181D">
                            <w:fldChar w:fldCharType="separate"/>
                          </w:r>
                          <w:r>
                            <w:rPr>
                              <w:noProof/>
                            </w:rPr>
                            <w:t>15</w:t>
                          </w:r>
                          <w:r w:rsidR="0056181D">
                            <w:rPr>
                              <w:noProof/>
                            </w:rPr>
                            <w:fldChar w:fldCharType="end"/>
                          </w:r>
                          <w:r>
                            <w:t xml:space="preserve"> - Método </w:t>
                          </w:r>
                          <w:proofErr w:type="spellStart"/>
                          <w:r>
                            <w:t>modRolUsuario</w:t>
                          </w:r>
                          <w:proofErr w:type="spellEnd"/>
                          <w:r>
                            <w:t>()</w:t>
                          </w:r>
                          <w:bookmarkEnd w:id="2083"/>
                        </w:ins>
                      </w:p>
                    </w:txbxContent>
                  </v:textbox>
                  <w10:wrap type="square" anchorx="margin"/>
                </v:shape>
              </w:pict>
            </mc:Fallback>
          </mc:AlternateContent>
        </w:r>
        <w:r w:rsidR="003F404C" w:rsidRPr="007756C7">
          <w:rPr>
            <w:noProof/>
            <w:sz w:val="24"/>
            <w:szCs w:val="24"/>
          </w:rPr>
          <mc:AlternateContent>
            <mc:Choice Requires="wps">
              <w:drawing>
                <wp:inline distT="0" distB="0" distL="0" distR="0" wp14:anchorId="2B36357D" wp14:editId="74CD6EB1">
                  <wp:extent cx="5400040" cy="2028825"/>
                  <wp:effectExtent l="0" t="0" r="10160" b="28575"/>
                  <wp:docPr id="6239436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2028825"/>
                          </a:xfrm>
                          <a:prstGeom prst="rect">
                            <a:avLst/>
                          </a:prstGeom>
                          <a:solidFill>
                            <a:srgbClr val="FFFFFF"/>
                          </a:solidFill>
                          <a:ln w="9525">
                            <a:solidFill>
                              <a:srgbClr val="000000"/>
                            </a:solidFill>
                            <a:miter lim="800000"/>
                            <a:headEnd/>
                            <a:tailEnd/>
                          </a:ln>
                        </wps:spPr>
                        <wps:txbx>
                          <w:txbxContent>
                            <w:p w14:paraId="46D235EF" w14:textId="77777777" w:rsidR="003F404C" w:rsidRPr="007756C7" w:rsidRDefault="003F404C" w:rsidP="003F404C">
                              <w:pPr>
                                <w:shd w:val="clear" w:color="auto" w:fill="1F1F1F"/>
                                <w:spacing w:line="285" w:lineRule="atLeast"/>
                                <w:jc w:val="left"/>
                                <w:rPr>
                                  <w:ins w:id="2085" w:author="Redondo García Francisco Javier" w:date="2025-09-02T09:44:00Z"/>
                                  <w:rFonts w:ascii="Consolas" w:eastAsia="Times New Roman" w:hAnsi="Consolas" w:cs="Times New Roman"/>
                                  <w:color w:val="CCCCCC"/>
                                  <w:sz w:val="21"/>
                                  <w:szCs w:val="21"/>
                                  <w:lang w:val="en-GB" w:eastAsia="es-ES"/>
                                </w:rPr>
                              </w:pPr>
                              <w:ins w:id="2086" w:author="Redondo García Francisco Javier" w:date="2025-09-02T09:44:00Z">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public</w:t>
                                </w:r>
                                <w:r w:rsidRPr="007756C7">
                                  <w:rPr>
                                    <w:rFonts w:ascii="Consolas" w:eastAsia="Times New Roman" w:hAnsi="Consolas" w:cs="Times New Roman"/>
                                    <w:color w:val="CCCCCC"/>
                                    <w:sz w:val="21"/>
                                    <w:szCs w:val="21"/>
                                    <w:lang w:val="en-GB" w:eastAsia="es-ES"/>
                                  </w:rPr>
                                  <w:t xml:space="preserve"> </w:t>
                                </w:r>
                                <w:proofErr w:type="spellStart"/>
                                <w:proofErr w:type="gramStart"/>
                                <w:r w:rsidRPr="007756C7">
                                  <w:rPr>
                                    <w:rFonts w:ascii="Consolas" w:eastAsia="Times New Roman" w:hAnsi="Consolas" w:cs="Times New Roman"/>
                                    <w:color w:val="DCDCAA"/>
                                    <w:sz w:val="21"/>
                                    <w:szCs w:val="21"/>
                                    <w:lang w:val="en-GB" w:eastAsia="es-ES"/>
                                  </w:rPr>
                                  <w:t>modRolUsuario</w:t>
                                </w:r>
                                <w:proofErr w:type="spellEnd"/>
                                <w:r w:rsidRPr="007756C7">
                                  <w:rPr>
                                    <w:rFonts w:ascii="Consolas" w:eastAsia="Times New Roman" w:hAnsi="Consolas" w:cs="Times New Roman"/>
                                    <w:color w:val="CCCCCC"/>
                                    <w:sz w:val="21"/>
                                    <w:szCs w:val="21"/>
                                    <w:lang w:val="en-GB" w:eastAsia="es-ES"/>
                                  </w:rPr>
                                  <w:t>(</w:t>
                                </w:r>
                                <w:proofErr w:type="spellStart"/>
                                <w:proofErr w:type="gramEnd"/>
                                <w:r w:rsidRPr="007756C7">
                                  <w:rPr>
                                    <w:rFonts w:ascii="Consolas" w:eastAsia="Times New Roman" w:hAnsi="Consolas" w:cs="Times New Roman"/>
                                    <w:color w:val="9CDCFE"/>
                                    <w:sz w:val="21"/>
                                    <w:szCs w:val="21"/>
                                    <w:lang w:val="en-GB" w:eastAsia="es-ES"/>
                                  </w:rPr>
                                  <w:t>uid</w:t>
                                </w:r>
                                <w:proofErr w:type="spellEnd"/>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string</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9CDCFE"/>
                                    <w:sz w:val="21"/>
                                    <w:szCs w:val="21"/>
                                    <w:lang w:val="en-GB" w:eastAsia="es-ES"/>
                                  </w:rPr>
                                  <w:t>newrol</w:t>
                                </w:r>
                                <w:proofErr w:type="spellEnd"/>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string</w:t>
                                </w:r>
                                <w:r w:rsidRPr="007756C7">
                                  <w:rPr>
                                    <w:rFonts w:ascii="Consolas" w:eastAsia="Times New Roman" w:hAnsi="Consolas" w:cs="Times New Roman"/>
                                    <w:color w:val="CCCCCC"/>
                                    <w:sz w:val="21"/>
                                    <w:szCs w:val="21"/>
                                    <w:lang w:val="en-GB" w:eastAsia="es-ES"/>
                                  </w:rPr>
                                  <w:t>) {</w:t>
                                </w:r>
                              </w:ins>
                            </w:p>
                            <w:p w14:paraId="096BF9E7" w14:textId="77777777" w:rsidR="003F404C" w:rsidRPr="007756C7" w:rsidRDefault="003F404C" w:rsidP="003F404C">
                              <w:pPr>
                                <w:shd w:val="clear" w:color="auto" w:fill="1F1F1F"/>
                                <w:spacing w:after="0" w:line="285" w:lineRule="atLeast"/>
                                <w:jc w:val="left"/>
                                <w:rPr>
                                  <w:ins w:id="2087" w:author="Redondo García Francisco Javier" w:date="2025-09-02T09:44:00Z"/>
                                  <w:rFonts w:ascii="Consolas" w:eastAsia="Times New Roman" w:hAnsi="Consolas" w:cs="Times New Roman"/>
                                  <w:color w:val="CCCCCC"/>
                                  <w:sz w:val="21"/>
                                  <w:szCs w:val="21"/>
                                  <w:lang w:val="en-GB" w:eastAsia="es-ES"/>
                                </w:rPr>
                              </w:pPr>
                              <w:ins w:id="2088" w:author="Redondo García Francisco Javier" w:date="2025-09-02T09:44:00Z">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569CD6"/>
                                    <w:sz w:val="21"/>
                                    <w:szCs w:val="21"/>
                                    <w:lang w:val="en-GB" w:eastAsia="es-ES"/>
                                  </w:rPr>
                                  <w:t>const</w:t>
                                </w:r>
                                <w:proofErr w:type="spellEnd"/>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4FC1FF"/>
                                    <w:sz w:val="21"/>
                                    <w:szCs w:val="21"/>
                                    <w:lang w:val="en-GB" w:eastAsia="es-ES"/>
                                  </w:rPr>
                                  <w:t>userRef</w:t>
                                </w:r>
                                <w:proofErr w:type="spellEnd"/>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4EC9B0"/>
                                    <w:sz w:val="21"/>
                                    <w:szCs w:val="21"/>
                                    <w:lang w:val="en-GB" w:eastAsia="es-ES"/>
                                  </w:rPr>
                                  <w:t>AngularFirestoreDocument</w:t>
                                </w:r>
                                <w:proofErr w:type="spellEnd"/>
                                <w:r w:rsidRPr="007756C7">
                                  <w:rPr>
                                    <w:rFonts w:ascii="Consolas" w:eastAsia="Times New Roman" w:hAnsi="Consolas" w:cs="Times New Roman"/>
                                    <w:color w:val="CCCCCC"/>
                                    <w:sz w:val="21"/>
                                    <w:szCs w:val="21"/>
                                    <w:lang w:val="en-GB" w:eastAsia="es-ES"/>
                                  </w:rPr>
                                  <w:t>&lt;</w:t>
                                </w:r>
                                <w:r w:rsidRPr="007756C7">
                                  <w:rPr>
                                    <w:rFonts w:ascii="Consolas" w:eastAsia="Times New Roman" w:hAnsi="Consolas" w:cs="Times New Roman"/>
                                    <w:color w:val="4EC9B0"/>
                                    <w:sz w:val="21"/>
                                    <w:szCs w:val="21"/>
                                    <w:lang w:val="en-GB" w:eastAsia="es-ES"/>
                                  </w:rPr>
                                  <w:t>any</w:t>
                                </w:r>
                                <w:r w:rsidRPr="007756C7">
                                  <w:rPr>
                                    <w:rFonts w:ascii="Consolas" w:eastAsia="Times New Roman" w:hAnsi="Consolas" w:cs="Times New Roman"/>
                                    <w:color w:val="CCCCCC"/>
                                    <w:sz w:val="21"/>
                                    <w:szCs w:val="21"/>
                                    <w:lang w:val="en-GB" w:eastAsia="es-ES"/>
                                  </w:rPr>
                                  <w:t xml:space="preserve">&gt; </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proofErr w:type="gramStart"/>
                                <w:r w:rsidRPr="007756C7">
                                  <w:rPr>
                                    <w:rFonts w:ascii="Consolas" w:eastAsia="Times New Roman" w:hAnsi="Consolas" w:cs="Times New Roman"/>
                                    <w:color w:val="569CD6"/>
                                    <w:sz w:val="21"/>
                                    <w:szCs w:val="21"/>
                                    <w:lang w:val="en-GB" w:eastAsia="es-ES"/>
                                  </w:rPr>
                                  <w:t>this</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afs</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doc</w:t>
                                </w:r>
                                <w:r w:rsidRPr="007756C7">
                                  <w:rPr>
                                    <w:rFonts w:ascii="Consolas" w:eastAsia="Times New Roman" w:hAnsi="Consolas" w:cs="Times New Roman"/>
                                    <w:color w:val="CCCCCC"/>
                                    <w:sz w:val="21"/>
                                    <w:szCs w:val="21"/>
                                    <w:lang w:val="en-GB" w:eastAsia="es-ES"/>
                                  </w:rPr>
                                  <w:t>(</w:t>
                                </w:r>
                                <w:proofErr w:type="gramEnd"/>
                              </w:ins>
                            </w:p>
                            <w:p w14:paraId="0E5ED1DC" w14:textId="77777777" w:rsidR="003F404C" w:rsidRPr="007756C7" w:rsidRDefault="003F404C" w:rsidP="003F404C">
                              <w:pPr>
                                <w:shd w:val="clear" w:color="auto" w:fill="1F1F1F"/>
                                <w:spacing w:after="0" w:line="285" w:lineRule="atLeast"/>
                                <w:jc w:val="left"/>
                                <w:rPr>
                                  <w:ins w:id="2089" w:author="Redondo García Francisco Javier" w:date="2025-09-02T09:44:00Z"/>
                                  <w:rFonts w:ascii="Consolas" w:eastAsia="Times New Roman" w:hAnsi="Consolas" w:cs="Times New Roman"/>
                                  <w:color w:val="CCCCCC"/>
                                  <w:sz w:val="21"/>
                                  <w:szCs w:val="21"/>
                                  <w:lang w:val="en-GB" w:eastAsia="es-ES"/>
                                </w:rPr>
                              </w:pPr>
                              <w:ins w:id="2090" w:author="Redondo García Francisco Javier" w:date="2025-09-02T09:44:00Z">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E9178"/>
                                    <w:sz w:val="21"/>
                                    <w:szCs w:val="21"/>
                                    <w:lang w:val="en-GB" w:eastAsia="es-ES"/>
                                  </w:rPr>
                                  <w:t>`</w:t>
                                </w:r>
                                <w:proofErr w:type="spellStart"/>
                                <w:r w:rsidRPr="007756C7">
                                  <w:rPr>
                                    <w:rFonts w:ascii="Consolas" w:eastAsia="Times New Roman" w:hAnsi="Consolas" w:cs="Times New Roman"/>
                                    <w:color w:val="CE9178"/>
                                    <w:sz w:val="21"/>
                                    <w:szCs w:val="21"/>
                                    <w:lang w:val="en-GB" w:eastAsia="es-ES"/>
                                  </w:rPr>
                                  <w:t>sanitarios</w:t>
                                </w:r>
                                <w:proofErr w:type="spellEnd"/>
                                <w:r w:rsidRPr="007756C7">
                                  <w:rPr>
                                    <w:rFonts w:ascii="Consolas" w:eastAsia="Times New Roman" w:hAnsi="Consolas" w:cs="Times New Roman"/>
                                    <w:color w:val="CE9178"/>
                                    <w:sz w:val="21"/>
                                    <w:szCs w:val="21"/>
                                    <w:lang w:val="en-GB" w:eastAsia="es-ES"/>
                                  </w:rPr>
                                  <w:t>/</w:t>
                                </w:r>
                                <w:r w:rsidRPr="007756C7">
                                  <w:rPr>
                                    <w:rFonts w:ascii="Consolas" w:eastAsia="Times New Roman" w:hAnsi="Consolas" w:cs="Times New Roman"/>
                                    <w:color w:val="569CD6"/>
                                    <w:sz w:val="21"/>
                                    <w:szCs w:val="21"/>
                                    <w:lang w:val="en-GB" w:eastAsia="es-ES"/>
                                  </w:rPr>
                                  <w:t>${</w:t>
                                </w:r>
                                <w:proofErr w:type="spellStart"/>
                                <w:r w:rsidRPr="007756C7">
                                  <w:rPr>
                                    <w:rFonts w:ascii="Consolas" w:eastAsia="Times New Roman" w:hAnsi="Consolas" w:cs="Times New Roman"/>
                                    <w:color w:val="9CDCFE"/>
                                    <w:sz w:val="21"/>
                                    <w:szCs w:val="21"/>
                                    <w:lang w:val="en-GB" w:eastAsia="es-ES"/>
                                  </w:rPr>
                                  <w:t>uid</w:t>
                                </w:r>
                                <w:proofErr w:type="spellEnd"/>
                                <w:r w:rsidRPr="007756C7">
                                  <w:rPr>
                                    <w:rFonts w:ascii="Consolas" w:eastAsia="Times New Roman" w:hAnsi="Consolas" w:cs="Times New Roman"/>
                                    <w:color w:val="569CD6"/>
                                    <w:sz w:val="21"/>
                                    <w:szCs w:val="21"/>
                                    <w:lang w:val="en-GB" w:eastAsia="es-ES"/>
                                  </w:rPr>
                                  <w:t>}</w:t>
                                </w:r>
                                <w:r w:rsidRPr="007756C7">
                                  <w:rPr>
                                    <w:rFonts w:ascii="Consolas" w:eastAsia="Times New Roman" w:hAnsi="Consolas" w:cs="Times New Roman"/>
                                    <w:color w:val="CE9178"/>
                                    <w:sz w:val="21"/>
                                    <w:szCs w:val="21"/>
                                    <w:lang w:val="en-GB" w:eastAsia="es-ES"/>
                                  </w:rPr>
                                  <w:t>`</w:t>
                                </w:r>
                              </w:ins>
                            </w:p>
                            <w:p w14:paraId="66A5AE93" w14:textId="77777777" w:rsidR="003F404C" w:rsidRPr="007756C7" w:rsidRDefault="003F404C" w:rsidP="003F404C">
                              <w:pPr>
                                <w:shd w:val="clear" w:color="auto" w:fill="1F1F1F"/>
                                <w:spacing w:after="0" w:line="285" w:lineRule="atLeast"/>
                                <w:jc w:val="left"/>
                                <w:rPr>
                                  <w:ins w:id="2091" w:author="Redondo García Francisco Javier" w:date="2025-09-02T09:44:00Z"/>
                                  <w:rFonts w:ascii="Consolas" w:eastAsia="Times New Roman" w:hAnsi="Consolas" w:cs="Times New Roman"/>
                                  <w:color w:val="CCCCCC"/>
                                  <w:sz w:val="21"/>
                                  <w:szCs w:val="21"/>
                                  <w:lang w:val="en-GB" w:eastAsia="es-ES"/>
                                </w:rPr>
                              </w:pPr>
                              <w:ins w:id="2092" w:author="Redondo García Francisco Javier" w:date="2025-09-02T09:44:00Z">
                                <w:r w:rsidRPr="007756C7">
                                  <w:rPr>
                                    <w:rFonts w:ascii="Consolas" w:eastAsia="Times New Roman" w:hAnsi="Consolas" w:cs="Times New Roman"/>
                                    <w:color w:val="CCCCCC"/>
                                    <w:sz w:val="21"/>
                                    <w:szCs w:val="21"/>
                                    <w:lang w:val="en-GB" w:eastAsia="es-ES"/>
                                  </w:rPr>
                                  <w:t>    );</w:t>
                                </w:r>
                              </w:ins>
                            </w:p>
                            <w:p w14:paraId="7D272C71" w14:textId="77777777" w:rsidR="003F404C" w:rsidRPr="007756C7" w:rsidRDefault="003F404C" w:rsidP="003F404C">
                              <w:pPr>
                                <w:shd w:val="clear" w:color="auto" w:fill="1F1F1F"/>
                                <w:spacing w:after="0" w:line="285" w:lineRule="atLeast"/>
                                <w:jc w:val="left"/>
                                <w:rPr>
                                  <w:ins w:id="2093" w:author="Redondo García Francisco Javier" w:date="2025-09-02T09:44:00Z"/>
                                  <w:rFonts w:ascii="Consolas" w:eastAsia="Times New Roman" w:hAnsi="Consolas" w:cs="Times New Roman"/>
                                  <w:color w:val="CCCCCC"/>
                                  <w:sz w:val="21"/>
                                  <w:szCs w:val="21"/>
                                  <w:lang w:val="en-GB" w:eastAsia="es-ES"/>
                                </w:rPr>
                              </w:pPr>
                              <w:ins w:id="2094" w:author="Redondo García Francisco Javier" w:date="2025-09-02T09:44:00Z">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4FC1FF"/>
                                    <w:sz w:val="21"/>
                                    <w:szCs w:val="21"/>
                                    <w:lang w:val="en-GB" w:eastAsia="es-ES"/>
                                  </w:rPr>
                                  <w:t>userRef</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ref</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get</w:t>
                                </w:r>
                                <w:proofErr w:type="spellEnd"/>
                                <w:r w:rsidRPr="007756C7">
                                  <w:rPr>
                                    <w:rFonts w:ascii="Consolas" w:eastAsia="Times New Roman" w:hAnsi="Consolas" w:cs="Times New Roman"/>
                                    <w:color w:val="CCCCCC"/>
                                    <w:sz w:val="21"/>
                                    <w:szCs w:val="21"/>
                                    <w:lang w:val="en-GB" w:eastAsia="es-ES"/>
                                  </w:rPr>
                                  <w:t>(</w:t>
                                </w:r>
                                <w:proofErr w:type="gramStart"/>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then</w:t>
                                </w:r>
                                <w:proofErr w:type="gramEnd"/>
                                <w:r w:rsidRPr="007756C7">
                                  <w:rPr>
                                    <w:rFonts w:ascii="Consolas" w:eastAsia="Times New Roman" w:hAnsi="Consolas" w:cs="Times New Roman"/>
                                    <w:color w:val="CCCCCC"/>
                                    <w:sz w:val="21"/>
                                    <w:szCs w:val="21"/>
                                    <w:lang w:val="en-GB" w:eastAsia="es-ES"/>
                                  </w:rPr>
                                  <w:t>((</w:t>
                                </w:r>
                                <w:proofErr w:type="spellStart"/>
                                <w:r w:rsidRPr="007756C7">
                                  <w:rPr>
                                    <w:rFonts w:ascii="Consolas" w:eastAsia="Times New Roman" w:hAnsi="Consolas" w:cs="Times New Roman"/>
                                    <w:color w:val="9CDCFE"/>
                                    <w:sz w:val="21"/>
                                    <w:szCs w:val="21"/>
                                    <w:lang w:val="en-GB" w:eastAsia="es-ES"/>
                                  </w:rPr>
                                  <w:t>documentSnapshot</w:t>
                                </w:r>
                                <w:proofErr w:type="spellEnd"/>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=&gt;</w:t>
                                </w:r>
                                <w:r w:rsidRPr="007756C7">
                                  <w:rPr>
                                    <w:rFonts w:ascii="Consolas" w:eastAsia="Times New Roman" w:hAnsi="Consolas" w:cs="Times New Roman"/>
                                    <w:color w:val="CCCCCC"/>
                                    <w:sz w:val="21"/>
                                    <w:szCs w:val="21"/>
                                    <w:lang w:val="en-GB" w:eastAsia="es-ES"/>
                                  </w:rPr>
                                  <w:t xml:space="preserve"> {</w:t>
                                </w:r>
                              </w:ins>
                            </w:p>
                            <w:p w14:paraId="62E0F298" w14:textId="77777777" w:rsidR="003F404C" w:rsidRPr="003067BC" w:rsidRDefault="003F404C" w:rsidP="003F404C">
                              <w:pPr>
                                <w:shd w:val="clear" w:color="auto" w:fill="1F1F1F"/>
                                <w:spacing w:after="0" w:line="285" w:lineRule="atLeast"/>
                                <w:jc w:val="left"/>
                                <w:rPr>
                                  <w:ins w:id="2095" w:author="Redondo García Francisco Javier" w:date="2025-09-02T09:44:00Z"/>
                                  <w:rFonts w:ascii="Consolas" w:eastAsia="Times New Roman" w:hAnsi="Consolas" w:cs="Times New Roman"/>
                                  <w:color w:val="CCCCCC"/>
                                  <w:sz w:val="21"/>
                                  <w:szCs w:val="21"/>
                                  <w:lang w:eastAsia="es-ES"/>
                                </w:rPr>
                              </w:pPr>
                              <w:ins w:id="2096" w:author="Redondo García Francisco Javier" w:date="2025-09-02T09:44:00Z">
                                <w:r w:rsidRPr="007756C7">
                                  <w:rPr>
                                    <w:rFonts w:ascii="Consolas" w:eastAsia="Times New Roman" w:hAnsi="Consolas" w:cs="Times New Roman"/>
                                    <w:color w:val="CCCCCC"/>
                                    <w:sz w:val="21"/>
                                    <w:szCs w:val="21"/>
                                    <w:lang w:val="en-GB" w:eastAsia="es-ES"/>
                                  </w:rPr>
                                  <w:t xml:space="preserve">      </w:t>
                                </w:r>
                                <w:proofErr w:type="spellStart"/>
                                <w:r w:rsidRPr="003067BC">
                                  <w:rPr>
                                    <w:rFonts w:ascii="Consolas" w:eastAsia="Times New Roman" w:hAnsi="Consolas" w:cs="Times New Roman"/>
                                    <w:color w:val="C586C0"/>
                                    <w:sz w:val="21"/>
                                    <w:szCs w:val="21"/>
                                    <w:lang w:eastAsia="es-ES"/>
                                  </w:rPr>
                                  <w:t>if</w:t>
                                </w:r>
                                <w:proofErr w:type="spellEnd"/>
                                <w:r w:rsidRPr="003067BC">
                                  <w:rPr>
                                    <w:rFonts w:ascii="Consolas" w:eastAsia="Times New Roman" w:hAnsi="Consolas" w:cs="Times New Roman"/>
                                    <w:color w:val="CCCCCC"/>
                                    <w:sz w:val="21"/>
                                    <w:szCs w:val="21"/>
                                    <w:lang w:eastAsia="es-ES"/>
                                  </w:rPr>
                                  <w:t xml:space="preserve"> (</w:t>
                                </w:r>
                                <w:proofErr w:type="spellStart"/>
                                <w:r w:rsidRPr="003067BC">
                                  <w:rPr>
                                    <w:rFonts w:ascii="Consolas" w:eastAsia="Times New Roman" w:hAnsi="Consolas" w:cs="Times New Roman"/>
                                    <w:color w:val="9CDCFE"/>
                                    <w:sz w:val="21"/>
                                    <w:szCs w:val="21"/>
                                    <w:lang w:eastAsia="es-ES"/>
                                  </w:rPr>
                                  <w:t>documentSnapshot</w:t>
                                </w:r>
                                <w:r w:rsidRPr="003067BC">
                                  <w:rPr>
                                    <w:rFonts w:ascii="Consolas" w:eastAsia="Times New Roman" w:hAnsi="Consolas" w:cs="Times New Roman"/>
                                    <w:color w:val="CCCCCC"/>
                                    <w:sz w:val="21"/>
                                    <w:szCs w:val="21"/>
                                    <w:lang w:eastAsia="es-ES"/>
                                  </w:rPr>
                                  <w:t>.</w:t>
                                </w:r>
                                <w:r w:rsidRPr="003067BC">
                                  <w:rPr>
                                    <w:rFonts w:ascii="Consolas" w:eastAsia="Times New Roman" w:hAnsi="Consolas" w:cs="Times New Roman"/>
                                    <w:color w:val="9CDCFE"/>
                                    <w:sz w:val="21"/>
                                    <w:szCs w:val="21"/>
                                    <w:lang w:eastAsia="es-ES"/>
                                  </w:rPr>
                                  <w:t>exists</w:t>
                                </w:r>
                                <w:proofErr w:type="spellEnd"/>
                                <w:r w:rsidRPr="003067BC">
                                  <w:rPr>
                                    <w:rFonts w:ascii="Consolas" w:eastAsia="Times New Roman" w:hAnsi="Consolas" w:cs="Times New Roman"/>
                                    <w:color w:val="CCCCCC"/>
                                    <w:sz w:val="21"/>
                                    <w:szCs w:val="21"/>
                                    <w:lang w:eastAsia="es-ES"/>
                                  </w:rPr>
                                  <w:t>) {</w:t>
                                </w:r>
                              </w:ins>
                            </w:p>
                            <w:p w14:paraId="6AC7A1AF" w14:textId="77777777" w:rsidR="003F404C" w:rsidRPr="007756C7" w:rsidRDefault="003F404C" w:rsidP="003F404C">
                              <w:pPr>
                                <w:shd w:val="clear" w:color="auto" w:fill="1F1F1F"/>
                                <w:spacing w:after="0" w:line="285" w:lineRule="atLeast"/>
                                <w:jc w:val="left"/>
                                <w:rPr>
                                  <w:ins w:id="2097" w:author="Redondo García Francisco Javier" w:date="2025-09-02T09:44:00Z"/>
                                  <w:rFonts w:ascii="Consolas" w:eastAsia="Times New Roman" w:hAnsi="Consolas" w:cs="Times New Roman"/>
                                  <w:color w:val="CCCCCC"/>
                                  <w:sz w:val="21"/>
                                  <w:szCs w:val="21"/>
                                  <w:lang w:eastAsia="es-ES"/>
                                </w:rPr>
                              </w:pPr>
                              <w:ins w:id="2098" w:author="Redondo García Francisco Javier" w:date="2025-09-02T09:44:00Z">
                                <w:r w:rsidRPr="003067BC">
                                  <w:rPr>
                                    <w:rFonts w:ascii="Consolas" w:eastAsia="Times New Roman" w:hAnsi="Consolas" w:cs="Times New Roman"/>
                                    <w:color w:val="CCCCCC"/>
                                    <w:sz w:val="21"/>
                                    <w:szCs w:val="21"/>
                                    <w:lang w:eastAsia="es-ES"/>
                                  </w:rPr>
                                  <w:t xml:space="preserve">        </w:t>
                                </w:r>
                                <w:r w:rsidRPr="007756C7">
                                  <w:rPr>
                                    <w:rFonts w:ascii="Consolas" w:eastAsia="Times New Roman" w:hAnsi="Consolas" w:cs="Times New Roman"/>
                                    <w:color w:val="9CDCFE"/>
                                    <w:sz w:val="21"/>
                                    <w:szCs w:val="21"/>
                                    <w:lang w:eastAsia="es-ES"/>
                                  </w:rPr>
                                  <w:t>console</w:t>
                                </w:r>
                                <w:r w:rsidRPr="007756C7">
                                  <w:rPr>
                                    <w:rFonts w:ascii="Consolas" w:eastAsia="Times New Roman" w:hAnsi="Consolas" w:cs="Times New Roman"/>
                                    <w:color w:val="CCCCCC"/>
                                    <w:sz w:val="21"/>
                                    <w:szCs w:val="21"/>
                                    <w:lang w:eastAsia="es-ES"/>
                                  </w:rPr>
                                  <w:t>.</w:t>
                                </w:r>
                                <w:r w:rsidRPr="007756C7">
                                  <w:rPr>
                                    <w:rFonts w:ascii="Consolas" w:eastAsia="Times New Roman" w:hAnsi="Consolas" w:cs="Times New Roman"/>
                                    <w:color w:val="DCDCAA"/>
                                    <w:sz w:val="21"/>
                                    <w:szCs w:val="21"/>
                                    <w:lang w:eastAsia="es-ES"/>
                                  </w:rPr>
                                  <w:t>log</w:t>
                                </w:r>
                                <w:r w:rsidRPr="007756C7">
                                  <w:rPr>
                                    <w:rFonts w:ascii="Consolas" w:eastAsia="Times New Roman" w:hAnsi="Consolas" w:cs="Times New Roman"/>
                                    <w:color w:val="CCCCCC"/>
                                    <w:sz w:val="21"/>
                                    <w:szCs w:val="21"/>
                                    <w:lang w:eastAsia="es-ES"/>
                                  </w:rPr>
                                  <w:t>(</w:t>
                                </w:r>
                                <w:r w:rsidRPr="007756C7">
                                  <w:rPr>
                                    <w:rFonts w:ascii="Consolas" w:eastAsia="Times New Roman" w:hAnsi="Consolas" w:cs="Times New Roman"/>
                                    <w:color w:val="CE9178"/>
                                    <w:sz w:val="21"/>
                                    <w:szCs w:val="21"/>
                                    <w:lang w:eastAsia="es-ES"/>
                                  </w:rPr>
                                  <w:t xml:space="preserve">"Actualizamos entrada en </w:t>
                                </w:r>
                                <w:proofErr w:type="spellStart"/>
                                <w:r w:rsidRPr="007756C7">
                                  <w:rPr>
                                    <w:rFonts w:ascii="Consolas" w:eastAsia="Times New Roman" w:hAnsi="Consolas" w:cs="Times New Roman"/>
                                    <w:color w:val="CE9178"/>
                                    <w:sz w:val="21"/>
                                    <w:szCs w:val="21"/>
                                    <w:lang w:eastAsia="es-ES"/>
                                  </w:rPr>
                                  <w:t>Firebase</w:t>
                                </w:r>
                                <w:proofErr w:type="spellEnd"/>
                                <w:r w:rsidRPr="007756C7">
                                  <w:rPr>
                                    <w:rFonts w:ascii="Consolas" w:eastAsia="Times New Roman" w:hAnsi="Consolas" w:cs="Times New Roman"/>
                                    <w:color w:val="CE9178"/>
                                    <w:sz w:val="21"/>
                                    <w:szCs w:val="21"/>
                                    <w:lang w:eastAsia="es-ES"/>
                                  </w:rPr>
                                  <w:t>"</w:t>
                                </w:r>
                                <w:r w:rsidRPr="007756C7">
                                  <w:rPr>
                                    <w:rFonts w:ascii="Consolas" w:eastAsia="Times New Roman" w:hAnsi="Consolas" w:cs="Times New Roman"/>
                                    <w:color w:val="CCCCCC"/>
                                    <w:sz w:val="21"/>
                                    <w:szCs w:val="21"/>
                                    <w:lang w:eastAsia="es-ES"/>
                                  </w:rPr>
                                  <w:t>)</w:t>
                                </w:r>
                              </w:ins>
                            </w:p>
                            <w:p w14:paraId="0792A912" w14:textId="77777777" w:rsidR="003F404C" w:rsidRPr="007756C7" w:rsidRDefault="003F404C" w:rsidP="003F404C">
                              <w:pPr>
                                <w:shd w:val="clear" w:color="auto" w:fill="1F1F1F"/>
                                <w:spacing w:after="0" w:line="285" w:lineRule="atLeast"/>
                                <w:jc w:val="left"/>
                                <w:rPr>
                                  <w:ins w:id="2099" w:author="Redondo García Francisco Javier" w:date="2025-09-02T09:44:00Z"/>
                                  <w:rFonts w:ascii="Consolas" w:eastAsia="Times New Roman" w:hAnsi="Consolas" w:cs="Times New Roman"/>
                                  <w:color w:val="CCCCCC"/>
                                  <w:sz w:val="21"/>
                                  <w:szCs w:val="21"/>
                                  <w:lang w:val="en-GB" w:eastAsia="es-ES"/>
                                </w:rPr>
                              </w:pPr>
                              <w:ins w:id="2100" w:author="Redondo García Francisco Javier" w:date="2025-09-02T09:44:00Z">
                                <w:r w:rsidRPr="007756C7">
                                  <w:rPr>
                                    <w:rFonts w:ascii="Consolas" w:eastAsia="Times New Roman" w:hAnsi="Consolas" w:cs="Times New Roman"/>
                                    <w:color w:val="CCCCCC"/>
                                    <w:sz w:val="21"/>
                                    <w:szCs w:val="21"/>
                                    <w:lang w:eastAsia="es-ES"/>
                                  </w:rPr>
                                  <w:t xml:space="preserve">        </w:t>
                                </w:r>
                                <w:proofErr w:type="spellStart"/>
                                <w:proofErr w:type="gramStart"/>
                                <w:r w:rsidRPr="007756C7">
                                  <w:rPr>
                                    <w:rFonts w:ascii="Consolas" w:eastAsia="Times New Roman" w:hAnsi="Consolas" w:cs="Times New Roman"/>
                                    <w:color w:val="4FC1FF"/>
                                    <w:sz w:val="21"/>
                                    <w:szCs w:val="21"/>
                                    <w:lang w:val="en-GB" w:eastAsia="es-ES"/>
                                  </w:rPr>
                                  <w:t>userRef</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set</w:t>
                                </w:r>
                                <w:proofErr w:type="spellEnd"/>
                                <w:r w:rsidRPr="007756C7">
                                  <w:rPr>
                                    <w:rFonts w:ascii="Consolas" w:eastAsia="Times New Roman" w:hAnsi="Consolas" w:cs="Times New Roman"/>
                                    <w:color w:val="CCCCCC"/>
                                    <w:sz w:val="21"/>
                                    <w:szCs w:val="21"/>
                                    <w:lang w:val="en-GB" w:eastAsia="es-ES"/>
                                  </w:rPr>
                                  <w:t>(</w:t>
                                </w:r>
                                <w:proofErr w:type="gramEnd"/>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role:</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9CDCFE"/>
                                    <w:sz w:val="21"/>
                                    <w:szCs w:val="21"/>
                                    <w:lang w:val="en-GB" w:eastAsia="es-ES"/>
                                  </w:rPr>
                                  <w:t>newrol</w:t>
                                </w:r>
                                <w:proofErr w:type="spellEnd"/>
                                <w:r w:rsidRPr="007756C7">
                                  <w:rPr>
                                    <w:rFonts w:ascii="Consolas" w:eastAsia="Times New Roman" w:hAnsi="Consolas" w:cs="Times New Roman"/>
                                    <w:color w:val="CCCCCC"/>
                                    <w:sz w:val="21"/>
                                    <w:szCs w:val="21"/>
                                    <w:lang w:val="en-GB" w:eastAsia="es-ES"/>
                                  </w:rPr>
                                  <w:t xml:space="preserve"> }, { </w:t>
                                </w:r>
                                <w:r w:rsidRPr="007756C7">
                                  <w:rPr>
                                    <w:rFonts w:ascii="Consolas" w:eastAsia="Times New Roman" w:hAnsi="Consolas" w:cs="Times New Roman"/>
                                    <w:color w:val="9CDCFE"/>
                                    <w:sz w:val="21"/>
                                    <w:szCs w:val="21"/>
                                    <w:lang w:val="en-GB" w:eastAsia="es-ES"/>
                                  </w:rPr>
                                  <w:t>merge:</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true</w:t>
                                </w:r>
                                <w:r w:rsidRPr="007756C7">
                                  <w:rPr>
                                    <w:rFonts w:ascii="Consolas" w:eastAsia="Times New Roman" w:hAnsi="Consolas" w:cs="Times New Roman"/>
                                    <w:color w:val="CCCCCC"/>
                                    <w:sz w:val="21"/>
                                    <w:szCs w:val="21"/>
                                    <w:lang w:val="en-GB" w:eastAsia="es-ES"/>
                                  </w:rPr>
                                  <w:t>, });</w:t>
                                </w:r>
                              </w:ins>
                            </w:p>
                            <w:p w14:paraId="206CB9A2" w14:textId="77777777" w:rsidR="003F404C" w:rsidRPr="007756C7" w:rsidRDefault="003F404C" w:rsidP="003F404C">
                              <w:pPr>
                                <w:shd w:val="clear" w:color="auto" w:fill="1F1F1F"/>
                                <w:spacing w:after="0" w:line="285" w:lineRule="atLeast"/>
                                <w:jc w:val="left"/>
                                <w:rPr>
                                  <w:ins w:id="2101" w:author="Redondo García Francisco Javier" w:date="2025-09-02T09:44:00Z"/>
                                  <w:rFonts w:ascii="Consolas" w:eastAsia="Times New Roman" w:hAnsi="Consolas" w:cs="Times New Roman"/>
                                  <w:color w:val="CCCCCC"/>
                                  <w:sz w:val="21"/>
                                  <w:szCs w:val="21"/>
                                  <w:lang w:eastAsia="es-ES"/>
                                </w:rPr>
                              </w:pPr>
                              <w:ins w:id="2102" w:author="Redondo García Francisco Javier" w:date="2025-09-02T09:44:00Z">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CCCCC"/>
                                    <w:sz w:val="21"/>
                                    <w:szCs w:val="21"/>
                                    <w:lang w:eastAsia="es-ES"/>
                                  </w:rPr>
                                  <w:t>}</w:t>
                                </w:r>
                              </w:ins>
                            </w:p>
                            <w:p w14:paraId="061A4822" w14:textId="77777777" w:rsidR="003F404C" w:rsidRPr="007756C7" w:rsidRDefault="003F404C" w:rsidP="003F404C">
                              <w:pPr>
                                <w:shd w:val="clear" w:color="auto" w:fill="1F1F1F"/>
                                <w:spacing w:after="0" w:line="285" w:lineRule="atLeast"/>
                                <w:jc w:val="left"/>
                                <w:rPr>
                                  <w:ins w:id="2103" w:author="Redondo García Francisco Javier" w:date="2025-09-02T09:44:00Z"/>
                                  <w:rFonts w:ascii="Consolas" w:eastAsia="Times New Roman" w:hAnsi="Consolas" w:cs="Times New Roman"/>
                                  <w:color w:val="CCCCCC"/>
                                  <w:sz w:val="21"/>
                                  <w:szCs w:val="21"/>
                                  <w:lang w:eastAsia="es-ES"/>
                                </w:rPr>
                              </w:pPr>
                              <w:ins w:id="2104" w:author="Redondo García Francisco Javier" w:date="2025-09-02T09:44:00Z">
                                <w:r w:rsidRPr="007756C7">
                                  <w:rPr>
                                    <w:rFonts w:ascii="Consolas" w:eastAsia="Times New Roman" w:hAnsi="Consolas" w:cs="Times New Roman"/>
                                    <w:color w:val="CCCCCC"/>
                                    <w:sz w:val="21"/>
                                    <w:szCs w:val="21"/>
                                    <w:lang w:eastAsia="es-ES"/>
                                  </w:rPr>
                                  <w:t>    });</w:t>
                                </w:r>
                              </w:ins>
                            </w:p>
                            <w:p w14:paraId="394DF062" w14:textId="77777777" w:rsidR="003F404C" w:rsidRPr="007756C7" w:rsidRDefault="003F404C" w:rsidP="003F404C">
                              <w:pPr>
                                <w:shd w:val="clear" w:color="auto" w:fill="1F1F1F"/>
                                <w:spacing w:after="0" w:line="285" w:lineRule="atLeast"/>
                                <w:jc w:val="left"/>
                                <w:rPr>
                                  <w:ins w:id="2105" w:author="Redondo García Francisco Javier" w:date="2025-09-02T09:44:00Z"/>
                                  <w:rFonts w:ascii="Consolas" w:eastAsia="Times New Roman" w:hAnsi="Consolas" w:cs="Times New Roman"/>
                                  <w:color w:val="CCCCCC"/>
                                  <w:sz w:val="21"/>
                                  <w:szCs w:val="21"/>
                                  <w:lang w:eastAsia="es-ES"/>
                                </w:rPr>
                              </w:pPr>
                              <w:ins w:id="2106" w:author="Redondo García Francisco Javier" w:date="2025-09-02T09:44:00Z">
                                <w:r w:rsidRPr="007756C7">
                                  <w:rPr>
                                    <w:rFonts w:ascii="Consolas" w:eastAsia="Times New Roman" w:hAnsi="Consolas" w:cs="Times New Roman"/>
                                    <w:color w:val="CCCCCC"/>
                                    <w:sz w:val="21"/>
                                    <w:szCs w:val="21"/>
                                    <w:lang w:eastAsia="es-ES"/>
                                  </w:rPr>
                                  <w:t>  }</w:t>
                                </w:r>
                              </w:ins>
                            </w:p>
                            <w:p w14:paraId="7E0BA3A2" w14:textId="77777777" w:rsidR="003F404C" w:rsidRDefault="003F404C" w:rsidP="003F404C">
                              <w:pPr>
                                <w:jc w:val="left"/>
                                <w:rPr>
                                  <w:ins w:id="2107" w:author="Redondo García Francisco Javier" w:date="2025-09-02T09:44:00Z"/>
                                </w:rPr>
                              </w:pPr>
                            </w:p>
                          </w:txbxContent>
                        </wps:txbx>
                        <wps:bodyPr rot="0" vert="horz" wrap="square" lIns="91440" tIns="45720" rIns="91440" bIns="45720" anchor="t" anchorCtr="0">
                          <a:noAutofit/>
                        </wps:bodyPr>
                      </wps:wsp>
                    </a:graphicData>
                  </a:graphic>
                </wp:inline>
              </w:drawing>
            </mc:Choice>
            <mc:Fallback>
              <w:pict>
                <v:shape w14:anchorId="2B36357D" id="_x0000_s1064" type="#_x0000_t202" style="width:425.2pt;height:15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">
                  <v:textbox>
                    <w:txbxContent>
                      <w:p w14:paraId="46D235EF" w14:textId="77777777" w:rsidR="003F404C" w:rsidRPr="007756C7" w:rsidRDefault="003F404C" w:rsidP="003F404C">
                        <w:pPr>
                          <w:shd w:val="clear" w:color="auto" w:fill="1F1F1F"/>
                          <w:spacing w:line="285" w:lineRule="atLeast"/>
                          <w:jc w:val="left"/>
                          <w:rPr>
                            <w:ins w:id="2108" w:author="Redondo García Francisco Javier" w:date="2025-09-02T09:44:00Z"/>
                            <w:rFonts w:ascii="Consolas" w:eastAsia="Times New Roman" w:hAnsi="Consolas" w:cs="Times New Roman"/>
                            <w:color w:val="CCCCCC"/>
                            <w:sz w:val="21"/>
                            <w:szCs w:val="21"/>
                            <w:lang w:val="en-GB" w:eastAsia="es-ES"/>
                          </w:rPr>
                        </w:pPr>
                        <w:ins w:id="2109" w:author="Redondo García Francisco Javier" w:date="2025-09-02T09:44:00Z">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public</w:t>
                          </w:r>
                          <w:r w:rsidRPr="007756C7">
                            <w:rPr>
                              <w:rFonts w:ascii="Consolas" w:eastAsia="Times New Roman" w:hAnsi="Consolas" w:cs="Times New Roman"/>
                              <w:color w:val="CCCCCC"/>
                              <w:sz w:val="21"/>
                              <w:szCs w:val="21"/>
                              <w:lang w:val="en-GB" w:eastAsia="es-ES"/>
                            </w:rPr>
                            <w:t xml:space="preserve"> </w:t>
                          </w:r>
                          <w:proofErr w:type="spellStart"/>
                          <w:proofErr w:type="gramStart"/>
                          <w:r w:rsidRPr="007756C7">
                            <w:rPr>
                              <w:rFonts w:ascii="Consolas" w:eastAsia="Times New Roman" w:hAnsi="Consolas" w:cs="Times New Roman"/>
                              <w:color w:val="DCDCAA"/>
                              <w:sz w:val="21"/>
                              <w:szCs w:val="21"/>
                              <w:lang w:val="en-GB" w:eastAsia="es-ES"/>
                            </w:rPr>
                            <w:t>modRolUsuario</w:t>
                          </w:r>
                          <w:proofErr w:type="spellEnd"/>
                          <w:r w:rsidRPr="007756C7">
                            <w:rPr>
                              <w:rFonts w:ascii="Consolas" w:eastAsia="Times New Roman" w:hAnsi="Consolas" w:cs="Times New Roman"/>
                              <w:color w:val="CCCCCC"/>
                              <w:sz w:val="21"/>
                              <w:szCs w:val="21"/>
                              <w:lang w:val="en-GB" w:eastAsia="es-ES"/>
                            </w:rPr>
                            <w:t>(</w:t>
                          </w:r>
                          <w:proofErr w:type="spellStart"/>
                          <w:proofErr w:type="gramEnd"/>
                          <w:r w:rsidRPr="007756C7">
                            <w:rPr>
                              <w:rFonts w:ascii="Consolas" w:eastAsia="Times New Roman" w:hAnsi="Consolas" w:cs="Times New Roman"/>
                              <w:color w:val="9CDCFE"/>
                              <w:sz w:val="21"/>
                              <w:szCs w:val="21"/>
                              <w:lang w:val="en-GB" w:eastAsia="es-ES"/>
                            </w:rPr>
                            <w:t>uid</w:t>
                          </w:r>
                          <w:proofErr w:type="spellEnd"/>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string</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9CDCFE"/>
                              <w:sz w:val="21"/>
                              <w:szCs w:val="21"/>
                              <w:lang w:val="en-GB" w:eastAsia="es-ES"/>
                            </w:rPr>
                            <w:t>newrol</w:t>
                          </w:r>
                          <w:proofErr w:type="spellEnd"/>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string</w:t>
                          </w:r>
                          <w:r w:rsidRPr="007756C7">
                            <w:rPr>
                              <w:rFonts w:ascii="Consolas" w:eastAsia="Times New Roman" w:hAnsi="Consolas" w:cs="Times New Roman"/>
                              <w:color w:val="CCCCCC"/>
                              <w:sz w:val="21"/>
                              <w:szCs w:val="21"/>
                              <w:lang w:val="en-GB" w:eastAsia="es-ES"/>
                            </w:rPr>
                            <w:t>) {</w:t>
                          </w:r>
                        </w:ins>
                      </w:p>
                      <w:p w14:paraId="096BF9E7" w14:textId="77777777" w:rsidR="003F404C" w:rsidRPr="007756C7" w:rsidRDefault="003F404C" w:rsidP="003F404C">
                        <w:pPr>
                          <w:shd w:val="clear" w:color="auto" w:fill="1F1F1F"/>
                          <w:spacing w:after="0" w:line="285" w:lineRule="atLeast"/>
                          <w:jc w:val="left"/>
                          <w:rPr>
                            <w:ins w:id="2110" w:author="Redondo García Francisco Javier" w:date="2025-09-02T09:44:00Z"/>
                            <w:rFonts w:ascii="Consolas" w:eastAsia="Times New Roman" w:hAnsi="Consolas" w:cs="Times New Roman"/>
                            <w:color w:val="CCCCCC"/>
                            <w:sz w:val="21"/>
                            <w:szCs w:val="21"/>
                            <w:lang w:val="en-GB" w:eastAsia="es-ES"/>
                          </w:rPr>
                        </w:pPr>
                        <w:ins w:id="2111" w:author="Redondo García Francisco Javier" w:date="2025-09-02T09:44:00Z">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569CD6"/>
                              <w:sz w:val="21"/>
                              <w:szCs w:val="21"/>
                              <w:lang w:val="en-GB" w:eastAsia="es-ES"/>
                            </w:rPr>
                            <w:t>const</w:t>
                          </w:r>
                          <w:proofErr w:type="spellEnd"/>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4FC1FF"/>
                              <w:sz w:val="21"/>
                              <w:szCs w:val="21"/>
                              <w:lang w:val="en-GB" w:eastAsia="es-ES"/>
                            </w:rPr>
                            <w:t>userRef</w:t>
                          </w:r>
                          <w:proofErr w:type="spellEnd"/>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4EC9B0"/>
                              <w:sz w:val="21"/>
                              <w:szCs w:val="21"/>
                              <w:lang w:val="en-GB" w:eastAsia="es-ES"/>
                            </w:rPr>
                            <w:t>AngularFirestoreDocument</w:t>
                          </w:r>
                          <w:proofErr w:type="spellEnd"/>
                          <w:r w:rsidRPr="007756C7">
                            <w:rPr>
                              <w:rFonts w:ascii="Consolas" w:eastAsia="Times New Roman" w:hAnsi="Consolas" w:cs="Times New Roman"/>
                              <w:color w:val="CCCCCC"/>
                              <w:sz w:val="21"/>
                              <w:szCs w:val="21"/>
                              <w:lang w:val="en-GB" w:eastAsia="es-ES"/>
                            </w:rPr>
                            <w:t>&lt;</w:t>
                          </w:r>
                          <w:r w:rsidRPr="007756C7">
                            <w:rPr>
                              <w:rFonts w:ascii="Consolas" w:eastAsia="Times New Roman" w:hAnsi="Consolas" w:cs="Times New Roman"/>
                              <w:color w:val="4EC9B0"/>
                              <w:sz w:val="21"/>
                              <w:szCs w:val="21"/>
                              <w:lang w:val="en-GB" w:eastAsia="es-ES"/>
                            </w:rPr>
                            <w:t>any</w:t>
                          </w:r>
                          <w:r w:rsidRPr="007756C7">
                            <w:rPr>
                              <w:rFonts w:ascii="Consolas" w:eastAsia="Times New Roman" w:hAnsi="Consolas" w:cs="Times New Roman"/>
                              <w:color w:val="CCCCCC"/>
                              <w:sz w:val="21"/>
                              <w:szCs w:val="21"/>
                              <w:lang w:val="en-GB" w:eastAsia="es-ES"/>
                            </w:rPr>
                            <w:t xml:space="preserve">&gt; </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proofErr w:type="gramStart"/>
                          <w:r w:rsidRPr="007756C7">
                            <w:rPr>
                              <w:rFonts w:ascii="Consolas" w:eastAsia="Times New Roman" w:hAnsi="Consolas" w:cs="Times New Roman"/>
                              <w:color w:val="569CD6"/>
                              <w:sz w:val="21"/>
                              <w:szCs w:val="21"/>
                              <w:lang w:val="en-GB" w:eastAsia="es-ES"/>
                            </w:rPr>
                            <w:t>this</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afs</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doc</w:t>
                          </w:r>
                          <w:r w:rsidRPr="007756C7">
                            <w:rPr>
                              <w:rFonts w:ascii="Consolas" w:eastAsia="Times New Roman" w:hAnsi="Consolas" w:cs="Times New Roman"/>
                              <w:color w:val="CCCCCC"/>
                              <w:sz w:val="21"/>
                              <w:szCs w:val="21"/>
                              <w:lang w:val="en-GB" w:eastAsia="es-ES"/>
                            </w:rPr>
                            <w:t>(</w:t>
                          </w:r>
                          <w:proofErr w:type="gramEnd"/>
                        </w:ins>
                      </w:p>
                      <w:p w14:paraId="0E5ED1DC" w14:textId="77777777" w:rsidR="003F404C" w:rsidRPr="007756C7" w:rsidRDefault="003F404C" w:rsidP="003F404C">
                        <w:pPr>
                          <w:shd w:val="clear" w:color="auto" w:fill="1F1F1F"/>
                          <w:spacing w:after="0" w:line="285" w:lineRule="atLeast"/>
                          <w:jc w:val="left"/>
                          <w:rPr>
                            <w:ins w:id="2112" w:author="Redondo García Francisco Javier" w:date="2025-09-02T09:44:00Z"/>
                            <w:rFonts w:ascii="Consolas" w:eastAsia="Times New Roman" w:hAnsi="Consolas" w:cs="Times New Roman"/>
                            <w:color w:val="CCCCCC"/>
                            <w:sz w:val="21"/>
                            <w:szCs w:val="21"/>
                            <w:lang w:val="en-GB" w:eastAsia="es-ES"/>
                          </w:rPr>
                        </w:pPr>
                        <w:ins w:id="2113" w:author="Redondo García Francisco Javier" w:date="2025-09-02T09:44:00Z">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E9178"/>
                              <w:sz w:val="21"/>
                              <w:szCs w:val="21"/>
                              <w:lang w:val="en-GB" w:eastAsia="es-ES"/>
                            </w:rPr>
                            <w:t>`</w:t>
                          </w:r>
                          <w:proofErr w:type="spellStart"/>
                          <w:r w:rsidRPr="007756C7">
                            <w:rPr>
                              <w:rFonts w:ascii="Consolas" w:eastAsia="Times New Roman" w:hAnsi="Consolas" w:cs="Times New Roman"/>
                              <w:color w:val="CE9178"/>
                              <w:sz w:val="21"/>
                              <w:szCs w:val="21"/>
                              <w:lang w:val="en-GB" w:eastAsia="es-ES"/>
                            </w:rPr>
                            <w:t>sanitarios</w:t>
                          </w:r>
                          <w:proofErr w:type="spellEnd"/>
                          <w:r w:rsidRPr="007756C7">
                            <w:rPr>
                              <w:rFonts w:ascii="Consolas" w:eastAsia="Times New Roman" w:hAnsi="Consolas" w:cs="Times New Roman"/>
                              <w:color w:val="CE9178"/>
                              <w:sz w:val="21"/>
                              <w:szCs w:val="21"/>
                              <w:lang w:val="en-GB" w:eastAsia="es-ES"/>
                            </w:rPr>
                            <w:t>/</w:t>
                          </w:r>
                          <w:r w:rsidRPr="007756C7">
                            <w:rPr>
                              <w:rFonts w:ascii="Consolas" w:eastAsia="Times New Roman" w:hAnsi="Consolas" w:cs="Times New Roman"/>
                              <w:color w:val="569CD6"/>
                              <w:sz w:val="21"/>
                              <w:szCs w:val="21"/>
                              <w:lang w:val="en-GB" w:eastAsia="es-ES"/>
                            </w:rPr>
                            <w:t>${</w:t>
                          </w:r>
                          <w:proofErr w:type="spellStart"/>
                          <w:r w:rsidRPr="007756C7">
                            <w:rPr>
                              <w:rFonts w:ascii="Consolas" w:eastAsia="Times New Roman" w:hAnsi="Consolas" w:cs="Times New Roman"/>
                              <w:color w:val="9CDCFE"/>
                              <w:sz w:val="21"/>
                              <w:szCs w:val="21"/>
                              <w:lang w:val="en-GB" w:eastAsia="es-ES"/>
                            </w:rPr>
                            <w:t>uid</w:t>
                          </w:r>
                          <w:proofErr w:type="spellEnd"/>
                          <w:r w:rsidRPr="007756C7">
                            <w:rPr>
                              <w:rFonts w:ascii="Consolas" w:eastAsia="Times New Roman" w:hAnsi="Consolas" w:cs="Times New Roman"/>
                              <w:color w:val="569CD6"/>
                              <w:sz w:val="21"/>
                              <w:szCs w:val="21"/>
                              <w:lang w:val="en-GB" w:eastAsia="es-ES"/>
                            </w:rPr>
                            <w:t>}</w:t>
                          </w:r>
                          <w:r w:rsidRPr="007756C7">
                            <w:rPr>
                              <w:rFonts w:ascii="Consolas" w:eastAsia="Times New Roman" w:hAnsi="Consolas" w:cs="Times New Roman"/>
                              <w:color w:val="CE9178"/>
                              <w:sz w:val="21"/>
                              <w:szCs w:val="21"/>
                              <w:lang w:val="en-GB" w:eastAsia="es-ES"/>
                            </w:rPr>
                            <w:t>`</w:t>
                          </w:r>
                        </w:ins>
                      </w:p>
                      <w:p w14:paraId="66A5AE93" w14:textId="77777777" w:rsidR="003F404C" w:rsidRPr="007756C7" w:rsidRDefault="003F404C" w:rsidP="003F404C">
                        <w:pPr>
                          <w:shd w:val="clear" w:color="auto" w:fill="1F1F1F"/>
                          <w:spacing w:after="0" w:line="285" w:lineRule="atLeast"/>
                          <w:jc w:val="left"/>
                          <w:rPr>
                            <w:ins w:id="2114" w:author="Redondo García Francisco Javier" w:date="2025-09-02T09:44:00Z"/>
                            <w:rFonts w:ascii="Consolas" w:eastAsia="Times New Roman" w:hAnsi="Consolas" w:cs="Times New Roman"/>
                            <w:color w:val="CCCCCC"/>
                            <w:sz w:val="21"/>
                            <w:szCs w:val="21"/>
                            <w:lang w:val="en-GB" w:eastAsia="es-ES"/>
                          </w:rPr>
                        </w:pPr>
                        <w:ins w:id="2115" w:author="Redondo García Francisco Javier" w:date="2025-09-02T09:44:00Z">
                          <w:r w:rsidRPr="007756C7">
                            <w:rPr>
                              <w:rFonts w:ascii="Consolas" w:eastAsia="Times New Roman" w:hAnsi="Consolas" w:cs="Times New Roman"/>
                              <w:color w:val="CCCCCC"/>
                              <w:sz w:val="21"/>
                              <w:szCs w:val="21"/>
                              <w:lang w:val="en-GB" w:eastAsia="es-ES"/>
                            </w:rPr>
                            <w:t>    );</w:t>
                          </w:r>
                        </w:ins>
                      </w:p>
                      <w:p w14:paraId="7D272C71" w14:textId="77777777" w:rsidR="003F404C" w:rsidRPr="007756C7" w:rsidRDefault="003F404C" w:rsidP="003F404C">
                        <w:pPr>
                          <w:shd w:val="clear" w:color="auto" w:fill="1F1F1F"/>
                          <w:spacing w:after="0" w:line="285" w:lineRule="atLeast"/>
                          <w:jc w:val="left"/>
                          <w:rPr>
                            <w:ins w:id="2116" w:author="Redondo García Francisco Javier" w:date="2025-09-02T09:44:00Z"/>
                            <w:rFonts w:ascii="Consolas" w:eastAsia="Times New Roman" w:hAnsi="Consolas" w:cs="Times New Roman"/>
                            <w:color w:val="CCCCCC"/>
                            <w:sz w:val="21"/>
                            <w:szCs w:val="21"/>
                            <w:lang w:val="en-GB" w:eastAsia="es-ES"/>
                          </w:rPr>
                        </w:pPr>
                        <w:ins w:id="2117" w:author="Redondo García Francisco Javier" w:date="2025-09-02T09:44:00Z">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4FC1FF"/>
                              <w:sz w:val="21"/>
                              <w:szCs w:val="21"/>
                              <w:lang w:val="en-GB" w:eastAsia="es-ES"/>
                            </w:rPr>
                            <w:t>userRef</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ref</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get</w:t>
                          </w:r>
                          <w:proofErr w:type="spellEnd"/>
                          <w:r w:rsidRPr="007756C7">
                            <w:rPr>
                              <w:rFonts w:ascii="Consolas" w:eastAsia="Times New Roman" w:hAnsi="Consolas" w:cs="Times New Roman"/>
                              <w:color w:val="CCCCCC"/>
                              <w:sz w:val="21"/>
                              <w:szCs w:val="21"/>
                              <w:lang w:val="en-GB" w:eastAsia="es-ES"/>
                            </w:rPr>
                            <w:t>(</w:t>
                          </w:r>
                          <w:proofErr w:type="gramStart"/>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then</w:t>
                          </w:r>
                          <w:proofErr w:type="gramEnd"/>
                          <w:r w:rsidRPr="007756C7">
                            <w:rPr>
                              <w:rFonts w:ascii="Consolas" w:eastAsia="Times New Roman" w:hAnsi="Consolas" w:cs="Times New Roman"/>
                              <w:color w:val="CCCCCC"/>
                              <w:sz w:val="21"/>
                              <w:szCs w:val="21"/>
                              <w:lang w:val="en-GB" w:eastAsia="es-ES"/>
                            </w:rPr>
                            <w:t>((</w:t>
                          </w:r>
                          <w:proofErr w:type="spellStart"/>
                          <w:r w:rsidRPr="007756C7">
                            <w:rPr>
                              <w:rFonts w:ascii="Consolas" w:eastAsia="Times New Roman" w:hAnsi="Consolas" w:cs="Times New Roman"/>
                              <w:color w:val="9CDCFE"/>
                              <w:sz w:val="21"/>
                              <w:szCs w:val="21"/>
                              <w:lang w:val="en-GB" w:eastAsia="es-ES"/>
                            </w:rPr>
                            <w:t>documentSnapshot</w:t>
                          </w:r>
                          <w:proofErr w:type="spellEnd"/>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=&gt;</w:t>
                          </w:r>
                          <w:r w:rsidRPr="007756C7">
                            <w:rPr>
                              <w:rFonts w:ascii="Consolas" w:eastAsia="Times New Roman" w:hAnsi="Consolas" w:cs="Times New Roman"/>
                              <w:color w:val="CCCCCC"/>
                              <w:sz w:val="21"/>
                              <w:szCs w:val="21"/>
                              <w:lang w:val="en-GB" w:eastAsia="es-ES"/>
                            </w:rPr>
                            <w:t xml:space="preserve"> {</w:t>
                          </w:r>
                        </w:ins>
                      </w:p>
                      <w:p w14:paraId="62E0F298" w14:textId="77777777" w:rsidR="003F404C" w:rsidRPr="003067BC" w:rsidRDefault="003F404C" w:rsidP="003F404C">
                        <w:pPr>
                          <w:shd w:val="clear" w:color="auto" w:fill="1F1F1F"/>
                          <w:spacing w:after="0" w:line="285" w:lineRule="atLeast"/>
                          <w:jc w:val="left"/>
                          <w:rPr>
                            <w:ins w:id="2118" w:author="Redondo García Francisco Javier" w:date="2025-09-02T09:44:00Z"/>
                            <w:rFonts w:ascii="Consolas" w:eastAsia="Times New Roman" w:hAnsi="Consolas" w:cs="Times New Roman"/>
                            <w:color w:val="CCCCCC"/>
                            <w:sz w:val="21"/>
                            <w:szCs w:val="21"/>
                            <w:lang w:eastAsia="es-ES"/>
                          </w:rPr>
                        </w:pPr>
                        <w:ins w:id="2119" w:author="Redondo García Francisco Javier" w:date="2025-09-02T09:44:00Z">
                          <w:r w:rsidRPr="007756C7">
                            <w:rPr>
                              <w:rFonts w:ascii="Consolas" w:eastAsia="Times New Roman" w:hAnsi="Consolas" w:cs="Times New Roman"/>
                              <w:color w:val="CCCCCC"/>
                              <w:sz w:val="21"/>
                              <w:szCs w:val="21"/>
                              <w:lang w:val="en-GB" w:eastAsia="es-ES"/>
                            </w:rPr>
                            <w:t xml:space="preserve">      </w:t>
                          </w:r>
                          <w:proofErr w:type="spellStart"/>
                          <w:r w:rsidRPr="003067BC">
                            <w:rPr>
                              <w:rFonts w:ascii="Consolas" w:eastAsia="Times New Roman" w:hAnsi="Consolas" w:cs="Times New Roman"/>
                              <w:color w:val="C586C0"/>
                              <w:sz w:val="21"/>
                              <w:szCs w:val="21"/>
                              <w:lang w:eastAsia="es-ES"/>
                            </w:rPr>
                            <w:t>if</w:t>
                          </w:r>
                          <w:proofErr w:type="spellEnd"/>
                          <w:r w:rsidRPr="003067BC">
                            <w:rPr>
                              <w:rFonts w:ascii="Consolas" w:eastAsia="Times New Roman" w:hAnsi="Consolas" w:cs="Times New Roman"/>
                              <w:color w:val="CCCCCC"/>
                              <w:sz w:val="21"/>
                              <w:szCs w:val="21"/>
                              <w:lang w:eastAsia="es-ES"/>
                            </w:rPr>
                            <w:t xml:space="preserve"> (</w:t>
                          </w:r>
                          <w:proofErr w:type="spellStart"/>
                          <w:r w:rsidRPr="003067BC">
                            <w:rPr>
                              <w:rFonts w:ascii="Consolas" w:eastAsia="Times New Roman" w:hAnsi="Consolas" w:cs="Times New Roman"/>
                              <w:color w:val="9CDCFE"/>
                              <w:sz w:val="21"/>
                              <w:szCs w:val="21"/>
                              <w:lang w:eastAsia="es-ES"/>
                            </w:rPr>
                            <w:t>documentSnapshot</w:t>
                          </w:r>
                          <w:r w:rsidRPr="003067BC">
                            <w:rPr>
                              <w:rFonts w:ascii="Consolas" w:eastAsia="Times New Roman" w:hAnsi="Consolas" w:cs="Times New Roman"/>
                              <w:color w:val="CCCCCC"/>
                              <w:sz w:val="21"/>
                              <w:szCs w:val="21"/>
                              <w:lang w:eastAsia="es-ES"/>
                            </w:rPr>
                            <w:t>.</w:t>
                          </w:r>
                          <w:r w:rsidRPr="003067BC">
                            <w:rPr>
                              <w:rFonts w:ascii="Consolas" w:eastAsia="Times New Roman" w:hAnsi="Consolas" w:cs="Times New Roman"/>
                              <w:color w:val="9CDCFE"/>
                              <w:sz w:val="21"/>
                              <w:szCs w:val="21"/>
                              <w:lang w:eastAsia="es-ES"/>
                            </w:rPr>
                            <w:t>exists</w:t>
                          </w:r>
                          <w:proofErr w:type="spellEnd"/>
                          <w:r w:rsidRPr="003067BC">
                            <w:rPr>
                              <w:rFonts w:ascii="Consolas" w:eastAsia="Times New Roman" w:hAnsi="Consolas" w:cs="Times New Roman"/>
                              <w:color w:val="CCCCCC"/>
                              <w:sz w:val="21"/>
                              <w:szCs w:val="21"/>
                              <w:lang w:eastAsia="es-ES"/>
                            </w:rPr>
                            <w:t>) {</w:t>
                          </w:r>
                        </w:ins>
                      </w:p>
                      <w:p w14:paraId="6AC7A1AF" w14:textId="77777777" w:rsidR="003F404C" w:rsidRPr="007756C7" w:rsidRDefault="003F404C" w:rsidP="003F404C">
                        <w:pPr>
                          <w:shd w:val="clear" w:color="auto" w:fill="1F1F1F"/>
                          <w:spacing w:after="0" w:line="285" w:lineRule="atLeast"/>
                          <w:jc w:val="left"/>
                          <w:rPr>
                            <w:ins w:id="2120" w:author="Redondo García Francisco Javier" w:date="2025-09-02T09:44:00Z"/>
                            <w:rFonts w:ascii="Consolas" w:eastAsia="Times New Roman" w:hAnsi="Consolas" w:cs="Times New Roman"/>
                            <w:color w:val="CCCCCC"/>
                            <w:sz w:val="21"/>
                            <w:szCs w:val="21"/>
                            <w:lang w:eastAsia="es-ES"/>
                          </w:rPr>
                        </w:pPr>
                        <w:ins w:id="2121" w:author="Redondo García Francisco Javier" w:date="2025-09-02T09:44:00Z">
                          <w:r w:rsidRPr="003067BC">
                            <w:rPr>
                              <w:rFonts w:ascii="Consolas" w:eastAsia="Times New Roman" w:hAnsi="Consolas" w:cs="Times New Roman"/>
                              <w:color w:val="CCCCCC"/>
                              <w:sz w:val="21"/>
                              <w:szCs w:val="21"/>
                              <w:lang w:eastAsia="es-ES"/>
                            </w:rPr>
                            <w:t xml:space="preserve">        </w:t>
                          </w:r>
                          <w:r w:rsidRPr="007756C7">
                            <w:rPr>
                              <w:rFonts w:ascii="Consolas" w:eastAsia="Times New Roman" w:hAnsi="Consolas" w:cs="Times New Roman"/>
                              <w:color w:val="9CDCFE"/>
                              <w:sz w:val="21"/>
                              <w:szCs w:val="21"/>
                              <w:lang w:eastAsia="es-ES"/>
                            </w:rPr>
                            <w:t>console</w:t>
                          </w:r>
                          <w:r w:rsidRPr="007756C7">
                            <w:rPr>
                              <w:rFonts w:ascii="Consolas" w:eastAsia="Times New Roman" w:hAnsi="Consolas" w:cs="Times New Roman"/>
                              <w:color w:val="CCCCCC"/>
                              <w:sz w:val="21"/>
                              <w:szCs w:val="21"/>
                              <w:lang w:eastAsia="es-ES"/>
                            </w:rPr>
                            <w:t>.</w:t>
                          </w:r>
                          <w:r w:rsidRPr="007756C7">
                            <w:rPr>
                              <w:rFonts w:ascii="Consolas" w:eastAsia="Times New Roman" w:hAnsi="Consolas" w:cs="Times New Roman"/>
                              <w:color w:val="DCDCAA"/>
                              <w:sz w:val="21"/>
                              <w:szCs w:val="21"/>
                              <w:lang w:eastAsia="es-ES"/>
                            </w:rPr>
                            <w:t>log</w:t>
                          </w:r>
                          <w:r w:rsidRPr="007756C7">
                            <w:rPr>
                              <w:rFonts w:ascii="Consolas" w:eastAsia="Times New Roman" w:hAnsi="Consolas" w:cs="Times New Roman"/>
                              <w:color w:val="CCCCCC"/>
                              <w:sz w:val="21"/>
                              <w:szCs w:val="21"/>
                              <w:lang w:eastAsia="es-ES"/>
                            </w:rPr>
                            <w:t>(</w:t>
                          </w:r>
                          <w:r w:rsidRPr="007756C7">
                            <w:rPr>
                              <w:rFonts w:ascii="Consolas" w:eastAsia="Times New Roman" w:hAnsi="Consolas" w:cs="Times New Roman"/>
                              <w:color w:val="CE9178"/>
                              <w:sz w:val="21"/>
                              <w:szCs w:val="21"/>
                              <w:lang w:eastAsia="es-ES"/>
                            </w:rPr>
                            <w:t xml:space="preserve">"Actualizamos entrada en </w:t>
                          </w:r>
                          <w:proofErr w:type="spellStart"/>
                          <w:r w:rsidRPr="007756C7">
                            <w:rPr>
                              <w:rFonts w:ascii="Consolas" w:eastAsia="Times New Roman" w:hAnsi="Consolas" w:cs="Times New Roman"/>
                              <w:color w:val="CE9178"/>
                              <w:sz w:val="21"/>
                              <w:szCs w:val="21"/>
                              <w:lang w:eastAsia="es-ES"/>
                            </w:rPr>
                            <w:t>Firebase</w:t>
                          </w:r>
                          <w:proofErr w:type="spellEnd"/>
                          <w:r w:rsidRPr="007756C7">
                            <w:rPr>
                              <w:rFonts w:ascii="Consolas" w:eastAsia="Times New Roman" w:hAnsi="Consolas" w:cs="Times New Roman"/>
                              <w:color w:val="CE9178"/>
                              <w:sz w:val="21"/>
                              <w:szCs w:val="21"/>
                              <w:lang w:eastAsia="es-ES"/>
                            </w:rPr>
                            <w:t>"</w:t>
                          </w:r>
                          <w:r w:rsidRPr="007756C7">
                            <w:rPr>
                              <w:rFonts w:ascii="Consolas" w:eastAsia="Times New Roman" w:hAnsi="Consolas" w:cs="Times New Roman"/>
                              <w:color w:val="CCCCCC"/>
                              <w:sz w:val="21"/>
                              <w:szCs w:val="21"/>
                              <w:lang w:eastAsia="es-ES"/>
                            </w:rPr>
                            <w:t>)</w:t>
                          </w:r>
                        </w:ins>
                      </w:p>
                      <w:p w14:paraId="0792A912" w14:textId="77777777" w:rsidR="003F404C" w:rsidRPr="007756C7" w:rsidRDefault="003F404C" w:rsidP="003F404C">
                        <w:pPr>
                          <w:shd w:val="clear" w:color="auto" w:fill="1F1F1F"/>
                          <w:spacing w:after="0" w:line="285" w:lineRule="atLeast"/>
                          <w:jc w:val="left"/>
                          <w:rPr>
                            <w:ins w:id="2122" w:author="Redondo García Francisco Javier" w:date="2025-09-02T09:44:00Z"/>
                            <w:rFonts w:ascii="Consolas" w:eastAsia="Times New Roman" w:hAnsi="Consolas" w:cs="Times New Roman"/>
                            <w:color w:val="CCCCCC"/>
                            <w:sz w:val="21"/>
                            <w:szCs w:val="21"/>
                            <w:lang w:val="en-GB" w:eastAsia="es-ES"/>
                          </w:rPr>
                        </w:pPr>
                        <w:ins w:id="2123" w:author="Redondo García Francisco Javier" w:date="2025-09-02T09:44:00Z">
                          <w:r w:rsidRPr="007756C7">
                            <w:rPr>
                              <w:rFonts w:ascii="Consolas" w:eastAsia="Times New Roman" w:hAnsi="Consolas" w:cs="Times New Roman"/>
                              <w:color w:val="CCCCCC"/>
                              <w:sz w:val="21"/>
                              <w:szCs w:val="21"/>
                              <w:lang w:eastAsia="es-ES"/>
                            </w:rPr>
                            <w:t xml:space="preserve">        </w:t>
                          </w:r>
                          <w:proofErr w:type="spellStart"/>
                          <w:proofErr w:type="gramStart"/>
                          <w:r w:rsidRPr="007756C7">
                            <w:rPr>
                              <w:rFonts w:ascii="Consolas" w:eastAsia="Times New Roman" w:hAnsi="Consolas" w:cs="Times New Roman"/>
                              <w:color w:val="4FC1FF"/>
                              <w:sz w:val="21"/>
                              <w:szCs w:val="21"/>
                              <w:lang w:val="en-GB" w:eastAsia="es-ES"/>
                            </w:rPr>
                            <w:t>userRef</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set</w:t>
                          </w:r>
                          <w:proofErr w:type="spellEnd"/>
                          <w:r w:rsidRPr="007756C7">
                            <w:rPr>
                              <w:rFonts w:ascii="Consolas" w:eastAsia="Times New Roman" w:hAnsi="Consolas" w:cs="Times New Roman"/>
                              <w:color w:val="CCCCCC"/>
                              <w:sz w:val="21"/>
                              <w:szCs w:val="21"/>
                              <w:lang w:val="en-GB" w:eastAsia="es-ES"/>
                            </w:rPr>
                            <w:t>(</w:t>
                          </w:r>
                          <w:proofErr w:type="gramEnd"/>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role:</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9CDCFE"/>
                              <w:sz w:val="21"/>
                              <w:szCs w:val="21"/>
                              <w:lang w:val="en-GB" w:eastAsia="es-ES"/>
                            </w:rPr>
                            <w:t>newrol</w:t>
                          </w:r>
                          <w:proofErr w:type="spellEnd"/>
                          <w:r w:rsidRPr="007756C7">
                            <w:rPr>
                              <w:rFonts w:ascii="Consolas" w:eastAsia="Times New Roman" w:hAnsi="Consolas" w:cs="Times New Roman"/>
                              <w:color w:val="CCCCCC"/>
                              <w:sz w:val="21"/>
                              <w:szCs w:val="21"/>
                              <w:lang w:val="en-GB" w:eastAsia="es-ES"/>
                            </w:rPr>
                            <w:t xml:space="preserve"> }, { </w:t>
                          </w:r>
                          <w:r w:rsidRPr="007756C7">
                            <w:rPr>
                              <w:rFonts w:ascii="Consolas" w:eastAsia="Times New Roman" w:hAnsi="Consolas" w:cs="Times New Roman"/>
                              <w:color w:val="9CDCFE"/>
                              <w:sz w:val="21"/>
                              <w:szCs w:val="21"/>
                              <w:lang w:val="en-GB" w:eastAsia="es-ES"/>
                            </w:rPr>
                            <w:t>merge:</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true</w:t>
                          </w:r>
                          <w:r w:rsidRPr="007756C7">
                            <w:rPr>
                              <w:rFonts w:ascii="Consolas" w:eastAsia="Times New Roman" w:hAnsi="Consolas" w:cs="Times New Roman"/>
                              <w:color w:val="CCCCCC"/>
                              <w:sz w:val="21"/>
                              <w:szCs w:val="21"/>
                              <w:lang w:val="en-GB" w:eastAsia="es-ES"/>
                            </w:rPr>
                            <w:t>, });</w:t>
                          </w:r>
                        </w:ins>
                      </w:p>
                      <w:p w14:paraId="206CB9A2" w14:textId="77777777" w:rsidR="003F404C" w:rsidRPr="007756C7" w:rsidRDefault="003F404C" w:rsidP="003F404C">
                        <w:pPr>
                          <w:shd w:val="clear" w:color="auto" w:fill="1F1F1F"/>
                          <w:spacing w:after="0" w:line="285" w:lineRule="atLeast"/>
                          <w:jc w:val="left"/>
                          <w:rPr>
                            <w:ins w:id="2124" w:author="Redondo García Francisco Javier" w:date="2025-09-02T09:44:00Z"/>
                            <w:rFonts w:ascii="Consolas" w:eastAsia="Times New Roman" w:hAnsi="Consolas" w:cs="Times New Roman"/>
                            <w:color w:val="CCCCCC"/>
                            <w:sz w:val="21"/>
                            <w:szCs w:val="21"/>
                            <w:lang w:eastAsia="es-ES"/>
                          </w:rPr>
                        </w:pPr>
                        <w:ins w:id="2125" w:author="Redondo García Francisco Javier" w:date="2025-09-02T09:44:00Z">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CCCCC"/>
                              <w:sz w:val="21"/>
                              <w:szCs w:val="21"/>
                              <w:lang w:eastAsia="es-ES"/>
                            </w:rPr>
                            <w:t>}</w:t>
                          </w:r>
                        </w:ins>
                      </w:p>
                      <w:p w14:paraId="061A4822" w14:textId="77777777" w:rsidR="003F404C" w:rsidRPr="007756C7" w:rsidRDefault="003F404C" w:rsidP="003F404C">
                        <w:pPr>
                          <w:shd w:val="clear" w:color="auto" w:fill="1F1F1F"/>
                          <w:spacing w:after="0" w:line="285" w:lineRule="atLeast"/>
                          <w:jc w:val="left"/>
                          <w:rPr>
                            <w:ins w:id="2126" w:author="Redondo García Francisco Javier" w:date="2025-09-02T09:44:00Z"/>
                            <w:rFonts w:ascii="Consolas" w:eastAsia="Times New Roman" w:hAnsi="Consolas" w:cs="Times New Roman"/>
                            <w:color w:val="CCCCCC"/>
                            <w:sz w:val="21"/>
                            <w:szCs w:val="21"/>
                            <w:lang w:eastAsia="es-ES"/>
                          </w:rPr>
                        </w:pPr>
                        <w:ins w:id="2127" w:author="Redondo García Francisco Javier" w:date="2025-09-02T09:44:00Z">
                          <w:r w:rsidRPr="007756C7">
                            <w:rPr>
                              <w:rFonts w:ascii="Consolas" w:eastAsia="Times New Roman" w:hAnsi="Consolas" w:cs="Times New Roman"/>
                              <w:color w:val="CCCCCC"/>
                              <w:sz w:val="21"/>
                              <w:szCs w:val="21"/>
                              <w:lang w:eastAsia="es-ES"/>
                            </w:rPr>
                            <w:t>    });</w:t>
                          </w:r>
                        </w:ins>
                      </w:p>
                      <w:p w14:paraId="394DF062" w14:textId="77777777" w:rsidR="003F404C" w:rsidRPr="007756C7" w:rsidRDefault="003F404C" w:rsidP="003F404C">
                        <w:pPr>
                          <w:shd w:val="clear" w:color="auto" w:fill="1F1F1F"/>
                          <w:spacing w:after="0" w:line="285" w:lineRule="atLeast"/>
                          <w:jc w:val="left"/>
                          <w:rPr>
                            <w:ins w:id="2128" w:author="Redondo García Francisco Javier" w:date="2025-09-02T09:44:00Z"/>
                            <w:rFonts w:ascii="Consolas" w:eastAsia="Times New Roman" w:hAnsi="Consolas" w:cs="Times New Roman"/>
                            <w:color w:val="CCCCCC"/>
                            <w:sz w:val="21"/>
                            <w:szCs w:val="21"/>
                            <w:lang w:eastAsia="es-ES"/>
                          </w:rPr>
                        </w:pPr>
                        <w:ins w:id="2129" w:author="Redondo García Francisco Javier" w:date="2025-09-02T09:44:00Z">
                          <w:r w:rsidRPr="007756C7">
                            <w:rPr>
                              <w:rFonts w:ascii="Consolas" w:eastAsia="Times New Roman" w:hAnsi="Consolas" w:cs="Times New Roman"/>
                              <w:color w:val="CCCCCC"/>
                              <w:sz w:val="21"/>
                              <w:szCs w:val="21"/>
                              <w:lang w:eastAsia="es-ES"/>
                            </w:rPr>
                            <w:t>  }</w:t>
                          </w:r>
                        </w:ins>
                      </w:p>
                      <w:p w14:paraId="7E0BA3A2" w14:textId="77777777" w:rsidR="003F404C" w:rsidRDefault="003F404C" w:rsidP="003F404C">
                        <w:pPr>
                          <w:jc w:val="left"/>
                          <w:rPr>
                            <w:ins w:id="2130" w:author="Redondo García Francisco Javier" w:date="2025-09-02T09:44:00Z"/>
                          </w:rPr>
                        </w:pPr>
                      </w:p>
                    </w:txbxContent>
                  </v:textbox>
                  <w10:anchorlock/>
                </v:shape>
              </w:pict>
            </mc:Fallback>
          </mc:AlternateContent>
        </w:r>
      </w:ins>
    </w:p>
    <w:p w14:paraId="51D0C886" w14:textId="46862BFE" w:rsidR="0071298A" w:rsidRDefault="0071298A" w:rsidP="003F404C">
      <w:pPr>
        <w:rPr>
          <w:ins w:id="2131" w:author="Redondo García Francisco Javier" w:date="2025-09-02T09:44:00Z"/>
        </w:rPr>
      </w:pPr>
    </w:p>
    <w:p w14:paraId="24528D29" w14:textId="77777777" w:rsidR="0071298A" w:rsidRDefault="0071298A" w:rsidP="003F404C">
      <w:pPr>
        <w:rPr>
          <w:ins w:id="2132" w:author="Redondo García Francisco Javier" w:date="2025-09-02T09:44:00Z"/>
        </w:rPr>
      </w:pPr>
    </w:p>
    <w:p w14:paraId="7D07B152" w14:textId="44C4EED6" w:rsidR="00260674" w:rsidRDefault="00260674" w:rsidP="00C87F70">
      <w:pPr>
        <w:pStyle w:val="Prrafodelista"/>
        <w:numPr>
          <w:ilvl w:val="0"/>
          <w:numId w:val="41"/>
        </w:numPr>
      </w:pPr>
      <w:proofErr w:type="spellStart"/>
      <w:r w:rsidRPr="00BF32BD">
        <w:rPr>
          <w:b/>
          <w:bCs/>
        </w:rPr>
        <w:t>updatePaciente</w:t>
      </w:r>
      <w:proofErr w:type="spellEnd"/>
      <w:r w:rsidRPr="00BF32BD">
        <w:rPr>
          <w:b/>
          <w:bCs/>
        </w:rPr>
        <w:t>(</w:t>
      </w:r>
      <w:proofErr w:type="spellStart"/>
      <w:r w:rsidRPr="00BF32BD">
        <w:rPr>
          <w:b/>
          <w:bCs/>
        </w:rPr>
        <w:t>documentId</w:t>
      </w:r>
      <w:proofErr w:type="spellEnd"/>
      <w:r w:rsidRPr="00BF32BD">
        <w:rPr>
          <w:b/>
          <w:bCs/>
        </w:rPr>
        <w:t xml:space="preserve">: </w:t>
      </w:r>
      <w:proofErr w:type="spellStart"/>
      <w:r w:rsidRPr="00BF32BD">
        <w:rPr>
          <w:b/>
          <w:bCs/>
        </w:rPr>
        <w:t>string</w:t>
      </w:r>
      <w:proofErr w:type="spellEnd"/>
      <w:r w:rsidRPr="00BF32BD">
        <w:rPr>
          <w:b/>
          <w:bCs/>
        </w:rPr>
        <w:t xml:space="preserve">, data: </w:t>
      </w:r>
      <w:proofErr w:type="spellStart"/>
      <w:r w:rsidRPr="00BF32BD">
        <w:rPr>
          <w:b/>
          <w:bCs/>
        </w:rPr>
        <w:t>any</w:t>
      </w:r>
      <w:proofErr w:type="spellEnd"/>
      <w:r w:rsidRPr="00BF32BD">
        <w:rPr>
          <w:b/>
          <w:bCs/>
        </w:rPr>
        <w:t>)</w:t>
      </w:r>
      <w:r w:rsidRPr="00060A85">
        <w:t>: Modifica los datos de</w:t>
      </w:r>
      <w:r>
        <w:t xml:space="preserve"> un paciente. </w:t>
      </w:r>
    </w:p>
    <w:p w14:paraId="3F44DFFB" w14:textId="5721E1CD" w:rsidR="00C35E88" w:rsidRDefault="00C35E88" w:rsidP="00565DA1">
      <w:pPr>
        <w:ind w:firstLine="360"/>
        <w:rPr>
          <w:ins w:id="2133" w:author="Redondo García Francisco Javier" w:date="2025-09-02T09:44:00Z"/>
        </w:rPr>
      </w:pPr>
      <w:ins w:id="2134" w:author="Redondo García Francisco Javier" w:date="2025-09-02T09:44:00Z">
        <w:r>
          <w:rPr>
            <w:noProof/>
          </w:rPr>
          <mc:AlternateContent>
            <mc:Choice Requires="wps">
              <w:drawing>
                <wp:anchor distT="0" distB="0" distL="114300" distR="114300" simplePos="0" relativeHeight="251771904" behindDoc="0" locked="0" layoutInCell="1" allowOverlap="1" wp14:anchorId="538F015B" wp14:editId="7D4982AC">
                  <wp:simplePos x="0" y="0"/>
                  <wp:positionH relativeFrom="margin">
                    <wp:align>left</wp:align>
                  </wp:positionH>
                  <wp:positionV relativeFrom="paragraph">
                    <wp:posOffset>963295</wp:posOffset>
                  </wp:positionV>
                  <wp:extent cx="5887720" cy="635"/>
                  <wp:effectExtent l="0" t="0" r="0" b="0"/>
                  <wp:wrapSquare wrapText="bothSides"/>
                  <wp:docPr id="32" name="Cuadro de texto 32"/>
                  <wp:cNvGraphicFramePr/>
                  <a:graphic xmlns:a="http://schemas.openxmlformats.org/drawingml/2006/main">
                    <a:graphicData uri="http://schemas.microsoft.com/office/word/2010/wordprocessingShape">
                      <wps:wsp>
                        <wps:cNvSpPr txBox="1"/>
                        <wps:spPr>
                          <a:xfrm>
                            <a:off x="0" y="0"/>
                            <a:ext cx="5887720" cy="635"/>
                          </a:xfrm>
                          <a:prstGeom prst="rect">
                            <a:avLst/>
                          </a:prstGeom>
                          <a:solidFill>
                            <a:prstClr val="white"/>
                          </a:solidFill>
                          <a:ln>
                            <a:noFill/>
                          </a:ln>
                        </wps:spPr>
                        <wps:txbx>
                          <w:txbxContent>
                            <w:p w14:paraId="33D43CD8" w14:textId="36E36BF9" w:rsidR="00C35E88" w:rsidRPr="008E375F" w:rsidRDefault="00C35E88" w:rsidP="00C35E88">
                              <w:pPr>
                                <w:pStyle w:val="Descripcin"/>
                                <w:jc w:val="center"/>
                                <w:rPr>
                                  <w:ins w:id="2135" w:author="Redondo García Francisco Javier" w:date="2025-09-02T09:44:00Z"/>
                                  <w:noProof/>
                                  <w:sz w:val="24"/>
                                  <w:szCs w:val="24"/>
                                </w:rPr>
                              </w:pPr>
                              <w:bookmarkStart w:id="2136" w:name="_Ref200114368"/>
                              <w:bookmarkStart w:id="2137" w:name="_Toc207315060"/>
                              <w:ins w:id="2138" w:author="Redondo García Francisco Javier" w:date="2025-09-02T09:44:00Z">
                                <w:r>
                                  <w:t xml:space="preserve">Listado </w:t>
                                </w:r>
                                <w:r w:rsidR="0056181D">
                                  <w:fldChar w:fldCharType="begin"/>
                                </w:r>
                                <w:r w:rsidR="0056181D">
                                  <w:instrText xml:space="preserve"> SEQ Listado \* ARABIC </w:instrText>
                                </w:r>
                                <w:r w:rsidR="0056181D">
                                  <w:fldChar w:fldCharType="separate"/>
                                </w:r>
                                <w:r w:rsidR="00565DA1">
                                  <w:rPr>
                                    <w:noProof/>
                                  </w:rPr>
                                  <w:t>18</w:t>
                                </w:r>
                                <w:r w:rsidR="0056181D">
                                  <w:rPr>
                                    <w:noProof/>
                                  </w:rPr>
                                  <w:fldChar w:fldCharType="end"/>
                                </w:r>
                                <w:bookmarkEnd w:id="2136"/>
                                <w:r>
                                  <w:t xml:space="preserve"> - </w:t>
                                </w:r>
                                <w:r w:rsidRPr="00915361">
                                  <w:t>Método</w:t>
                                </w:r>
                                <w:r>
                                  <w:t xml:space="preserve"> </w:t>
                                </w:r>
                                <w:proofErr w:type="spellStart"/>
                                <w:r>
                                  <w:t>updatePaciente</w:t>
                                </w:r>
                                <w:proofErr w:type="spellEnd"/>
                                <w:r>
                                  <w:t>()</w:t>
                                </w:r>
                                <w:bookmarkEnd w:id="2137"/>
                              </w:ins>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8F015B" id="Cuadro de texto 32" o:spid="_x0000_s1065" type="#_x0000_t202" style="position:absolute;left:0;text-align:left;margin-left:0;margin-top:75.85pt;width:463.6pt;height:.05pt;z-index:25177190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" stroked="f">
                  <v:textbox style="mso-fit-shape-to-text:t" inset="0,0,0,0">
                    <w:txbxContent>
                      <w:p w14:paraId="33D43CD8" w14:textId="36E36BF9" w:rsidR="00C35E88" w:rsidRPr="008E375F" w:rsidRDefault="00C35E88" w:rsidP="00C35E88">
                        <w:pPr>
                          <w:pStyle w:val="Descripcin"/>
                          <w:jc w:val="center"/>
                          <w:rPr>
                            <w:ins w:id="2139" w:author="Redondo García Francisco Javier" w:date="2025-09-02T09:44:00Z"/>
                            <w:noProof/>
                            <w:sz w:val="24"/>
                            <w:szCs w:val="24"/>
                          </w:rPr>
                        </w:pPr>
                        <w:bookmarkStart w:id="2140" w:name="_Ref200114368"/>
                        <w:bookmarkStart w:id="2141" w:name="_Toc207315060"/>
                        <w:ins w:id="2142" w:author="Redondo García Francisco Javier" w:date="2025-09-02T09:44:00Z">
                          <w:r>
                            <w:t xml:space="preserve">Listado </w:t>
                          </w:r>
                          <w:r w:rsidR="0056181D">
                            <w:fldChar w:fldCharType="begin"/>
                          </w:r>
                          <w:r w:rsidR="0056181D">
                            <w:instrText xml:space="preserve"> SEQ Listado \* ARABIC </w:instrText>
                          </w:r>
                          <w:r w:rsidR="0056181D">
                            <w:fldChar w:fldCharType="separate"/>
                          </w:r>
                          <w:r w:rsidR="00565DA1">
                            <w:rPr>
                              <w:noProof/>
                            </w:rPr>
                            <w:t>18</w:t>
                          </w:r>
                          <w:r w:rsidR="0056181D">
                            <w:rPr>
                              <w:noProof/>
                            </w:rPr>
                            <w:fldChar w:fldCharType="end"/>
                          </w:r>
                          <w:bookmarkEnd w:id="2140"/>
                          <w:r>
                            <w:t xml:space="preserve"> - </w:t>
                          </w:r>
                          <w:r w:rsidRPr="00915361">
                            <w:t>Método</w:t>
                          </w:r>
                          <w:r>
                            <w:t xml:space="preserve"> </w:t>
                          </w:r>
                          <w:proofErr w:type="spellStart"/>
                          <w:r>
                            <w:t>updatePaciente</w:t>
                          </w:r>
                          <w:proofErr w:type="spellEnd"/>
                          <w:r>
                            <w:t>()</w:t>
                          </w:r>
                          <w:bookmarkEnd w:id="2141"/>
                        </w:ins>
                      </w:p>
                    </w:txbxContent>
                  </v:textbox>
                  <w10:wrap type="square" anchorx="margin"/>
                </v:shape>
              </w:pict>
            </mc:Fallback>
          </mc:AlternateContent>
        </w:r>
        <w:r w:rsidR="003F404C" w:rsidRPr="00C920BB">
          <w:rPr>
            <w:noProof/>
            <w:sz w:val="24"/>
            <w:szCs w:val="24"/>
          </w:rPr>
          <mc:AlternateContent>
            <mc:Choice Requires="wps">
              <w:drawing>
                <wp:inline distT="0" distB="0" distL="0" distR="0" wp14:anchorId="058388E9" wp14:editId="6C37A57D">
                  <wp:extent cx="5400040" cy="844484"/>
                  <wp:effectExtent l="0" t="0" r="10160" b="13335"/>
                  <wp:docPr id="21417846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844484"/>
                          </a:xfrm>
                          <a:prstGeom prst="rect">
                            <a:avLst/>
                          </a:prstGeom>
                          <a:solidFill>
                            <a:srgbClr val="FFFFFF"/>
                          </a:solidFill>
                          <a:ln w="9525">
                            <a:solidFill>
                              <a:srgbClr val="000000"/>
                            </a:solidFill>
                            <a:miter lim="800000"/>
                            <a:headEnd/>
                            <a:tailEnd/>
                          </a:ln>
                        </wps:spPr>
                        <wps:txbx>
                          <w:txbxContent>
                            <w:p w14:paraId="10140629" w14:textId="77777777" w:rsidR="003F404C" w:rsidRPr="00C920BB" w:rsidRDefault="003F404C" w:rsidP="003F404C">
                              <w:pPr>
                                <w:shd w:val="clear" w:color="auto" w:fill="1F1F1F"/>
                                <w:spacing w:line="285" w:lineRule="atLeast"/>
                                <w:rPr>
                                  <w:ins w:id="2143" w:author="Redondo García Francisco Javier" w:date="2025-09-02T09:44:00Z"/>
                                  <w:rFonts w:ascii="Consolas" w:eastAsia="Times New Roman" w:hAnsi="Consolas" w:cs="Times New Roman"/>
                                  <w:color w:val="CCCCCC"/>
                                  <w:sz w:val="21"/>
                                  <w:szCs w:val="21"/>
                                  <w:lang w:val="en-GB" w:eastAsia="es-ES"/>
                                </w:rPr>
                              </w:pPr>
                              <w:ins w:id="2144" w:author="Redondo García Francisco Javier" w:date="2025-09-02T09:44:00Z">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public</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DCDCAA"/>
                                    <w:sz w:val="21"/>
                                    <w:szCs w:val="21"/>
                                    <w:lang w:val="en-GB" w:eastAsia="es-ES"/>
                                  </w:rPr>
                                  <w:t>updatePaciente</w:t>
                                </w:r>
                                <w:proofErr w:type="spellEnd"/>
                                <w:r w:rsidRPr="00C920BB">
                                  <w:rPr>
                                    <w:rFonts w:ascii="Consolas" w:eastAsia="Times New Roman" w:hAnsi="Consolas" w:cs="Times New Roman"/>
                                    <w:color w:val="CCCCCC"/>
                                    <w:sz w:val="21"/>
                                    <w:szCs w:val="21"/>
                                    <w:lang w:val="en-GB" w:eastAsia="es-ES"/>
                                  </w:rPr>
                                  <w:t>(</w:t>
                                </w:r>
                                <w:proofErr w:type="spellStart"/>
                                <w:proofErr w:type="gramEnd"/>
                                <w:r w:rsidRPr="00C920BB">
                                  <w:rPr>
                                    <w:rFonts w:ascii="Consolas" w:eastAsia="Times New Roman" w:hAnsi="Consolas" w:cs="Times New Roman"/>
                                    <w:color w:val="9CDCFE"/>
                                    <w:sz w:val="21"/>
                                    <w:szCs w:val="21"/>
                                    <w:lang w:val="en-GB" w:eastAsia="es-ES"/>
                                  </w:rPr>
                                  <w:t>documentId</w:t>
                                </w:r>
                                <w:proofErr w:type="spellEnd"/>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data</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any</w:t>
                                </w:r>
                                <w:r w:rsidRPr="00C920BB">
                                  <w:rPr>
                                    <w:rFonts w:ascii="Consolas" w:eastAsia="Times New Roman" w:hAnsi="Consolas" w:cs="Times New Roman"/>
                                    <w:color w:val="CCCCCC"/>
                                    <w:sz w:val="21"/>
                                    <w:szCs w:val="21"/>
                                    <w:lang w:val="en-GB" w:eastAsia="es-ES"/>
                                  </w:rPr>
                                  <w:t>) {</w:t>
                                </w:r>
                              </w:ins>
                            </w:p>
                            <w:p w14:paraId="6B3D1295" w14:textId="77777777" w:rsidR="003F404C" w:rsidRPr="00C920BB" w:rsidRDefault="003F404C" w:rsidP="003F404C">
                              <w:pPr>
                                <w:shd w:val="clear" w:color="auto" w:fill="1F1F1F"/>
                                <w:spacing w:after="0" w:line="285" w:lineRule="atLeast"/>
                                <w:rPr>
                                  <w:ins w:id="2145" w:author="Redondo García Francisco Javier" w:date="2025-09-02T09:44:00Z"/>
                                  <w:rFonts w:ascii="Consolas" w:eastAsia="Times New Roman" w:hAnsi="Consolas" w:cs="Times New Roman"/>
                                  <w:color w:val="CCCCCC"/>
                                  <w:sz w:val="21"/>
                                  <w:szCs w:val="21"/>
                                  <w:lang w:eastAsia="es-ES"/>
                                </w:rPr>
                              </w:pPr>
                              <w:ins w:id="2146" w:author="Redondo García Francisco Javier" w:date="2025-09-02T09:44:00Z">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569CD6"/>
                                    <w:sz w:val="21"/>
                                    <w:szCs w:val="21"/>
                                    <w:lang w:eastAsia="es-ES"/>
                                  </w:rPr>
                                  <w:t>const</w:t>
                                </w:r>
                                <w:proofErr w:type="spellEnd"/>
                                <w:r w:rsidRPr="00C920BB">
                                  <w:rPr>
                                    <w:rFonts w:ascii="Consolas" w:eastAsia="Times New Roman" w:hAnsi="Consolas" w:cs="Times New Roman"/>
                                    <w:color w:val="CCCCCC"/>
                                    <w:sz w:val="21"/>
                                    <w:szCs w:val="21"/>
                                    <w:lang w:eastAsia="es-ES"/>
                                  </w:rPr>
                                  <w:t xml:space="preserve"> </w:t>
                                </w:r>
                                <w:proofErr w:type="spellStart"/>
                                <w:r w:rsidRPr="00C920BB">
                                  <w:rPr>
                                    <w:rFonts w:ascii="Consolas" w:eastAsia="Times New Roman" w:hAnsi="Consolas" w:cs="Times New Roman"/>
                                    <w:color w:val="4FC1FF"/>
                                    <w:sz w:val="21"/>
                                    <w:szCs w:val="21"/>
                                    <w:lang w:eastAsia="es-ES"/>
                                  </w:rPr>
                                  <w:t>pacientesRef</w:t>
                                </w:r>
                                <w:proofErr w:type="spellEnd"/>
                                <w:r w:rsidRPr="00C920BB">
                                  <w:rPr>
                                    <w:rFonts w:ascii="Consolas" w:eastAsia="Times New Roman" w:hAnsi="Consolas" w:cs="Times New Roman"/>
                                    <w:color w:val="CCCCCC"/>
                                    <w:sz w:val="21"/>
                                    <w:szCs w:val="21"/>
                                    <w:lang w:eastAsia="es-ES"/>
                                  </w:rPr>
                                  <w:t xml:space="preserve"> </w:t>
                                </w:r>
                                <w:r w:rsidRPr="00C920BB">
                                  <w:rPr>
                                    <w:rFonts w:ascii="Consolas" w:eastAsia="Times New Roman" w:hAnsi="Consolas" w:cs="Times New Roman"/>
                                    <w:color w:val="D4D4D4"/>
                                    <w:sz w:val="21"/>
                                    <w:szCs w:val="21"/>
                                    <w:lang w:eastAsia="es-ES"/>
                                  </w:rPr>
                                  <w:t>=</w:t>
                                </w:r>
                                <w:r w:rsidRPr="00C920BB">
                                  <w:rPr>
                                    <w:rFonts w:ascii="Consolas" w:eastAsia="Times New Roman" w:hAnsi="Consolas" w:cs="Times New Roman"/>
                                    <w:color w:val="CCCCCC"/>
                                    <w:sz w:val="21"/>
                                    <w:szCs w:val="21"/>
                                    <w:lang w:eastAsia="es-ES"/>
                                  </w:rPr>
                                  <w:t xml:space="preserve"> </w:t>
                                </w:r>
                                <w:proofErr w:type="spellStart"/>
                                <w:r w:rsidRPr="00C920BB">
                                  <w:rPr>
                                    <w:rFonts w:ascii="Consolas" w:eastAsia="Times New Roman" w:hAnsi="Consolas" w:cs="Times New Roman"/>
                                    <w:color w:val="569CD6"/>
                                    <w:sz w:val="21"/>
                                    <w:szCs w:val="21"/>
                                    <w:lang w:eastAsia="es-ES"/>
                                  </w:rPr>
                                  <w:t>this</w:t>
                                </w:r>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9CDCFE"/>
                                    <w:sz w:val="21"/>
                                    <w:szCs w:val="21"/>
                                    <w:lang w:eastAsia="es-ES"/>
                                  </w:rPr>
                                  <w:t>db</w:t>
                                </w:r>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DCDCAA"/>
                                    <w:sz w:val="21"/>
                                    <w:szCs w:val="21"/>
                                    <w:lang w:eastAsia="es-ES"/>
                                  </w:rPr>
                                  <w:t>list</w:t>
                                </w:r>
                                <w:proofErr w:type="spellEnd"/>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CE9178"/>
                                    <w:sz w:val="21"/>
                                    <w:szCs w:val="21"/>
                                    <w:lang w:eastAsia="es-ES"/>
                                  </w:rPr>
                                  <w:t>'usuarios/pacientes'</w:t>
                                </w:r>
                                <w:r w:rsidRPr="00C920BB">
                                  <w:rPr>
                                    <w:rFonts w:ascii="Consolas" w:eastAsia="Times New Roman" w:hAnsi="Consolas" w:cs="Times New Roman"/>
                                    <w:color w:val="CCCCCC"/>
                                    <w:sz w:val="21"/>
                                    <w:szCs w:val="21"/>
                                    <w:lang w:eastAsia="es-ES"/>
                                  </w:rPr>
                                  <w:t>)</w:t>
                                </w:r>
                              </w:ins>
                            </w:p>
                            <w:p w14:paraId="20FEC71B" w14:textId="77777777" w:rsidR="003F404C" w:rsidRPr="00C920BB" w:rsidRDefault="003F404C" w:rsidP="003F404C">
                              <w:pPr>
                                <w:shd w:val="clear" w:color="auto" w:fill="1F1F1F"/>
                                <w:spacing w:after="0" w:line="285" w:lineRule="atLeast"/>
                                <w:rPr>
                                  <w:ins w:id="2147" w:author="Redondo García Francisco Javier" w:date="2025-09-02T09:44:00Z"/>
                                  <w:rFonts w:ascii="Consolas" w:eastAsia="Times New Roman" w:hAnsi="Consolas" w:cs="Times New Roman"/>
                                  <w:color w:val="CCCCCC"/>
                                  <w:sz w:val="21"/>
                                  <w:szCs w:val="21"/>
                                  <w:lang w:eastAsia="es-ES"/>
                                </w:rPr>
                              </w:pPr>
                              <w:ins w:id="2148" w:author="Redondo García Francisco Javier" w:date="2025-09-02T09:44:00Z">
                                <w:r w:rsidRPr="00C920BB">
                                  <w:rPr>
                                    <w:rFonts w:ascii="Consolas" w:eastAsia="Times New Roman" w:hAnsi="Consolas" w:cs="Times New Roman"/>
                                    <w:color w:val="CCCCCC"/>
                                    <w:sz w:val="21"/>
                                    <w:szCs w:val="21"/>
                                    <w:lang w:eastAsia="es-ES"/>
                                  </w:rPr>
                                  <w:t xml:space="preserve">    </w:t>
                                </w:r>
                                <w:proofErr w:type="spellStart"/>
                                <w:r w:rsidRPr="00C920BB">
                                  <w:rPr>
                                    <w:rFonts w:ascii="Consolas" w:eastAsia="Times New Roman" w:hAnsi="Consolas" w:cs="Times New Roman"/>
                                    <w:color w:val="4FC1FF"/>
                                    <w:sz w:val="21"/>
                                    <w:szCs w:val="21"/>
                                    <w:lang w:eastAsia="es-ES"/>
                                  </w:rPr>
                                  <w:t>pacientesRef</w:t>
                                </w:r>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DCDCAA"/>
                                    <w:sz w:val="21"/>
                                    <w:szCs w:val="21"/>
                                    <w:lang w:eastAsia="es-ES"/>
                                  </w:rPr>
                                  <w:t>update</w:t>
                                </w:r>
                                <w:proofErr w:type="spellEnd"/>
                                <w:r w:rsidRPr="00C920BB">
                                  <w:rPr>
                                    <w:rFonts w:ascii="Consolas" w:eastAsia="Times New Roman" w:hAnsi="Consolas" w:cs="Times New Roman"/>
                                    <w:color w:val="CCCCCC"/>
                                    <w:sz w:val="21"/>
                                    <w:szCs w:val="21"/>
                                    <w:lang w:eastAsia="es-ES"/>
                                  </w:rPr>
                                  <w:t>(</w:t>
                                </w:r>
                                <w:proofErr w:type="spellStart"/>
                                <w:r w:rsidRPr="00C920BB">
                                  <w:rPr>
                                    <w:rFonts w:ascii="Consolas" w:eastAsia="Times New Roman" w:hAnsi="Consolas" w:cs="Times New Roman"/>
                                    <w:color w:val="9CDCFE"/>
                                    <w:sz w:val="21"/>
                                    <w:szCs w:val="21"/>
                                    <w:lang w:eastAsia="es-ES"/>
                                  </w:rPr>
                                  <w:t>documentId</w:t>
                                </w:r>
                                <w:proofErr w:type="spellEnd"/>
                                <w:r w:rsidRPr="00C920BB">
                                  <w:rPr>
                                    <w:rFonts w:ascii="Consolas" w:eastAsia="Times New Roman" w:hAnsi="Consolas" w:cs="Times New Roman"/>
                                    <w:color w:val="CCCCCC"/>
                                    <w:sz w:val="21"/>
                                    <w:szCs w:val="21"/>
                                    <w:lang w:eastAsia="es-ES"/>
                                  </w:rPr>
                                  <w:t xml:space="preserve">, </w:t>
                                </w:r>
                                <w:r w:rsidRPr="00C920BB">
                                  <w:rPr>
                                    <w:rFonts w:ascii="Consolas" w:eastAsia="Times New Roman" w:hAnsi="Consolas" w:cs="Times New Roman"/>
                                    <w:color w:val="9CDCFE"/>
                                    <w:sz w:val="21"/>
                                    <w:szCs w:val="21"/>
                                    <w:lang w:eastAsia="es-ES"/>
                                  </w:rPr>
                                  <w:t>data</w:t>
                                </w:r>
                                <w:r w:rsidRPr="00C920BB">
                                  <w:rPr>
                                    <w:rFonts w:ascii="Consolas" w:eastAsia="Times New Roman" w:hAnsi="Consolas" w:cs="Times New Roman"/>
                                    <w:color w:val="CCCCCC"/>
                                    <w:sz w:val="21"/>
                                    <w:szCs w:val="21"/>
                                    <w:lang w:eastAsia="es-ES"/>
                                  </w:rPr>
                                  <w:t>)</w:t>
                                </w:r>
                              </w:ins>
                            </w:p>
                            <w:p w14:paraId="69291CB7" w14:textId="77777777" w:rsidR="003F404C" w:rsidRPr="00C920BB" w:rsidRDefault="003F404C" w:rsidP="003F404C">
                              <w:pPr>
                                <w:shd w:val="clear" w:color="auto" w:fill="1F1F1F"/>
                                <w:spacing w:after="0" w:line="285" w:lineRule="atLeast"/>
                                <w:rPr>
                                  <w:ins w:id="2149" w:author="Redondo García Francisco Javier" w:date="2025-09-02T09:44:00Z"/>
                                  <w:rFonts w:ascii="Consolas" w:eastAsia="Times New Roman" w:hAnsi="Consolas" w:cs="Times New Roman"/>
                                  <w:color w:val="CCCCCC"/>
                                  <w:sz w:val="21"/>
                                  <w:szCs w:val="21"/>
                                  <w:lang w:eastAsia="es-ES"/>
                                </w:rPr>
                              </w:pPr>
                              <w:ins w:id="2150" w:author="Redondo García Francisco Javier" w:date="2025-09-02T09:44:00Z">
                                <w:r w:rsidRPr="00C920BB">
                                  <w:rPr>
                                    <w:rFonts w:ascii="Consolas" w:eastAsia="Times New Roman" w:hAnsi="Consolas" w:cs="Times New Roman"/>
                                    <w:color w:val="CCCCCC"/>
                                    <w:sz w:val="21"/>
                                    <w:szCs w:val="21"/>
                                    <w:lang w:eastAsia="es-ES"/>
                                  </w:rPr>
                                  <w:t>  }</w:t>
                                </w:r>
                              </w:ins>
                            </w:p>
                            <w:p w14:paraId="693F8460" w14:textId="77777777" w:rsidR="003F404C" w:rsidRDefault="003F404C" w:rsidP="003F404C">
                              <w:pPr>
                                <w:rPr>
                                  <w:ins w:id="2151" w:author="Redondo García Francisco Javier" w:date="2025-09-02T09:44:00Z"/>
                                </w:rPr>
                              </w:pPr>
                            </w:p>
                          </w:txbxContent>
                        </wps:txbx>
                        <wps:bodyPr rot="0" vert="horz" wrap="square" lIns="91440" tIns="45720" rIns="91440" bIns="45720" anchor="t" anchorCtr="0">
                          <a:noAutofit/>
                        </wps:bodyPr>
                      </wps:wsp>
                    </a:graphicData>
                  </a:graphic>
                </wp:inline>
              </w:drawing>
            </mc:Choice>
            <mc:Fallback>
              <w:pict>
                <v:shape w14:anchorId="058388E9" id="_x0000_s1066" type="#_x0000_t202" style="width:425.2pt;height:6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">
                  <v:textbox>
                    <w:txbxContent>
                      <w:p w14:paraId="10140629" w14:textId="77777777" w:rsidR="003F404C" w:rsidRPr="00C920BB" w:rsidRDefault="003F404C" w:rsidP="003F404C">
                        <w:pPr>
                          <w:shd w:val="clear" w:color="auto" w:fill="1F1F1F"/>
                          <w:spacing w:line="285" w:lineRule="atLeast"/>
                          <w:rPr>
                            <w:ins w:id="2152" w:author="Redondo García Francisco Javier" w:date="2025-09-02T09:44:00Z"/>
                            <w:rFonts w:ascii="Consolas" w:eastAsia="Times New Roman" w:hAnsi="Consolas" w:cs="Times New Roman"/>
                            <w:color w:val="CCCCCC"/>
                            <w:sz w:val="21"/>
                            <w:szCs w:val="21"/>
                            <w:lang w:val="en-GB" w:eastAsia="es-ES"/>
                          </w:rPr>
                        </w:pPr>
                        <w:ins w:id="2153" w:author="Redondo García Francisco Javier" w:date="2025-09-02T09:44:00Z">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public</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DCDCAA"/>
                              <w:sz w:val="21"/>
                              <w:szCs w:val="21"/>
                              <w:lang w:val="en-GB" w:eastAsia="es-ES"/>
                            </w:rPr>
                            <w:t>updatePaciente</w:t>
                          </w:r>
                          <w:proofErr w:type="spellEnd"/>
                          <w:r w:rsidRPr="00C920BB">
                            <w:rPr>
                              <w:rFonts w:ascii="Consolas" w:eastAsia="Times New Roman" w:hAnsi="Consolas" w:cs="Times New Roman"/>
                              <w:color w:val="CCCCCC"/>
                              <w:sz w:val="21"/>
                              <w:szCs w:val="21"/>
                              <w:lang w:val="en-GB" w:eastAsia="es-ES"/>
                            </w:rPr>
                            <w:t>(</w:t>
                          </w:r>
                          <w:proofErr w:type="spellStart"/>
                          <w:proofErr w:type="gramEnd"/>
                          <w:r w:rsidRPr="00C920BB">
                            <w:rPr>
                              <w:rFonts w:ascii="Consolas" w:eastAsia="Times New Roman" w:hAnsi="Consolas" w:cs="Times New Roman"/>
                              <w:color w:val="9CDCFE"/>
                              <w:sz w:val="21"/>
                              <w:szCs w:val="21"/>
                              <w:lang w:val="en-GB" w:eastAsia="es-ES"/>
                            </w:rPr>
                            <w:t>documentId</w:t>
                          </w:r>
                          <w:proofErr w:type="spellEnd"/>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data</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any</w:t>
                          </w:r>
                          <w:r w:rsidRPr="00C920BB">
                            <w:rPr>
                              <w:rFonts w:ascii="Consolas" w:eastAsia="Times New Roman" w:hAnsi="Consolas" w:cs="Times New Roman"/>
                              <w:color w:val="CCCCCC"/>
                              <w:sz w:val="21"/>
                              <w:szCs w:val="21"/>
                              <w:lang w:val="en-GB" w:eastAsia="es-ES"/>
                            </w:rPr>
                            <w:t>) {</w:t>
                          </w:r>
                        </w:ins>
                      </w:p>
                      <w:p w14:paraId="6B3D1295" w14:textId="77777777" w:rsidR="003F404C" w:rsidRPr="00C920BB" w:rsidRDefault="003F404C" w:rsidP="003F404C">
                        <w:pPr>
                          <w:shd w:val="clear" w:color="auto" w:fill="1F1F1F"/>
                          <w:spacing w:after="0" w:line="285" w:lineRule="atLeast"/>
                          <w:rPr>
                            <w:ins w:id="2154" w:author="Redondo García Francisco Javier" w:date="2025-09-02T09:44:00Z"/>
                            <w:rFonts w:ascii="Consolas" w:eastAsia="Times New Roman" w:hAnsi="Consolas" w:cs="Times New Roman"/>
                            <w:color w:val="CCCCCC"/>
                            <w:sz w:val="21"/>
                            <w:szCs w:val="21"/>
                            <w:lang w:eastAsia="es-ES"/>
                          </w:rPr>
                        </w:pPr>
                        <w:ins w:id="2155" w:author="Redondo García Francisco Javier" w:date="2025-09-02T09:44:00Z">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569CD6"/>
                              <w:sz w:val="21"/>
                              <w:szCs w:val="21"/>
                              <w:lang w:eastAsia="es-ES"/>
                            </w:rPr>
                            <w:t>const</w:t>
                          </w:r>
                          <w:proofErr w:type="spellEnd"/>
                          <w:r w:rsidRPr="00C920BB">
                            <w:rPr>
                              <w:rFonts w:ascii="Consolas" w:eastAsia="Times New Roman" w:hAnsi="Consolas" w:cs="Times New Roman"/>
                              <w:color w:val="CCCCCC"/>
                              <w:sz w:val="21"/>
                              <w:szCs w:val="21"/>
                              <w:lang w:eastAsia="es-ES"/>
                            </w:rPr>
                            <w:t xml:space="preserve"> </w:t>
                          </w:r>
                          <w:proofErr w:type="spellStart"/>
                          <w:r w:rsidRPr="00C920BB">
                            <w:rPr>
                              <w:rFonts w:ascii="Consolas" w:eastAsia="Times New Roman" w:hAnsi="Consolas" w:cs="Times New Roman"/>
                              <w:color w:val="4FC1FF"/>
                              <w:sz w:val="21"/>
                              <w:szCs w:val="21"/>
                              <w:lang w:eastAsia="es-ES"/>
                            </w:rPr>
                            <w:t>pacientesRef</w:t>
                          </w:r>
                          <w:proofErr w:type="spellEnd"/>
                          <w:r w:rsidRPr="00C920BB">
                            <w:rPr>
                              <w:rFonts w:ascii="Consolas" w:eastAsia="Times New Roman" w:hAnsi="Consolas" w:cs="Times New Roman"/>
                              <w:color w:val="CCCCCC"/>
                              <w:sz w:val="21"/>
                              <w:szCs w:val="21"/>
                              <w:lang w:eastAsia="es-ES"/>
                            </w:rPr>
                            <w:t xml:space="preserve"> </w:t>
                          </w:r>
                          <w:r w:rsidRPr="00C920BB">
                            <w:rPr>
                              <w:rFonts w:ascii="Consolas" w:eastAsia="Times New Roman" w:hAnsi="Consolas" w:cs="Times New Roman"/>
                              <w:color w:val="D4D4D4"/>
                              <w:sz w:val="21"/>
                              <w:szCs w:val="21"/>
                              <w:lang w:eastAsia="es-ES"/>
                            </w:rPr>
                            <w:t>=</w:t>
                          </w:r>
                          <w:r w:rsidRPr="00C920BB">
                            <w:rPr>
                              <w:rFonts w:ascii="Consolas" w:eastAsia="Times New Roman" w:hAnsi="Consolas" w:cs="Times New Roman"/>
                              <w:color w:val="CCCCCC"/>
                              <w:sz w:val="21"/>
                              <w:szCs w:val="21"/>
                              <w:lang w:eastAsia="es-ES"/>
                            </w:rPr>
                            <w:t xml:space="preserve"> </w:t>
                          </w:r>
                          <w:proofErr w:type="spellStart"/>
                          <w:r w:rsidRPr="00C920BB">
                            <w:rPr>
                              <w:rFonts w:ascii="Consolas" w:eastAsia="Times New Roman" w:hAnsi="Consolas" w:cs="Times New Roman"/>
                              <w:color w:val="569CD6"/>
                              <w:sz w:val="21"/>
                              <w:szCs w:val="21"/>
                              <w:lang w:eastAsia="es-ES"/>
                            </w:rPr>
                            <w:t>this</w:t>
                          </w:r>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9CDCFE"/>
                              <w:sz w:val="21"/>
                              <w:szCs w:val="21"/>
                              <w:lang w:eastAsia="es-ES"/>
                            </w:rPr>
                            <w:t>db</w:t>
                          </w:r>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DCDCAA"/>
                              <w:sz w:val="21"/>
                              <w:szCs w:val="21"/>
                              <w:lang w:eastAsia="es-ES"/>
                            </w:rPr>
                            <w:t>list</w:t>
                          </w:r>
                          <w:proofErr w:type="spellEnd"/>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CE9178"/>
                              <w:sz w:val="21"/>
                              <w:szCs w:val="21"/>
                              <w:lang w:eastAsia="es-ES"/>
                            </w:rPr>
                            <w:t>'usuarios/pacientes'</w:t>
                          </w:r>
                          <w:r w:rsidRPr="00C920BB">
                            <w:rPr>
                              <w:rFonts w:ascii="Consolas" w:eastAsia="Times New Roman" w:hAnsi="Consolas" w:cs="Times New Roman"/>
                              <w:color w:val="CCCCCC"/>
                              <w:sz w:val="21"/>
                              <w:szCs w:val="21"/>
                              <w:lang w:eastAsia="es-ES"/>
                            </w:rPr>
                            <w:t>)</w:t>
                          </w:r>
                        </w:ins>
                      </w:p>
                      <w:p w14:paraId="20FEC71B" w14:textId="77777777" w:rsidR="003F404C" w:rsidRPr="00C920BB" w:rsidRDefault="003F404C" w:rsidP="003F404C">
                        <w:pPr>
                          <w:shd w:val="clear" w:color="auto" w:fill="1F1F1F"/>
                          <w:spacing w:after="0" w:line="285" w:lineRule="atLeast"/>
                          <w:rPr>
                            <w:ins w:id="2156" w:author="Redondo García Francisco Javier" w:date="2025-09-02T09:44:00Z"/>
                            <w:rFonts w:ascii="Consolas" w:eastAsia="Times New Roman" w:hAnsi="Consolas" w:cs="Times New Roman"/>
                            <w:color w:val="CCCCCC"/>
                            <w:sz w:val="21"/>
                            <w:szCs w:val="21"/>
                            <w:lang w:eastAsia="es-ES"/>
                          </w:rPr>
                        </w:pPr>
                        <w:ins w:id="2157" w:author="Redondo García Francisco Javier" w:date="2025-09-02T09:44:00Z">
                          <w:r w:rsidRPr="00C920BB">
                            <w:rPr>
                              <w:rFonts w:ascii="Consolas" w:eastAsia="Times New Roman" w:hAnsi="Consolas" w:cs="Times New Roman"/>
                              <w:color w:val="CCCCCC"/>
                              <w:sz w:val="21"/>
                              <w:szCs w:val="21"/>
                              <w:lang w:eastAsia="es-ES"/>
                            </w:rPr>
                            <w:t xml:space="preserve">    </w:t>
                          </w:r>
                          <w:proofErr w:type="spellStart"/>
                          <w:r w:rsidRPr="00C920BB">
                            <w:rPr>
                              <w:rFonts w:ascii="Consolas" w:eastAsia="Times New Roman" w:hAnsi="Consolas" w:cs="Times New Roman"/>
                              <w:color w:val="4FC1FF"/>
                              <w:sz w:val="21"/>
                              <w:szCs w:val="21"/>
                              <w:lang w:eastAsia="es-ES"/>
                            </w:rPr>
                            <w:t>pacientesRef</w:t>
                          </w:r>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DCDCAA"/>
                              <w:sz w:val="21"/>
                              <w:szCs w:val="21"/>
                              <w:lang w:eastAsia="es-ES"/>
                            </w:rPr>
                            <w:t>update</w:t>
                          </w:r>
                          <w:proofErr w:type="spellEnd"/>
                          <w:r w:rsidRPr="00C920BB">
                            <w:rPr>
                              <w:rFonts w:ascii="Consolas" w:eastAsia="Times New Roman" w:hAnsi="Consolas" w:cs="Times New Roman"/>
                              <w:color w:val="CCCCCC"/>
                              <w:sz w:val="21"/>
                              <w:szCs w:val="21"/>
                              <w:lang w:eastAsia="es-ES"/>
                            </w:rPr>
                            <w:t>(</w:t>
                          </w:r>
                          <w:proofErr w:type="spellStart"/>
                          <w:r w:rsidRPr="00C920BB">
                            <w:rPr>
                              <w:rFonts w:ascii="Consolas" w:eastAsia="Times New Roman" w:hAnsi="Consolas" w:cs="Times New Roman"/>
                              <w:color w:val="9CDCFE"/>
                              <w:sz w:val="21"/>
                              <w:szCs w:val="21"/>
                              <w:lang w:eastAsia="es-ES"/>
                            </w:rPr>
                            <w:t>documentId</w:t>
                          </w:r>
                          <w:proofErr w:type="spellEnd"/>
                          <w:r w:rsidRPr="00C920BB">
                            <w:rPr>
                              <w:rFonts w:ascii="Consolas" w:eastAsia="Times New Roman" w:hAnsi="Consolas" w:cs="Times New Roman"/>
                              <w:color w:val="CCCCCC"/>
                              <w:sz w:val="21"/>
                              <w:szCs w:val="21"/>
                              <w:lang w:eastAsia="es-ES"/>
                            </w:rPr>
                            <w:t xml:space="preserve">, </w:t>
                          </w:r>
                          <w:r w:rsidRPr="00C920BB">
                            <w:rPr>
                              <w:rFonts w:ascii="Consolas" w:eastAsia="Times New Roman" w:hAnsi="Consolas" w:cs="Times New Roman"/>
                              <w:color w:val="9CDCFE"/>
                              <w:sz w:val="21"/>
                              <w:szCs w:val="21"/>
                              <w:lang w:eastAsia="es-ES"/>
                            </w:rPr>
                            <w:t>data</w:t>
                          </w:r>
                          <w:r w:rsidRPr="00C920BB">
                            <w:rPr>
                              <w:rFonts w:ascii="Consolas" w:eastAsia="Times New Roman" w:hAnsi="Consolas" w:cs="Times New Roman"/>
                              <w:color w:val="CCCCCC"/>
                              <w:sz w:val="21"/>
                              <w:szCs w:val="21"/>
                              <w:lang w:eastAsia="es-ES"/>
                            </w:rPr>
                            <w:t>)</w:t>
                          </w:r>
                        </w:ins>
                      </w:p>
                      <w:p w14:paraId="69291CB7" w14:textId="77777777" w:rsidR="003F404C" w:rsidRPr="00C920BB" w:rsidRDefault="003F404C" w:rsidP="003F404C">
                        <w:pPr>
                          <w:shd w:val="clear" w:color="auto" w:fill="1F1F1F"/>
                          <w:spacing w:after="0" w:line="285" w:lineRule="atLeast"/>
                          <w:rPr>
                            <w:ins w:id="2158" w:author="Redondo García Francisco Javier" w:date="2025-09-02T09:44:00Z"/>
                            <w:rFonts w:ascii="Consolas" w:eastAsia="Times New Roman" w:hAnsi="Consolas" w:cs="Times New Roman"/>
                            <w:color w:val="CCCCCC"/>
                            <w:sz w:val="21"/>
                            <w:szCs w:val="21"/>
                            <w:lang w:eastAsia="es-ES"/>
                          </w:rPr>
                        </w:pPr>
                        <w:ins w:id="2159" w:author="Redondo García Francisco Javier" w:date="2025-09-02T09:44:00Z">
                          <w:r w:rsidRPr="00C920BB">
                            <w:rPr>
                              <w:rFonts w:ascii="Consolas" w:eastAsia="Times New Roman" w:hAnsi="Consolas" w:cs="Times New Roman"/>
                              <w:color w:val="CCCCCC"/>
                              <w:sz w:val="21"/>
                              <w:szCs w:val="21"/>
                              <w:lang w:eastAsia="es-ES"/>
                            </w:rPr>
                            <w:t>  }</w:t>
                          </w:r>
                        </w:ins>
                      </w:p>
                      <w:p w14:paraId="693F8460" w14:textId="77777777" w:rsidR="003F404C" w:rsidRDefault="003F404C" w:rsidP="003F404C">
                        <w:pPr>
                          <w:rPr>
                            <w:ins w:id="2160" w:author="Redondo García Francisco Javier" w:date="2025-09-02T09:44:00Z"/>
                          </w:rPr>
                        </w:pPr>
                      </w:p>
                    </w:txbxContent>
                  </v:textbox>
                  <w10:anchorlock/>
                </v:shape>
              </w:pict>
            </mc:Fallback>
          </mc:AlternateContent>
        </w:r>
      </w:ins>
    </w:p>
    <w:p w14:paraId="2B2A97D1" w14:textId="55D45757" w:rsidR="00260674" w:rsidRDefault="00260674" w:rsidP="00C87F70">
      <w:pPr>
        <w:pStyle w:val="Prrafodelista"/>
        <w:numPr>
          <w:ilvl w:val="0"/>
          <w:numId w:val="41"/>
        </w:numPr>
      </w:pPr>
      <w:proofErr w:type="spellStart"/>
      <w:r w:rsidRPr="00BF32BD">
        <w:rPr>
          <w:b/>
          <w:bCs/>
        </w:rPr>
        <w:t>deletePaciente</w:t>
      </w:r>
      <w:proofErr w:type="spellEnd"/>
      <w:r w:rsidRPr="00BF32BD">
        <w:rPr>
          <w:b/>
          <w:bCs/>
        </w:rPr>
        <w:t>(</w:t>
      </w:r>
      <w:proofErr w:type="spellStart"/>
      <w:r w:rsidRPr="00BF32BD">
        <w:rPr>
          <w:b/>
          <w:bCs/>
        </w:rPr>
        <w:t>documentId</w:t>
      </w:r>
      <w:proofErr w:type="spellEnd"/>
      <w:r w:rsidRPr="00BF32BD">
        <w:rPr>
          <w:b/>
          <w:bCs/>
        </w:rPr>
        <w:t xml:space="preserve">: </w:t>
      </w:r>
      <w:proofErr w:type="spellStart"/>
      <w:r w:rsidRPr="00BF32BD">
        <w:rPr>
          <w:b/>
          <w:bCs/>
        </w:rPr>
        <w:t>string</w:t>
      </w:r>
      <w:proofErr w:type="spellEnd"/>
      <w:r w:rsidRPr="00BF32BD">
        <w:rPr>
          <w:b/>
          <w:bCs/>
        </w:rPr>
        <w:t xml:space="preserve">, </w:t>
      </w:r>
      <w:proofErr w:type="spellStart"/>
      <w:r w:rsidRPr="00BF32BD">
        <w:rPr>
          <w:b/>
          <w:bCs/>
        </w:rPr>
        <w:t>numHistorial</w:t>
      </w:r>
      <w:proofErr w:type="spellEnd"/>
      <w:r w:rsidRPr="00BF32BD">
        <w:rPr>
          <w:b/>
          <w:bCs/>
        </w:rPr>
        <w:t xml:space="preserve">: </w:t>
      </w:r>
      <w:proofErr w:type="spellStart"/>
      <w:r w:rsidRPr="00BF32BD">
        <w:rPr>
          <w:b/>
          <w:bCs/>
        </w:rPr>
        <w:t>string</w:t>
      </w:r>
      <w:proofErr w:type="spellEnd"/>
      <w:r w:rsidRPr="00060A85">
        <w:t>): Elimina completamente de</w:t>
      </w:r>
      <w:r>
        <w:t xml:space="preserve"> la base de datos un paciente, así como todas sus pruebas realizadas. </w:t>
      </w:r>
    </w:p>
    <w:p w14:paraId="1B132E45" w14:textId="4B5E1BBD" w:rsidR="0071298A" w:rsidRDefault="0071298A" w:rsidP="00C35E88">
      <w:pPr>
        <w:ind w:firstLine="360"/>
        <w:rPr>
          <w:ins w:id="2161" w:author="Redondo García Francisco Javier" w:date="2025-09-02T09:44:00Z"/>
        </w:rPr>
      </w:pPr>
      <w:ins w:id="2162" w:author="Redondo García Francisco Javier" w:date="2025-09-02T09:44:00Z">
        <w:r>
          <w:rPr>
            <w:noProof/>
          </w:rPr>
          <mc:AlternateContent>
            <mc:Choice Requires="wps">
              <w:drawing>
                <wp:anchor distT="0" distB="0" distL="114300" distR="114300" simplePos="0" relativeHeight="251769856" behindDoc="0" locked="0" layoutInCell="1" allowOverlap="1" wp14:anchorId="16149071" wp14:editId="745AF7AD">
                  <wp:simplePos x="0" y="0"/>
                  <wp:positionH relativeFrom="margin">
                    <wp:align>left</wp:align>
                  </wp:positionH>
                  <wp:positionV relativeFrom="paragraph">
                    <wp:posOffset>1047750</wp:posOffset>
                  </wp:positionV>
                  <wp:extent cx="6226810" cy="635"/>
                  <wp:effectExtent l="0" t="0" r="2540" b="0"/>
                  <wp:wrapSquare wrapText="bothSides"/>
                  <wp:docPr id="30" name="Cuadro de texto 30"/>
                  <wp:cNvGraphicFramePr/>
                  <a:graphic xmlns:a="http://schemas.openxmlformats.org/drawingml/2006/main">
                    <a:graphicData uri="http://schemas.microsoft.com/office/word/2010/wordprocessingShape">
                      <wps:wsp>
                        <wps:cNvSpPr txBox="1"/>
                        <wps:spPr>
                          <a:xfrm>
                            <a:off x="0" y="0"/>
                            <a:ext cx="6226810" cy="635"/>
                          </a:xfrm>
                          <a:prstGeom prst="rect">
                            <a:avLst/>
                          </a:prstGeom>
                          <a:solidFill>
                            <a:prstClr val="white"/>
                          </a:solidFill>
                          <a:ln>
                            <a:noFill/>
                          </a:ln>
                        </wps:spPr>
                        <wps:txbx>
                          <w:txbxContent>
                            <w:p w14:paraId="7FE3A4F0" w14:textId="646B8E1A" w:rsidR="0071298A" w:rsidRPr="00B72051" w:rsidRDefault="0071298A" w:rsidP="0071298A">
                              <w:pPr>
                                <w:pStyle w:val="Descripcin"/>
                                <w:jc w:val="center"/>
                                <w:rPr>
                                  <w:ins w:id="2163" w:author="Redondo García Francisco Javier" w:date="2025-09-02T09:44:00Z"/>
                                  <w:noProof/>
                                  <w:sz w:val="24"/>
                                  <w:szCs w:val="24"/>
                                </w:rPr>
                              </w:pPr>
                              <w:bookmarkStart w:id="2164" w:name="_Ref200114423"/>
                              <w:bookmarkStart w:id="2165" w:name="_Toc207315061"/>
                              <w:ins w:id="2166" w:author="Redondo García Francisco Javier" w:date="2025-09-02T09:44:00Z">
                                <w:r>
                                  <w:t xml:space="preserve">Listado </w:t>
                                </w:r>
                                <w:r w:rsidR="0056181D">
                                  <w:fldChar w:fldCharType="begin"/>
                                </w:r>
                                <w:r w:rsidR="0056181D">
                                  <w:instrText xml:space="preserve"> SEQ Listado \* ARABIC </w:instrText>
                                </w:r>
                                <w:r w:rsidR="0056181D">
                                  <w:fldChar w:fldCharType="separate"/>
                                </w:r>
                                <w:r w:rsidR="00565DA1">
                                  <w:rPr>
                                    <w:noProof/>
                                  </w:rPr>
                                  <w:t>19</w:t>
                                </w:r>
                                <w:r w:rsidR="0056181D">
                                  <w:rPr>
                                    <w:noProof/>
                                  </w:rPr>
                                  <w:fldChar w:fldCharType="end"/>
                                </w:r>
                                <w:bookmarkEnd w:id="2164"/>
                                <w:r>
                                  <w:t xml:space="preserve"> - </w:t>
                                </w:r>
                                <w:r w:rsidRPr="00396CCC">
                                  <w:t>Método</w:t>
                                </w:r>
                                <w:r>
                                  <w:t xml:space="preserve"> </w:t>
                                </w:r>
                                <w:proofErr w:type="spellStart"/>
                                <w:r>
                                  <w:t>deletePaciente</w:t>
                                </w:r>
                                <w:proofErr w:type="spellEnd"/>
                                <w:r>
                                  <w:t>()</w:t>
                                </w:r>
                                <w:bookmarkEnd w:id="2165"/>
                              </w:ins>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149071" id="Cuadro de texto 30" o:spid="_x0000_s1067" type="#_x0000_t202" style="position:absolute;left:0;text-align:left;margin-left:0;margin-top:82.5pt;width:490.3pt;height:.05pt;z-index:25176985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" stroked="f">
                  <v:textbox style="mso-fit-shape-to-text:t" inset="0,0,0,0">
                    <w:txbxContent>
                      <w:p w14:paraId="7FE3A4F0" w14:textId="646B8E1A" w:rsidR="0071298A" w:rsidRPr="00B72051" w:rsidRDefault="0071298A" w:rsidP="0071298A">
                        <w:pPr>
                          <w:pStyle w:val="Descripcin"/>
                          <w:jc w:val="center"/>
                          <w:rPr>
                            <w:ins w:id="2167" w:author="Redondo García Francisco Javier" w:date="2025-09-02T09:44:00Z"/>
                            <w:noProof/>
                            <w:sz w:val="24"/>
                            <w:szCs w:val="24"/>
                          </w:rPr>
                        </w:pPr>
                        <w:bookmarkStart w:id="2168" w:name="_Ref200114423"/>
                        <w:bookmarkStart w:id="2169" w:name="_Toc207315061"/>
                        <w:ins w:id="2170" w:author="Redondo García Francisco Javier" w:date="2025-09-02T09:44:00Z">
                          <w:r>
                            <w:t xml:space="preserve">Listado </w:t>
                          </w:r>
                          <w:r w:rsidR="0056181D">
                            <w:fldChar w:fldCharType="begin"/>
                          </w:r>
                          <w:r w:rsidR="0056181D">
                            <w:instrText xml:space="preserve"> SEQ Listado \* ARABIC </w:instrText>
                          </w:r>
                          <w:r w:rsidR="0056181D">
                            <w:fldChar w:fldCharType="separate"/>
                          </w:r>
                          <w:r w:rsidR="00565DA1">
                            <w:rPr>
                              <w:noProof/>
                            </w:rPr>
                            <w:t>19</w:t>
                          </w:r>
                          <w:r w:rsidR="0056181D">
                            <w:rPr>
                              <w:noProof/>
                            </w:rPr>
                            <w:fldChar w:fldCharType="end"/>
                          </w:r>
                          <w:bookmarkEnd w:id="2168"/>
                          <w:r>
                            <w:t xml:space="preserve"> - </w:t>
                          </w:r>
                          <w:r w:rsidRPr="00396CCC">
                            <w:t>Método</w:t>
                          </w:r>
                          <w:r>
                            <w:t xml:space="preserve"> </w:t>
                          </w:r>
                          <w:proofErr w:type="spellStart"/>
                          <w:r>
                            <w:t>deletePaciente</w:t>
                          </w:r>
                          <w:proofErr w:type="spellEnd"/>
                          <w:r>
                            <w:t>()</w:t>
                          </w:r>
                          <w:bookmarkEnd w:id="2169"/>
                        </w:ins>
                      </w:p>
                    </w:txbxContent>
                  </v:textbox>
                  <w10:wrap type="square" anchorx="margin"/>
                </v:shape>
              </w:pict>
            </mc:Fallback>
          </mc:AlternateContent>
        </w:r>
        <w:r w:rsidRPr="00466BE6">
          <w:rPr>
            <w:noProof/>
            <w:sz w:val="24"/>
            <w:szCs w:val="24"/>
          </w:rPr>
          <mc:AlternateContent>
            <mc:Choice Requires="wps">
              <w:drawing>
                <wp:inline distT="0" distB="0" distL="0" distR="0" wp14:anchorId="6F6A53BF" wp14:editId="41C3DAAF">
                  <wp:extent cx="5400040" cy="978535"/>
                  <wp:effectExtent l="0" t="0" r="10160" b="12065"/>
                  <wp:docPr id="111332796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978535"/>
                          </a:xfrm>
                          <a:prstGeom prst="rect">
                            <a:avLst/>
                          </a:prstGeom>
                          <a:solidFill>
                            <a:srgbClr val="FFFFFF"/>
                          </a:solidFill>
                          <a:ln w="9525">
                            <a:solidFill>
                              <a:srgbClr val="000000"/>
                            </a:solidFill>
                            <a:miter lim="800000"/>
                            <a:headEnd/>
                            <a:tailEnd/>
                          </a:ln>
                        </wps:spPr>
                        <wps:txbx>
                          <w:txbxContent>
                            <w:p w14:paraId="6BFE2E8D" w14:textId="77777777" w:rsidR="0071298A" w:rsidRPr="00466BE6" w:rsidRDefault="0071298A" w:rsidP="0071298A">
                              <w:pPr>
                                <w:shd w:val="clear" w:color="auto" w:fill="1F1F1F"/>
                                <w:spacing w:line="285" w:lineRule="atLeast"/>
                                <w:jc w:val="left"/>
                                <w:rPr>
                                  <w:ins w:id="2171" w:author="Redondo García Francisco Javier" w:date="2025-09-02T09:44:00Z"/>
                                  <w:rFonts w:ascii="Consolas" w:eastAsia="Times New Roman" w:hAnsi="Consolas" w:cs="Times New Roman"/>
                                  <w:color w:val="CCCCCC"/>
                                  <w:sz w:val="21"/>
                                  <w:szCs w:val="21"/>
                                  <w:lang w:val="en-GB" w:eastAsia="es-ES"/>
                                </w:rPr>
                              </w:pPr>
                              <w:proofErr w:type="spellStart"/>
                              <w:ins w:id="2172" w:author="Redondo García Francisco Javier" w:date="2025-09-02T09:44:00Z">
                                <w:r w:rsidRPr="00466BE6">
                                  <w:rPr>
                                    <w:rFonts w:ascii="Consolas" w:eastAsia="Times New Roman" w:hAnsi="Consolas" w:cs="Times New Roman"/>
                                    <w:color w:val="569CD6"/>
                                    <w:sz w:val="21"/>
                                    <w:szCs w:val="21"/>
                                    <w:lang w:val="en-GB" w:eastAsia="es-ES"/>
                                  </w:rPr>
                                  <w:t>const</w:t>
                                </w:r>
                                <w:proofErr w:type="spellEnd"/>
                                <w:r w:rsidRPr="00466BE6">
                                  <w:rPr>
                                    <w:rFonts w:ascii="Consolas" w:eastAsia="Times New Roman" w:hAnsi="Consolas" w:cs="Times New Roman"/>
                                    <w:color w:val="CCCCCC"/>
                                    <w:sz w:val="21"/>
                                    <w:szCs w:val="21"/>
                                    <w:lang w:val="en-GB" w:eastAsia="es-ES"/>
                                  </w:rPr>
                                  <w:t xml:space="preserve"> </w:t>
                                </w:r>
                                <w:proofErr w:type="spellStart"/>
                                <w:r w:rsidRPr="00466BE6">
                                  <w:rPr>
                                    <w:rFonts w:ascii="Consolas" w:eastAsia="Times New Roman" w:hAnsi="Consolas" w:cs="Times New Roman"/>
                                    <w:color w:val="4FC1FF"/>
                                    <w:sz w:val="21"/>
                                    <w:szCs w:val="21"/>
                                    <w:lang w:val="en-GB" w:eastAsia="es-ES"/>
                                  </w:rPr>
                                  <w:t>equilibrioRef</w:t>
                                </w:r>
                                <w:proofErr w:type="spellEnd"/>
                                <w:r w:rsidRPr="00466BE6">
                                  <w:rPr>
                                    <w:rFonts w:ascii="Consolas" w:eastAsia="Times New Roman" w:hAnsi="Consolas" w:cs="Times New Roman"/>
                                    <w:color w:val="CCCCCC"/>
                                    <w:sz w:val="21"/>
                                    <w:szCs w:val="21"/>
                                    <w:lang w:val="en-GB" w:eastAsia="es-ES"/>
                                  </w:rPr>
                                  <w:t xml:space="preserve"> </w:t>
                                </w:r>
                                <w:r w:rsidRPr="00466BE6">
                                  <w:rPr>
                                    <w:rFonts w:ascii="Consolas" w:eastAsia="Times New Roman" w:hAnsi="Consolas" w:cs="Times New Roman"/>
                                    <w:color w:val="D4D4D4"/>
                                    <w:sz w:val="21"/>
                                    <w:szCs w:val="21"/>
                                    <w:lang w:val="en-GB" w:eastAsia="es-ES"/>
                                  </w:rPr>
                                  <w:t>=</w:t>
                                </w:r>
                                <w:r w:rsidRPr="00466BE6">
                                  <w:rPr>
                                    <w:rFonts w:ascii="Consolas" w:eastAsia="Times New Roman" w:hAnsi="Consolas" w:cs="Times New Roman"/>
                                    <w:color w:val="CCCCCC"/>
                                    <w:sz w:val="21"/>
                                    <w:szCs w:val="21"/>
                                    <w:lang w:val="en-GB" w:eastAsia="es-ES"/>
                                  </w:rPr>
                                  <w:t xml:space="preserve"> </w:t>
                                </w:r>
                                <w:proofErr w:type="spellStart"/>
                                <w:r w:rsidRPr="00466BE6">
                                  <w:rPr>
                                    <w:rFonts w:ascii="Consolas" w:eastAsia="Times New Roman" w:hAnsi="Consolas" w:cs="Times New Roman"/>
                                    <w:color w:val="569CD6"/>
                                    <w:sz w:val="21"/>
                                    <w:szCs w:val="21"/>
                                    <w:lang w:val="en-GB" w:eastAsia="es-ES"/>
                                  </w:rPr>
                                  <w:t>this</w:t>
                                </w:r>
                                <w:r w:rsidRPr="00466BE6">
                                  <w:rPr>
                                    <w:rFonts w:ascii="Consolas" w:eastAsia="Times New Roman" w:hAnsi="Consolas" w:cs="Times New Roman"/>
                                    <w:color w:val="CCCCCC"/>
                                    <w:sz w:val="21"/>
                                    <w:szCs w:val="21"/>
                                    <w:lang w:val="en-GB" w:eastAsia="es-ES"/>
                                  </w:rPr>
                                  <w:t>.</w:t>
                                </w:r>
                                <w:proofErr w:type="gramStart"/>
                                <w:r w:rsidRPr="00466BE6">
                                  <w:rPr>
                                    <w:rFonts w:ascii="Consolas" w:eastAsia="Times New Roman" w:hAnsi="Consolas" w:cs="Times New Roman"/>
                                    <w:color w:val="9CDCFE"/>
                                    <w:sz w:val="21"/>
                                    <w:szCs w:val="21"/>
                                    <w:lang w:val="en-GB" w:eastAsia="es-ES"/>
                                  </w:rPr>
                                  <w:t>db</w:t>
                                </w:r>
                                <w:r w:rsidRPr="00466BE6">
                                  <w:rPr>
                                    <w:rFonts w:ascii="Consolas" w:eastAsia="Times New Roman" w:hAnsi="Consolas" w:cs="Times New Roman"/>
                                    <w:color w:val="CCCCCC"/>
                                    <w:sz w:val="21"/>
                                    <w:szCs w:val="21"/>
                                    <w:lang w:val="en-GB" w:eastAsia="es-ES"/>
                                  </w:rPr>
                                  <w:t>.</w:t>
                                </w:r>
                                <w:r w:rsidRPr="00466BE6">
                                  <w:rPr>
                                    <w:rFonts w:ascii="Consolas" w:eastAsia="Times New Roman" w:hAnsi="Consolas" w:cs="Times New Roman"/>
                                    <w:color w:val="DCDCAA"/>
                                    <w:sz w:val="21"/>
                                    <w:szCs w:val="21"/>
                                    <w:lang w:val="en-GB" w:eastAsia="es-ES"/>
                                  </w:rPr>
                                  <w:t>list</w:t>
                                </w:r>
                                <w:proofErr w:type="spellEnd"/>
                                <w:proofErr w:type="gramEnd"/>
                                <w:r w:rsidRPr="00466BE6">
                                  <w:rPr>
                                    <w:rFonts w:ascii="Consolas" w:eastAsia="Times New Roman" w:hAnsi="Consolas" w:cs="Times New Roman"/>
                                    <w:color w:val="CCCCCC"/>
                                    <w:sz w:val="21"/>
                                    <w:szCs w:val="21"/>
                                    <w:lang w:val="en-GB" w:eastAsia="es-ES"/>
                                  </w:rPr>
                                  <w:t>(</w:t>
                                </w:r>
                                <w:r w:rsidRPr="00466BE6">
                                  <w:rPr>
                                    <w:rFonts w:ascii="Consolas" w:eastAsia="Times New Roman" w:hAnsi="Consolas" w:cs="Times New Roman"/>
                                    <w:color w:val="CE9178"/>
                                    <w:sz w:val="21"/>
                                    <w:szCs w:val="21"/>
                                    <w:lang w:val="en-GB" w:eastAsia="es-ES"/>
                                  </w:rPr>
                                  <w:t>'</w:t>
                                </w:r>
                                <w:proofErr w:type="spellStart"/>
                                <w:r w:rsidRPr="00466BE6">
                                  <w:rPr>
                                    <w:rFonts w:ascii="Consolas" w:eastAsia="Times New Roman" w:hAnsi="Consolas" w:cs="Times New Roman"/>
                                    <w:color w:val="CE9178"/>
                                    <w:sz w:val="21"/>
                                    <w:szCs w:val="21"/>
                                    <w:lang w:val="en-GB" w:eastAsia="es-ES"/>
                                  </w:rPr>
                                  <w:t>tBA</w:t>
                                </w:r>
                                <w:proofErr w:type="spellEnd"/>
                                <w:r w:rsidRPr="00466BE6">
                                  <w:rPr>
                                    <w:rFonts w:ascii="Consolas" w:eastAsia="Times New Roman" w:hAnsi="Consolas" w:cs="Times New Roman"/>
                                    <w:color w:val="CE9178"/>
                                    <w:sz w:val="21"/>
                                    <w:szCs w:val="21"/>
                                    <w:lang w:val="en-GB" w:eastAsia="es-ES"/>
                                  </w:rPr>
                                  <w:t>'</w:t>
                                </w:r>
                                <w:r w:rsidRPr="00466BE6">
                                  <w:rPr>
                                    <w:rFonts w:ascii="Consolas" w:eastAsia="Times New Roman" w:hAnsi="Consolas" w:cs="Times New Roman"/>
                                    <w:color w:val="CCCCCC"/>
                                    <w:sz w:val="21"/>
                                    <w:szCs w:val="21"/>
                                    <w:lang w:val="en-GB" w:eastAsia="es-ES"/>
                                  </w:rPr>
                                  <w:t xml:space="preserve">, </w:t>
                                </w:r>
                                <w:r w:rsidRPr="00466BE6">
                                  <w:rPr>
                                    <w:rFonts w:ascii="Consolas" w:eastAsia="Times New Roman" w:hAnsi="Consolas" w:cs="Times New Roman"/>
                                    <w:color w:val="9CDCFE"/>
                                    <w:sz w:val="21"/>
                                    <w:szCs w:val="21"/>
                                    <w:lang w:val="en-GB" w:eastAsia="es-ES"/>
                                  </w:rPr>
                                  <w:t>ref</w:t>
                                </w:r>
                                <w:r w:rsidRPr="00466BE6">
                                  <w:rPr>
                                    <w:rFonts w:ascii="Consolas" w:eastAsia="Times New Roman" w:hAnsi="Consolas" w:cs="Times New Roman"/>
                                    <w:color w:val="CCCCCC"/>
                                    <w:sz w:val="21"/>
                                    <w:szCs w:val="21"/>
                                    <w:lang w:val="en-GB" w:eastAsia="es-ES"/>
                                  </w:rPr>
                                  <w:t xml:space="preserve"> </w:t>
                                </w:r>
                                <w:r w:rsidRPr="00466BE6">
                                  <w:rPr>
                                    <w:rFonts w:ascii="Consolas" w:eastAsia="Times New Roman" w:hAnsi="Consolas" w:cs="Times New Roman"/>
                                    <w:color w:val="569CD6"/>
                                    <w:sz w:val="21"/>
                                    <w:szCs w:val="21"/>
                                    <w:lang w:val="en-GB" w:eastAsia="es-ES"/>
                                  </w:rPr>
                                  <w:t>=&gt;</w:t>
                                </w:r>
                                <w:r w:rsidRPr="00466BE6">
                                  <w:rPr>
                                    <w:rFonts w:ascii="Consolas" w:eastAsia="Times New Roman" w:hAnsi="Consolas" w:cs="Times New Roman"/>
                                    <w:color w:val="CCCCCC"/>
                                    <w:sz w:val="21"/>
                                    <w:szCs w:val="21"/>
                                    <w:lang w:val="en-GB" w:eastAsia="es-ES"/>
                                  </w:rPr>
                                  <w:t xml:space="preserve"> </w:t>
                                </w:r>
                                <w:proofErr w:type="spellStart"/>
                                <w:r w:rsidRPr="00466BE6">
                                  <w:rPr>
                                    <w:rFonts w:ascii="Consolas" w:eastAsia="Times New Roman" w:hAnsi="Consolas" w:cs="Times New Roman"/>
                                    <w:color w:val="9CDCFE"/>
                                    <w:sz w:val="21"/>
                                    <w:szCs w:val="21"/>
                                    <w:lang w:val="en-GB" w:eastAsia="es-ES"/>
                                  </w:rPr>
                                  <w:t>ref</w:t>
                                </w:r>
                                <w:r w:rsidRPr="00466BE6">
                                  <w:rPr>
                                    <w:rFonts w:ascii="Consolas" w:eastAsia="Times New Roman" w:hAnsi="Consolas" w:cs="Times New Roman"/>
                                    <w:color w:val="CCCCCC"/>
                                    <w:sz w:val="21"/>
                                    <w:szCs w:val="21"/>
                                    <w:lang w:val="en-GB" w:eastAsia="es-ES"/>
                                  </w:rPr>
                                  <w:t>.</w:t>
                                </w:r>
                                <w:r w:rsidRPr="00466BE6">
                                  <w:rPr>
                                    <w:rFonts w:ascii="Consolas" w:eastAsia="Times New Roman" w:hAnsi="Consolas" w:cs="Times New Roman"/>
                                    <w:color w:val="DCDCAA"/>
                                    <w:sz w:val="21"/>
                                    <w:szCs w:val="21"/>
                                    <w:lang w:val="en-GB" w:eastAsia="es-ES"/>
                                  </w:rPr>
                                  <w:t>orderByChild</w:t>
                                </w:r>
                                <w:proofErr w:type="spellEnd"/>
                                <w:r w:rsidRPr="00466BE6">
                                  <w:rPr>
                                    <w:rFonts w:ascii="Consolas" w:eastAsia="Times New Roman" w:hAnsi="Consolas" w:cs="Times New Roman"/>
                                    <w:color w:val="CCCCCC"/>
                                    <w:sz w:val="21"/>
                                    <w:szCs w:val="21"/>
                                    <w:lang w:val="en-GB" w:eastAsia="es-ES"/>
                                  </w:rPr>
                                  <w:t>(</w:t>
                                </w:r>
                                <w:r w:rsidRPr="00466BE6">
                                  <w:rPr>
                                    <w:rFonts w:ascii="Consolas" w:eastAsia="Times New Roman" w:hAnsi="Consolas" w:cs="Times New Roman"/>
                                    <w:color w:val="CE9178"/>
                                    <w:sz w:val="21"/>
                                    <w:szCs w:val="21"/>
                                    <w:lang w:val="en-GB" w:eastAsia="es-ES"/>
                                  </w:rPr>
                                  <w:t>"</w:t>
                                </w:r>
                                <w:proofErr w:type="spellStart"/>
                                <w:r w:rsidRPr="00466BE6">
                                  <w:rPr>
                                    <w:rFonts w:ascii="Consolas" w:eastAsia="Times New Roman" w:hAnsi="Consolas" w:cs="Times New Roman"/>
                                    <w:color w:val="CE9178"/>
                                    <w:sz w:val="21"/>
                                    <w:szCs w:val="21"/>
                                    <w:lang w:val="en-GB" w:eastAsia="es-ES"/>
                                  </w:rPr>
                                  <w:t>numHistorial</w:t>
                                </w:r>
                                <w:proofErr w:type="spellEnd"/>
                                <w:r w:rsidRPr="00466BE6">
                                  <w:rPr>
                                    <w:rFonts w:ascii="Consolas" w:eastAsia="Times New Roman" w:hAnsi="Consolas" w:cs="Times New Roman"/>
                                    <w:color w:val="CE9178"/>
                                    <w:sz w:val="21"/>
                                    <w:szCs w:val="21"/>
                                    <w:lang w:val="en-GB" w:eastAsia="es-ES"/>
                                  </w:rPr>
                                  <w:t>"</w:t>
                                </w:r>
                                <w:r w:rsidRPr="00466BE6">
                                  <w:rPr>
                                    <w:rFonts w:ascii="Consolas" w:eastAsia="Times New Roman" w:hAnsi="Consolas" w:cs="Times New Roman"/>
                                    <w:color w:val="CCCCCC"/>
                                    <w:sz w:val="21"/>
                                    <w:szCs w:val="21"/>
                                    <w:lang w:val="en-GB" w:eastAsia="es-ES"/>
                                  </w:rPr>
                                  <w:t>).</w:t>
                                </w:r>
                                <w:proofErr w:type="spellStart"/>
                                <w:r w:rsidRPr="00466BE6">
                                  <w:rPr>
                                    <w:rFonts w:ascii="Consolas" w:eastAsia="Times New Roman" w:hAnsi="Consolas" w:cs="Times New Roman"/>
                                    <w:color w:val="DCDCAA"/>
                                    <w:sz w:val="21"/>
                                    <w:szCs w:val="21"/>
                                    <w:lang w:val="en-GB" w:eastAsia="es-ES"/>
                                  </w:rPr>
                                  <w:t>equalTo</w:t>
                                </w:r>
                                <w:proofErr w:type="spellEnd"/>
                                <w:r w:rsidRPr="00466BE6">
                                  <w:rPr>
                                    <w:rFonts w:ascii="Consolas" w:eastAsia="Times New Roman" w:hAnsi="Consolas" w:cs="Times New Roman"/>
                                    <w:color w:val="CCCCCC"/>
                                    <w:sz w:val="21"/>
                                    <w:szCs w:val="21"/>
                                    <w:lang w:val="en-GB" w:eastAsia="es-ES"/>
                                  </w:rPr>
                                  <w:t>(</w:t>
                                </w:r>
                                <w:proofErr w:type="spellStart"/>
                                <w:r w:rsidRPr="00466BE6">
                                  <w:rPr>
                                    <w:rFonts w:ascii="Consolas" w:eastAsia="Times New Roman" w:hAnsi="Consolas" w:cs="Times New Roman"/>
                                    <w:color w:val="9CDCFE"/>
                                    <w:sz w:val="21"/>
                                    <w:szCs w:val="21"/>
                                    <w:lang w:val="en-GB" w:eastAsia="es-ES"/>
                                  </w:rPr>
                                  <w:t>numHistorial</w:t>
                                </w:r>
                                <w:proofErr w:type="spellEnd"/>
                                <w:r w:rsidRPr="00466BE6">
                                  <w:rPr>
                                    <w:rFonts w:ascii="Consolas" w:eastAsia="Times New Roman" w:hAnsi="Consolas" w:cs="Times New Roman"/>
                                    <w:color w:val="CCCCCC"/>
                                    <w:sz w:val="21"/>
                                    <w:szCs w:val="21"/>
                                    <w:lang w:val="en-GB" w:eastAsia="es-ES"/>
                                  </w:rPr>
                                  <w:t>))</w:t>
                                </w:r>
                              </w:ins>
                            </w:p>
                            <w:p w14:paraId="114CD76E" w14:textId="77777777" w:rsidR="0071298A" w:rsidRPr="00466BE6" w:rsidRDefault="0071298A" w:rsidP="0071298A">
                              <w:pPr>
                                <w:shd w:val="clear" w:color="auto" w:fill="1F1F1F"/>
                                <w:spacing w:after="0" w:line="285" w:lineRule="atLeast"/>
                                <w:jc w:val="left"/>
                                <w:rPr>
                                  <w:ins w:id="2173" w:author="Redondo García Francisco Javier" w:date="2025-09-02T09:44:00Z"/>
                                  <w:rFonts w:ascii="Consolas" w:eastAsia="Times New Roman" w:hAnsi="Consolas" w:cs="Times New Roman"/>
                                  <w:color w:val="CCCCCC"/>
                                  <w:sz w:val="21"/>
                                  <w:szCs w:val="21"/>
                                  <w:lang w:eastAsia="es-ES"/>
                                </w:rPr>
                              </w:pPr>
                              <w:proofErr w:type="spellStart"/>
                              <w:ins w:id="2174" w:author="Redondo García Francisco Javier" w:date="2025-09-02T09:44:00Z">
                                <w:r w:rsidRPr="00466BE6">
                                  <w:rPr>
                                    <w:rFonts w:ascii="Consolas" w:eastAsia="Times New Roman" w:hAnsi="Consolas" w:cs="Times New Roman"/>
                                    <w:color w:val="4FC1FF"/>
                                    <w:sz w:val="21"/>
                                    <w:szCs w:val="21"/>
                                    <w:lang w:eastAsia="es-ES"/>
                                  </w:rPr>
                                  <w:t>equilibrioRef</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DCDCAA"/>
                                    <w:sz w:val="21"/>
                                    <w:szCs w:val="21"/>
                                    <w:lang w:eastAsia="es-ES"/>
                                  </w:rPr>
                                  <w:t>snapshotChanges</w:t>
                                </w:r>
                                <w:proofErr w:type="spellEnd"/>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DCDCAA"/>
                                    <w:sz w:val="21"/>
                                    <w:szCs w:val="21"/>
                                    <w:lang w:eastAsia="es-ES"/>
                                  </w:rPr>
                                  <w:t>subscribe</w:t>
                                </w:r>
                                <w:r w:rsidRPr="00466BE6">
                                  <w:rPr>
                                    <w:rFonts w:ascii="Consolas" w:eastAsia="Times New Roman" w:hAnsi="Consolas" w:cs="Times New Roman"/>
                                    <w:color w:val="CCCCCC"/>
                                    <w:sz w:val="21"/>
                                    <w:szCs w:val="21"/>
                                    <w:lang w:eastAsia="es-ES"/>
                                  </w:rPr>
                                  <w:t>((</w:t>
                                </w:r>
                                <w:proofErr w:type="spellStart"/>
                                <w:r w:rsidRPr="00466BE6">
                                  <w:rPr>
                                    <w:rFonts w:ascii="Consolas" w:eastAsia="Times New Roman" w:hAnsi="Consolas" w:cs="Times New Roman"/>
                                    <w:color w:val="9CDCFE"/>
                                    <w:sz w:val="21"/>
                                    <w:szCs w:val="21"/>
                                    <w:lang w:eastAsia="es-ES"/>
                                  </w:rPr>
                                  <w:t>equilibrioSnapshot</w:t>
                                </w:r>
                                <w:proofErr w:type="spellEnd"/>
                                <w:r w:rsidRPr="00466BE6">
                                  <w:rPr>
                                    <w:rFonts w:ascii="Consolas" w:eastAsia="Times New Roman" w:hAnsi="Consolas" w:cs="Times New Roman"/>
                                    <w:color w:val="CCCCCC"/>
                                    <w:sz w:val="21"/>
                                    <w:szCs w:val="21"/>
                                    <w:lang w:eastAsia="es-ES"/>
                                  </w:rPr>
                                  <w:t xml:space="preserve">) </w:t>
                                </w:r>
                                <w:r w:rsidRPr="00466BE6">
                                  <w:rPr>
                                    <w:rFonts w:ascii="Consolas" w:eastAsia="Times New Roman" w:hAnsi="Consolas" w:cs="Times New Roman"/>
                                    <w:color w:val="569CD6"/>
                                    <w:sz w:val="21"/>
                                    <w:szCs w:val="21"/>
                                    <w:lang w:eastAsia="es-ES"/>
                                  </w:rPr>
                                  <w:t>=&gt;</w:t>
                                </w:r>
                                <w:r w:rsidRPr="00466BE6">
                                  <w:rPr>
                                    <w:rFonts w:ascii="Consolas" w:eastAsia="Times New Roman" w:hAnsi="Consolas" w:cs="Times New Roman"/>
                                    <w:color w:val="CCCCCC"/>
                                    <w:sz w:val="21"/>
                                    <w:szCs w:val="21"/>
                                    <w:lang w:eastAsia="es-ES"/>
                                  </w:rPr>
                                  <w:t xml:space="preserve"> {</w:t>
                                </w:r>
                              </w:ins>
                            </w:p>
                            <w:p w14:paraId="4BF14258" w14:textId="77777777" w:rsidR="0071298A" w:rsidRPr="00466BE6" w:rsidRDefault="0071298A" w:rsidP="0071298A">
                              <w:pPr>
                                <w:shd w:val="clear" w:color="auto" w:fill="1F1F1F"/>
                                <w:spacing w:after="0" w:line="285" w:lineRule="atLeast"/>
                                <w:jc w:val="left"/>
                                <w:rPr>
                                  <w:ins w:id="2175" w:author="Redondo García Francisco Javier" w:date="2025-09-02T09:44:00Z"/>
                                  <w:rFonts w:ascii="Consolas" w:eastAsia="Times New Roman" w:hAnsi="Consolas" w:cs="Times New Roman"/>
                                  <w:color w:val="CCCCCC"/>
                                  <w:sz w:val="21"/>
                                  <w:szCs w:val="21"/>
                                  <w:lang w:eastAsia="es-ES"/>
                                </w:rPr>
                              </w:pPr>
                              <w:ins w:id="2176" w:author="Redondo García Francisco Javier" w:date="2025-09-02T09:44:00Z">
                                <w:r w:rsidRPr="00466BE6">
                                  <w:rPr>
                                    <w:rFonts w:ascii="Consolas" w:eastAsia="Times New Roman" w:hAnsi="Consolas" w:cs="Times New Roman"/>
                                    <w:color w:val="CCCCCC"/>
                                    <w:sz w:val="21"/>
                                    <w:szCs w:val="21"/>
                                    <w:lang w:eastAsia="es-ES"/>
                                  </w:rPr>
                                  <w:t xml:space="preserve">      </w:t>
                                </w:r>
                                <w:proofErr w:type="spellStart"/>
                                <w:r w:rsidRPr="00466BE6">
                                  <w:rPr>
                                    <w:rFonts w:ascii="Consolas" w:eastAsia="Times New Roman" w:hAnsi="Consolas" w:cs="Times New Roman"/>
                                    <w:color w:val="9CDCFE"/>
                                    <w:sz w:val="21"/>
                                    <w:szCs w:val="21"/>
                                    <w:lang w:eastAsia="es-ES"/>
                                  </w:rPr>
                                  <w:t>equilibrioSnapshot</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DCDCAA"/>
                                    <w:sz w:val="21"/>
                                    <w:szCs w:val="21"/>
                                    <w:lang w:eastAsia="es-ES"/>
                                  </w:rPr>
                                  <w:t>forEach</w:t>
                                </w:r>
                                <w:proofErr w:type="spellEnd"/>
                                <w:r w:rsidRPr="00466BE6">
                                  <w:rPr>
                                    <w:rFonts w:ascii="Consolas" w:eastAsia="Times New Roman" w:hAnsi="Consolas" w:cs="Times New Roman"/>
                                    <w:color w:val="CCCCCC"/>
                                    <w:sz w:val="21"/>
                                    <w:szCs w:val="21"/>
                                    <w:lang w:eastAsia="es-ES"/>
                                  </w:rPr>
                                  <w:t>((</w:t>
                                </w:r>
                                <w:proofErr w:type="spellStart"/>
                                <w:r w:rsidRPr="00466BE6">
                                  <w:rPr>
                                    <w:rFonts w:ascii="Consolas" w:eastAsia="Times New Roman" w:hAnsi="Consolas" w:cs="Times New Roman"/>
                                    <w:color w:val="9CDCFE"/>
                                    <w:sz w:val="21"/>
                                    <w:szCs w:val="21"/>
                                    <w:lang w:eastAsia="es-ES"/>
                                  </w:rPr>
                                  <w:t>equilibrioData</w:t>
                                </w:r>
                                <w:proofErr w:type="spellEnd"/>
                                <w:r w:rsidRPr="00466BE6">
                                  <w:rPr>
                                    <w:rFonts w:ascii="Consolas" w:eastAsia="Times New Roman" w:hAnsi="Consolas" w:cs="Times New Roman"/>
                                    <w:color w:val="D4D4D4"/>
                                    <w:sz w:val="21"/>
                                    <w:szCs w:val="21"/>
                                    <w:lang w:eastAsia="es-ES"/>
                                  </w:rPr>
                                  <w:t>:</w:t>
                                </w:r>
                                <w:r w:rsidRPr="00466BE6">
                                  <w:rPr>
                                    <w:rFonts w:ascii="Consolas" w:eastAsia="Times New Roman" w:hAnsi="Consolas" w:cs="Times New Roman"/>
                                    <w:color w:val="CCCCCC"/>
                                    <w:sz w:val="21"/>
                                    <w:szCs w:val="21"/>
                                    <w:lang w:eastAsia="es-ES"/>
                                  </w:rPr>
                                  <w:t xml:space="preserve"> </w:t>
                                </w:r>
                                <w:proofErr w:type="spellStart"/>
                                <w:r w:rsidRPr="00466BE6">
                                  <w:rPr>
                                    <w:rFonts w:ascii="Consolas" w:eastAsia="Times New Roman" w:hAnsi="Consolas" w:cs="Times New Roman"/>
                                    <w:color w:val="4EC9B0"/>
                                    <w:sz w:val="21"/>
                                    <w:szCs w:val="21"/>
                                    <w:lang w:eastAsia="es-ES"/>
                                  </w:rPr>
                                  <w:t>any</w:t>
                                </w:r>
                                <w:proofErr w:type="spellEnd"/>
                                <w:r w:rsidRPr="00466BE6">
                                  <w:rPr>
                                    <w:rFonts w:ascii="Consolas" w:eastAsia="Times New Roman" w:hAnsi="Consolas" w:cs="Times New Roman"/>
                                    <w:color w:val="CCCCCC"/>
                                    <w:sz w:val="21"/>
                                    <w:szCs w:val="21"/>
                                    <w:lang w:eastAsia="es-ES"/>
                                  </w:rPr>
                                  <w:t xml:space="preserve">) </w:t>
                                </w:r>
                                <w:r w:rsidRPr="00466BE6">
                                  <w:rPr>
                                    <w:rFonts w:ascii="Consolas" w:eastAsia="Times New Roman" w:hAnsi="Consolas" w:cs="Times New Roman"/>
                                    <w:color w:val="569CD6"/>
                                    <w:sz w:val="21"/>
                                    <w:szCs w:val="21"/>
                                    <w:lang w:eastAsia="es-ES"/>
                                  </w:rPr>
                                  <w:t>=&gt;</w:t>
                                </w:r>
                                <w:r w:rsidRPr="00466BE6">
                                  <w:rPr>
                                    <w:rFonts w:ascii="Consolas" w:eastAsia="Times New Roman" w:hAnsi="Consolas" w:cs="Times New Roman"/>
                                    <w:color w:val="CCCCCC"/>
                                    <w:sz w:val="21"/>
                                    <w:szCs w:val="21"/>
                                    <w:lang w:eastAsia="es-ES"/>
                                  </w:rPr>
                                  <w:t xml:space="preserve"> {</w:t>
                                </w:r>
                              </w:ins>
                            </w:p>
                            <w:p w14:paraId="018B0A55" w14:textId="77777777" w:rsidR="0071298A" w:rsidRPr="00466BE6" w:rsidRDefault="0071298A" w:rsidP="0071298A">
                              <w:pPr>
                                <w:shd w:val="clear" w:color="auto" w:fill="1F1F1F"/>
                                <w:spacing w:after="0" w:line="285" w:lineRule="atLeast"/>
                                <w:jc w:val="left"/>
                                <w:rPr>
                                  <w:ins w:id="2177" w:author="Redondo García Francisco Javier" w:date="2025-09-02T09:44:00Z"/>
                                  <w:rFonts w:ascii="Consolas" w:eastAsia="Times New Roman" w:hAnsi="Consolas" w:cs="Times New Roman"/>
                                  <w:color w:val="CCCCCC"/>
                                  <w:sz w:val="21"/>
                                  <w:szCs w:val="21"/>
                                  <w:lang w:eastAsia="es-ES"/>
                                </w:rPr>
                              </w:pPr>
                              <w:ins w:id="2178" w:author="Redondo García Francisco Javier" w:date="2025-09-02T09:44:00Z">
                                <w:r w:rsidRPr="00466BE6">
                                  <w:rPr>
                                    <w:rFonts w:ascii="Consolas" w:eastAsia="Times New Roman" w:hAnsi="Consolas" w:cs="Times New Roman"/>
                                    <w:color w:val="CCCCCC"/>
                                    <w:sz w:val="21"/>
                                    <w:szCs w:val="21"/>
                                    <w:lang w:eastAsia="es-ES"/>
                                  </w:rPr>
                                  <w:t xml:space="preserve">        </w:t>
                                </w:r>
                                <w:proofErr w:type="spellStart"/>
                                <w:r w:rsidRPr="00466BE6">
                                  <w:rPr>
                                    <w:rFonts w:ascii="Consolas" w:eastAsia="Times New Roman" w:hAnsi="Consolas" w:cs="Times New Roman"/>
                                    <w:color w:val="4FC1FF"/>
                                    <w:sz w:val="21"/>
                                    <w:szCs w:val="21"/>
                                    <w:lang w:eastAsia="es-ES"/>
                                  </w:rPr>
                                  <w:t>equilibrioRef</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DCDCAA"/>
                                    <w:sz w:val="21"/>
                                    <w:szCs w:val="21"/>
                                    <w:lang w:eastAsia="es-ES"/>
                                  </w:rPr>
                                  <w:t>remove</w:t>
                                </w:r>
                                <w:proofErr w:type="spellEnd"/>
                                <w:r w:rsidRPr="00466BE6">
                                  <w:rPr>
                                    <w:rFonts w:ascii="Consolas" w:eastAsia="Times New Roman" w:hAnsi="Consolas" w:cs="Times New Roman"/>
                                    <w:color w:val="CCCCCC"/>
                                    <w:sz w:val="21"/>
                                    <w:szCs w:val="21"/>
                                    <w:lang w:eastAsia="es-ES"/>
                                  </w:rPr>
                                  <w:t>(</w:t>
                                </w:r>
                                <w:proofErr w:type="spellStart"/>
                                <w:r w:rsidRPr="00466BE6">
                                  <w:rPr>
                                    <w:rFonts w:ascii="Consolas" w:eastAsia="Times New Roman" w:hAnsi="Consolas" w:cs="Times New Roman"/>
                                    <w:color w:val="9CDCFE"/>
                                    <w:sz w:val="21"/>
                                    <w:szCs w:val="21"/>
                                    <w:lang w:eastAsia="es-ES"/>
                                  </w:rPr>
                                  <w:t>equilibrioData</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9CDCFE"/>
                                    <w:sz w:val="21"/>
                                    <w:szCs w:val="21"/>
                                    <w:lang w:eastAsia="es-ES"/>
                                  </w:rPr>
                                  <w:t>payload</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9CDCFE"/>
                                    <w:sz w:val="21"/>
                                    <w:szCs w:val="21"/>
                                    <w:lang w:eastAsia="es-ES"/>
                                  </w:rPr>
                                  <w:t>key</w:t>
                                </w:r>
                                <w:proofErr w:type="spellEnd"/>
                                <w:r w:rsidRPr="00466BE6">
                                  <w:rPr>
                                    <w:rFonts w:ascii="Consolas" w:eastAsia="Times New Roman" w:hAnsi="Consolas" w:cs="Times New Roman"/>
                                    <w:color w:val="CCCCCC"/>
                                    <w:sz w:val="21"/>
                                    <w:szCs w:val="21"/>
                                    <w:lang w:eastAsia="es-ES"/>
                                  </w:rPr>
                                  <w:t>)</w:t>
                                </w:r>
                              </w:ins>
                            </w:p>
                            <w:p w14:paraId="4E18029F" w14:textId="77777777" w:rsidR="0071298A" w:rsidRPr="00C920BB" w:rsidRDefault="0071298A" w:rsidP="0071298A">
                              <w:pPr>
                                <w:jc w:val="left"/>
                                <w:rPr>
                                  <w:ins w:id="2179" w:author="Redondo García Francisco Javier" w:date="2025-09-02T09:44:00Z"/>
                                </w:rPr>
                              </w:pPr>
                            </w:p>
                          </w:txbxContent>
                        </wps:txbx>
                        <wps:bodyPr rot="0" vert="horz" wrap="square" lIns="91440" tIns="45720" rIns="91440" bIns="45720" anchor="t" anchorCtr="0">
                          <a:noAutofit/>
                        </wps:bodyPr>
                      </wps:wsp>
                    </a:graphicData>
                  </a:graphic>
                </wp:inline>
              </w:drawing>
            </mc:Choice>
            <mc:Fallback>
              <w:pict>
                <v:shape w14:anchorId="6F6A53BF" id="_x0000_s1068" type="#_x0000_t202" style="width:425.2pt;height:77.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">
                  <v:textbox>
                    <w:txbxContent>
                      <w:p w14:paraId="6BFE2E8D" w14:textId="77777777" w:rsidR="0071298A" w:rsidRPr="00466BE6" w:rsidRDefault="0071298A" w:rsidP="0071298A">
                        <w:pPr>
                          <w:shd w:val="clear" w:color="auto" w:fill="1F1F1F"/>
                          <w:spacing w:line="285" w:lineRule="atLeast"/>
                          <w:jc w:val="left"/>
                          <w:rPr>
                            <w:ins w:id="2180" w:author="Redondo García Francisco Javier" w:date="2025-09-02T09:44:00Z"/>
                            <w:rFonts w:ascii="Consolas" w:eastAsia="Times New Roman" w:hAnsi="Consolas" w:cs="Times New Roman"/>
                            <w:color w:val="CCCCCC"/>
                            <w:sz w:val="21"/>
                            <w:szCs w:val="21"/>
                            <w:lang w:val="en-GB" w:eastAsia="es-ES"/>
                          </w:rPr>
                        </w:pPr>
                        <w:proofErr w:type="spellStart"/>
                        <w:ins w:id="2181" w:author="Redondo García Francisco Javier" w:date="2025-09-02T09:44:00Z">
                          <w:r w:rsidRPr="00466BE6">
                            <w:rPr>
                              <w:rFonts w:ascii="Consolas" w:eastAsia="Times New Roman" w:hAnsi="Consolas" w:cs="Times New Roman"/>
                              <w:color w:val="569CD6"/>
                              <w:sz w:val="21"/>
                              <w:szCs w:val="21"/>
                              <w:lang w:val="en-GB" w:eastAsia="es-ES"/>
                            </w:rPr>
                            <w:t>const</w:t>
                          </w:r>
                          <w:proofErr w:type="spellEnd"/>
                          <w:r w:rsidRPr="00466BE6">
                            <w:rPr>
                              <w:rFonts w:ascii="Consolas" w:eastAsia="Times New Roman" w:hAnsi="Consolas" w:cs="Times New Roman"/>
                              <w:color w:val="CCCCCC"/>
                              <w:sz w:val="21"/>
                              <w:szCs w:val="21"/>
                              <w:lang w:val="en-GB" w:eastAsia="es-ES"/>
                            </w:rPr>
                            <w:t xml:space="preserve"> </w:t>
                          </w:r>
                          <w:proofErr w:type="spellStart"/>
                          <w:r w:rsidRPr="00466BE6">
                            <w:rPr>
                              <w:rFonts w:ascii="Consolas" w:eastAsia="Times New Roman" w:hAnsi="Consolas" w:cs="Times New Roman"/>
                              <w:color w:val="4FC1FF"/>
                              <w:sz w:val="21"/>
                              <w:szCs w:val="21"/>
                              <w:lang w:val="en-GB" w:eastAsia="es-ES"/>
                            </w:rPr>
                            <w:t>equilibrioRef</w:t>
                          </w:r>
                          <w:proofErr w:type="spellEnd"/>
                          <w:r w:rsidRPr="00466BE6">
                            <w:rPr>
                              <w:rFonts w:ascii="Consolas" w:eastAsia="Times New Roman" w:hAnsi="Consolas" w:cs="Times New Roman"/>
                              <w:color w:val="CCCCCC"/>
                              <w:sz w:val="21"/>
                              <w:szCs w:val="21"/>
                              <w:lang w:val="en-GB" w:eastAsia="es-ES"/>
                            </w:rPr>
                            <w:t xml:space="preserve"> </w:t>
                          </w:r>
                          <w:r w:rsidRPr="00466BE6">
                            <w:rPr>
                              <w:rFonts w:ascii="Consolas" w:eastAsia="Times New Roman" w:hAnsi="Consolas" w:cs="Times New Roman"/>
                              <w:color w:val="D4D4D4"/>
                              <w:sz w:val="21"/>
                              <w:szCs w:val="21"/>
                              <w:lang w:val="en-GB" w:eastAsia="es-ES"/>
                            </w:rPr>
                            <w:t>=</w:t>
                          </w:r>
                          <w:r w:rsidRPr="00466BE6">
                            <w:rPr>
                              <w:rFonts w:ascii="Consolas" w:eastAsia="Times New Roman" w:hAnsi="Consolas" w:cs="Times New Roman"/>
                              <w:color w:val="CCCCCC"/>
                              <w:sz w:val="21"/>
                              <w:szCs w:val="21"/>
                              <w:lang w:val="en-GB" w:eastAsia="es-ES"/>
                            </w:rPr>
                            <w:t xml:space="preserve"> </w:t>
                          </w:r>
                          <w:proofErr w:type="spellStart"/>
                          <w:r w:rsidRPr="00466BE6">
                            <w:rPr>
                              <w:rFonts w:ascii="Consolas" w:eastAsia="Times New Roman" w:hAnsi="Consolas" w:cs="Times New Roman"/>
                              <w:color w:val="569CD6"/>
                              <w:sz w:val="21"/>
                              <w:szCs w:val="21"/>
                              <w:lang w:val="en-GB" w:eastAsia="es-ES"/>
                            </w:rPr>
                            <w:t>this</w:t>
                          </w:r>
                          <w:r w:rsidRPr="00466BE6">
                            <w:rPr>
                              <w:rFonts w:ascii="Consolas" w:eastAsia="Times New Roman" w:hAnsi="Consolas" w:cs="Times New Roman"/>
                              <w:color w:val="CCCCCC"/>
                              <w:sz w:val="21"/>
                              <w:szCs w:val="21"/>
                              <w:lang w:val="en-GB" w:eastAsia="es-ES"/>
                            </w:rPr>
                            <w:t>.</w:t>
                          </w:r>
                          <w:proofErr w:type="gramStart"/>
                          <w:r w:rsidRPr="00466BE6">
                            <w:rPr>
                              <w:rFonts w:ascii="Consolas" w:eastAsia="Times New Roman" w:hAnsi="Consolas" w:cs="Times New Roman"/>
                              <w:color w:val="9CDCFE"/>
                              <w:sz w:val="21"/>
                              <w:szCs w:val="21"/>
                              <w:lang w:val="en-GB" w:eastAsia="es-ES"/>
                            </w:rPr>
                            <w:t>db</w:t>
                          </w:r>
                          <w:r w:rsidRPr="00466BE6">
                            <w:rPr>
                              <w:rFonts w:ascii="Consolas" w:eastAsia="Times New Roman" w:hAnsi="Consolas" w:cs="Times New Roman"/>
                              <w:color w:val="CCCCCC"/>
                              <w:sz w:val="21"/>
                              <w:szCs w:val="21"/>
                              <w:lang w:val="en-GB" w:eastAsia="es-ES"/>
                            </w:rPr>
                            <w:t>.</w:t>
                          </w:r>
                          <w:r w:rsidRPr="00466BE6">
                            <w:rPr>
                              <w:rFonts w:ascii="Consolas" w:eastAsia="Times New Roman" w:hAnsi="Consolas" w:cs="Times New Roman"/>
                              <w:color w:val="DCDCAA"/>
                              <w:sz w:val="21"/>
                              <w:szCs w:val="21"/>
                              <w:lang w:val="en-GB" w:eastAsia="es-ES"/>
                            </w:rPr>
                            <w:t>list</w:t>
                          </w:r>
                          <w:proofErr w:type="spellEnd"/>
                          <w:proofErr w:type="gramEnd"/>
                          <w:r w:rsidRPr="00466BE6">
                            <w:rPr>
                              <w:rFonts w:ascii="Consolas" w:eastAsia="Times New Roman" w:hAnsi="Consolas" w:cs="Times New Roman"/>
                              <w:color w:val="CCCCCC"/>
                              <w:sz w:val="21"/>
                              <w:szCs w:val="21"/>
                              <w:lang w:val="en-GB" w:eastAsia="es-ES"/>
                            </w:rPr>
                            <w:t>(</w:t>
                          </w:r>
                          <w:r w:rsidRPr="00466BE6">
                            <w:rPr>
                              <w:rFonts w:ascii="Consolas" w:eastAsia="Times New Roman" w:hAnsi="Consolas" w:cs="Times New Roman"/>
                              <w:color w:val="CE9178"/>
                              <w:sz w:val="21"/>
                              <w:szCs w:val="21"/>
                              <w:lang w:val="en-GB" w:eastAsia="es-ES"/>
                            </w:rPr>
                            <w:t>'</w:t>
                          </w:r>
                          <w:proofErr w:type="spellStart"/>
                          <w:r w:rsidRPr="00466BE6">
                            <w:rPr>
                              <w:rFonts w:ascii="Consolas" w:eastAsia="Times New Roman" w:hAnsi="Consolas" w:cs="Times New Roman"/>
                              <w:color w:val="CE9178"/>
                              <w:sz w:val="21"/>
                              <w:szCs w:val="21"/>
                              <w:lang w:val="en-GB" w:eastAsia="es-ES"/>
                            </w:rPr>
                            <w:t>tBA</w:t>
                          </w:r>
                          <w:proofErr w:type="spellEnd"/>
                          <w:r w:rsidRPr="00466BE6">
                            <w:rPr>
                              <w:rFonts w:ascii="Consolas" w:eastAsia="Times New Roman" w:hAnsi="Consolas" w:cs="Times New Roman"/>
                              <w:color w:val="CE9178"/>
                              <w:sz w:val="21"/>
                              <w:szCs w:val="21"/>
                              <w:lang w:val="en-GB" w:eastAsia="es-ES"/>
                            </w:rPr>
                            <w:t>'</w:t>
                          </w:r>
                          <w:r w:rsidRPr="00466BE6">
                            <w:rPr>
                              <w:rFonts w:ascii="Consolas" w:eastAsia="Times New Roman" w:hAnsi="Consolas" w:cs="Times New Roman"/>
                              <w:color w:val="CCCCCC"/>
                              <w:sz w:val="21"/>
                              <w:szCs w:val="21"/>
                              <w:lang w:val="en-GB" w:eastAsia="es-ES"/>
                            </w:rPr>
                            <w:t xml:space="preserve">, </w:t>
                          </w:r>
                          <w:r w:rsidRPr="00466BE6">
                            <w:rPr>
                              <w:rFonts w:ascii="Consolas" w:eastAsia="Times New Roman" w:hAnsi="Consolas" w:cs="Times New Roman"/>
                              <w:color w:val="9CDCFE"/>
                              <w:sz w:val="21"/>
                              <w:szCs w:val="21"/>
                              <w:lang w:val="en-GB" w:eastAsia="es-ES"/>
                            </w:rPr>
                            <w:t>ref</w:t>
                          </w:r>
                          <w:r w:rsidRPr="00466BE6">
                            <w:rPr>
                              <w:rFonts w:ascii="Consolas" w:eastAsia="Times New Roman" w:hAnsi="Consolas" w:cs="Times New Roman"/>
                              <w:color w:val="CCCCCC"/>
                              <w:sz w:val="21"/>
                              <w:szCs w:val="21"/>
                              <w:lang w:val="en-GB" w:eastAsia="es-ES"/>
                            </w:rPr>
                            <w:t xml:space="preserve"> </w:t>
                          </w:r>
                          <w:r w:rsidRPr="00466BE6">
                            <w:rPr>
                              <w:rFonts w:ascii="Consolas" w:eastAsia="Times New Roman" w:hAnsi="Consolas" w:cs="Times New Roman"/>
                              <w:color w:val="569CD6"/>
                              <w:sz w:val="21"/>
                              <w:szCs w:val="21"/>
                              <w:lang w:val="en-GB" w:eastAsia="es-ES"/>
                            </w:rPr>
                            <w:t>=&gt;</w:t>
                          </w:r>
                          <w:r w:rsidRPr="00466BE6">
                            <w:rPr>
                              <w:rFonts w:ascii="Consolas" w:eastAsia="Times New Roman" w:hAnsi="Consolas" w:cs="Times New Roman"/>
                              <w:color w:val="CCCCCC"/>
                              <w:sz w:val="21"/>
                              <w:szCs w:val="21"/>
                              <w:lang w:val="en-GB" w:eastAsia="es-ES"/>
                            </w:rPr>
                            <w:t xml:space="preserve"> </w:t>
                          </w:r>
                          <w:proofErr w:type="spellStart"/>
                          <w:r w:rsidRPr="00466BE6">
                            <w:rPr>
                              <w:rFonts w:ascii="Consolas" w:eastAsia="Times New Roman" w:hAnsi="Consolas" w:cs="Times New Roman"/>
                              <w:color w:val="9CDCFE"/>
                              <w:sz w:val="21"/>
                              <w:szCs w:val="21"/>
                              <w:lang w:val="en-GB" w:eastAsia="es-ES"/>
                            </w:rPr>
                            <w:t>ref</w:t>
                          </w:r>
                          <w:r w:rsidRPr="00466BE6">
                            <w:rPr>
                              <w:rFonts w:ascii="Consolas" w:eastAsia="Times New Roman" w:hAnsi="Consolas" w:cs="Times New Roman"/>
                              <w:color w:val="CCCCCC"/>
                              <w:sz w:val="21"/>
                              <w:szCs w:val="21"/>
                              <w:lang w:val="en-GB" w:eastAsia="es-ES"/>
                            </w:rPr>
                            <w:t>.</w:t>
                          </w:r>
                          <w:r w:rsidRPr="00466BE6">
                            <w:rPr>
                              <w:rFonts w:ascii="Consolas" w:eastAsia="Times New Roman" w:hAnsi="Consolas" w:cs="Times New Roman"/>
                              <w:color w:val="DCDCAA"/>
                              <w:sz w:val="21"/>
                              <w:szCs w:val="21"/>
                              <w:lang w:val="en-GB" w:eastAsia="es-ES"/>
                            </w:rPr>
                            <w:t>orderByChild</w:t>
                          </w:r>
                          <w:proofErr w:type="spellEnd"/>
                          <w:r w:rsidRPr="00466BE6">
                            <w:rPr>
                              <w:rFonts w:ascii="Consolas" w:eastAsia="Times New Roman" w:hAnsi="Consolas" w:cs="Times New Roman"/>
                              <w:color w:val="CCCCCC"/>
                              <w:sz w:val="21"/>
                              <w:szCs w:val="21"/>
                              <w:lang w:val="en-GB" w:eastAsia="es-ES"/>
                            </w:rPr>
                            <w:t>(</w:t>
                          </w:r>
                          <w:r w:rsidRPr="00466BE6">
                            <w:rPr>
                              <w:rFonts w:ascii="Consolas" w:eastAsia="Times New Roman" w:hAnsi="Consolas" w:cs="Times New Roman"/>
                              <w:color w:val="CE9178"/>
                              <w:sz w:val="21"/>
                              <w:szCs w:val="21"/>
                              <w:lang w:val="en-GB" w:eastAsia="es-ES"/>
                            </w:rPr>
                            <w:t>"</w:t>
                          </w:r>
                          <w:proofErr w:type="spellStart"/>
                          <w:r w:rsidRPr="00466BE6">
                            <w:rPr>
                              <w:rFonts w:ascii="Consolas" w:eastAsia="Times New Roman" w:hAnsi="Consolas" w:cs="Times New Roman"/>
                              <w:color w:val="CE9178"/>
                              <w:sz w:val="21"/>
                              <w:szCs w:val="21"/>
                              <w:lang w:val="en-GB" w:eastAsia="es-ES"/>
                            </w:rPr>
                            <w:t>numHistorial</w:t>
                          </w:r>
                          <w:proofErr w:type="spellEnd"/>
                          <w:r w:rsidRPr="00466BE6">
                            <w:rPr>
                              <w:rFonts w:ascii="Consolas" w:eastAsia="Times New Roman" w:hAnsi="Consolas" w:cs="Times New Roman"/>
                              <w:color w:val="CE9178"/>
                              <w:sz w:val="21"/>
                              <w:szCs w:val="21"/>
                              <w:lang w:val="en-GB" w:eastAsia="es-ES"/>
                            </w:rPr>
                            <w:t>"</w:t>
                          </w:r>
                          <w:r w:rsidRPr="00466BE6">
                            <w:rPr>
                              <w:rFonts w:ascii="Consolas" w:eastAsia="Times New Roman" w:hAnsi="Consolas" w:cs="Times New Roman"/>
                              <w:color w:val="CCCCCC"/>
                              <w:sz w:val="21"/>
                              <w:szCs w:val="21"/>
                              <w:lang w:val="en-GB" w:eastAsia="es-ES"/>
                            </w:rPr>
                            <w:t>).</w:t>
                          </w:r>
                          <w:proofErr w:type="spellStart"/>
                          <w:r w:rsidRPr="00466BE6">
                            <w:rPr>
                              <w:rFonts w:ascii="Consolas" w:eastAsia="Times New Roman" w:hAnsi="Consolas" w:cs="Times New Roman"/>
                              <w:color w:val="DCDCAA"/>
                              <w:sz w:val="21"/>
                              <w:szCs w:val="21"/>
                              <w:lang w:val="en-GB" w:eastAsia="es-ES"/>
                            </w:rPr>
                            <w:t>equalTo</w:t>
                          </w:r>
                          <w:proofErr w:type="spellEnd"/>
                          <w:r w:rsidRPr="00466BE6">
                            <w:rPr>
                              <w:rFonts w:ascii="Consolas" w:eastAsia="Times New Roman" w:hAnsi="Consolas" w:cs="Times New Roman"/>
                              <w:color w:val="CCCCCC"/>
                              <w:sz w:val="21"/>
                              <w:szCs w:val="21"/>
                              <w:lang w:val="en-GB" w:eastAsia="es-ES"/>
                            </w:rPr>
                            <w:t>(</w:t>
                          </w:r>
                          <w:proofErr w:type="spellStart"/>
                          <w:r w:rsidRPr="00466BE6">
                            <w:rPr>
                              <w:rFonts w:ascii="Consolas" w:eastAsia="Times New Roman" w:hAnsi="Consolas" w:cs="Times New Roman"/>
                              <w:color w:val="9CDCFE"/>
                              <w:sz w:val="21"/>
                              <w:szCs w:val="21"/>
                              <w:lang w:val="en-GB" w:eastAsia="es-ES"/>
                            </w:rPr>
                            <w:t>numHistorial</w:t>
                          </w:r>
                          <w:proofErr w:type="spellEnd"/>
                          <w:r w:rsidRPr="00466BE6">
                            <w:rPr>
                              <w:rFonts w:ascii="Consolas" w:eastAsia="Times New Roman" w:hAnsi="Consolas" w:cs="Times New Roman"/>
                              <w:color w:val="CCCCCC"/>
                              <w:sz w:val="21"/>
                              <w:szCs w:val="21"/>
                              <w:lang w:val="en-GB" w:eastAsia="es-ES"/>
                            </w:rPr>
                            <w:t>))</w:t>
                          </w:r>
                        </w:ins>
                      </w:p>
                      <w:p w14:paraId="114CD76E" w14:textId="77777777" w:rsidR="0071298A" w:rsidRPr="00466BE6" w:rsidRDefault="0071298A" w:rsidP="0071298A">
                        <w:pPr>
                          <w:shd w:val="clear" w:color="auto" w:fill="1F1F1F"/>
                          <w:spacing w:after="0" w:line="285" w:lineRule="atLeast"/>
                          <w:jc w:val="left"/>
                          <w:rPr>
                            <w:ins w:id="2182" w:author="Redondo García Francisco Javier" w:date="2025-09-02T09:44:00Z"/>
                            <w:rFonts w:ascii="Consolas" w:eastAsia="Times New Roman" w:hAnsi="Consolas" w:cs="Times New Roman"/>
                            <w:color w:val="CCCCCC"/>
                            <w:sz w:val="21"/>
                            <w:szCs w:val="21"/>
                            <w:lang w:eastAsia="es-ES"/>
                          </w:rPr>
                        </w:pPr>
                        <w:proofErr w:type="spellStart"/>
                        <w:ins w:id="2183" w:author="Redondo García Francisco Javier" w:date="2025-09-02T09:44:00Z">
                          <w:r w:rsidRPr="00466BE6">
                            <w:rPr>
                              <w:rFonts w:ascii="Consolas" w:eastAsia="Times New Roman" w:hAnsi="Consolas" w:cs="Times New Roman"/>
                              <w:color w:val="4FC1FF"/>
                              <w:sz w:val="21"/>
                              <w:szCs w:val="21"/>
                              <w:lang w:eastAsia="es-ES"/>
                            </w:rPr>
                            <w:t>equilibrioRef</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DCDCAA"/>
                              <w:sz w:val="21"/>
                              <w:szCs w:val="21"/>
                              <w:lang w:eastAsia="es-ES"/>
                            </w:rPr>
                            <w:t>snapshotChanges</w:t>
                          </w:r>
                          <w:proofErr w:type="spellEnd"/>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DCDCAA"/>
                              <w:sz w:val="21"/>
                              <w:szCs w:val="21"/>
                              <w:lang w:eastAsia="es-ES"/>
                            </w:rPr>
                            <w:t>subscribe</w:t>
                          </w:r>
                          <w:r w:rsidRPr="00466BE6">
                            <w:rPr>
                              <w:rFonts w:ascii="Consolas" w:eastAsia="Times New Roman" w:hAnsi="Consolas" w:cs="Times New Roman"/>
                              <w:color w:val="CCCCCC"/>
                              <w:sz w:val="21"/>
                              <w:szCs w:val="21"/>
                              <w:lang w:eastAsia="es-ES"/>
                            </w:rPr>
                            <w:t>((</w:t>
                          </w:r>
                          <w:proofErr w:type="spellStart"/>
                          <w:r w:rsidRPr="00466BE6">
                            <w:rPr>
                              <w:rFonts w:ascii="Consolas" w:eastAsia="Times New Roman" w:hAnsi="Consolas" w:cs="Times New Roman"/>
                              <w:color w:val="9CDCFE"/>
                              <w:sz w:val="21"/>
                              <w:szCs w:val="21"/>
                              <w:lang w:eastAsia="es-ES"/>
                            </w:rPr>
                            <w:t>equilibrioSnapshot</w:t>
                          </w:r>
                          <w:proofErr w:type="spellEnd"/>
                          <w:r w:rsidRPr="00466BE6">
                            <w:rPr>
                              <w:rFonts w:ascii="Consolas" w:eastAsia="Times New Roman" w:hAnsi="Consolas" w:cs="Times New Roman"/>
                              <w:color w:val="CCCCCC"/>
                              <w:sz w:val="21"/>
                              <w:szCs w:val="21"/>
                              <w:lang w:eastAsia="es-ES"/>
                            </w:rPr>
                            <w:t xml:space="preserve">) </w:t>
                          </w:r>
                          <w:r w:rsidRPr="00466BE6">
                            <w:rPr>
                              <w:rFonts w:ascii="Consolas" w:eastAsia="Times New Roman" w:hAnsi="Consolas" w:cs="Times New Roman"/>
                              <w:color w:val="569CD6"/>
                              <w:sz w:val="21"/>
                              <w:szCs w:val="21"/>
                              <w:lang w:eastAsia="es-ES"/>
                            </w:rPr>
                            <w:t>=&gt;</w:t>
                          </w:r>
                          <w:r w:rsidRPr="00466BE6">
                            <w:rPr>
                              <w:rFonts w:ascii="Consolas" w:eastAsia="Times New Roman" w:hAnsi="Consolas" w:cs="Times New Roman"/>
                              <w:color w:val="CCCCCC"/>
                              <w:sz w:val="21"/>
                              <w:szCs w:val="21"/>
                              <w:lang w:eastAsia="es-ES"/>
                            </w:rPr>
                            <w:t xml:space="preserve"> {</w:t>
                          </w:r>
                        </w:ins>
                      </w:p>
                      <w:p w14:paraId="4BF14258" w14:textId="77777777" w:rsidR="0071298A" w:rsidRPr="00466BE6" w:rsidRDefault="0071298A" w:rsidP="0071298A">
                        <w:pPr>
                          <w:shd w:val="clear" w:color="auto" w:fill="1F1F1F"/>
                          <w:spacing w:after="0" w:line="285" w:lineRule="atLeast"/>
                          <w:jc w:val="left"/>
                          <w:rPr>
                            <w:ins w:id="2184" w:author="Redondo García Francisco Javier" w:date="2025-09-02T09:44:00Z"/>
                            <w:rFonts w:ascii="Consolas" w:eastAsia="Times New Roman" w:hAnsi="Consolas" w:cs="Times New Roman"/>
                            <w:color w:val="CCCCCC"/>
                            <w:sz w:val="21"/>
                            <w:szCs w:val="21"/>
                            <w:lang w:eastAsia="es-ES"/>
                          </w:rPr>
                        </w:pPr>
                        <w:ins w:id="2185" w:author="Redondo García Francisco Javier" w:date="2025-09-02T09:44:00Z">
                          <w:r w:rsidRPr="00466BE6">
                            <w:rPr>
                              <w:rFonts w:ascii="Consolas" w:eastAsia="Times New Roman" w:hAnsi="Consolas" w:cs="Times New Roman"/>
                              <w:color w:val="CCCCCC"/>
                              <w:sz w:val="21"/>
                              <w:szCs w:val="21"/>
                              <w:lang w:eastAsia="es-ES"/>
                            </w:rPr>
                            <w:t xml:space="preserve">      </w:t>
                          </w:r>
                          <w:proofErr w:type="spellStart"/>
                          <w:r w:rsidRPr="00466BE6">
                            <w:rPr>
                              <w:rFonts w:ascii="Consolas" w:eastAsia="Times New Roman" w:hAnsi="Consolas" w:cs="Times New Roman"/>
                              <w:color w:val="9CDCFE"/>
                              <w:sz w:val="21"/>
                              <w:szCs w:val="21"/>
                              <w:lang w:eastAsia="es-ES"/>
                            </w:rPr>
                            <w:t>equilibrioSnapshot</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DCDCAA"/>
                              <w:sz w:val="21"/>
                              <w:szCs w:val="21"/>
                              <w:lang w:eastAsia="es-ES"/>
                            </w:rPr>
                            <w:t>forEach</w:t>
                          </w:r>
                          <w:proofErr w:type="spellEnd"/>
                          <w:r w:rsidRPr="00466BE6">
                            <w:rPr>
                              <w:rFonts w:ascii="Consolas" w:eastAsia="Times New Roman" w:hAnsi="Consolas" w:cs="Times New Roman"/>
                              <w:color w:val="CCCCCC"/>
                              <w:sz w:val="21"/>
                              <w:szCs w:val="21"/>
                              <w:lang w:eastAsia="es-ES"/>
                            </w:rPr>
                            <w:t>((</w:t>
                          </w:r>
                          <w:proofErr w:type="spellStart"/>
                          <w:r w:rsidRPr="00466BE6">
                            <w:rPr>
                              <w:rFonts w:ascii="Consolas" w:eastAsia="Times New Roman" w:hAnsi="Consolas" w:cs="Times New Roman"/>
                              <w:color w:val="9CDCFE"/>
                              <w:sz w:val="21"/>
                              <w:szCs w:val="21"/>
                              <w:lang w:eastAsia="es-ES"/>
                            </w:rPr>
                            <w:t>equilibrioData</w:t>
                          </w:r>
                          <w:proofErr w:type="spellEnd"/>
                          <w:r w:rsidRPr="00466BE6">
                            <w:rPr>
                              <w:rFonts w:ascii="Consolas" w:eastAsia="Times New Roman" w:hAnsi="Consolas" w:cs="Times New Roman"/>
                              <w:color w:val="D4D4D4"/>
                              <w:sz w:val="21"/>
                              <w:szCs w:val="21"/>
                              <w:lang w:eastAsia="es-ES"/>
                            </w:rPr>
                            <w:t>:</w:t>
                          </w:r>
                          <w:r w:rsidRPr="00466BE6">
                            <w:rPr>
                              <w:rFonts w:ascii="Consolas" w:eastAsia="Times New Roman" w:hAnsi="Consolas" w:cs="Times New Roman"/>
                              <w:color w:val="CCCCCC"/>
                              <w:sz w:val="21"/>
                              <w:szCs w:val="21"/>
                              <w:lang w:eastAsia="es-ES"/>
                            </w:rPr>
                            <w:t xml:space="preserve"> </w:t>
                          </w:r>
                          <w:proofErr w:type="spellStart"/>
                          <w:r w:rsidRPr="00466BE6">
                            <w:rPr>
                              <w:rFonts w:ascii="Consolas" w:eastAsia="Times New Roman" w:hAnsi="Consolas" w:cs="Times New Roman"/>
                              <w:color w:val="4EC9B0"/>
                              <w:sz w:val="21"/>
                              <w:szCs w:val="21"/>
                              <w:lang w:eastAsia="es-ES"/>
                            </w:rPr>
                            <w:t>any</w:t>
                          </w:r>
                          <w:proofErr w:type="spellEnd"/>
                          <w:r w:rsidRPr="00466BE6">
                            <w:rPr>
                              <w:rFonts w:ascii="Consolas" w:eastAsia="Times New Roman" w:hAnsi="Consolas" w:cs="Times New Roman"/>
                              <w:color w:val="CCCCCC"/>
                              <w:sz w:val="21"/>
                              <w:szCs w:val="21"/>
                              <w:lang w:eastAsia="es-ES"/>
                            </w:rPr>
                            <w:t xml:space="preserve">) </w:t>
                          </w:r>
                          <w:r w:rsidRPr="00466BE6">
                            <w:rPr>
                              <w:rFonts w:ascii="Consolas" w:eastAsia="Times New Roman" w:hAnsi="Consolas" w:cs="Times New Roman"/>
                              <w:color w:val="569CD6"/>
                              <w:sz w:val="21"/>
                              <w:szCs w:val="21"/>
                              <w:lang w:eastAsia="es-ES"/>
                            </w:rPr>
                            <w:t>=&gt;</w:t>
                          </w:r>
                          <w:r w:rsidRPr="00466BE6">
                            <w:rPr>
                              <w:rFonts w:ascii="Consolas" w:eastAsia="Times New Roman" w:hAnsi="Consolas" w:cs="Times New Roman"/>
                              <w:color w:val="CCCCCC"/>
                              <w:sz w:val="21"/>
                              <w:szCs w:val="21"/>
                              <w:lang w:eastAsia="es-ES"/>
                            </w:rPr>
                            <w:t xml:space="preserve"> {</w:t>
                          </w:r>
                        </w:ins>
                      </w:p>
                      <w:p w14:paraId="018B0A55" w14:textId="77777777" w:rsidR="0071298A" w:rsidRPr="00466BE6" w:rsidRDefault="0071298A" w:rsidP="0071298A">
                        <w:pPr>
                          <w:shd w:val="clear" w:color="auto" w:fill="1F1F1F"/>
                          <w:spacing w:after="0" w:line="285" w:lineRule="atLeast"/>
                          <w:jc w:val="left"/>
                          <w:rPr>
                            <w:ins w:id="2186" w:author="Redondo García Francisco Javier" w:date="2025-09-02T09:44:00Z"/>
                            <w:rFonts w:ascii="Consolas" w:eastAsia="Times New Roman" w:hAnsi="Consolas" w:cs="Times New Roman"/>
                            <w:color w:val="CCCCCC"/>
                            <w:sz w:val="21"/>
                            <w:szCs w:val="21"/>
                            <w:lang w:eastAsia="es-ES"/>
                          </w:rPr>
                        </w:pPr>
                        <w:ins w:id="2187" w:author="Redondo García Francisco Javier" w:date="2025-09-02T09:44:00Z">
                          <w:r w:rsidRPr="00466BE6">
                            <w:rPr>
                              <w:rFonts w:ascii="Consolas" w:eastAsia="Times New Roman" w:hAnsi="Consolas" w:cs="Times New Roman"/>
                              <w:color w:val="CCCCCC"/>
                              <w:sz w:val="21"/>
                              <w:szCs w:val="21"/>
                              <w:lang w:eastAsia="es-ES"/>
                            </w:rPr>
                            <w:t xml:space="preserve">        </w:t>
                          </w:r>
                          <w:proofErr w:type="spellStart"/>
                          <w:r w:rsidRPr="00466BE6">
                            <w:rPr>
                              <w:rFonts w:ascii="Consolas" w:eastAsia="Times New Roman" w:hAnsi="Consolas" w:cs="Times New Roman"/>
                              <w:color w:val="4FC1FF"/>
                              <w:sz w:val="21"/>
                              <w:szCs w:val="21"/>
                              <w:lang w:eastAsia="es-ES"/>
                            </w:rPr>
                            <w:t>equilibrioRef</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DCDCAA"/>
                              <w:sz w:val="21"/>
                              <w:szCs w:val="21"/>
                              <w:lang w:eastAsia="es-ES"/>
                            </w:rPr>
                            <w:t>remove</w:t>
                          </w:r>
                          <w:proofErr w:type="spellEnd"/>
                          <w:r w:rsidRPr="00466BE6">
                            <w:rPr>
                              <w:rFonts w:ascii="Consolas" w:eastAsia="Times New Roman" w:hAnsi="Consolas" w:cs="Times New Roman"/>
                              <w:color w:val="CCCCCC"/>
                              <w:sz w:val="21"/>
                              <w:szCs w:val="21"/>
                              <w:lang w:eastAsia="es-ES"/>
                            </w:rPr>
                            <w:t>(</w:t>
                          </w:r>
                          <w:proofErr w:type="spellStart"/>
                          <w:r w:rsidRPr="00466BE6">
                            <w:rPr>
                              <w:rFonts w:ascii="Consolas" w:eastAsia="Times New Roman" w:hAnsi="Consolas" w:cs="Times New Roman"/>
                              <w:color w:val="9CDCFE"/>
                              <w:sz w:val="21"/>
                              <w:szCs w:val="21"/>
                              <w:lang w:eastAsia="es-ES"/>
                            </w:rPr>
                            <w:t>equilibrioData</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9CDCFE"/>
                              <w:sz w:val="21"/>
                              <w:szCs w:val="21"/>
                              <w:lang w:eastAsia="es-ES"/>
                            </w:rPr>
                            <w:t>payload</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9CDCFE"/>
                              <w:sz w:val="21"/>
                              <w:szCs w:val="21"/>
                              <w:lang w:eastAsia="es-ES"/>
                            </w:rPr>
                            <w:t>key</w:t>
                          </w:r>
                          <w:proofErr w:type="spellEnd"/>
                          <w:r w:rsidRPr="00466BE6">
                            <w:rPr>
                              <w:rFonts w:ascii="Consolas" w:eastAsia="Times New Roman" w:hAnsi="Consolas" w:cs="Times New Roman"/>
                              <w:color w:val="CCCCCC"/>
                              <w:sz w:val="21"/>
                              <w:szCs w:val="21"/>
                              <w:lang w:eastAsia="es-ES"/>
                            </w:rPr>
                            <w:t>)</w:t>
                          </w:r>
                        </w:ins>
                      </w:p>
                      <w:p w14:paraId="4E18029F" w14:textId="77777777" w:rsidR="0071298A" w:rsidRPr="00C920BB" w:rsidRDefault="0071298A" w:rsidP="0071298A">
                        <w:pPr>
                          <w:jc w:val="left"/>
                          <w:rPr>
                            <w:ins w:id="2188" w:author="Redondo García Francisco Javier" w:date="2025-09-02T09:44:00Z"/>
                          </w:rPr>
                        </w:pPr>
                      </w:p>
                    </w:txbxContent>
                  </v:textbox>
                  <w10:anchorlock/>
                </v:shape>
              </w:pict>
            </mc:Fallback>
          </mc:AlternateContent>
        </w:r>
      </w:ins>
    </w:p>
    <w:p w14:paraId="0AEBC1C9" w14:textId="7A0AB3A9" w:rsidR="0071298A" w:rsidRPr="00C35E88" w:rsidRDefault="00260674" w:rsidP="00C35E88">
      <w:pPr>
        <w:pStyle w:val="Prrafodelista"/>
        <w:numPr>
          <w:ilvl w:val="0"/>
          <w:numId w:val="41"/>
        </w:numPr>
      </w:pPr>
      <w:proofErr w:type="spellStart"/>
      <w:r w:rsidRPr="00BF32BD">
        <w:rPr>
          <w:b/>
          <w:bCs/>
        </w:rPr>
        <w:t>getPacienteTBA</w:t>
      </w:r>
      <w:proofErr w:type="spellEnd"/>
      <w:r w:rsidRPr="00BF32BD">
        <w:rPr>
          <w:b/>
          <w:bCs/>
        </w:rPr>
        <w:t xml:space="preserve"> / TGS y TCS(</w:t>
      </w:r>
      <w:proofErr w:type="spellStart"/>
      <w:r w:rsidRPr="00BF32BD">
        <w:rPr>
          <w:b/>
          <w:bCs/>
        </w:rPr>
        <w:t>numHistorial</w:t>
      </w:r>
      <w:proofErr w:type="spellEnd"/>
      <w:r w:rsidRPr="00BF32BD">
        <w:rPr>
          <w:b/>
          <w:bCs/>
        </w:rPr>
        <w:t xml:space="preserve">: </w:t>
      </w:r>
      <w:proofErr w:type="spellStart"/>
      <w:r w:rsidRPr="00BF32BD">
        <w:rPr>
          <w:b/>
          <w:bCs/>
        </w:rPr>
        <w:t>string</w:t>
      </w:r>
      <w:proofErr w:type="spellEnd"/>
      <w:r w:rsidRPr="00BF32BD">
        <w:rPr>
          <w:b/>
          <w:bCs/>
        </w:rPr>
        <w:t>):</w:t>
      </w:r>
      <w:r>
        <w:t xml:space="preserve"> Obtiene las pruebas realizadas por un paciente en concreto, cada método obtiene un tipo de prueba. </w:t>
      </w:r>
    </w:p>
    <w:p w14:paraId="1BF1C3CF" w14:textId="683C1F7C" w:rsidR="0071298A" w:rsidRDefault="00C35E88" w:rsidP="00C35E88">
      <w:pPr>
        <w:ind w:firstLine="360"/>
        <w:rPr>
          <w:ins w:id="2189" w:author="Redondo García Francisco Javier" w:date="2025-09-02T09:44:00Z"/>
        </w:rPr>
      </w:pPr>
      <w:ins w:id="2190" w:author="Redondo García Francisco Javier" w:date="2025-09-02T09:44:00Z">
        <w:r>
          <w:rPr>
            <w:noProof/>
          </w:rPr>
          <w:lastRenderedPageBreak/>
          <mc:AlternateContent>
            <mc:Choice Requires="wps">
              <w:drawing>
                <wp:anchor distT="0" distB="0" distL="114300" distR="114300" simplePos="0" relativeHeight="251758592" behindDoc="0" locked="0" layoutInCell="1" allowOverlap="1" wp14:anchorId="1175E54F" wp14:editId="659F921B">
                  <wp:simplePos x="0" y="0"/>
                  <wp:positionH relativeFrom="margin">
                    <wp:posOffset>-170180</wp:posOffset>
                  </wp:positionH>
                  <wp:positionV relativeFrom="paragraph">
                    <wp:posOffset>1092835</wp:posOffset>
                  </wp:positionV>
                  <wp:extent cx="5797550" cy="635"/>
                  <wp:effectExtent l="0" t="0" r="0" b="0"/>
                  <wp:wrapSquare wrapText="bothSides"/>
                  <wp:docPr id="24" name="Cuadro de texto 24"/>
                  <wp:cNvGraphicFramePr/>
                  <a:graphic xmlns:a="http://schemas.openxmlformats.org/drawingml/2006/main">
                    <a:graphicData uri="http://schemas.microsoft.com/office/word/2010/wordprocessingShape">
                      <wps:wsp>
                        <wps:cNvSpPr txBox="1"/>
                        <wps:spPr>
                          <a:xfrm>
                            <a:off x="0" y="0"/>
                            <a:ext cx="5797550" cy="635"/>
                          </a:xfrm>
                          <a:prstGeom prst="rect">
                            <a:avLst/>
                          </a:prstGeom>
                          <a:solidFill>
                            <a:prstClr val="white"/>
                          </a:solidFill>
                          <a:ln>
                            <a:noFill/>
                          </a:ln>
                        </wps:spPr>
                        <wps:txbx>
                          <w:txbxContent>
                            <w:p w14:paraId="524D4439" w14:textId="05F62D41" w:rsidR="0071298A" w:rsidRPr="00470DE5" w:rsidRDefault="0071298A" w:rsidP="0071298A">
                              <w:pPr>
                                <w:pStyle w:val="Descripcin"/>
                                <w:jc w:val="center"/>
                                <w:rPr>
                                  <w:ins w:id="2191" w:author="Redondo García Francisco Javier" w:date="2025-09-02T09:44:00Z"/>
                                  <w:noProof/>
                                  <w:sz w:val="24"/>
                                  <w:szCs w:val="24"/>
                                </w:rPr>
                              </w:pPr>
                              <w:bookmarkStart w:id="2192" w:name="_Ref200114264"/>
                              <w:bookmarkStart w:id="2193" w:name="_Toc207315062"/>
                              <w:ins w:id="2194" w:author="Redondo García Francisco Javier" w:date="2025-09-02T09:44:00Z">
                                <w:r>
                                  <w:t xml:space="preserve">Listado </w:t>
                                </w:r>
                                <w:r w:rsidR="0056181D">
                                  <w:fldChar w:fldCharType="begin"/>
                                </w:r>
                                <w:r w:rsidR="0056181D">
                                  <w:instrText xml:space="preserve"> SEQ Listado \* ARABIC </w:instrText>
                                </w:r>
                                <w:r w:rsidR="0056181D">
                                  <w:fldChar w:fldCharType="separate"/>
                                </w:r>
                                <w:r w:rsidR="00565DA1">
                                  <w:rPr>
                                    <w:noProof/>
                                  </w:rPr>
                                  <w:t>20</w:t>
                                </w:r>
                                <w:r w:rsidR="0056181D">
                                  <w:rPr>
                                    <w:noProof/>
                                  </w:rPr>
                                  <w:fldChar w:fldCharType="end"/>
                                </w:r>
                                <w:bookmarkEnd w:id="2192"/>
                                <w:r>
                                  <w:t xml:space="preserve"> - Método </w:t>
                                </w:r>
                                <w:proofErr w:type="spellStart"/>
                                <w:r>
                                  <w:t>getPacienteTBA</w:t>
                                </w:r>
                                <w:proofErr w:type="spellEnd"/>
                                <w:r>
                                  <w:t>()</w:t>
                                </w:r>
                                <w:bookmarkEnd w:id="2193"/>
                              </w:ins>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75E54F" id="Cuadro de texto 24" o:spid="_x0000_s1069" type="#_x0000_t202" style="position:absolute;left:0;text-align:left;margin-left:-13.4pt;margin-top:86.05pt;width:456.5pt;height:.05pt;z-index:25175859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" stroked="f">
                  <v:textbox style="mso-fit-shape-to-text:t" inset="0,0,0,0">
                    <w:txbxContent>
                      <w:p w14:paraId="524D4439" w14:textId="05F62D41" w:rsidR="0071298A" w:rsidRPr="00470DE5" w:rsidRDefault="0071298A" w:rsidP="0071298A">
                        <w:pPr>
                          <w:pStyle w:val="Descripcin"/>
                          <w:jc w:val="center"/>
                          <w:rPr>
                            <w:ins w:id="2195" w:author="Redondo García Francisco Javier" w:date="2025-09-02T09:44:00Z"/>
                            <w:noProof/>
                            <w:sz w:val="24"/>
                            <w:szCs w:val="24"/>
                          </w:rPr>
                        </w:pPr>
                        <w:bookmarkStart w:id="2196" w:name="_Ref200114264"/>
                        <w:bookmarkStart w:id="2197" w:name="_Toc207315062"/>
                        <w:ins w:id="2198" w:author="Redondo García Francisco Javier" w:date="2025-09-02T09:44:00Z">
                          <w:r>
                            <w:t xml:space="preserve">Listado </w:t>
                          </w:r>
                          <w:r w:rsidR="0056181D">
                            <w:fldChar w:fldCharType="begin"/>
                          </w:r>
                          <w:r w:rsidR="0056181D">
                            <w:instrText xml:space="preserve"> SEQ Listado \* ARABIC </w:instrText>
                          </w:r>
                          <w:r w:rsidR="0056181D">
                            <w:fldChar w:fldCharType="separate"/>
                          </w:r>
                          <w:r w:rsidR="00565DA1">
                            <w:rPr>
                              <w:noProof/>
                            </w:rPr>
                            <w:t>20</w:t>
                          </w:r>
                          <w:r w:rsidR="0056181D">
                            <w:rPr>
                              <w:noProof/>
                            </w:rPr>
                            <w:fldChar w:fldCharType="end"/>
                          </w:r>
                          <w:bookmarkEnd w:id="2196"/>
                          <w:r>
                            <w:t xml:space="preserve"> - Método </w:t>
                          </w:r>
                          <w:proofErr w:type="spellStart"/>
                          <w:r>
                            <w:t>getPacienteTBA</w:t>
                          </w:r>
                          <w:proofErr w:type="spellEnd"/>
                          <w:r>
                            <w:t>()</w:t>
                          </w:r>
                          <w:bookmarkEnd w:id="2197"/>
                        </w:ins>
                      </w:p>
                    </w:txbxContent>
                  </v:textbox>
                  <w10:wrap type="square" anchorx="margin"/>
                </v:shape>
              </w:pict>
            </mc:Fallback>
          </mc:AlternateContent>
        </w:r>
        <w:r w:rsidRPr="00525F14">
          <w:rPr>
            <w:noProof/>
          </w:rPr>
          <mc:AlternateContent>
            <mc:Choice Requires="wps">
              <w:drawing>
                <wp:inline distT="0" distB="0" distL="0" distR="0" wp14:anchorId="3C50EED3" wp14:editId="2523C407">
                  <wp:extent cx="5400040" cy="1012581"/>
                  <wp:effectExtent l="0" t="0" r="10160" b="16510"/>
                  <wp:docPr id="1895511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1012581"/>
                          </a:xfrm>
                          <a:prstGeom prst="rect">
                            <a:avLst/>
                          </a:prstGeom>
                          <a:solidFill>
                            <a:srgbClr val="FFFFFF"/>
                          </a:solidFill>
                          <a:ln w="9525">
                            <a:solidFill>
                              <a:srgbClr val="000000"/>
                            </a:solidFill>
                            <a:miter lim="800000"/>
                            <a:headEnd/>
                            <a:tailEnd/>
                          </a:ln>
                        </wps:spPr>
                        <wps:txbx>
                          <w:txbxContent>
                            <w:p w14:paraId="25A6FF21" w14:textId="77777777" w:rsidR="00C35E88" w:rsidRPr="007756C7" w:rsidRDefault="00C35E88" w:rsidP="00C35E88">
                              <w:pPr>
                                <w:shd w:val="clear" w:color="auto" w:fill="1F1F1F"/>
                                <w:spacing w:after="0" w:line="285" w:lineRule="atLeast"/>
                                <w:jc w:val="left"/>
                                <w:rPr>
                                  <w:ins w:id="2199" w:author="Redondo García Francisco Javier" w:date="2025-09-02T09:44:00Z"/>
                                  <w:rFonts w:ascii="Consolas" w:eastAsia="Times New Roman" w:hAnsi="Consolas" w:cs="Times New Roman"/>
                                  <w:color w:val="CCCCCC"/>
                                  <w:sz w:val="21"/>
                                  <w:szCs w:val="21"/>
                                  <w:lang w:val="en-GB" w:eastAsia="es-ES"/>
                                </w:rPr>
                              </w:pPr>
                              <w:ins w:id="2200" w:author="Redondo García Francisco Javier" w:date="2025-09-02T09:44:00Z">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public</w:t>
                                </w:r>
                                <w:r w:rsidRPr="007756C7">
                                  <w:rPr>
                                    <w:rFonts w:ascii="Consolas" w:eastAsia="Times New Roman" w:hAnsi="Consolas" w:cs="Times New Roman"/>
                                    <w:color w:val="CCCCCC"/>
                                    <w:sz w:val="21"/>
                                    <w:szCs w:val="21"/>
                                    <w:lang w:val="en-GB" w:eastAsia="es-ES"/>
                                  </w:rPr>
                                  <w:t xml:space="preserve"> </w:t>
                                </w:r>
                                <w:proofErr w:type="spellStart"/>
                                <w:proofErr w:type="gramStart"/>
                                <w:r w:rsidRPr="007756C7">
                                  <w:rPr>
                                    <w:rFonts w:ascii="Consolas" w:eastAsia="Times New Roman" w:hAnsi="Consolas" w:cs="Times New Roman"/>
                                    <w:color w:val="DCDCAA"/>
                                    <w:sz w:val="21"/>
                                    <w:szCs w:val="21"/>
                                    <w:lang w:val="en-GB" w:eastAsia="es-ES"/>
                                  </w:rPr>
                                  <w:t>getPacienteTBA</w:t>
                                </w:r>
                                <w:proofErr w:type="spellEnd"/>
                                <w:r w:rsidRPr="007756C7">
                                  <w:rPr>
                                    <w:rFonts w:ascii="Consolas" w:eastAsia="Times New Roman" w:hAnsi="Consolas" w:cs="Times New Roman"/>
                                    <w:color w:val="CCCCCC"/>
                                    <w:sz w:val="21"/>
                                    <w:szCs w:val="21"/>
                                    <w:lang w:val="en-GB" w:eastAsia="es-ES"/>
                                  </w:rPr>
                                  <w:t>(</w:t>
                                </w:r>
                                <w:proofErr w:type="spellStart"/>
                                <w:proofErr w:type="gramEnd"/>
                                <w:r w:rsidRPr="007756C7">
                                  <w:rPr>
                                    <w:rFonts w:ascii="Consolas" w:eastAsia="Times New Roman" w:hAnsi="Consolas" w:cs="Times New Roman"/>
                                    <w:color w:val="9CDCFE"/>
                                    <w:sz w:val="21"/>
                                    <w:szCs w:val="21"/>
                                    <w:lang w:val="en-GB" w:eastAsia="es-ES"/>
                                  </w:rPr>
                                  <w:t>numHistorial</w:t>
                                </w:r>
                                <w:proofErr w:type="spellEnd"/>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string</w:t>
                                </w:r>
                                <w:r w:rsidRPr="007756C7">
                                  <w:rPr>
                                    <w:rFonts w:ascii="Consolas" w:eastAsia="Times New Roman" w:hAnsi="Consolas" w:cs="Times New Roman"/>
                                    <w:color w:val="CCCCCC"/>
                                    <w:sz w:val="21"/>
                                    <w:szCs w:val="21"/>
                                    <w:lang w:val="en-GB" w:eastAsia="es-ES"/>
                                  </w:rPr>
                                  <w:t>) {</w:t>
                                </w:r>
                              </w:ins>
                            </w:p>
                            <w:p w14:paraId="1296525C" w14:textId="77777777" w:rsidR="00C35E88" w:rsidRPr="007756C7" w:rsidRDefault="00C35E88" w:rsidP="00C35E88">
                              <w:pPr>
                                <w:shd w:val="clear" w:color="auto" w:fill="1F1F1F"/>
                                <w:spacing w:after="0" w:line="285" w:lineRule="atLeast"/>
                                <w:jc w:val="left"/>
                                <w:rPr>
                                  <w:ins w:id="2201" w:author="Redondo García Francisco Javier" w:date="2025-09-02T09:44:00Z"/>
                                  <w:rFonts w:ascii="Consolas" w:eastAsia="Times New Roman" w:hAnsi="Consolas" w:cs="Times New Roman"/>
                                  <w:color w:val="CCCCCC"/>
                                  <w:sz w:val="21"/>
                                  <w:szCs w:val="21"/>
                                  <w:lang w:val="en-GB" w:eastAsia="es-ES"/>
                                </w:rPr>
                              </w:pPr>
                              <w:ins w:id="2202" w:author="Redondo García Francisco Javier" w:date="2025-09-02T09:44:00Z">
                                <w:r w:rsidRPr="007756C7">
                                  <w:rPr>
                                    <w:rFonts w:ascii="Consolas" w:eastAsia="Times New Roman" w:hAnsi="Consolas" w:cs="Times New Roman"/>
                                    <w:color w:val="CCCCCC"/>
                                    <w:sz w:val="21"/>
                                    <w:szCs w:val="21"/>
                                    <w:lang w:val="en-GB" w:eastAsia="es-ES"/>
                                  </w:rPr>
                                  <w:t xml:space="preserve">    </w:t>
                                </w:r>
                                <w:proofErr w:type="gramStart"/>
                                <w:r w:rsidRPr="007756C7">
                                  <w:rPr>
                                    <w:rFonts w:ascii="Consolas" w:eastAsia="Times New Roman" w:hAnsi="Consolas" w:cs="Times New Roman"/>
                                    <w:color w:val="9CDCFE"/>
                                    <w:sz w:val="21"/>
                                    <w:szCs w:val="21"/>
                                    <w:lang w:val="en-GB" w:eastAsia="es-ES"/>
                                  </w:rPr>
                                  <w:t>console</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log</w:t>
                                </w:r>
                                <w:r w:rsidRPr="007756C7">
                                  <w:rPr>
                                    <w:rFonts w:ascii="Consolas" w:eastAsia="Times New Roman" w:hAnsi="Consolas" w:cs="Times New Roman"/>
                                    <w:color w:val="CCCCCC"/>
                                    <w:sz w:val="21"/>
                                    <w:szCs w:val="21"/>
                                    <w:lang w:val="en-GB" w:eastAsia="es-ES"/>
                                  </w:rPr>
                                  <w:t>(</w:t>
                                </w:r>
                                <w:proofErr w:type="gramEnd"/>
                                <w:r w:rsidRPr="007756C7">
                                  <w:rPr>
                                    <w:rFonts w:ascii="Consolas" w:eastAsia="Times New Roman" w:hAnsi="Consolas" w:cs="Times New Roman"/>
                                    <w:color w:val="CE9178"/>
                                    <w:sz w:val="21"/>
                                    <w:szCs w:val="21"/>
                                    <w:lang w:val="en-GB" w:eastAsia="es-ES"/>
                                  </w:rPr>
                                  <w:t>'</w:t>
                                </w:r>
                                <w:proofErr w:type="spellStart"/>
                                <w:r w:rsidRPr="007756C7">
                                  <w:rPr>
                                    <w:rFonts w:ascii="Consolas" w:eastAsia="Times New Roman" w:hAnsi="Consolas" w:cs="Times New Roman"/>
                                    <w:color w:val="CE9178"/>
                                    <w:sz w:val="21"/>
                                    <w:szCs w:val="21"/>
                                    <w:lang w:val="en-GB" w:eastAsia="es-ES"/>
                                  </w:rPr>
                                  <w:t>getPacientesTBA</w:t>
                                </w:r>
                                <w:proofErr w:type="spellEnd"/>
                                <w:r w:rsidRPr="007756C7">
                                  <w:rPr>
                                    <w:rFonts w:ascii="Consolas" w:eastAsia="Times New Roman" w:hAnsi="Consolas" w:cs="Times New Roman"/>
                                    <w:color w:val="CE9178"/>
                                    <w:sz w:val="21"/>
                                    <w:szCs w:val="21"/>
                                    <w:lang w:val="en-GB" w:eastAsia="es-ES"/>
                                  </w:rPr>
                                  <w:t>: '</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9CDCFE"/>
                                    <w:sz w:val="21"/>
                                    <w:szCs w:val="21"/>
                                    <w:lang w:val="en-GB" w:eastAsia="es-ES"/>
                                  </w:rPr>
                                  <w:t>numHistorial</w:t>
                                </w:r>
                                <w:proofErr w:type="spellEnd"/>
                                <w:r w:rsidRPr="007756C7">
                                  <w:rPr>
                                    <w:rFonts w:ascii="Consolas" w:eastAsia="Times New Roman" w:hAnsi="Consolas" w:cs="Times New Roman"/>
                                    <w:color w:val="CCCCCC"/>
                                    <w:sz w:val="21"/>
                                    <w:szCs w:val="21"/>
                                    <w:lang w:val="en-GB" w:eastAsia="es-ES"/>
                                  </w:rPr>
                                  <w:t>)</w:t>
                                </w:r>
                              </w:ins>
                            </w:p>
                            <w:p w14:paraId="2BE23DD5" w14:textId="77777777" w:rsidR="00C35E88" w:rsidRPr="007756C7" w:rsidRDefault="00C35E88" w:rsidP="00C35E88">
                              <w:pPr>
                                <w:shd w:val="clear" w:color="auto" w:fill="1F1F1F"/>
                                <w:spacing w:after="0" w:line="285" w:lineRule="atLeast"/>
                                <w:jc w:val="left"/>
                                <w:rPr>
                                  <w:ins w:id="2203" w:author="Redondo García Francisco Javier" w:date="2025-09-02T09:44:00Z"/>
                                  <w:rFonts w:ascii="Consolas" w:eastAsia="Times New Roman" w:hAnsi="Consolas" w:cs="Times New Roman"/>
                                  <w:color w:val="CCCCCC"/>
                                  <w:sz w:val="21"/>
                                  <w:szCs w:val="21"/>
                                  <w:lang w:val="en-GB" w:eastAsia="es-ES"/>
                                </w:rPr>
                              </w:pPr>
                              <w:ins w:id="2204" w:author="Redondo García Francisco Javier" w:date="2025-09-02T09:44:00Z">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586C0"/>
                                    <w:sz w:val="21"/>
                                    <w:szCs w:val="21"/>
                                    <w:lang w:val="en-GB" w:eastAsia="es-ES"/>
                                  </w:rPr>
                                  <w:t>return</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569CD6"/>
                                    <w:sz w:val="21"/>
                                    <w:szCs w:val="21"/>
                                    <w:lang w:val="en-GB" w:eastAsia="es-ES"/>
                                  </w:rPr>
                                  <w:t>this</w:t>
                                </w:r>
                                <w:r w:rsidRPr="007756C7">
                                  <w:rPr>
                                    <w:rFonts w:ascii="Consolas" w:eastAsia="Times New Roman" w:hAnsi="Consolas" w:cs="Times New Roman"/>
                                    <w:color w:val="CCCCCC"/>
                                    <w:sz w:val="21"/>
                                    <w:szCs w:val="21"/>
                                    <w:lang w:val="en-GB" w:eastAsia="es-ES"/>
                                  </w:rPr>
                                  <w:t>.</w:t>
                                </w:r>
                                <w:proofErr w:type="gramStart"/>
                                <w:r w:rsidRPr="007756C7">
                                  <w:rPr>
                                    <w:rFonts w:ascii="Consolas" w:eastAsia="Times New Roman" w:hAnsi="Consolas" w:cs="Times New Roman"/>
                                    <w:color w:val="9CDCFE"/>
                                    <w:sz w:val="21"/>
                                    <w:szCs w:val="21"/>
                                    <w:lang w:val="en-GB" w:eastAsia="es-ES"/>
                                  </w:rPr>
                                  <w:t>db</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list</w:t>
                                </w:r>
                                <w:proofErr w:type="spellEnd"/>
                                <w:proofErr w:type="gramEnd"/>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CE9178"/>
                                    <w:sz w:val="21"/>
                                    <w:szCs w:val="21"/>
                                    <w:lang w:val="en-GB" w:eastAsia="es-ES"/>
                                  </w:rPr>
                                  <w:t>'</w:t>
                                </w:r>
                                <w:proofErr w:type="spellStart"/>
                                <w:r w:rsidRPr="007756C7">
                                  <w:rPr>
                                    <w:rFonts w:ascii="Consolas" w:eastAsia="Times New Roman" w:hAnsi="Consolas" w:cs="Times New Roman"/>
                                    <w:color w:val="CE9178"/>
                                    <w:sz w:val="21"/>
                                    <w:szCs w:val="21"/>
                                    <w:lang w:val="en-GB" w:eastAsia="es-ES"/>
                                  </w:rPr>
                                  <w:t>tBA</w:t>
                                </w:r>
                                <w:proofErr w:type="spellEnd"/>
                                <w:r w:rsidRPr="007756C7">
                                  <w:rPr>
                                    <w:rFonts w:ascii="Consolas" w:eastAsia="Times New Roman" w:hAnsi="Consolas" w:cs="Times New Roman"/>
                                    <w:color w:val="CE9178"/>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ref</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=&gt;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ref</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orderByChild</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CE9178"/>
                                    <w:sz w:val="21"/>
                                    <w:szCs w:val="21"/>
                                    <w:lang w:val="en-GB" w:eastAsia="es-ES"/>
                                  </w:rPr>
                                  <w:t>"numHistorial"</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equalTo</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numHistorial</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snapshotChanges</w:t>
                                </w:r>
                                <w:r w:rsidRPr="007756C7">
                                  <w:rPr>
                                    <w:rFonts w:ascii="Consolas" w:eastAsia="Times New Roman" w:hAnsi="Consolas" w:cs="Times New Roman"/>
                                    <w:color w:val="CCCCCC"/>
                                    <w:sz w:val="21"/>
                                    <w:szCs w:val="21"/>
                                    <w:lang w:val="en-GB" w:eastAsia="es-ES"/>
                                  </w:rPr>
                                  <w:t>();</w:t>
                                </w:r>
                              </w:ins>
                            </w:p>
                            <w:p w14:paraId="216AE6E1" w14:textId="77777777" w:rsidR="00C35E88" w:rsidRPr="007756C7" w:rsidRDefault="00C35E88" w:rsidP="00C35E88">
                              <w:pPr>
                                <w:shd w:val="clear" w:color="auto" w:fill="1F1F1F"/>
                                <w:spacing w:after="0" w:line="285" w:lineRule="atLeast"/>
                                <w:jc w:val="left"/>
                                <w:rPr>
                                  <w:ins w:id="2205" w:author="Redondo García Francisco Javier" w:date="2025-09-02T09:44:00Z"/>
                                  <w:rFonts w:ascii="Consolas" w:eastAsia="Times New Roman" w:hAnsi="Consolas" w:cs="Times New Roman"/>
                                  <w:color w:val="CCCCCC"/>
                                  <w:sz w:val="21"/>
                                  <w:szCs w:val="21"/>
                                  <w:lang w:eastAsia="es-ES"/>
                                </w:rPr>
                              </w:pPr>
                              <w:ins w:id="2206" w:author="Redondo García Francisco Javier" w:date="2025-09-02T09:44:00Z">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CCCCC"/>
                                    <w:sz w:val="21"/>
                                    <w:szCs w:val="21"/>
                                    <w:lang w:eastAsia="es-ES"/>
                                  </w:rPr>
                                  <w:t>}</w:t>
                                </w:r>
                              </w:ins>
                            </w:p>
                            <w:p w14:paraId="1D27F8B1" w14:textId="77777777" w:rsidR="00C35E88" w:rsidRDefault="00C35E88" w:rsidP="00C35E88">
                              <w:pPr>
                                <w:jc w:val="left"/>
                                <w:rPr>
                                  <w:ins w:id="2207" w:author="Redondo García Francisco Javier" w:date="2025-09-02T09:44:00Z"/>
                                </w:rPr>
                              </w:pPr>
                            </w:p>
                          </w:txbxContent>
                        </wps:txbx>
                        <wps:bodyPr rot="0" vert="horz" wrap="square" lIns="91440" tIns="45720" rIns="91440" bIns="45720" anchor="t" anchorCtr="0">
                          <a:noAutofit/>
                        </wps:bodyPr>
                      </wps:wsp>
                    </a:graphicData>
                  </a:graphic>
                </wp:inline>
              </w:drawing>
            </mc:Choice>
            <mc:Fallback>
              <w:pict>
                <v:shape w14:anchorId="3C50EED3" id="_x0000_s1070" type="#_x0000_t202" style="width:425.2pt;height:7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">
                  <v:textbox>
                    <w:txbxContent>
                      <w:p w14:paraId="25A6FF21" w14:textId="77777777" w:rsidR="00C35E88" w:rsidRPr="007756C7" w:rsidRDefault="00C35E88" w:rsidP="00C35E88">
                        <w:pPr>
                          <w:shd w:val="clear" w:color="auto" w:fill="1F1F1F"/>
                          <w:spacing w:after="0" w:line="285" w:lineRule="atLeast"/>
                          <w:jc w:val="left"/>
                          <w:rPr>
                            <w:ins w:id="2208" w:author="Redondo García Francisco Javier" w:date="2025-09-02T09:44:00Z"/>
                            <w:rFonts w:ascii="Consolas" w:eastAsia="Times New Roman" w:hAnsi="Consolas" w:cs="Times New Roman"/>
                            <w:color w:val="CCCCCC"/>
                            <w:sz w:val="21"/>
                            <w:szCs w:val="21"/>
                            <w:lang w:val="en-GB" w:eastAsia="es-ES"/>
                          </w:rPr>
                        </w:pPr>
                        <w:ins w:id="2209" w:author="Redondo García Francisco Javier" w:date="2025-09-02T09:44:00Z">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public</w:t>
                          </w:r>
                          <w:r w:rsidRPr="007756C7">
                            <w:rPr>
                              <w:rFonts w:ascii="Consolas" w:eastAsia="Times New Roman" w:hAnsi="Consolas" w:cs="Times New Roman"/>
                              <w:color w:val="CCCCCC"/>
                              <w:sz w:val="21"/>
                              <w:szCs w:val="21"/>
                              <w:lang w:val="en-GB" w:eastAsia="es-ES"/>
                            </w:rPr>
                            <w:t xml:space="preserve"> </w:t>
                          </w:r>
                          <w:proofErr w:type="spellStart"/>
                          <w:proofErr w:type="gramStart"/>
                          <w:r w:rsidRPr="007756C7">
                            <w:rPr>
                              <w:rFonts w:ascii="Consolas" w:eastAsia="Times New Roman" w:hAnsi="Consolas" w:cs="Times New Roman"/>
                              <w:color w:val="DCDCAA"/>
                              <w:sz w:val="21"/>
                              <w:szCs w:val="21"/>
                              <w:lang w:val="en-GB" w:eastAsia="es-ES"/>
                            </w:rPr>
                            <w:t>getPacienteTBA</w:t>
                          </w:r>
                          <w:proofErr w:type="spellEnd"/>
                          <w:r w:rsidRPr="007756C7">
                            <w:rPr>
                              <w:rFonts w:ascii="Consolas" w:eastAsia="Times New Roman" w:hAnsi="Consolas" w:cs="Times New Roman"/>
                              <w:color w:val="CCCCCC"/>
                              <w:sz w:val="21"/>
                              <w:szCs w:val="21"/>
                              <w:lang w:val="en-GB" w:eastAsia="es-ES"/>
                            </w:rPr>
                            <w:t>(</w:t>
                          </w:r>
                          <w:proofErr w:type="spellStart"/>
                          <w:proofErr w:type="gramEnd"/>
                          <w:r w:rsidRPr="007756C7">
                            <w:rPr>
                              <w:rFonts w:ascii="Consolas" w:eastAsia="Times New Roman" w:hAnsi="Consolas" w:cs="Times New Roman"/>
                              <w:color w:val="9CDCFE"/>
                              <w:sz w:val="21"/>
                              <w:szCs w:val="21"/>
                              <w:lang w:val="en-GB" w:eastAsia="es-ES"/>
                            </w:rPr>
                            <w:t>numHistorial</w:t>
                          </w:r>
                          <w:proofErr w:type="spellEnd"/>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string</w:t>
                          </w:r>
                          <w:r w:rsidRPr="007756C7">
                            <w:rPr>
                              <w:rFonts w:ascii="Consolas" w:eastAsia="Times New Roman" w:hAnsi="Consolas" w:cs="Times New Roman"/>
                              <w:color w:val="CCCCCC"/>
                              <w:sz w:val="21"/>
                              <w:szCs w:val="21"/>
                              <w:lang w:val="en-GB" w:eastAsia="es-ES"/>
                            </w:rPr>
                            <w:t>) {</w:t>
                          </w:r>
                        </w:ins>
                      </w:p>
                      <w:p w14:paraId="1296525C" w14:textId="77777777" w:rsidR="00C35E88" w:rsidRPr="007756C7" w:rsidRDefault="00C35E88" w:rsidP="00C35E88">
                        <w:pPr>
                          <w:shd w:val="clear" w:color="auto" w:fill="1F1F1F"/>
                          <w:spacing w:after="0" w:line="285" w:lineRule="atLeast"/>
                          <w:jc w:val="left"/>
                          <w:rPr>
                            <w:ins w:id="2210" w:author="Redondo García Francisco Javier" w:date="2025-09-02T09:44:00Z"/>
                            <w:rFonts w:ascii="Consolas" w:eastAsia="Times New Roman" w:hAnsi="Consolas" w:cs="Times New Roman"/>
                            <w:color w:val="CCCCCC"/>
                            <w:sz w:val="21"/>
                            <w:szCs w:val="21"/>
                            <w:lang w:val="en-GB" w:eastAsia="es-ES"/>
                          </w:rPr>
                        </w:pPr>
                        <w:ins w:id="2211" w:author="Redondo García Francisco Javier" w:date="2025-09-02T09:44:00Z">
                          <w:r w:rsidRPr="007756C7">
                            <w:rPr>
                              <w:rFonts w:ascii="Consolas" w:eastAsia="Times New Roman" w:hAnsi="Consolas" w:cs="Times New Roman"/>
                              <w:color w:val="CCCCCC"/>
                              <w:sz w:val="21"/>
                              <w:szCs w:val="21"/>
                              <w:lang w:val="en-GB" w:eastAsia="es-ES"/>
                            </w:rPr>
                            <w:t xml:space="preserve">    </w:t>
                          </w:r>
                          <w:proofErr w:type="gramStart"/>
                          <w:r w:rsidRPr="007756C7">
                            <w:rPr>
                              <w:rFonts w:ascii="Consolas" w:eastAsia="Times New Roman" w:hAnsi="Consolas" w:cs="Times New Roman"/>
                              <w:color w:val="9CDCFE"/>
                              <w:sz w:val="21"/>
                              <w:szCs w:val="21"/>
                              <w:lang w:val="en-GB" w:eastAsia="es-ES"/>
                            </w:rPr>
                            <w:t>console</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log</w:t>
                          </w:r>
                          <w:r w:rsidRPr="007756C7">
                            <w:rPr>
                              <w:rFonts w:ascii="Consolas" w:eastAsia="Times New Roman" w:hAnsi="Consolas" w:cs="Times New Roman"/>
                              <w:color w:val="CCCCCC"/>
                              <w:sz w:val="21"/>
                              <w:szCs w:val="21"/>
                              <w:lang w:val="en-GB" w:eastAsia="es-ES"/>
                            </w:rPr>
                            <w:t>(</w:t>
                          </w:r>
                          <w:proofErr w:type="gramEnd"/>
                          <w:r w:rsidRPr="007756C7">
                            <w:rPr>
                              <w:rFonts w:ascii="Consolas" w:eastAsia="Times New Roman" w:hAnsi="Consolas" w:cs="Times New Roman"/>
                              <w:color w:val="CE9178"/>
                              <w:sz w:val="21"/>
                              <w:szCs w:val="21"/>
                              <w:lang w:val="en-GB" w:eastAsia="es-ES"/>
                            </w:rPr>
                            <w:t>'</w:t>
                          </w:r>
                          <w:proofErr w:type="spellStart"/>
                          <w:r w:rsidRPr="007756C7">
                            <w:rPr>
                              <w:rFonts w:ascii="Consolas" w:eastAsia="Times New Roman" w:hAnsi="Consolas" w:cs="Times New Roman"/>
                              <w:color w:val="CE9178"/>
                              <w:sz w:val="21"/>
                              <w:szCs w:val="21"/>
                              <w:lang w:val="en-GB" w:eastAsia="es-ES"/>
                            </w:rPr>
                            <w:t>getPacientesTBA</w:t>
                          </w:r>
                          <w:proofErr w:type="spellEnd"/>
                          <w:r w:rsidRPr="007756C7">
                            <w:rPr>
                              <w:rFonts w:ascii="Consolas" w:eastAsia="Times New Roman" w:hAnsi="Consolas" w:cs="Times New Roman"/>
                              <w:color w:val="CE9178"/>
                              <w:sz w:val="21"/>
                              <w:szCs w:val="21"/>
                              <w:lang w:val="en-GB" w:eastAsia="es-ES"/>
                            </w:rPr>
                            <w:t>: '</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9CDCFE"/>
                              <w:sz w:val="21"/>
                              <w:szCs w:val="21"/>
                              <w:lang w:val="en-GB" w:eastAsia="es-ES"/>
                            </w:rPr>
                            <w:t>numHistorial</w:t>
                          </w:r>
                          <w:proofErr w:type="spellEnd"/>
                          <w:r w:rsidRPr="007756C7">
                            <w:rPr>
                              <w:rFonts w:ascii="Consolas" w:eastAsia="Times New Roman" w:hAnsi="Consolas" w:cs="Times New Roman"/>
                              <w:color w:val="CCCCCC"/>
                              <w:sz w:val="21"/>
                              <w:szCs w:val="21"/>
                              <w:lang w:val="en-GB" w:eastAsia="es-ES"/>
                            </w:rPr>
                            <w:t>)</w:t>
                          </w:r>
                        </w:ins>
                      </w:p>
                      <w:p w14:paraId="2BE23DD5" w14:textId="77777777" w:rsidR="00C35E88" w:rsidRPr="007756C7" w:rsidRDefault="00C35E88" w:rsidP="00C35E88">
                        <w:pPr>
                          <w:shd w:val="clear" w:color="auto" w:fill="1F1F1F"/>
                          <w:spacing w:after="0" w:line="285" w:lineRule="atLeast"/>
                          <w:jc w:val="left"/>
                          <w:rPr>
                            <w:ins w:id="2212" w:author="Redondo García Francisco Javier" w:date="2025-09-02T09:44:00Z"/>
                            <w:rFonts w:ascii="Consolas" w:eastAsia="Times New Roman" w:hAnsi="Consolas" w:cs="Times New Roman"/>
                            <w:color w:val="CCCCCC"/>
                            <w:sz w:val="21"/>
                            <w:szCs w:val="21"/>
                            <w:lang w:val="en-GB" w:eastAsia="es-ES"/>
                          </w:rPr>
                        </w:pPr>
                        <w:ins w:id="2213" w:author="Redondo García Francisco Javier" w:date="2025-09-02T09:44:00Z">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586C0"/>
                              <w:sz w:val="21"/>
                              <w:szCs w:val="21"/>
                              <w:lang w:val="en-GB" w:eastAsia="es-ES"/>
                            </w:rPr>
                            <w:t>return</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569CD6"/>
                              <w:sz w:val="21"/>
                              <w:szCs w:val="21"/>
                              <w:lang w:val="en-GB" w:eastAsia="es-ES"/>
                            </w:rPr>
                            <w:t>this</w:t>
                          </w:r>
                          <w:r w:rsidRPr="007756C7">
                            <w:rPr>
                              <w:rFonts w:ascii="Consolas" w:eastAsia="Times New Roman" w:hAnsi="Consolas" w:cs="Times New Roman"/>
                              <w:color w:val="CCCCCC"/>
                              <w:sz w:val="21"/>
                              <w:szCs w:val="21"/>
                              <w:lang w:val="en-GB" w:eastAsia="es-ES"/>
                            </w:rPr>
                            <w:t>.</w:t>
                          </w:r>
                          <w:proofErr w:type="gramStart"/>
                          <w:r w:rsidRPr="007756C7">
                            <w:rPr>
                              <w:rFonts w:ascii="Consolas" w:eastAsia="Times New Roman" w:hAnsi="Consolas" w:cs="Times New Roman"/>
                              <w:color w:val="9CDCFE"/>
                              <w:sz w:val="21"/>
                              <w:szCs w:val="21"/>
                              <w:lang w:val="en-GB" w:eastAsia="es-ES"/>
                            </w:rPr>
                            <w:t>db</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list</w:t>
                          </w:r>
                          <w:proofErr w:type="spellEnd"/>
                          <w:proofErr w:type="gramEnd"/>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CE9178"/>
                              <w:sz w:val="21"/>
                              <w:szCs w:val="21"/>
                              <w:lang w:val="en-GB" w:eastAsia="es-ES"/>
                            </w:rPr>
                            <w:t>'</w:t>
                          </w:r>
                          <w:proofErr w:type="spellStart"/>
                          <w:r w:rsidRPr="007756C7">
                            <w:rPr>
                              <w:rFonts w:ascii="Consolas" w:eastAsia="Times New Roman" w:hAnsi="Consolas" w:cs="Times New Roman"/>
                              <w:color w:val="CE9178"/>
                              <w:sz w:val="21"/>
                              <w:szCs w:val="21"/>
                              <w:lang w:val="en-GB" w:eastAsia="es-ES"/>
                            </w:rPr>
                            <w:t>tBA</w:t>
                          </w:r>
                          <w:proofErr w:type="spellEnd"/>
                          <w:r w:rsidRPr="007756C7">
                            <w:rPr>
                              <w:rFonts w:ascii="Consolas" w:eastAsia="Times New Roman" w:hAnsi="Consolas" w:cs="Times New Roman"/>
                              <w:color w:val="CE9178"/>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ref</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=&gt;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ref</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orderByChild</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CE9178"/>
                              <w:sz w:val="21"/>
                              <w:szCs w:val="21"/>
                              <w:lang w:val="en-GB" w:eastAsia="es-ES"/>
                            </w:rPr>
                            <w:t>"numHistorial"</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equalTo</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numHistorial</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snapshotChanges</w:t>
                          </w:r>
                          <w:r w:rsidRPr="007756C7">
                            <w:rPr>
                              <w:rFonts w:ascii="Consolas" w:eastAsia="Times New Roman" w:hAnsi="Consolas" w:cs="Times New Roman"/>
                              <w:color w:val="CCCCCC"/>
                              <w:sz w:val="21"/>
                              <w:szCs w:val="21"/>
                              <w:lang w:val="en-GB" w:eastAsia="es-ES"/>
                            </w:rPr>
                            <w:t>();</w:t>
                          </w:r>
                        </w:ins>
                      </w:p>
                      <w:p w14:paraId="216AE6E1" w14:textId="77777777" w:rsidR="00C35E88" w:rsidRPr="007756C7" w:rsidRDefault="00C35E88" w:rsidP="00C35E88">
                        <w:pPr>
                          <w:shd w:val="clear" w:color="auto" w:fill="1F1F1F"/>
                          <w:spacing w:after="0" w:line="285" w:lineRule="atLeast"/>
                          <w:jc w:val="left"/>
                          <w:rPr>
                            <w:ins w:id="2214" w:author="Redondo García Francisco Javier" w:date="2025-09-02T09:44:00Z"/>
                            <w:rFonts w:ascii="Consolas" w:eastAsia="Times New Roman" w:hAnsi="Consolas" w:cs="Times New Roman"/>
                            <w:color w:val="CCCCCC"/>
                            <w:sz w:val="21"/>
                            <w:szCs w:val="21"/>
                            <w:lang w:eastAsia="es-ES"/>
                          </w:rPr>
                        </w:pPr>
                        <w:ins w:id="2215" w:author="Redondo García Francisco Javier" w:date="2025-09-02T09:44:00Z">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CCCCC"/>
                              <w:sz w:val="21"/>
                              <w:szCs w:val="21"/>
                              <w:lang w:eastAsia="es-ES"/>
                            </w:rPr>
                            <w:t>}</w:t>
                          </w:r>
                        </w:ins>
                      </w:p>
                      <w:p w14:paraId="1D27F8B1" w14:textId="77777777" w:rsidR="00C35E88" w:rsidRDefault="00C35E88" w:rsidP="00C35E88">
                        <w:pPr>
                          <w:jc w:val="left"/>
                          <w:rPr>
                            <w:ins w:id="2216" w:author="Redondo García Francisco Javier" w:date="2025-09-02T09:44:00Z"/>
                          </w:rPr>
                        </w:pPr>
                      </w:p>
                    </w:txbxContent>
                  </v:textbox>
                  <w10:anchorlock/>
                </v:shape>
              </w:pict>
            </mc:Fallback>
          </mc:AlternateContent>
        </w:r>
      </w:ins>
    </w:p>
    <w:p w14:paraId="064CECD9" w14:textId="256B83A3" w:rsidR="00260674" w:rsidRDefault="00260674" w:rsidP="00C87F70">
      <w:pPr>
        <w:pStyle w:val="Prrafodelista"/>
        <w:numPr>
          <w:ilvl w:val="0"/>
          <w:numId w:val="41"/>
        </w:numPr>
      </w:pPr>
      <w:proofErr w:type="spellStart"/>
      <w:r w:rsidRPr="00BF32BD">
        <w:rPr>
          <w:b/>
          <w:bCs/>
        </w:rPr>
        <w:t>loginAdmin</w:t>
      </w:r>
      <w:proofErr w:type="spellEnd"/>
      <w:r w:rsidRPr="00BF32BD">
        <w:rPr>
          <w:b/>
          <w:bCs/>
        </w:rPr>
        <w:t>(</w:t>
      </w:r>
      <w:proofErr w:type="spellStart"/>
      <w:r w:rsidRPr="00BF32BD">
        <w:rPr>
          <w:b/>
          <w:bCs/>
        </w:rPr>
        <w:t>username</w:t>
      </w:r>
      <w:proofErr w:type="spellEnd"/>
      <w:r w:rsidRPr="00BF32BD">
        <w:rPr>
          <w:b/>
          <w:bCs/>
        </w:rPr>
        <w:t xml:space="preserve">: </w:t>
      </w:r>
      <w:proofErr w:type="spellStart"/>
      <w:r w:rsidRPr="00BF32BD">
        <w:rPr>
          <w:b/>
          <w:bCs/>
        </w:rPr>
        <w:t>string</w:t>
      </w:r>
      <w:proofErr w:type="spellEnd"/>
      <w:r w:rsidRPr="00BF32BD">
        <w:rPr>
          <w:b/>
          <w:bCs/>
        </w:rPr>
        <w:t xml:space="preserve">, </w:t>
      </w:r>
      <w:proofErr w:type="spellStart"/>
      <w:proofErr w:type="gramStart"/>
      <w:r w:rsidRPr="00BF32BD">
        <w:rPr>
          <w:b/>
          <w:bCs/>
        </w:rPr>
        <w:t>password</w:t>
      </w:r>
      <w:proofErr w:type="spellEnd"/>
      <w:proofErr w:type="gramEnd"/>
      <w:r w:rsidRPr="00BF32BD">
        <w:rPr>
          <w:b/>
          <w:bCs/>
        </w:rPr>
        <w:t xml:space="preserve">: </w:t>
      </w:r>
      <w:proofErr w:type="spellStart"/>
      <w:r w:rsidRPr="00BF32BD">
        <w:rPr>
          <w:b/>
          <w:bCs/>
        </w:rPr>
        <w:t>string</w:t>
      </w:r>
      <w:proofErr w:type="spellEnd"/>
      <w:r w:rsidRPr="00BF32BD">
        <w:rPr>
          <w:b/>
          <w:bCs/>
        </w:rPr>
        <w:t>):</w:t>
      </w:r>
      <w:r w:rsidRPr="00060A85">
        <w:t xml:space="preserve"> Realiza el inicio de </w:t>
      </w:r>
      <w:r>
        <w:t xml:space="preserve">sesión de un facultativo. </w:t>
      </w:r>
    </w:p>
    <w:p w14:paraId="0E4DB758" w14:textId="77777777" w:rsidR="0071298A" w:rsidRDefault="0071298A" w:rsidP="0071298A">
      <w:pPr>
        <w:ind w:left="360"/>
        <w:rPr>
          <w:ins w:id="2217" w:author="Redondo García Francisco Javier" w:date="2025-09-02T09:44:00Z"/>
        </w:rPr>
      </w:pPr>
      <w:ins w:id="2218" w:author="Redondo García Francisco Javier" w:date="2025-09-02T09:44:00Z">
        <w:r>
          <w:rPr>
            <w:noProof/>
          </w:rPr>
          <mc:AlternateContent>
            <mc:Choice Requires="wps">
              <w:drawing>
                <wp:anchor distT="0" distB="0" distL="114300" distR="114300" simplePos="0" relativeHeight="251760640" behindDoc="0" locked="0" layoutInCell="1" allowOverlap="1" wp14:anchorId="567F5574" wp14:editId="6DFE1C9A">
                  <wp:simplePos x="0" y="0"/>
                  <wp:positionH relativeFrom="margin">
                    <wp:align>right</wp:align>
                  </wp:positionH>
                  <wp:positionV relativeFrom="paragraph">
                    <wp:posOffset>2753716</wp:posOffset>
                  </wp:positionV>
                  <wp:extent cx="5700395" cy="635"/>
                  <wp:effectExtent l="0" t="0" r="0" b="0"/>
                  <wp:wrapSquare wrapText="bothSides"/>
                  <wp:docPr id="33" name="Cuadro de texto 33"/>
                  <wp:cNvGraphicFramePr/>
                  <a:graphic xmlns:a="http://schemas.openxmlformats.org/drawingml/2006/main">
                    <a:graphicData uri="http://schemas.microsoft.com/office/word/2010/wordprocessingShape">
                      <wps:wsp>
                        <wps:cNvSpPr txBox="1"/>
                        <wps:spPr>
                          <a:xfrm>
                            <a:off x="0" y="0"/>
                            <a:ext cx="5700395" cy="635"/>
                          </a:xfrm>
                          <a:prstGeom prst="rect">
                            <a:avLst/>
                          </a:prstGeom>
                          <a:solidFill>
                            <a:prstClr val="white"/>
                          </a:solidFill>
                          <a:ln>
                            <a:noFill/>
                          </a:ln>
                        </wps:spPr>
                        <wps:txbx>
                          <w:txbxContent>
                            <w:p w14:paraId="34E94183" w14:textId="065259F6" w:rsidR="0071298A" w:rsidRPr="009C2108" w:rsidRDefault="0071298A" w:rsidP="0071298A">
                              <w:pPr>
                                <w:pStyle w:val="Descripcin"/>
                                <w:jc w:val="center"/>
                                <w:rPr>
                                  <w:ins w:id="2219" w:author="Redondo García Francisco Javier" w:date="2025-09-02T09:44:00Z"/>
                                  <w:noProof/>
                                  <w:sz w:val="24"/>
                                  <w:szCs w:val="24"/>
                                </w:rPr>
                              </w:pPr>
                              <w:bookmarkStart w:id="2220" w:name="_Ref200114805"/>
                              <w:bookmarkStart w:id="2221" w:name="_Ref200114800"/>
                              <w:bookmarkStart w:id="2222" w:name="_Toc207315063"/>
                              <w:ins w:id="2223" w:author="Redondo García Francisco Javier" w:date="2025-09-02T09:44:00Z">
                                <w:r>
                                  <w:t xml:space="preserve">Listado </w:t>
                                </w:r>
                                <w:r w:rsidR="0056181D">
                                  <w:fldChar w:fldCharType="begin"/>
                                </w:r>
                                <w:r w:rsidR="0056181D">
                                  <w:instrText xml:space="preserve"> SEQ Listado \* ARABIC </w:instrText>
                                </w:r>
                                <w:r w:rsidR="0056181D">
                                  <w:fldChar w:fldCharType="separate"/>
                                </w:r>
                                <w:r w:rsidR="00565DA1">
                                  <w:rPr>
                                    <w:noProof/>
                                  </w:rPr>
                                  <w:t>21</w:t>
                                </w:r>
                                <w:r w:rsidR="0056181D">
                                  <w:rPr>
                                    <w:noProof/>
                                  </w:rPr>
                                  <w:fldChar w:fldCharType="end"/>
                                </w:r>
                                <w:bookmarkEnd w:id="2220"/>
                                <w:r>
                                  <w:t xml:space="preserve"> - Método </w:t>
                                </w:r>
                                <w:proofErr w:type="spellStart"/>
                                <w:r>
                                  <w:t>loginAdmin</w:t>
                                </w:r>
                                <w:proofErr w:type="spellEnd"/>
                                <w:r>
                                  <w:t>()</w:t>
                                </w:r>
                                <w:bookmarkEnd w:id="2221"/>
                                <w:bookmarkEnd w:id="2222"/>
                              </w:ins>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7F5574" id="Cuadro de texto 33" o:spid="_x0000_s1071" type="#_x0000_t202" style="position:absolute;left:0;text-align:left;margin-left:397.65pt;margin-top:216.85pt;width:448.85pt;height:.05pt;z-index:25176064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" stroked="f">
                  <v:textbox style="mso-fit-shape-to-text:t" inset="0,0,0,0">
                    <w:txbxContent>
                      <w:p w14:paraId="34E94183" w14:textId="065259F6" w:rsidR="0071298A" w:rsidRPr="009C2108" w:rsidRDefault="0071298A" w:rsidP="0071298A">
                        <w:pPr>
                          <w:pStyle w:val="Descripcin"/>
                          <w:jc w:val="center"/>
                          <w:rPr>
                            <w:ins w:id="2224" w:author="Redondo García Francisco Javier" w:date="2025-09-02T09:44:00Z"/>
                            <w:noProof/>
                            <w:sz w:val="24"/>
                            <w:szCs w:val="24"/>
                          </w:rPr>
                        </w:pPr>
                        <w:bookmarkStart w:id="2225" w:name="_Ref200114805"/>
                        <w:bookmarkStart w:id="2226" w:name="_Ref200114800"/>
                        <w:bookmarkStart w:id="2227" w:name="_Toc207315063"/>
                        <w:ins w:id="2228" w:author="Redondo García Francisco Javier" w:date="2025-09-02T09:44:00Z">
                          <w:r>
                            <w:t xml:space="preserve">Listado </w:t>
                          </w:r>
                          <w:r w:rsidR="0056181D">
                            <w:fldChar w:fldCharType="begin"/>
                          </w:r>
                          <w:r w:rsidR="0056181D">
                            <w:instrText xml:space="preserve"> SEQ Listado \* ARABIC </w:instrText>
                          </w:r>
                          <w:r w:rsidR="0056181D">
                            <w:fldChar w:fldCharType="separate"/>
                          </w:r>
                          <w:r w:rsidR="00565DA1">
                            <w:rPr>
                              <w:noProof/>
                            </w:rPr>
                            <w:t>21</w:t>
                          </w:r>
                          <w:r w:rsidR="0056181D">
                            <w:rPr>
                              <w:noProof/>
                            </w:rPr>
                            <w:fldChar w:fldCharType="end"/>
                          </w:r>
                          <w:bookmarkEnd w:id="2225"/>
                          <w:r>
                            <w:t xml:space="preserve"> - Método </w:t>
                          </w:r>
                          <w:proofErr w:type="spellStart"/>
                          <w:r>
                            <w:t>loginAdmin</w:t>
                          </w:r>
                          <w:proofErr w:type="spellEnd"/>
                          <w:r>
                            <w:t>()</w:t>
                          </w:r>
                          <w:bookmarkEnd w:id="2226"/>
                          <w:bookmarkEnd w:id="2227"/>
                        </w:ins>
                      </w:p>
                    </w:txbxContent>
                  </v:textbox>
                  <w10:wrap type="square" anchorx="margin"/>
                </v:shape>
              </w:pict>
            </mc:Fallback>
          </mc:AlternateContent>
        </w:r>
        <w:r w:rsidRPr="00C920BB">
          <w:rPr>
            <w:noProof/>
            <w:sz w:val="24"/>
            <w:szCs w:val="24"/>
          </w:rPr>
          <mc:AlternateContent>
            <mc:Choice Requires="wps">
              <w:drawing>
                <wp:inline distT="0" distB="0" distL="0" distR="0" wp14:anchorId="489C3B80" wp14:editId="61FA77E3">
                  <wp:extent cx="5381625" cy="2607945"/>
                  <wp:effectExtent l="0" t="0" r="28575" b="20955"/>
                  <wp:docPr id="9027713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1625" cy="2607945"/>
                          </a:xfrm>
                          <a:prstGeom prst="rect">
                            <a:avLst/>
                          </a:prstGeom>
                          <a:solidFill>
                            <a:srgbClr val="FFFFFF"/>
                          </a:solidFill>
                          <a:ln w="9525">
                            <a:solidFill>
                              <a:srgbClr val="000000"/>
                            </a:solidFill>
                            <a:miter lim="800000"/>
                            <a:headEnd/>
                            <a:tailEnd/>
                          </a:ln>
                        </wps:spPr>
                        <wps:txbx>
                          <w:txbxContent>
                            <w:p w14:paraId="738308FE" w14:textId="77777777" w:rsidR="0071298A" w:rsidRDefault="0071298A" w:rsidP="00C35E88">
                              <w:pPr>
                                <w:shd w:val="clear" w:color="auto" w:fill="1F1F1F"/>
                                <w:spacing w:line="285" w:lineRule="atLeast"/>
                                <w:jc w:val="left"/>
                                <w:rPr>
                                  <w:ins w:id="2229" w:author="Redondo García Francisco Javier" w:date="2025-09-02T09:44:00Z"/>
                                  <w:rFonts w:ascii="Consolas" w:eastAsia="Times New Roman" w:hAnsi="Consolas" w:cs="Times New Roman"/>
                                  <w:color w:val="CCCCCC"/>
                                  <w:sz w:val="21"/>
                                  <w:szCs w:val="21"/>
                                  <w:lang w:val="en-GB" w:eastAsia="es-ES"/>
                                </w:rPr>
                              </w:pPr>
                              <w:ins w:id="2230" w:author="Redondo García Francisco Javier" w:date="2025-09-02T09:44:00Z">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DCDCAA"/>
                                    <w:sz w:val="21"/>
                                    <w:szCs w:val="21"/>
                                    <w:lang w:val="en-GB" w:eastAsia="es-ES"/>
                                  </w:rPr>
                                  <w:t>loginAdmin</w:t>
                                </w:r>
                                <w:proofErr w:type="spellEnd"/>
                                <w:r w:rsidRPr="00C920BB">
                                  <w:rPr>
                                    <w:rFonts w:ascii="Consolas" w:eastAsia="Times New Roman" w:hAnsi="Consolas" w:cs="Times New Roman"/>
                                    <w:color w:val="CCCCCC"/>
                                    <w:sz w:val="21"/>
                                    <w:szCs w:val="21"/>
                                    <w:lang w:val="en-GB" w:eastAsia="es-ES"/>
                                  </w:rPr>
                                  <w:t>(</w:t>
                                </w:r>
                                <w:proofErr w:type="gramEnd"/>
                                <w:r w:rsidRPr="00C920BB">
                                  <w:rPr>
                                    <w:rFonts w:ascii="Consolas" w:eastAsia="Times New Roman" w:hAnsi="Consolas" w:cs="Times New Roman"/>
                                    <w:color w:val="9CDCFE"/>
                                    <w:sz w:val="21"/>
                                    <w:szCs w:val="21"/>
                                    <w:lang w:val="en-GB" w:eastAsia="es-ES"/>
                                  </w:rPr>
                                  <w:t>username</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password</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Observable</w:t>
                                </w:r>
                                <w:r w:rsidRPr="00C920BB">
                                  <w:rPr>
                                    <w:rFonts w:ascii="Consolas" w:eastAsia="Times New Roman" w:hAnsi="Consolas" w:cs="Times New Roman"/>
                                    <w:color w:val="CCCCCC"/>
                                    <w:sz w:val="21"/>
                                    <w:szCs w:val="21"/>
                                    <w:lang w:val="en-GB" w:eastAsia="es-ES"/>
                                  </w:rPr>
                                  <w:t>&lt;</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D4D4D4"/>
                                    <w:sz w:val="21"/>
                                    <w:szCs w:val="21"/>
                                    <w:lang w:val="en-GB" w:eastAsia="es-ES"/>
                                  </w:rPr>
                                  <w:t>|</w:t>
                                </w:r>
                              </w:ins>
                            </w:p>
                            <w:p w14:paraId="04FCE047" w14:textId="77777777" w:rsidR="0071298A" w:rsidRPr="00C920BB" w:rsidRDefault="0071298A" w:rsidP="00C35E88">
                              <w:pPr>
                                <w:shd w:val="clear" w:color="auto" w:fill="1F1F1F"/>
                                <w:spacing w:line="285" w:lineRule="atLeast"/>
                                <w:jc w:val="left"/>
                                <w:rPr>
                                  <w:ins w:id="2231" w:author="Redondo García Francisco Javier" w:date="2025-09-02T09:44:00Z"/>
                                  <w:rFonts w:ascii="Consolas" w:eastAsia="Times New Roman" w:hAnsi="Consolas" w:cs="Times New Roman"/>
                                  <w:color w:val="CCCCCC"/>
                                  <w:sz w:val="21"/>
                                  <w:szCs w:val="21"/>
                                  <w:lang w:val="en-GB" w:eastAsia="es-ES"/>
                                </w:rPr>
                              </w:pPr>
                              <w:ins w:id="2232" w:author="Redondo García Francisco Javier" w:date="2025-09-02T09:44:00Z">
                                <w:r w:rsidRPr="00C920BB">
                                  <w:rPr>
                                    <w:rFonts w:ascii="Consolas" w:eastAsia="Times New Roman" w:hAnsi="Consolas" w:cs="Times New Roman"/>
                                    <w:color w:val="4EC9B0"/>
                                    <w:sz w:val="21"/>
                                    <w:szCs w:val="21"/>
                                    <w:lang w:val="en-GB" w:eastAsia="es-ES"/>
                                  </w:rPr>
                                  <w:t>null</w:t>
                                </w:r>
                                <w:r w:rsidRPr="00C920BB">
                                  <w:rPr>
                                    <w:rFonts w:ascii="Consolas" w:eastAsia="Times New Roman" w:hAnsi="Consolas" w:cs="Times New Roman"/>
                                    <w:color w:val="CCCCCC"/>
                                    <w:sz w:val="21"/>
                                    <w:szCs w:val="21"/>
                                    <w:lang w:val="en-GB" w:eastAsia="es-ES"/>
                                  </w:rPr>
                                  <w:t>&gt; {</w:t>
                                </w:r>
                              </w:ins>
                            </w:p>
                            <w:p w14:paraId="7434BBC3" w14:textId="77777777" w:rsidR="0071298A" w:rsidRPr="00C920BB" w:rsidRDefault="0071298A" w:rsidP="00C35E88">
                              <w:pPr>
                                <w:shd w:val="clear" w:color="auto" w:fill="1F1F1F"/>
                                <w:spacing w:after="0" w:line="285" w:lineRule="atLeast"/>
                                <w:jc w:val="left"/>
                                <w:rPr>
                                  <w:ins w:id="2233" w:author="Redondo García Francisco Javier" w:date="2025-09-02T09:44:00Z"/>
                                  <w:rFonts w:ascii="Consolas" w:eastAsia="Times New Roman" w:hAnsi="Consolas" w:cs="Times New Roman"/>
                                  <w:color w:val="CCCCCC"/>
                                  <w:sz w:val="21"/>
                                  <w:szCs w:val="21"/>
                                  <w:lang w:val="en-GB" w:eastAsia="es-ES"/>
                                </w:rPr>
                              </w:pPr>
                              <w:ins w:id="2234" w:author="Redondo García Francisco Javier" w:date="2025-09-02T09:44:00Z">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return</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569CD6"/>
                                    <w:sz w:val="21"/>
                                    <w:szCs w:val="21"/>
                                    <w:lang w:val="en-GB" w:eastAsia="es-ES"/>
                                  </w:rPr>
                                  <w:t>this</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9CDCFE"/>
                                    <w:sz w:val="21"/>
                                    <w:szCs w:val="21"/>
                                    <w:lang w:val="en-GB" w:eastAsia="es-ES"/>
                                  </w:rPr>
                                  <w:t>firestore</w:t>
                                </w:r>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collection</w:t>
                                </w:r>
                                <w:proofErr w:type="spell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sanitarios</w:t>
                                </w:r>
                                <w:proofErr w:type="spellEnd"/>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ref</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=&gt;</w:t>
                                </w:r>
                              </w:ins>
                            </w:p>
                            <w:p w14:paraId="26141BFB" w14:textId="77777777" w:rsidR="0071298A" w:rsidRPr="00C920BB" w:rsidRDefault="0071298A" w:rsidP="00C35E88">
                              <w:pPr>
                                <w:shd w:val="clear" w:color="auto" w:fill="1F1F1F"/>
                                <w:spacing w:after="0" w:line="285" w:lineRule="atLeast"/>
                                <w:jc w:val="left"/>
                                <w:rPr>
                                  <w:ins w:id="2235" w:author="Redondo García Francisco Javier" w:date="2025-09-02T09:44:00Z"/>
                                  <w:rFonts w:ascii="Consolas" w:eastAsia="Times New Roman" w:hAnsi="Consolas" w:cs="Times New Roman"/>
                                  <w:color w:val="CCCCCC"/>
                                  <w:sz w:val="21"/>
                                  <w:szCs w:val="21"/>
                                  <w:lang w:val="en-GB" w:eastAsia="es-ES"/>
                                </w:rPr>
                              </w:pPr>
                              <w:ins w:id="2236" w:author="Redondo García Francisco Javier" w:date="2025-09-02T09:44:00Z">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9CDCFE"/>
                                    <w:sz w:val="21"/>
                                    <w:szCs w:val="21"/>
                                    <w:lang w:val="en-GB" w:eastAsia="es-ES"/>
                                  </w:rPr>
                                  <w:t>ref</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where</w:t>
                                </w:r>
                                <w:proofErr w:type="spellEnd"/>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'username'</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username</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where</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'password'</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password</w:t>
                                </w:r>
                                <w:r w:rsidRPr="00C920BB">
                                  <w:rPr>
                                    <w:rFonts w:ascii="Consolas" w:eastAsia="Times New Roman" w:hAnsi="Consolas" w:cs="Times New Roman"/>
                                    <w:color w:val="CCCCCC"/>
                                    <w:sz w:val="21"/>
                                    <w:szCs w:val="21"/>
                                    <w:lang w:val="en-GB" w:eastAsia="es-ES"/>
                                  </w:rPr>
                                  <w:t>)</w:t>
                                </w:r>
                              </w:ins>
                            </w:p>
                            <w:p w14:paraId="6C8234A3" w14:textId="77777777" w:rsidR="0071298A" w:rsidRPr="00C920BB" w:rsidRDefault="0071298A" w:rsidP="00C35E88">
                              <w:pPr>
                                <w:shd w:val="clear" w:color="auto" w:fill="1F1F1F"/>
                                <w:spacing w:after="0" w:line="285" w:lineRule="atLeast"/>
                                <w:jc w:val="left"/>
                                <w:rPr>
                                  <w:ins w:id="2237" w:author="Redondo García Francisco Javier" w:date="2025-09-02T09:44:00Z"/>
                                  <w:rFonts w:ascii="Consolas" w:eastAsia="Times New Roman" w:hAnsi="Consolas" w:cs="Times New Roman"/>
                                  <w:color w:val="CCCCCC"/>
                                  <w:sz w:val="21"/>
                                  <w:szCs w:val="21"/>
                                  <w:lang w:val="en-GB" w:eastAsia="es-ES"/>
                                </w:rPr>
                              </w:pPr>
                              <w:ins w:id="2238" w:author="Redondo García Francisco Javier" w:date="2025-09-02T09:44:00Z">
                                <w:r w:rsidRPr="00C920BB">
                                  <w:rPr>
                                    <w:rFonts w:ascii="Consolas" w:eastAsia="Times New Roman" w:hAnsi="Consolas" w:cs="Times New Roman"/>
                                    <w:color w:val="CCCCCC"/>
                                    <w:sz w:val="21"/>
                                    <w:szCs w:val="21"/>
                                    <w:lang w:val="en-GB" w:eastAsia="es-ES"/>
                                  </w:rPr>
                                  <w:t xml:space="preserve">    </w:t>
                                </w:r>
                                <w:proofErr w:type="gramStart"/>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get</w:t>
                                </w:r>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pipe</w:t>
                                </w:r>
                                <w:r w:rsidRPr="00C920BB">
                                  <w:rPr>
                                    <w:rFonts w:ascii="Consolas" w:eastAsia="Times New Roman" w:hAnsi="Consolas" w:cs="Times New Roman"/>
                                    <w:color w:val="CCCCCC"/>
                                    <w:sz w:val="21"/>
                                    <w:szCs w:val="21"/>
                                    <w:lang w:val="en-GB" w:eastAsia="es-ES"/>
                                  </w:rPr>
                                  <w:t>(</w:t>
                                </w:r>
                              </w:ins>
                            </w:p>
                            <w:p w14:paraId="5A2A43DB" w14:textId="77777777" w:rsidR="0071298A" w:rsidRPr="00C920BB" w:rsidRDefault="0071298A" w:rsidP="00C35E88">
                              <w:pPr>
                                <w:shd w:val="clear" w:color="auto" w:fill="1F1F1F"/>
                                <w:spacing w:after="0" w:line="285" w:lineRule="atLeast"/>
                                <w:jc w:val="left"/>
                                <w:rPr>
                                  <w:ins w:id="2239" w:author="Redondo García Francisco Javier" w:date="2025-09-02T09:44:00Z"/>
                                  <w:rFonts w:ascii="Consolas" w:eastAsia="Times New Roman" w:hAnsi="Consolas" w:cs="Times New Roman"/>
                                  <w:color w:val="CCCCCC"/>
                                  <w:sz w:val="21"/>
                                  <w:szCs w:val="21"/>
                                  <w:lang w:val="en-GB" w:eastAsia="es-ES"/>
                                </w:rPr>
                              </w:pPr>
                              <w:ins w:id="2240" w:author="Redondo García Francisco Javier" w:date="2025-09-02T09:44:00Z">
                                <w:r w:rsidRPr="00C920BB">
                                  <w:rPr>
                                    <w:rFonts w:ascii="Consolas" w:eastAsia="Times New Roman" w:hAnsi="Consolas" w:cs="Times New Roman"/>
                                    <w:color w:val="CCCCCC"/>
                                    <w:sz w:val="21"/>
                                    <w:szCs w:val="21"/>
                                    <w:lang w:val="en-GB" w:eastAsia="es-ES"/>
                                  </w:rPr>
                                  <w:t xml:space="preserve">      </w:t>
                                </w:r>
                                <w:proofErr w:type="gramStart"/>
                                <w:r w:rsidRPr="00C920BB">
                                  <w:rPr>
                                    <w:rFonts w:ascii="Consolas" w:eastAsia="Times New Roman" w:hAnsi="Consolas" w:cs="Times New Roman"/>
                                    <w:color w:val="DCDCAA"/>
                                    <w:sz w:val="21"/>
                                    <w:szCs w:val="21"/>
                                    <w:lang w:val="en-GB" w:eastAsia="es-ES"/>
                                  </w:rPr>
                                  <w:t>map</w:t>
                                </w:r>
                                <w:r w:rsidRPr="00C920BB">
                                  <w:rPr>
                                    <w:rFonts w:ascii="Consolas" w:eastAsia="Times New Roman" w:hAnsi="Consolas" w:cs="Times New Roman"/>
                                    <w:color w:val="CCCCCC"/>
                                    <w:sz w:val="21"/>
                                    <w:szCs w:val="21"/>
                                    <w:lang w:val="en-GB" w:eastAsia="es-ES"/>
                                  </w:rPr>
                                  <w:t>(</w:t>
                                </w:r>
                                <w:proofErr w:type="gramEnd"/>
                                <w:r w:rsidRPr="00C920BB">
                                  <w:rPr>
                                    <w:rFonts w:ascii="Consolas" w:eastAsia="Times New Roman" w:hAnsi="Consolas" w:cs="Times New Roman"/>
                                    <w:color w:val="9CDCFE"/>
                                    <w:sz w:val="21"/>
                                    <w:szCs w:val="21"/>
                                    <w:lang w:val="en-GB" w:eastAsia="es-ES"/>
                                  </w:rPr>
                                  <w:t>snapshot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=&gt;</w:t>
                                </w:r>
                                <w:r w:rsidRPr="00C920BB">
                                  <w:rPr>
                                    <w:rFonts w:ascii="Consolas" w:eastAsia="Times New Roman" w:hAnsi="Consolas" w:cs="Times New Roman"/>
                                    <w:color w:val="CCCCCC"/>
                                    <w:sz w:val="21"/>
                                    <w:szCs w:val="21"/>
                                    <w:lang w:val="en-GB" w:eastAsia="es-ES"/>
                                  </w:rPr>
                                  <w:t xml:space="preserve"> {</w:t>
                                </w:r>
                              </w:ins>
                            </w:p>
                            <w:p w14:paraId="2279FF1A" w14:textId="77777777" w:rsidR="0071298A" w:rsidRPr="00C920BB" w:rsidRDefault="0071298A" w:rsidP="00C35E88">
                              <w:pPr>
                                <w:shd w:val="clear" w:color="auto" w:fill="1F1F1F"/>
                                <w:spacing w:after="0" w:line="285" w:lineRule="atLeast"/>
                                <w:jc w:val="left"/>
                                <w:rPr>
                                  <w:ins w:id="2241" w:author="Redondo García Francisco Javier" w:date="2025-09-02T09:44:00Z"/>
                                  <w:rFonts w:ascii="Consolas" w:eastAsia="Times New Roman" w:hAnsi="Consolas" w:cs="Times New Roman"/>
                                  <w:color w:val="CCCCCC"/>
                                  <w:sz w:val="21"/>
                                  <w:szCs w:val="21"/>
                                  <w:lang w:val="en-GB" w:eastAsia="es-ES"/>
                                </w:rPr>
                              </w:pPr>
                              <w:ins w:id="2242" w:author="Redondo García Francisco Javier" w:date="2025-09-02T09:44:00Z">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if</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9CDCFE"/>
                                    <w:sz w:val="21"/>
                                    <w:szCs w:val="21"/>
                                    <w:lang w:val="en-GB" w:eastAsia="es-ES"/>
                                  </w:rPr>
                                  <w:t>snapshot</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9CDCFE"/>
                                    <w:sz w:val="21"/>
                                    <w:szCs w:val="21"/>
                                    <w:lang w:val="en-GB" w:eastAsia="es-ES"/>
                                  </w:rPr>
                                  <w:t>empty</w:t>
                                </w:r>
                                <w:proofErr w:type="spellEnd"/>
                                <w:proofErr w:type="gramEnd"/>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return</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null</w:t>
                                </w:r>
                                <w:r w:rsidRPr="00C920BB">
                                  <w:rPr>
                                    <w:rFonts w:ascii="Consolas" w:eastAsia="Times New Roman" w:hAnsi="Consolas" w:cs="Times New Roman"/>
                                    <w:color w:val="CCCCCC"/>
                                    <w:sz w:val="21"/>
                                    <w:szCs w:val="21"/>
                                    <w:lang w:val="en-GB" w:eastAsia="es-ES"/>
                                  </w:rPr>
                                  <w:t>;</w:t>
                                </w:r>
                              </w:ins>
                            </w:p>
                            <w:p w14:paraId="3D3C5A6B" w14:textId="77777777" w:rsidR="0071298A" w:rsidRPr="00C920BB" w:rsidRDefault="0071298A" w:rsidP="00C35E88">
                              <w:pPr>
                                <w:shd w:val="clear" w:color="auto" w:fill="1F1F1F"/>
                                <w:spacing w:after="0" w:line="285" w:lineRule="atLeast"/>
                                <w:jc w:val="left"/>
                                <w:rPr>
                                  <w:ins w:id="2243" w:author="Redondo García Francisco Javier" w:date="2025-09-02T09:44:00Z"/>
                                  <w:rFonts w:ascii="Consolas" w:eastAsia="Times New Roman" w:hAnsi="Consolas" w:cs="Times New Roman"/>
                                  <w:color w:val="CCCCCC"/>
                                  <w:sz w:val="21"/>
                                  <w:szCs w:val="21"/>
                                  <w:lang w:val="en-GB" w:eastAsia="es-ES"/>
                                </w:rPr>
                              </w:pPr>
                            </w:p>
                            <w:p w14:paraId="4F6589C5" w14:textId="77777777" w:rsidR="0071298A" w:rsidRPr="00C920BB" w:rsidRDefault="0071298A" w:rsidP="00C35E88">
                              <w:pPr>
                                <w:shd w:val="clear" w:color="auto" w:fill="1F1F1F"/>
                                <w:spacing w:after="0" w:line="285" w:lineRule="atLeast"/>
                                <w:jc w:val="left"/>
                                <w:rPr>
                                  <w:ins w:id="2244" w:author="Redondo García Francisco Javier" w:date="2025-09-02T09:44:00Z"/>
                                  <w:rFonts w:ascii="Consolas" w:eastAsia="Times New Roman" w:hAnsi="Consolas" w:cs="Times New Roman"/>
                                  <w:color w:val="CCCCCC"/>
                                  <w:sz w:val="21"/>
                                  <w:szCs w:val="21"/>
                                  <w:lang w:val="en-GB" w:eastAsia="es-ES"/>
                                </w:rPr>
                              </w:pPr>
                              <w:ins w:id="2245" w:author="Redondo García Francisco Javier" w:date="2025-09-02T09:44:00Z">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569CD6"/>
                                    <w:sz w:val="21"/>
                                    <w:szCs w:val="21"/>
                                    <w:lang w:val="en-GB" w:eastAsia="es-ES"/>
                                  </w:rPr>
                                  <w:t>const</w:t>
                                </w:r>
                                <w:proofErr w:type="spellEnd"/>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4FC1FF"/>
                                    <w:sz w:val="21"/>
                                    <w:szCs w:val="21"/>
                                    <w:lang w:val="en-GB" w:eastAsia="es-ES"/>
                                  </w:rPr>
                                  <w:t>docData</w:t>
                                </w:r>
                                <w:proofErr w:type="spellEnd"/>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9CDCFE"/>
                                    <w:sz w:val="21"/>
                                    <w:szCs w:val="21"/>
                                    <w:lang w:val="en-GB" w:eastAsia="es-ES"/>
                                  </w:rPr>
                                  <w:t>snapshot</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9CDCFE"/>
                                    <w:sz w:val="21"/>
                                    <w:szCs w:val="21"/>
                                    <w:lang w:val="en-GB" w:eastAsia="es-ES"/>
                                  </w:rPr>
                                  <w:t>docs</w:t>
                                </w:r>
                                <w:proofErr w:type="spellEnd"/>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B5CEA8"/>
                                    <w:sz w:val="21"/>
                                    <w:szCs w:val="21"/>
                                    <w:lang w:val="en-GB" w:eastAsia="es-ES"/>
                                  </w:rPr>
                                  <w:t>0</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data</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as</w:t>
                                </w:r>
                                <w:r w:rsidRPr="00C920BB">
                                  <w:rPr>
                                    <w:rFonts w:ascii="Consolas" w:eastAsia="Times New Roman" w:hAnsi="Consolas" w:cs="Times New Roman"/>
                                    <w:color w:val="CCCCCC"/>
                                    <w:sz w:val="21"/>
                                    <w:szCs w:val="21"/>
                                    <w:lang w:val="en-GB" w:eastAsia="es-ES"/>
                                  </w:rPr>
                                  <w:t xml:space="preserve"> { </w:t>
                                </w:r>
                                <w:r w:rsidRPr="00C920BB">
                                  <w:rPr>
                                    <w:rFonts w:ascii="Consolas" w:eastAsia="Times New Roman" w:hAnsi="Consolas" w:cs="Times New Roman"/>
                                    <w:color w:val="9CDCFE"/>
                                    <w:sz w:val="21"/>
                                    <w:szCs w:val="21"/>
                                    <w:lang w:val="en-GB" w:eastAsia="es-ES"/>
                                  </w:rPr>
                                  <w:t>role</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 xml:space="preserve"> };</w:t>
                                </w:r>
                              </w:ins>
                            </w:p>
                            <w:p w14:paraId="05632EAD" w14:textId="77777777" w:rsidR="0071298A" w:rsidRPr="00C920BB" w:rsidRDefault="0071298A" w:rsidP="00C35E88">
                              <w:pPr>
                                <w:shd w:val="clear" w:color="auto" w:fill="1F1F1F"/>
                                <w:spacing w:after="0" w:line="285" w:lineRule="atLeast"/>
                                <w:jc w:val="left"/>
                                <w:rPr>
                                  <w:ins w:id="2246" w:author="Redondo García Francisco Javier" w:date="2025-09-02T09:44:00Z"/>
                                  <w:rFonts w:ascii="Consolas" w:eastAsia="Times New Roman" w:hAnsi="Consolas" w:cs="Times New Roman"/>
                                  <w:color w:val="CCCCCC"/>
                                  <w:sz w:val="21"/>
                                  <w:szCs w:val="21"/>
                                  <w:lang w:eastAsia="es-ES"/>
                                </w:rPr>
                              </w:pPr>
                              <w:ins w:id="2247" w:author="Redondo García Francisco Javier" w:date="2025-09-02T09:44:00Z">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C586C0"/>
                                    <w:sz w:val="21"/>
                                    <w:szCs w:val="21"/>
                                    <w:lang w:eastAsia="es-ES"/>
                                  </w:rPr>
                                  <w:t>return</w:t>
                                </w:r>
                                <w:proofErr w:type="spellEnd"/>
                                <w:r w:rsidRPr="00C920BB">
                                  <w:rPr>
                                    <w:rFonts w:ascii="Consolas" w:eastAsia="Times New Roman" w:hAnsi="Consolas" w:cs="Times New Roman"/>
                                    <w:color w:val="CCCCCC"/>
                                    <w:sz w:val="21"/>
                                    <w:szCs w:val="21"/>
                                    <w:lang w:eastAsia="es-ES"/>
                                  </w:rPr>
                                  <w:t xml:space="preserve"> </w:t>
                                </w:r>
                                <w:proofErr w:type="spellStart"/>
                                <w:r w:rsidRPr="00C920BB">
                                  <w:rPr>
                                    <w:rFonts w:ascii="Consolas" w:eastAsia="Times New Roman" w:hAnsi="Consolas" w:cs="Times New Roman"/>
                                    <w:color w:val="4FC1FF"/>
                                    <w:sz w:val="21"/>
                                    <w:szCs w:val="21"/>
                                    <w:lang w:eastAsia="es-ES"/>
                                  </w:rPr>
                                  <w:t>docData</w:t>
                                </w:r>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9CDCFE"/>
                                    <w:sz w:val="21"/>
                                    <w:szCs w:val="21"/>
                                    <w:lang w:eastAsia="es-ES"/>
                                  </w:rPr>
                                  <w:t>role</w:t>
                                </w:r>
                                <w:proofErr w:type="spellEnd"/>
                                <w:r w:rsidRPr="00C920BB">
                                  <w:rPr>
                                    <w:rFonts w:ascii="Consolas" w:eastAsia="Times New Roman" w:hAnsi="Consolas" w:cs="Times New Roman"/>
                                    <w:color w:val="CCCCCC"/>
                                    <w:sz w:val="21"/>
                                    <w:szCs w:val="21"/>
                                    <w:lang w:eastAsia="es-ES"/>
                                  </w:rPr>
                                  <w:t xml:space="preserve"> </w:t>
                                </w:r>
                                <w:r w:rsidRPr="00C920BB">
                                  <w:rPr>
                                    <w:rFonts w:ascii="Consolas" w:eastAsia="Times New Roman" w:hAnsi="Consolas" w:cs="Times New Roman"/>
                                    <w:color w:val="D4D4D4"/>
                                    <w:sz w:val="21"/>
                                    <w:szCs w:val="21"/>
                                    <w:lang w:eastAsia="es-ES"/>
                                  </w:rPr>
                                  <w:t>||</w:t>
                                </w:r>
                                <w:r w:rsidRPr="00C920BB">
                                  <w:rPr>
                                    <w:rFonts w:ascii="Consolas" w:eastAsia="Times New Roman" w:hAnsi="Consolas" w:cs="Times New Roman"/>
                                    <w:color w:val="CCCCCC"/>
                                    <w:sz w:val="21"/>
                                    <w:szCs w:val="21"/>
                                    <w:lang w:eastAsia="es-ES"/>
                                  </w:rPr>
                                  <w:t xml:space="preserve"> </w:t>
                                </w:r>
                                <w:proofErr w:type="spellStart"/>
                                <w:r w:rsidRPr="00C920BB">
                                  <w:rPr>
                                    <w:rFonts w:ascii="Consolas" w:eastAsia="Times New Roman" w:hAnsi="Consolas" w:cs="Times New Roman"/>
                                    <w:color w:val="569CD6"/>
                                    <w:sz w:val="21"/>
                                    <w:szCs w:val="21"/>
                                    <w:lang w:eastAsia="es-ES"/>
                                  </w:rPr>
                                  <w:t>null</w:t>
                                </w:r>
                                <w:proofErr w:type="spellEnd"/>
                                <w:r w:rsidRPr="00C920BB">
                                  <w:rPr>
                                    <w:rFonts w:ascii="Consolas" w:eastAsia="Times New Roman" w:hAnsi="Consolas" w:cs="Times New Roman"/>
                                    <w:color w:val="CCCCCC"/>
                                    <w:sz w:val="21"/>
                                    <w:szCs w:val="21"/>
                                    <w:lang w:eastAsia="es-ES"/>
                                  </w:rPr>
                                  <w:t>;</w:t>
                                </w:r>
                              </w:ins>
                            </w:p>
                            <w:p w14:paraId="490249BC" w14:textId="77777777" w:rsidR="0071298A" w:rsidRPr="00C920BB" w:rsidRDefault="0071298A" w:rsidP="00C35E88">
                              <w:pPr>
                                <w:shd w:val="clear" w:color="auto" w:fill="1F1F1F"/>
                                <w:spacing w:after="0" w:line="285" w:lineRule="atLeast"/>
                                <w:jc w:val="left"/>
                                <w:rPr>
                                  <w:ins w:id="2248" w:author="Redondo García Francisco Javier" w:date="2025-09-02T09:44:00Z"/>
                                  <w:rFonts w:ascii="Consolas" w:eastAsia="Times New Roman" w:hAnsi="Consolas" w:cs="Times New Roman"/>
                                  <w:color w:val="CCCCCC"/>
                                  <w:sz w:val="21"/>
                                  <w:szCs w:val="21"/>
                                  <w:lang w:eastAsia="es-ES"/>
                                </w:rPr>
                              </w:pPr>
                              <w:ins w:id="2249" w:author="Redondo García Francisco Javier" w:date="2025-09-02T09:44:00Z">
                                <w:r w:rsidRPr="00C920BB">
                                  <w:rPr>
                                    <w:rFonts w:ascii="Consolas" w:eastAsia="Times New Roman" w:hAnsi="Consolas" w:cs="Times New Roman"/>
                                    <w:color w:val="CCCCCC"/>
                                    <w:sz w:val="21"/>
                                    <w:szCs w:val="21"/>
                                    <w:lang w:eastAsia="es-ES"/>
                                  </w:rPr>
                                  <w:t>      })</w:t>
                                </w:r>
                              </w:ins>
                            </w:p>
                            <w:p w14:paraId="77D3958C" w14:textId="77777777" w:rsidR="0071298A" w:rsidRPr="00C920BB" w:rsidRDefault="0071298A" w:rsidP="00C35E88">
                              <w:pPr>
                                <w:shd w:val="clear" w:color="auto" w:fill="1F1F1F"/>
                                <w:spacing w:after="0" w:line="285" w:lineRule="atLeast"/>
                                <w:jc w:val="left"/>
                                <w:rPr>
                                  <w:ins w:id="2250" w:author="Redondo García Francisco Javier" w:date="2025-09-02T09:44:00Z"/>
                                  <w:rFonts w:ascii="Consolas" w:eastAsia="Times New Roman" w:hAnsi="Consolas" w:cs="Times New Roman"/>
                                  <w:color w:val="CCCCCC"/>
                                  <w:sz w:val="21"/>
                                  <w:szCs w:val="21"/>
                                  <w:lang w:eastAsia="es-ES"/>
                                </w:rPr>
                              </w:pPr>
                              <w:ins w:id="2251" w:author="Redondo García Francisco Javier" w:date="2025-09-02T09:44:00Z">
                                <w:r w:rsidRPr="00C920BB">
                                  <w:rPr>
                                    <w:rFonts w:ascii="Consolas" w:eastAsia="Times New Roman" w:hAnsi="Consolas" w:cs="Times New Roman"/>
                                    <w:color w:val="CCCCCC"/>
                                    <w:sz w:val="21"/>
                                    <w:szCs w:val="21"/>
                                    <w:lang w:eastAsia="es-ES"/>
                                  </w:rPr>
                                  <w:t>    );</w:t>
                                </w:r>
                              </w:ins>
                            </w:p>
                            <w:p w14:paraId="0B1D1D6A" w14:textId="77777777" w:rsidR="0071298A" w:rsidRPr="00C920BB" w:rsidRDefault="0071298A" w:rsidP="0071298A">
                              <w:pPr>
                                <w:shd w:val="clear" w:color="auto" w:fill="1F1F1F"/>
                                <w:spacing w:after="0" w:line="285" w:lineRule="atLeast"/>
                                <w:rPr>
                                  <w:ins w:id="2252" w:author="Redondo García Francisco Javier" w:date="2025-09-02T09:44:00Z"/>
                                  <w:rFonts w:ascii="Consolas" w:eastAsia="Times New Roman" w:hAnsi="Consolas" w:cs="Times New Roman"/>
                                  <w:color w:val="CCCCCC"/>
                                  <w:sz w:val="21"/>
                                  <w:szCs w:val="21"/>
                                  <w:lang w:eastAsia="es-ES"/>
                                </w:rPr>
                              </w:pPr>
                              <w:ins w:id="2253" w:author="Redondo García Francisco Javier" w:date="2025-09-02T09:44:00Z">
                                <w:r w:rsidRPr="00C920BB">
                                  <w:rPr>
                                    <w:rFonts w:ascii="Consolas" w:eastAsia="Times New Roman" w:hAnsi="Consolas" w:cs="Times New Roman"/>
                                    <w:color w:val="CCCCCC"/>
                                    <w:sz w:val="21"/>
                                    <w:szCs w:val="21"/>
                                    <w:lang w:eastAsia="es-ES"/>
                                  </w:rPr>
                                  <w:t>  }</w:t>
                                </w:r>
                              </w:ins>
                            </w:p>
                            <w:p w14:paraId="76FE213A" w14:textId="77777777" w:rsidR="0071298A" w:rsidRDefault="0071298A" w:rsidP="0071298A">
                              <w:pPr>
                                <w:rPr>
                                  <w:ins w:id="2254" w:author="Redondo García Francisco Javier" w:date="2025-09-02T09:44:00Z"/>
                                </w:rPr>
                              </w:pPr>
                            </w:p>
                          </w:txbxContent>
                        </wps:txbx>
                        <wps:bodyPr rot="0" vert="horz" wrap="square" lIns="91440" tIns="45720" rIns="91440" bIns="45720" anchor="t" anchorCtr="0">
                          <a:noAutofit/>
                        </wps:bodyPr>
                      </wps:wsp>
                    </a:graphicData>
                  </a:graphic>
                </wp:inline>
              </w:drawing>
            </mc:Choice>
            <mc:Fallback>
              <w:pict>
                <v:shape w14:anchorId="489C3B80" id="_x0000_s1072" type="#_x0000_t202" style="width:423.75pt;height:205.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">
                  <v:textbox>
                    <w:txbxContent>
                      <w:p w14:paraId="738308FE" w14:textId="77777777" w:rsidR="0071298A" w:rsidRDefault="0071298A" w:rsidP="00C35E88">
                        <w:pPr>
                          <w:shd w:val="clear" w:color="auto" w:fill="1F1F1F"/>
                          <w:spacing w:line="285" w:lineRule="atLeast"/>
                          <w:jc w:val="left"/>
                          <w:rPr>
                            <w:ins w:id="2255" w:author="Redondo García Francisco Javier" w:date="2025-09-02T09:44:00Z"/>
                            <w:rFonts w:ascii="Consolas" w:eastAsia="Times New Roman" w:hAnsi="Consolas" w:cs="Times New Roman"/>
                            <w:color w:val="CCCCCC"/>
                            <w:sz w:val="21"/>
                            <w:szCs w:val="21"/>
                            <w:lang w:val="en-GB" w:eastAsia="es-ES"/>
                          </w:rPr>
                        </w:pPr>
                        <w:ins w:id="2256" w:author="Redondo García Francisco Javier" w:date="2025-09-02T09:44:00Z">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DCDCAA"/>
                              <w:sz w:val="21"/>
                              <w:szCs w:val="21"/>
                              <w:lang w:val="en-GB" w:eastAsia="es-ES"/>
                            </w:rPr>
                            <w:t>loginAdmin</w:t>
                          </w:r>
                          <w:proofErr w:type="spellEnd"/>
                          <w:r w:rsidRPr="00C920BB">
                            <w:rPr>
                              <w:rFonts w:ascii="Consolas" w:eastAsia="Times New Roman" w:hAnsi="Consolas" w:cs="Times New Roman"/>
                              <w:color w:val="CCCCCC"/>
                              <w:sz w:val="21"/>
                              <w:szCs w:val="21"/>
                              <w:lang w:val="en-GB" w:eastAsia="es-ES"/>
                            </w:rPr>
                            <w:t>(</w:t>
                          </w:r>
                          <w:proofErr w:type="gramEnd"/>
                          <w:r w:rsidRPr="00C920BB">
                            <w:rPr>
                              <w:rFonts w:ascii="Consolas" w:eastAsia="Times New Roman" w:hAnsi="Consolas" w:cs="Times New Roman"/>
                              <w:color w:val="9CDCFE"/>
                              <w:sz w:val="21"/>
                              <w:szCs w:val="21"/>
                              <w:lang w:val="en-GB" w:eastAsia="es-ES"/>
                            </w:rPr>
                            <w:t>username</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password</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Observable</w:t>
                          </w:r>
                          <w:r w:rsidRPr="00C920BB">
                            <w:rPr>
                              <w:rFonts w:ascii="Consolas" w:eastAsia="Times New Roman" w:hAnsi="Consolas" w:cs="Times New Roman"/>
                              <w:color w:val="CCCCCC"/>
                              <w:sz w:val="21"/>
                              <w:szCs w:val="21"/>
                              <w:lang w:val="en-GB" w:eastAsia="es-ES"/>
                            </w:rPr>
                            <w:t>&lt;</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D4D4D4"/>
                              <w:sz w:val="21"/>
                              <w:szCs w:val="21"/>
                              <w:lang w:val="en-GB" w:eastAsia="es-ES"/>
                            </w:rPr>
                            <w:t>|</w:t>
                          </w:r>
                        </w:ins>
                      </w:p>
                      <w:p w14:paraId="04FCE047" w14:textId="77777777" w:rsidR="0071298A" w:rsidRPr="00C920BB" w:rsidRDefault="0071298A" w:rsidP="00C35E88">
                        <w:pPr>
                          <w:shd w:val="clear" w:color="auto" w:fill="1F1F1F"/>
                          <w:spacing w:line="285" w:lineRule="atLeast"/>
                          <w:jc w:val="left"/>
                          <w:rPr>
                            <w:ins w:id="2257" w:author="Redondo García Francisco Javier" w:date="2025-09-02T09:44:00Z"/>
                            <w:rFonts w:ascii="Consolas" w:eastAsia="Times New Roman" w:hAnsi="Consolas" w:cs="Times New Roman"/>
                            <w:color w:val="CCCCCC"/>
                            <w:sz w:val="21"/>
                            <w:szCs w:val="21"/>
                            <w:lang w:val="en-GB" w:eastAsia="es-ES"/>
                          </w:rPr>
                        </w:pPr>
                        <w:ins w:id="2258" w:author="Redondo García Francisco Javier" w:date="2025-09-02T09:44:00Z">
                          <w:r w:rsidRPr="00C920BB">
                            <w:rPr>
                              <w:rFonts w:ascii="Consolas" w:eastAsia="Times New Roman" w:hAnsi="Consolas" w:cs="Times New Roman"/>
                              <w:color w:val="4EC9B0"/>
                              <w:sz w:val="21"/>
                              <w:szCs w:val="21"/>
                              <w:lang w:val="en-GB" w:eastAsia="es-ES"/>
                            </w:rPr>
                            <w:t>null</w:t>
                          </w:r>
                          <w:r w:rsidRPr="00C920BB">
                            <w:rPr>
                              <w:rFonts w:ascii="Consolas" w:eastAsia="Times New Roman" w:hAnsi="Consolas" w:cs="Times New Roman"/>
                              <w:color w:val="CCCCCC"/>
                              <w:sz w:val="21"/>
                              <w:szCs w:val="21"/>
                              <w:lang w:val="en-GB" w:eastAsia="es-ES"/>
                            </w:rPr>
                            <w:t>&gt; {</w:t>
                          </w:r>
                        </w:ins>
                      </w:p>
                      <w:p w14:paraId="7434BBC3" w14:textId="77777777" w:rsidR="0071298A" w:rsidRPr="00C920BB" w:rsidRDefault="0071298A" w:rsidP="00C35E88">
                        <w:pPr>
                          <w:shd w:val="clear" w:color="auto" w:fill="1F1F1F"/>
                          <w:spacing w:after="0" w:line="285" w:lineRule="atLeast"/>
                          <w:jc w:val="left"/>
                          <w:rPr>
                            <w:ins w:id="2259" w:author="Redondo García Francisco Javier" w:date="2025-09-02T09:44:00Z"/>
                            <w:rFonts w:ascii="Consolas" w:eastAsia="Times New Roman" w:hAnsi="Consolas" w:cs="Times New Roman"/>
                            <w:color w:val="CCCCCC"/>
                            <w:sz w:val="21"/>
                            <w:szCs w:val="21"/>
                            <w:lang w:val="en-GB" w:eastAsia="es-ES"/>
                          </w:rPr>
                        </w:pPr>
                        <w:ins w:id="2260" w:author="Redondo García Francisco Javier" w:date="2025-09-02T09:44:00Z">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return</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569CD6"/>
                              <w:sz w:val="21"/>
                              <w:szCs w:val="21"/>
                              <w:lang w:val="en-GB" w:eastAsia="es-ES"/>
                            </w:rPr>
                            <w:t>this</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9CDCFE"/>
                              <w:sz w:val="21"/>
                              <w:szCs w:val="21"/>
                              <w:lang w:val="en-GB" w:eastAsia="es-ES"/>
                            </w:rPr>
                            <w:t>firestore</w:t>
                          </w:r>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collection</w:t>
                          </w:r>
                          <w:proofErr w:type="spell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sanitarios</w:t>
                          </w:r>
                          <w:proofErr w:type="spellEnd"/>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ref</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=&gt;</w:t>
                          </w:r>
                        </w:ins>
                      </w:p>
                      <w:p w14:paraId="26141BFB" w14:textId="77777777" w:rsidR="0071298A" w:rsidRPr="00C920BB" w:rsidRDefault="0071298A" w:rsidP="00C35E88">
                        <w:pPr>
                          <w:shd w:val="clear" w:color="auto" w:fill="1F1F1F"/>
                          <w:spacing w:after="0" w:line="285" w:lineRule="atLeast"/>
                          <w:jc w:val="left"/>
                          <w:rPr>
                            <w:ins w:id="2261" w:author="Redondo García Francisco Javier" w:date="2025-09-02T09:44:00Z"/>
                            <w:rFonts w:ascii="Consolas" w:eastAsia="Times New Roman" w:hAnsi="Consolas" w:cs="Times New Roman"/>
                            <w:color w:val="CCCCCC"/>
                            <w:sz w:val="21"/>
                            <w:szCs w:val="21"/>
                            <w:lang w:val="en-GB" w:eastAsia="es-ES"/>
                          </w:rPr>
                        </w:pPr>
                        <w:ins w:id="2262" w:author="Redondo García Francisco Javier" w:date="2025-09-02T09:44:00Z">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9CDCFE"/>
                              <w:sz w:val="21"/>
                              <w:szCs w:val="21"/>
                              <w:lang w:val="en-GB" w:eastAsia="es-ES"/>
                            </w:rPr>
                            <w:t>ref</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where</w:t>
                          </w:r>
                          <w:proofErr w:type="spellEnd"/>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'username'</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username</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where</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'password'</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password</w:t>
                          </w:r>
                          <w:r w:rsidRPr="00C920BB">
                            <w:rPr>
                              <w:rFonts w:ascii="Consolas" w:eastAsia="Times New Roman" w:hAnsi="Consolas" w:cs="Times New Roman"/>
                              <w:color w:val="CCCCCC"/>
                              <w:sz w:val="21"/>
                              <w:szCs w:val="21"/>
                              <w:lang w:val="en-GB" w:eastAsia="es-ES"/>
                            </w:rPr>
                            <w:t>)</w:t>
                          </w:r>
                        </w:ins>
                      </w:p>
                      <w:p w14:paraId="6C8234A3" w14:textId="77777777" w:rsidR="0071298A" w:rsidRPr="00C920BB" w:rsidRDefault="0071298A" w:rsidP="00C35E88">
                        <w:pPr>
                          <w:shd w:val="clear" w:color="auto" w:fill="1F1F1F"/>
                          <w:spacing w:after="0" w:line="285" w:lineRule="atLeast"/>
                          <w:jc w:val="left"/>
                          <w:rPr>
                            <w:ins w:id="2263" w:author="Redondo García Francisco Javier" w:date="2025-09-02T09:44:00Z"/>
                            <w:rFonts w:ascii="Consolas" w:eastAsia="Times New Roman" w:hAnsi="Consolas" w:cs="Times New Roman"/>
                            <w:color w:val="CCCCCC"/>
                            <w:sz w:val="21"/>
                            <w:szCs w:val="21"/>
                            <w:lang w:val="en-GB" w:eastAsia="es-ES"/>
                          </w:rPr>
                        </w:pPr>
                        <w:ins w:id="2264" w:author="Redondo García Francisco Javier" w:date="2025-09-02T09:44:00Z">
                          <w:r w:rsidRPr="00C920BB">
                            <w:rPr>
                              <w:rFonts w:ascii="Consolas" w:eastAsia="Times New Roman" w:hAnsi="Consolas" w:cs="Times New Roman"/>
                              <w:color w:val="CCCCCC"/>
                              <w:sz w:val="21"/>
                              <w:szCs w:val="21"/>
                              <w:lang w:val="en-GB" w:eastAsia="es-ES"/>
                            </w:rPr>
                            <w:t xml:space="preserve">    </w:t>
                          </w:r>
                          <w:proofErr w:type="gramStart"/>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get</w:t>
                          </w:r>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pipe</w:t>
                          </w:r>
                          <w:r w:rsidRPr="00C920BB">
                            <w:rPr>
                              <w:rFonts w:ascii="Consolas" w:eastAsia="Times New Roman" w:hAnsi="Consolas" w:cs="Times New Roman"/>
                              <w:color w:val="CCCCCC"/>
                              <w:sz w:val="21"/>
                              <w:szCs w:val="21"/>
                              <w:lang w:val="en-GB" w:eastAsia="es-ES"/>
                            </w:rPr>
                            <w:t>(</w:t>
                          </w:r>
                        </w:ins>
                      </w:p>
                      <w:p w14:paraId="5A2A43DB" w14:textId="77777777" w:rsidR="0071298A" w:rsidRPr="00C920BB" w:rsidRDefault="0071298A" w:rsidP="00C35E88">
                        <w:pPr>
                          <w:shd w:val="clear" w:color="auto" w:fill="1F1F1F"/>
                          <w:spacing w:after="0" w:line="285" w:lineRule="atLeast"/>
                          <w:jc w:val="left"/>
                          <w:rPr>
                            <w:ins w:id="2265" w:author="Redondo García Francisco Javier" w:date="2025-09-02T09:44:00Z"/>
                            <w:rFonts w:ascii="Consolas" w:eastAsia="Times New Roman" w:hAnsi="Consolas" w:cs="Times New Roman"/>
                            <w:color w:val="CCCCCC"/>
                            <w:sz w:val="21"/>
                            <w:szCs w:val="21"/>
                            <w:lang w:val="en-GB" w:eastAsia="es-ES"/>
                          </w:rPr>
                        </w:pPr>
                        <w:ins w:id="2266" w:author="Redondo García Francisco Javier" w:date="2025-09-02T09:44:00Z">
                          <w:r w:rsidRPr="00C920BB">
                            <w:rPr>
                              <w:rFonts w:ascii="Consolas" w:eastAsia="Times New Roman" w:hAnsi="Consolas" w:cs="Times New Roman"/>
                              <w:color w:val="CCCCCC"/>
                              <w:sz w:val="21"/>
                              <w:szCs w:val="21"/>
                              <w:lang w:val="en-GB" w:eastAsia="es-ES"/>
                            </w:rPr>
                            <w:t xml:space="preserve">      </w:t>
                          </w:r>
                          <w:proofErr w:type="gramStart"/>
                          <w:r w:rsidRPr="00C920BB">
                            <w:rPr>
                              <w:rFonts w:ascii="Consolas" w:eastAsia="Times New Roman" w:hAnsi="Consolas" w:cs="Times New Roman"/>
                              <w:color w:val="DCDCAA"/>
                              <w:sz w:val="21"/>
                              <w:szCs w:val="21"/>
                              <w:lang w:val="en-GB" w:eastAsia="es-ES"/>
                            </w:rPr>
                            <w:t>map</w:t>
                          </w:r>
                          <w:r w:rsidRPr="00C920BB">
                            <w:rPr>
                              <w:rFonts w:ascii="Consolas" w:eastAsia="Times New Roman" w:hAnsi="Consolas" w:cs="Times New Roman"/>
                              <w:color w:val="CCCCCC"/>
                              <w:sz w:val="21"/>
                              <w:szCs w:val="21"/>
                              <w:lang w:val="en-GB" w:eastAsia="es-ES"/>
                            </w:rPr>
                            <w:t>(</w:t>
                          </w:r>
                          <w:proofErr w:type="gramEnd"/>
                          <w:r w:rsidRPr="00C920BB">
                            <w:rPr>
                              <w:rFonts w:ascii="Consolas" w:eastAsia="Times New Roman" w:hAnsi="Consolas" w:cs="Times New Roman"/>
                              <w:color w:val="9CDCFE"/>
                              <w:sz w:val="21"/>
                              <w:szCs w:val="21"/>
                              <w:lang w:val="en-GB" w:eastAsia="es-ES"/>
                            </w:rPr>
                            <w:t>snapshot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=&gt;</w:t>
                          </w:r>
                          <w:r w:rsidRPr="00C920BB">
                            <w:rPr>
                              <w:rFonts w:ascii="Consolas" w:eastAsia="Times New Roman" w:hAnsi="Consolas" w:cs="Times New Roman"/>
                              <w:color w:val="CCCCCC"/>
                              <w:sz w:val="21"/>
                              <w:szCs w:val="21"/>
                              <w:lang w:val="en-GB" w:eastAsia="es-ES"/>
                            </w:rPr>
                            <w:t xml:space="preserve"> {</w:t>
                          </w:r>
                        </w:ins>
                      </w:p>
                      <w:p w14:paraId="2279FF1A" w14:textId="77777777" w:rsidR="0071298A" w:rsidRPr="00C920BB" w:rsidRDefault="0071298A" w:rsidP="00C35E88">
                        <w:pPr>
                          <w:shd w:val="clear" w:color="auto" w:fill="1F1F1F"/>
                          <w:spacing w:after="0" w:line="285" w:lineRule="atLeast"/>
                          <w:jc w:val="left"/>
                          <w:rPr>
                            <w:ins w:id="2267" w:author="Redondo García Francisco Javier" w:date="2025-09-02T09:44:00Z"/>
                            <w:rFonts w:ascii="Consolas" w:eastAsia="Times New Roman" w:hAnsi="Consolas" w:cs="Times New Roman"/>
                            <w:color w:val="CCCCCC"/>
                            <w:sz w:val="21"/>
                            <w:szCs w:val="21"/>
                            <w:lang w:val="en-GB" w:eastAsia="es-ES"/>
                          </w:rPr>
                        </w:pPr>
                        <w:ins w:id="2268" w:author="Redondo García Francisco Javier" w:date="2025-09-02T09:44:00Z">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if</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9CDCFE"/>
                              <w:sz w:val="21"/>
                              <w:szCs w:val="21"/>
                              <w:lang w:val="en-GB" w:eastAsia="es-ES"/>
                            </w:rPr>
                            <w:t>snapshot</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9CDCFE"/>
                              <w:sz w:val="21"/>
                              <w:szCs w:val="21"/>
                              <w:lang w:val="en-GB" w:eastAsia="es-ES"/>
                            </w:rPr>
                            <w:t>empty</w:t>
                          </w:r>
                          <w:proofErr w:type="spellEnd"/>
                          <w:proofErr w:type="gramEnd"/>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return</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null</w:t>
                          </w:r>
                          <w:r w:rsidRPr="00C920BB">
                            <w:rPr>
                              <w:rFonts w:ascii="Consolas" w:eastAsia="Times New Roman" w:hAnsi="Consolas" w:cs="Times New Roman"/>
                              <w:color w:val="CCCCCC"/>
                              <w:sz w:val="21"/>
                              <w:szCs w:val="21"/>
                              <w:lang w:val="en-GB" w:eastAsia="es-ES"/>
                            </w:rPr>
                            <w:t>;</w:t>
                          </w:r>
                        </w:ins>
                      </w:p>
                      <w:p w14:paraId="3D3C5A6B" w14:textId="77777777" w:rsidR="0071298A" w:rsidRPr="00C920BB" w:rsidRDefault="0071298A" w:rsidP="00C35E88">
                        <w:pPr>
                          <w:shd w:val="clear" w:color="auto" w:fill="1F1F1F"/>
                          <w:spacing w:after="0" w:line="285" w:lineRule="atLeast"/>
                          <w:jc w:val="left"/>
                          <w:rPr>
                            <w:ins w:id="2269" w:author="Redondo García Francisco Javier" w:date="2025-09-02T09:44:00Z"/>
                            <w:rFonts w:ascii="Consolas" w:eastAsia="Times New Roman" w:hAnsi="Consolas" w:cs="Times New Roman"/>
                            <w:color w:val="CCCCCC"/>
                            <w:sz w:val="21"/>
                            <w:szCs w:val="21"/>
                            <w:lang w:val="en-GB" w:eastAsia="es-ES"/>
                          </w:rPr>
                        </w:pPr>
                      </w:p>
                      <w:p w14:paraId="4F6589C5" w14:textId="77777777" w:rsidR="0071298A" w:rsidRPr="00C920BB" w:rsidRDefault="0071298A" w:rsidP="00C35E88">
                        <w:pPr>
                          <w:shd w:val="clear" w:color="auto" w:fill="1F1F1F"/>
                          <w:spacing w:after="0" w:line="285" w:lineRule="atLeast"/>
                          <w:jc w:val="left"/>
                          <w:rPr>
                            <w:ins w:id="2270" w:author="Redondo García Francisco Javier" w:date="2025-09-02T09:44:00Z"/>
                            <w:rFonts w:ascii="Consolas" w:eastAsia="Times New Roman" w:hAnsi="Consolas" w:cs="Times New Roman"/>
                            <w:color w:val="CCCCCC"/>
                            <w:sz w:val="21"/>
                            <w:szCs w:val="21"/>
                            <w:lang w:val="en-GB" w:eastAsia="es-ES"/>
                          </w:rPr>
                        </w:pPr>
                        <w:ins w:id="2271" w:author="Redondo García Francisco Javier" w:date="2025-09-02T09:44:00Z">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569CD6"/>
                              <w:sz w:val="21"/>
                              <w:szCs w:val="21"/>
                              <w:lang w:val="en-GB" w:eastAsia="es-ES"/>
                            </w:rPr>
                            <w:t>const</w:t>
                          </w:r>
                          <w:proofErr w:type="spellEnd"/>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4FC1FF"/>
                              <w:sz w:val="21"/>
                              <w:szCs w:val="21"/>
                              <w:lang w:val="en-GB" w:eastAsia="es-ES"/>
                            </w:rPr>
                            <w:t>docData</w:t>
                          </w:r>
                          <w:proofErr w:type="spellEnd"/>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9CDCFE"/>
                              <w:sz w:val="21"/>
                              <w:szCs w:val="21"/>
                              <w:lang w:val="en-GB" w:eastAsia="es-ES"/>
                            </w:rPr>
                            <w:t>snapshot</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9CDCFE"/>
                              <w:sz w:val="21"/>
                              <w:szCs w:val="21"/>
                              <w:lang w:val="en-GB" w:eastAsia="es-ES"/>
                            </w:rPr>
                            <w:t>docs</w:t>
                          </w:r>
                          <w:proofErr w:type="spellEnd"/>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B5CEA8"/>
                              <w:sz w:val="21"/>
                              <w:szCs w:val="21"/>
                              <w:lang w:val="en-GB" w:eastAsia="es-ES"/>
                            </w:rPr>
                            <w:t>0</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data</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as</w:t>
                          </w:r>
                          <w:r w:rsidRPr="00C920BB">
                            <w:rPr>
                              <w:rFonts w:ascii="Consolas" w:eastAsia="Times New Roman" w:hAnsi="Consolas" w:cs="Times New Roman"/>
                              <w:color w:val="CCCCCC"/>
                              <w:sz w:val="21"/>
                              <w:szCs w:val="21"/>
                              <w:lang w:val="en-GB" w:eastAsia="es-ES"/>
                            </w:rPr>
                            <w:t xml:space="preserve"> { </w:t>
                          </w:r>
                          <w:r w:rsidRPr="00C920BB">
                            <w:rPr>
                              <w:rFonts w:ascii="Consolas" w:eastAsia="Times New Roman" w:hAnsi="Consolas" w:cs="Times New Roman"/>
                              <w:color w:val="9CDCFE"/>
                              <w:sz w:val="21"/>
                              <w:szCs w:val="21"/>
                              <w:lang w:val="en-GB" w:eastAsia="es-ES"/>
                            </w:rPr>
                            <w:t>role</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 xml:space="preserve"> };</w:t>
                          </w:r>
                        </w:ins>
                      </w:p>
                      <w:p w14:paraId="05632EAD" w14:textId="77777777" w:rsidR="0071298A" w:rsidRPr="00C920BB" w:rsidRDefault="0071298A" w:rsidP="00C35E88">
                        <w:pPr>
                          <w:shd w:val="clear" w:color="auto" w:fill="1F1F1F"/>
                          <w:spacing w:after="0" w:line="285" w:lineRule="atLeast"/>
                          <w:jc w:val="left"/>
                          <w:rPr>
                            <w:ins w:id="2272" w:author="Redondo García Francisco Javier" w:date="2025-09-02T09:44:00Z"/>
                            <w:rFonts w:ascii="Consolas" w:eastAsia="Times New Roman" w:hAnsi="Consolas" w:cs="Times New Roman"/>
                            <w:color w:val="CCCCCC"/>
                            <w:sz w:val="21"/>
                            <w:szCs w:val="21"/>
                            <w:lang w:eastAsia="es-ES"/>
                          </w:rPr>
                        </w:pPr>
                        <w:ins w:id="2273" w:author="Redondo García Francisco Javier" w:date="2025-09-02T09:44:00Z">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C586C0"/>
                              <w:sz w:val="21"/>
                              <w:szCs w:val="21"/>
                              <w:lang w:eastAsia="es-ES"/>
                            </w:rPr>
                            <w:t>return</w:t>
                          </w:r>
                          <w:proofErr w:type="spellEnd"/>
                          <w:r w:rsidRPr="00C920BB">
                            <w:rPr>
                              <w:rFonts w:ascii="Consolas" w:eastAsia="Times New Roman" w:hAnsi="Consolas" w:cs="Times New Roman"/>
                              <w:color w:val="CCCCCC"/>
                              <w:sz w:val="21"/>
                              <w:szCs w:val="21"/>
                              <w:lang w:eastAsia="es-ES"/>
                            </w:rPr>
                            <w:t xml:space="preserve"> </w:t>
                          </w:r>
                          <w:proofErr w:type="spellStart"/>
                          <w:r w:rsidRPr="00C920BB">
                            <w:rPr>
                              <w:rFonts w:ascii="Consolas" w:eastAsia="Times New Roman" w:hAnsi="Consolas" w:cs="Times New Roman"/>
                              <w:color w:val="4FC1FF"/>
                              <w:sz w:val="21"/>
                              <w:szCs w:val="21"/>
                              <w:lang w:eastAsia="es-ES"/>
                            </w:rPr>
                            <w:t>docData</w:t>
                          </w:r>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9CDCFE"/>
                              <w:sz w:val="21"/>
                              <w:szCs w:val="21"/>
                              <w:lang w:eastAsia="es-ES"/>
                            </w:rPr>
                            <w:t>role</w:t>
                          </w:r>
                          <w:proofErr w:type="spellEnd"/>
                          <w:r w:rsidRPr="00C920BB">
                            <w:rPr>
                              <w:rFonts w:ascii="Consolas" w:eastAsia="Times New Roman" w:hAnsi="Consolas" w:cs="Times New Roman"/>
                              <w:color w:val="CCCCCC"/>
                              <w:sz w:val="21"/>
                              <w:szCs w:val="21"/>
                              <w:lang w:eastAsia="es-ES"/>
                            </w:rPr>
                            <w:t xml:space="preserve"> </w:t>
                          </w:r>
                          <w:r w:rsidRPr="00C920BB">
                            <w:rPr>
                              <w:rFonts w:ascii="Consolas" w:eastAsia="Times New Roman" w:hAnsi="Consolas" w:cs="Times New Roman"/>
                              <w:color w:val="D4D4D4"/>
                              <w:sz w:val="21"/>
                              <w:szCs w:val="21"/>
                              <w:lang w:eastAsia="es-ES"/>
                            </w:rPr>
                            <w:t>||</w:t>
                          </w:r>
                          <w:r w:rsidRPr="00C920BB">
                            <w:rPr>
                              <w:rFonts w:ascii="Consolas" w:eastAsia="Times New Roman" w:hAnsi="Consolas" w:cs="Times New Roman"/>
                              <w:color w:val="CCCCCC"/>
                              <w:sz w:val="21"/>
                              <w:szCs w:val="21"/>
                              <w:lang w:eastAsia="es-ES"/>
                            </w:rPr>
                            <w:t xml:space="preserve"> </w:t>
                          </w:r>
                          <w:proofErr w:type="spellStart"/>
                          <w:r w:rsidRPr="00C920BB">
                            <w:rPr>
                              <w:rFonts w:ascii="Consolas" w:eastAsia="Times New Roman" w:hAnsi="Consolas" w:cs="Times New Roman"/>
                              <w:color w:val="569CD6"/>
                              <w:sz w:val="21"/>
                              <w:szCs w:val="21"/>
                              <w:lang w:eastAsia="es-ES"/>
                            </w:rPr>
                            <w:t>null</w:t>
                          </w:r>
                          <w:proofErr w:type="spellEnd"/>
                          <w:r w:rsidRPr="00C920BB">
                            <w:rPr>
                              <w:rFonts w:ascii="Consolas" w:eastAsia="Times New Roman" w:hAnsi="Consolas" w:cs="Times New Roman"/>
                              <w:color w:val="CCCCCC"/>
                              <w:sz w:val="21"/>
                              <w:szCs w:val="21"/>
                              <w:lang w:eastAsia="es-ES"/>
                            </w:rPr>
                            <w:t>;</w:t>
                          </w:r>
                        </w:ins>
                      </w:p>
                      <w:p w14:paraId="490249BC" w14:textId="77777777" w:rsidR="0071298A" w:rsidRPr="00C920BB" w:rsidRDefault="0071298A" w:rsidP="00C35E88">
                        <w:pPr>
                          <w:shd w:val="clear" w:color="auto" w:fill="1F1F1F"/>
                          <w:spacing w:after="0" w:line="285" w:lineRule="atLeast"/>
                          <w:jc w:val="left"/>
                          <w:rPr>
                            <w:ins w:id="2274" w:author="Redondo García Francisco Javier" w:date="2025-09-02T09:44:00Z"/>
                            <w:rFonts w:ascii="Consolas" w:eastAsia="Times New Roman" w:hAnsi="Consolas" w:cs="Times New Roman"/>
                            <w:color w:val="CCCCCC"/>
                            <w:sz w:val="21"/>
                            <w:szCs w:val="21"/>
                            <w:lang w:eastAsia="es-ES"/>
                          </w:rPr>
                        </w:pPr>
                        <w:ins w:id="2275" w:author="Redondo García Francisco Javier" w:date="2025-09-02T09:44:00Z">
                          <w:r w:rsidRPr="00C920BB">
                            <w:rPr>
                              <w:rFonts w:ascii="Consolas" w:eastAsia="Times New Roman" w:hAnsi="Consolas" w:cs="Times New Roman"/>
                              <w:color w:val="CCCCCC"/>
                              <w:sz w:val="21"/>
                              <w:szCs w:val="21"/>
                              <w:lang w:eastAsia="es-ES"/>
                            </w:rPr>
                            <w:t>      })</w:t>
                          </w:r>
                        </w:ins>
                      </w:p>
                      <w:p w14:paraId="77D3958C" w14:textId="77777777" w:rsidR="0071298A" w:rsidRPr="00C920BB" w:rsidRDefault="0071298A" w:rsidP="00C35E88">
                        <w:pPr>
                          <w:shd w:val="clear" w:color="auto" w:fill="1F1F1F"/>
                          <w:spacing w:after="0" w:line="285" w:lineRule="atLeast"/>
                          <w:jc w:val="left"/>
                          <w:rPr>
                            <w:ins w:id="2276" w:author="Redondo García Francisco Javier" w:date="2025-09-02T09:44:00Z"/>
                            <w:rFonts w:ascii="Consolas" w:eastAsia="Times New Roman" w:hAnsi="Consolas" w:cs="Times New Roman"/>
                            <w:color w:val="CCCCCC"/>
                            <w:sz w:val="21"/>
                            <w:szCs w:val="21"/>
                            <w:lang w:eastAsia="es-ES"/>
                          </w:rPr>
                        </w:pPr>
                        <w:ins w:id="2277" w:author="Redondo García Francisco Javier" w:date="2025-09-02T09:44:00Z">
                          <w:r w:rsidRPr="00C920BB">
                            <w:rPr>
                              <w:rFonts w:ascii="Consolas" w:eastAsia="Times New Roman" w:hAnsi="Consolas" w:cs="Times New Roman"/>
                              <w:color w:val="CCCCCC"/>
                              <w:sz w:val="21"/>
                              <w:szCs w:val="21"/>
                              <w:lang w:eastAsia="es-ES"/>
                            </w:rPr>
                            <w:t>    );</w:t>
                          </w:r>
                        </w:ins>
                      </w:p>
                      <w:p w14:paraId="0B1D1D6A" w14:textId="77777777" w:rsidR="0071298A" w:rsidRPr="00C920BB" w:rsidRDefault="0071298A" w:rsidP="0071298A">
                        <w:pPr>
                          <w:shd w:val="clear" w:color="auto" w:fill="1F1F1F"/>
                          <w:spacing w:after="0" w:line="285" w:lineRule="atLeast"/>
                          <w:rPr>
                            <w:ins w:id="2278" w:author="Redondo García Francisco Javier" w:date="2025-09-02T09:44:00Z"/>
                            <w:rFonts w:ascii="Consolas" w:eastAsia="Times New Roman" w:hAnsi="Consolas" w:cs="Times New Roman"/>
                            <w:color w:val="CCCCCC"/>
                            <w:sz w:val="21"/>
                            <w:szCs w:val="21"/>
                            <w:lang w:eastAsia="es-ES"/>
                          </w:rPr>
                        </w:pPr>
                        <w:ins w:id="2279" w:author="Redondo García Francisco Javier" w:date="2025-09-02T09:44:00Z">
                          <w:r w:rsidRPr="00C920BB">
                            <w:rPr>
                              <w:rFonts w:ascii="Consolas" w:eastAsia="Times New Roman" w:hAnsi="Consolas" w:cs="Times New Roman"/>
                              <w:color w:val="CCCCCC"/>
                              <w:sz w:val="21"/>
                              <w:szCs w:val="21"/>
                              <w:lang w:eastAsia="es-ES"/>
                            </w:rPr>
                            <w:t>  }</w:t>
                          </w:r>
                        </w:ins>
                      </w:p>
                      <w:p w14:paraId="76FE213A" w14:textId="77777777" w:rsidR="0071298A" w:rsidRDefault="0071298A" w:rsidP="0071298A">
                        <w:pPr>
                          <w:rPr>
                            <w:ins w:id="2280" w:author="Redondo García Francisco Javier" w:date="2025-09-02T09:44:00Z"/>
                          </w:rPr>
                        </w:pPr>
                      </w:p>
                    </w:txbxContent>
                  </v:textbox>
                  <w10:anchorlock/>
                </v:shape>
              </w:pict>
            </mc:Fallback>
          </mc:AlternateContent>
        </w:r>
      </w:ins>
    </w:p>
    <w:p w14:paraId="0F975A25" w14:textId="77777777" w:rsidR="0071298A" w:rsidRDefault="0071298A" w:rsidP="0071298A">
      <w:pPr>
        <w:rPr>
          <w:ins w:id="2281" w:author="Redondo García Francisco Javier" w:date="2025-09-02T09:44:00Z"/>
        </w:rPr>
      </w:pPr>
    </w:p>
    <w:p w14:paraId="5026E492" w14:textId="47686299" w:rsidR="00260674" w:rsidRDefault="00260674" w:rsidP="00C87F70">
      <w:pPr>
        <w:pStyle w:val="Prrafodelista"/>
        <w:numPr>
          <w:ilvl w:val="0"/>
          <w:numId w:val="41"/>
        </w:numPr>
      </w:pPr>
      <w:proofErr w:type="spellStart"/>
      <w:r w:rsidRPr="00BF32BD">
        <w:rPr>
          <w:b/>
          <w:bCs/>
        </w:rPr>
        <w:t>createSanitario</w:t>
      </w:r>
      <w:proofErr w:type="spellEnd"/>
      <w:r w:rsidRPr="00BF32BD">
        <w:rPr>
          <w:b/>
          <w:bCs/>
        </w:rPr>
        <w:t>(</w:t>
      </w:r>
      <w:proofErr w:type="spellStart"/>
      <w:r w:rsidRPr="00BF32BD">
        <w:rPr>
          <w:b/>
          <w:bCs/>
        </w:rPr>
        <w:t>username</w:t>
      </w:r>
      <w:proofErr w:type="spellEnd"/>
      <w:r w:rsidRPr="00BF32BD">
        <w:rPr>
          <w:b/>
          <w:bCs/>
        </w:rPr>
        <w:t xml:space="preserve">: </w:t>
      </w:r>
      <w:proofErr w:type="spellStart"/>
      <w:r w:rsidRPr="00BF32BD">
        <w:rPr>
          <w:b/>
          <w:bCs/>
        </w:rPr>
        <w:t>string</w:t>
      </w:r>
      <w:proofErr w:type="spellEnd"/>
      <w:r w:rsidRPr="00BF32BD">
        <w:rPr>
          <w:b/>
          <w:bCs/>
        </w:rPr>
        <w:t xml:space="preserve">, </w:t>
      </w:r>
      <w:proofErr w:type="spellStart"/>
      <w:proofErr w:type="gramStart"/>
      <w:r w:rsidRPr="00BF32BD">
        <w:rPr>
          <w:b/>
          <w:bCs/>
        </w:rPr>
        <w:t>password</w:t>
      </w:r>
      <w:proofErr w:type="spellEnd"/>
      <w:proofErr w:type="gramEnd"/>
      <w:r w:rsidRPr="00BF32BD">
        <w:rPr>
          <w:b/>
          <w:bCs/>
        </w:rPr>
        <w:t xml:space="preserve">: </w:t>
      </w:r>
      <w:proofErr w:type="spellStart"/>
      <w:r w:rsidRPr="00BF32BD">
        <w:rPr>
          <w:b/>
          <w:bCs/>
        </w:rPr>
        <w:t>string</w:t>
      </w:r>
      <w:proofErr w:type="spellEnd"/>
      <w:r w:rsidRPr="00BF32BD">
        <w:rPr>
          <w:b/>
          <w:bCs/>
        </w:rPr>
        <w:t>):</w:t>
      </w:r>
      <w:r w:rsidRPr="00060A85">
        <w:t xml:space="preserve"> Crea en la base de da</w:t>
      </w:r>
      <w:r>
        <w:t xml:space="preserve">tos una entrada para un facultativo nuevo. </w:t>
      </w:r>
    </w:p>
    <w:p w14:paraId="79E04398" w14:textId="33ED5F16" w:rsidR="0071298A" w:rsidRPr="0071298A" w:rsidRDefault="0071298A" w:rsidP="0071298A">
      <w:pPr>
        <w:ind w:left="360"/>
        <w:rPr>
          <w:ins w:id="2282" w:author="Redondo García Francisco Javier" w:date="2025-09-02T09:44:00Z"/>
          <w:sz w:val="24"/>
          <w:szCs w:val="24"/>
        </w:rPr>
      </w:pPr>
      <w:ins w:id="2283" w:author="Redondo García Francisco Javier" w:date="2025-09-02T09:44:00Z">
        <w:r>
          <w:rPr>
            <w:noProof/>
          </w:rPr>
          <mc:AlternateContent>
            <mc:Choice Requires="wps">
              <w:drawing>
                <wp:anchor distT="0" distB="0" distL="114300" distR="114300" simplePos="0" relativeHeight="251762688" behindDoc="0" locked="0" layoutInCell="1" allowOverlap="1" wp14:anchorId="2B8E058C" wp14:editId="61D21656">
                  <wp:simplePos x="0" y="0"/>
                  <wp:positionH relativeFrom="column">
                    <wp:posOffset>-251460</wp:posOffset>
                  </wp:positionH>
                  <wp:positionV relativeFrom="paragraph">
                    <wp:posOffset>1700530</wp:posOffset>
                  </wp:positionV>
                  <wp:extent cx="6233795" cy="635"/>
                  <wp:effectExtent l="0" t="0" r="0" b="0"/>
                  <wp:wrapSquare wrapText="bothSides"/>
                  <wp:docPr id="25" name="Cuadro de texto 25"/>
                  <wp:cNvGraphicFramePr/>
                  <a:graphic xmlns:a="http://schemas.openxmlformats.org/drawingml/2006/main">
                    <a:graphicData uri="http://schemas.microsoft.com/office/word/2010/wordprocessingShape">
                      <wps:wsp>
                        <wps:cNvSpPr txBox="1"/>
                        <wps:spPr>
                          <a:xfrm>
                            <a:off x="0" y="0"/>
                            <a:ext cx="6233795" cy="635"/>
                          </a:xfrm>
                          <a:prstGeom prst="rect">
                            <a:avLst/>
                          </a:prstGeom>
                          <a:solidFill>
                            <a:prstClr val="white"/>
                          </a:solidFill>
                          <a:ln>
                            <a:noFill/>
                          </a:ln>
                        </wps:spPr>
                        <wps:txbx>
                          <w:txbxContent>
                            <w:p w14:paraId="34823B1D" w14:textId="64A4C69C" w:rsidR="0071298A" w:rsidRPr="004B65AB" w:rsidRDefault="0071298A" w:rsidP="0071298A">
                              <w:pPr>
                                <w:pStyle w:val="Descripcin"/>
                                <w:jc w:val="center"/>
                                <w:rPr>
                                  <w:ins w:id="2284" w:author="Redondo García Francisco Javier" w:date="2025-09-02T09:44:00Z"/>
                                  <w:noProof/>
                                  <w:sz w:val="24"/>
                                  <w:szCs w:val="24"/>
                                </w:rPr>
                              </w:pPr>
                              <w:bookmarkStart w:id="2285" w:name="_Ref200114854"/>
                              <w:bookmarkStart w:id="2286" w:name="_Toc207315064"/>
                              <w:ins w:id="2287" w:author="Redondo García Francisco Javier" w:date="2025-09-02T09:44:00Z">
                                <w:r>
                                  <w:t xml:space="preserve">Listado </w:t>
                                </w:r>
                                <w:r w:rsidR="0056181D">
                                  <w:fldChar w:fldCharType="begin"/>
                                </w:r>
                                <w:r w:rsidR="0056181D">
                                  <w:instrText xml:space="preserve"> SEQ Listado \* ARABIC </w:instrText>
                                </w:r>
                                <w:r w:rsidR="0056181D">
                                  <w:fldChar w:fldCharType="separate"/>
                                </w:r>
                                <w:r w:rsidR="00565DA1">
                                  <w:rPr>
                                    <w:noProof/>
                                  </w:rPr>
                                  <w:t>22</w:t>
                                </w:r>
                                <w:r w:rsidR="0056181D">
                                  <w:rPr>
                                    <w:noProof/>
                                  </w:rPr>
                                  <w:fldChar w:fldCharType="end"/>
                                </w:r>
                                <w:bookmarkEnd w:id="2285"/>
                                <w:r>
                                  <w:t xml:space="preserve"> - Método </w:t>
                                </w:r>
                                <w:proofErr w:type="spellStart"/>
                                <w:r>
                                  <w:t>createSanitario</w:t>
                                </w:r>
                                <w:proofErr w:type="spellEnd"/>
                                <w:r>
                                  <w:t>()</w:t>
                                </w:r>
                                <w:bookmarkEnd w:id="2286"/>
                              </w:ins>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8E058C" id="Cuadro de texto 25" o:spid="_x0000_s1073" type="#_x0000_t202" style="position:absolute;left:0;text-align:left;margin-left:-19.8pt;margin-top:133.9pt;width:490.85pt;height:.05pt;z-index:251762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" stroked="f">
                  <v:textbox style="mso-fit-shape-to-text:t" inset="0,0,0,0">
                    <w:txbxContent>
                      <w:p w14:paraId="34823B1D" w14:textId="64A4C69C" w:rsidR="0071298A" w:rsidRPr="004B65AB" w:rsidRDefault="0071298A" w:rsidP="0071298A">
                        <w:pPr>
                          <w:pStyle w:val="Descripcin"/>
                          <w:jc w:val="center"/>
                          <w:rPr>
                            <w:ins w:id="2288" w:author="Redondo García Francisco Javier" w:date="2025-09-02T09:44:00Z"/>
                            <w:noProof/>
                            <w:sz w:val="24"/>
                            <w:szCs w:val="24"/>
                          </w:rPr>
                        </w:pPr>
                        <w:bookmarkStart w:id="2289" w:name="_Ref200114854"/>
                        <w:bookmarkStart w:id="2290" w:name="_Toc207315064"/>
                        <w:ins w:id="2291" w:author="Redondo García Francisco Javier" w:date="2025-09-02T09:44:00Z">
                          <w:r>
                            <w:t xml:space="preserve">Listado </w:t>
                          </w:r>
                          <w:r w:rsidR="0056181D">
                            <w:fldChar w:fldCharType="begin"/>
                          </w:r>
                          <w:r w:rsidR="0056181D">
                            <w:instrText xml:space="preserve"> SEQ Listado \* ARABIC </w:instrText>
                          </w:r>
                          <w:r w:rsidR="0056181D">
                            <w:fldChar w:fldCharType="separate"/>
                          </w:r>
                          <w:r w:rsidR="00565DA1">
                            <w:rPr>
                              <w:noProof/>
                            </w:rPr>
                            <w:t>22</w:t>
                          </w:r>
                          <w:r w:rsidR="0056181D">
                            <w:rPr>
                              <w:noProof/>
                            </w:rPr>
                            <w:fldChar w:fldCharType="end"/>
                          </w:r>
                          <w:bookmarkEnd w:id="2289"/>
                          <w:r>
                            <w:t xml:space="preserve"> - Método </w:t>
                          </w:r>
                          <w:proofErr w:type="spellStart"/>
                          <w:r>
                            <w:t>createSanitario</w:t>
                          </w:r>
                          <w:proofErr w:type="spellEnd"/>
                          <w:r>
                            <w:t>()</w:t>
                          </w:r>
                          <w:bookmarkEnd w:id="2290"/>
                        </w:ins>
                      </w:p>
                    </w:txbxContent>
                  </v:textbox>
                  <w10:wrap type="square"/>
                </v:shape>
              </w:pict>
            </mc:Fallback>
          </mc:AlternateContent>
        </w:r>
        <w:r w:rsidRPr="007756C7">
          <w:rPr>
            <w:noProof/>
            <w:sz w:val="24"/>
            <w:szCs w:val="24"/>
          </w:rPr>
          <mc:AlternateContent>
            <mc:Choice Requires="wps">
              <w:drawing>
                <wp:inline distT="0" distB="0" distL="0" distR="0" wp14:anchorId="11AF0010" wp14:editId="11748A90">
                  <wp:extent cx="5400040" cy="1553949"/>
                  <wp:effectExtent l="0" t="0" r="10160" b="27305"/>
                  <wp:docPr id="11425392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1553949"/>
                          </a:xfrm>
                          <a:prstGeom prst="rect">
                            <a:avLst/>
                          </a:prstGeom>
                          <a:solidFill>
                            <a:srgbClr val="FFFFFF"/>
                          </a:solidFill>
                          <a:ln w="9525">
                            <a:solidFill>
                              <a:srgbClr val="000000"/>
                            </a:solidFill>
                            <a:miter lim="800000"/>
                            <a:headEnd/>
                            <a:tailEnd/>
                          </a:ln>
                        </wps:spPr>
                        <wps:txbx>
                          <w:txbxContent>
                            <w:p w14:paraId="6CCB6F28" w14:textId="77777777" w:rsidR="0071298A" w:rsidRPr="007756C7" w:rsidRDefault="0071298A" w:rsidP="0071298A">
                              <w:pPr>
                                <w:shd w:val="clear" w:color="auto" w:fill="1F1F1F"/>
                                <w:spacing w:after="0" w:line="285" w:lineRule="atLeast"/>
                                <w:jc w:val="left"/>
                                <w:rPr>
                                  <w:ins w:id="2292" w:author="Redondo García Francisco Javier" w:date="2025-09-02T09:44:00Z"/>
                                  <w:rFonts w:ascii="Consolas" w:eastAsia="Times New Roman" w:hAnsi="Consolas" w:cs="Times New Roman"/>
                                  <w:color w:val="CCCCCC"/>
                                  <w:sz w:val="21"/>
                                  <w:szCs w:val="21"/>
                                  <w:lang w:val="en-GB" w:eastAsia="es-ES"/>
                                </w:rPr>
                              </w:pPr>
                              <w:ins w:id="2293" w:author="Redondo García Francisco Javier" w:date="2025-09-02T09:44:00Z">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public</w:t>
                                </w:r>
                                <w:r w:rsidRPr="007756C7">
                                  <w:rPr>
                                    <w:rFonts w:ascii="Consolas" w:eastAsia="Times New Roman" w:hAnsi="Consolas" w:cs="Times New Roman"/>
                                    <w:color w:val="CCCCCC"/>
                                    <w:sz w:val="21"/>
                                    <w:szCs w:val="21"/>
                                    <w:lang w:val="en-GB" w:eastAsia="es-ES"/>
                                  </w:rPr>
                                  <w:t xml:space="preserve"> </w:t>
                                </w:r>
                                <w:proofErr w:type="spellStart"/>
                                <w:proofErr w:type="gramStart"/>
                                <w:r w:rsidRPr="007756C7">
                                  <w:rPr>
                                    <w:rFonts w:ascii="Consolas" w:eastAsia="Times New Roman" w:hAnsi="Consolas" w:cs="Times New Roman"/>
                                    <w:color w:val="DCDCAA"/>
                                    <w:sz w:val="21"/>
                                    <w:szCs w:val="21"/>
                                    <w:lang w:val="en-GB" w:eastAsia="es-ES"/>
                                  </w:rPr>
                                  <w:t>createSanitario</w:t>
                                </w:r>
                                <w:proofErr w:type="spellEnd"/>
                                <w:r w:rsidRPr="007756C7">
                                  <w:rPr>
                                    <w:rFonts w:ascii="Consolas" w:eastAsia="Times New Roman" w:hAnsi="Consolas" w:cs="Times New Roman"/>
                                    <w:color w:val="CCCCCC"/>
                                    <w:sz w:val="21"/>
                                    <w:szCs w:val="21"/>
                                    <w:lang w:val="en-GB" w:eastAsia="es-ES"/>
                                  </w:rPr>
                                  <w:t>(</w:t>
                                </w:r>
                                <w:proofErr w:type="gramEnd"/>
                                <w:r w:rsidRPr="007756C7">
                                  <w:rPr>
                                    <w:rFonts w:ascii="Consolas" w:eastAsia="Times New Roman" w:hAnsi="Consolas" w:cs="Times New Roman"/>
                                    <w:color w:val="9CDCFE"/>
                                    <w:sz w:val="21"/>
                                    <w:szCs w:val="21"/>
                                    <w:lang w:val="en-GB" w:eastAsia="es-ES"/>
                                  </w:rPr>
                                  <w:t>username</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string</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password</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string</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Promise</w:t>
                                </w:r>
                                <w:r w:rsidRPr="007756C7">
                                  <w:rPr>
                                    <w:rFonts w:ascii="Consolas" w:eastAsia="Times New Roman" w:hAnsi="Consolas" w:cs="Times New Roman"/>
                                    <w:color w:val="CCCCCC"/>
                                    <w:sz w:val="21"/>
                                    <w:szCs w:val="21"/>
                                    <w:lang w:val="en-GB" w:eastAsia="es-ES"/>
                                  </w:rPr>
                                  <w:t>&lt;</w:t>
                                </w:r>
                                <w:r w:rsidRPr="007756C7">
                                  <w:rPr>
                                    <w:rFonts w:ascii="Consolas" w:eastAsia="Times New Roman" w:hAnsi="Consolas" w:cs="Times New Roman"/>
                                    <w:color w:val="4EC9B0"/>
                                    <w:sz w:val="21"/>
                                    <w:szCs w:val="21"/>
                                    <w:lang w:val="en-GB" w:eastAsia="es-ES"/>
                                  </w:rPr>
                                  <w:t>void</w:t>
                                </w:r>
                                <w:r w:rsidRPr="007756C7">
                                  <w:rPr>
                                    <w:rFonts w:ascii="Consolas" w:eastAsia="Times New Roman" w:hAnsi="Consolas" w:cs="Times New Roman"/>
                                    <w:color w:val="CCCCCC"/>
                                    <w:sz w:val="21"/>
                                    <w:szCs w:val="21"/>
                                    <w:lang w:val="en-GB" w:eastAsia="es-ES"/>
                                  </w:rPr>
                                  <w:t>&gt; {</w:t>
                                </w:r>
                              </w:ins>
                            </w:p>
                            <w:p w14:paraId="53743077" w14:textId="77777777" w:rsidR="0071298A" w:rsidRPr="007756C7" w:rsidRDefault="0071298A" w:rsidP="0071298A">
                              <w:pPr>
                                <w:shd w:val="clear" w:color="auto" w:fill="1F1F1F"/>
                                <w:spacing w:after="0" w:line="285" w:lineRule="atLeast"/>
                                <w:jc w:val="left"/>
                                <w:rPr>
                                  <w:ins w:id="2294" w:author="Redondo García Francisco Javier" w:date="2025-09-02T09:44:00Z"/>
                                  <w:rFonts w:ascii="Consolas" w:eastAsia="Times New Roman" w:hAnsi="Consolas" w:cs="Times New Roman"/>
                                  <w:color w:val="CCCCCC"/>
                                  <w:sz w:val="21"/>
                                  <w:szCs w:val="21"/>
                                  <w:lang w:val="en-GB" w:eastAsia="es-ES"/>
                                </w:rPr>
                              </w:pPr>
                              <w:ins w:id="2295" w:author="Redondo García Francisco Javier" w:date="2025-09-02T09:44:00Z">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569CD6"/>
                                    <w:sz w:val="21"/>
                                    <w:szCs w:val="21"/>
                                    <w:lang w:val="en-GB" w:eastAsia="es-ES"/>
                                  </w:rPr>
                                  <w:t>const</w:t>
                                </w:r>
                                <w:proofErr w:type="spellEnd"/>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4FC1FF"/>
                                    <w:sz w:val="21"/>
                                    <w:szCs w:val="21"/>
                                    <w:lang w:val="en-GB" w:eastAsia="es-ES"/>
                                  </w:rPr>
                                  <w:t>userRef</w:t>
                                </w:r>
                                <w:proofErr w:type="spellEnd"/>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4EC9B0"/>
                                    <w:sz w:val="21"/>
                                    <w:szCs w:val="21"/>
                                    <w:lang w:val="en-GB" w:eastAsia="es-ES"/>
                                  </w:rPr>
                                  <w:t>AngularFirestoreDocument</w:t>
                                </w:r>
                                <w:proofErr w:type="spellEnd"/>
                                <w:r w:rsidRPr="007756C7">
                                  <w:rPr>
                                    <w:rFonts w:ascii="Consolas" w:eastAsia="Times New Roman" w:hAnsi="Consolas" w:cs="Times New Roman"/>
                                    <w:color w:val="CCCCCC"/>
                                    <w:sz w:val="21"/>
                                    <w:szCs w:val="21"/>
                                    <w:lang w:val="en-GB" w:eastAsia="es-ES"/>
                                  </w:rPr>
                                  <w:t>&lt;</w:t>
                                </w:r>
                                <w:r w:rsidRPr="007756C7">
                                  <w:rPr>
                                    <w:rFonts w:ascii="Consolas" w:eastAsia="Times New Roman" w:hAnsi="Consolas" w:cs="Times New Roman"/>
                                    <w:color w:val="4EC9B0"/>
                                    <w:sz w:val="21"/>
                                    <w:szCs w:val="21"/>
                                    <w:lang w:val="en-GB" w:eastAsia="es-ES"/>
                                  </w:rPr>
                                  <w:t>any</w:t>
                                </w:r>
                                <w:r w:rsidRPr="007756C7">
                                  <w:rPr>
                                    <w:rFonts w:ascii="Consolas" w:eastAsia="Times New Roman" w:hAnsi="Consolas" w:cs="Times New Roman"/>
                                    <w:color w:val="CCCCCC"/>
                                    <w:sz w:val="21"/>
                                    <w:szCs w:val="21"/>
                                    <w:lang w:val="en-GB" w:eastAsia="es-ES"/>
                                  </w:rPr>
                                  <w:t xml:space="preserve">&gt; </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this</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firestore</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doc</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CE9178"/>
                                    <w:sz w:val="21"/>
                                    <w:szCs w:val="21"/>
                                    <w:lang w:val="en-GB" w:eastAsia="es-ES"/>
                                  </w:rPr>
                                  <w:t>`</w:t>
                                </w:r>
                                <w:proofErr w:type="spellStart"/>
                                <w:r w:rsidRPr="007756C7">
                                  <w:rPr>
                                    <w:rFonts w:ascii="Consolas" w:eastAsia="Times New Roman" w:hAnsi="Consolas" w:cs="Times New Roman"/>
                                    <w:color w:val="CE9178"/>
                                    <w:sz w:val="21"/>
                                    <w:szCs w:val="21"/>
                                    <w:lang w:val="en-GB" w:eastAsia="es-ES"/>
                                  </w:rPr>
                                  <w:t>sanitarios</w:t>
                                </w:r>
                                <w:proofErr w:type="spellEnd"/>
                                <w:r w:rsidRPr="007756C7">
                                  <w:rPr>
                                    <w:rFonts w:ascii="Consolas" w:eastAsia="Times New Roman" w:hAnsi="Consolas" w:cs="Times New Roman"/>
                                    <w:color w:val="CE9178"/>
                                    <w:sz w:val="21"/>
                                    <w:szCs w:val="21"/>
                                    <w:lang w:val="en-GB" w:eastAsia="es-ES"/>
                                  </w:rPr>
                                  <w:t>/</w:t>
                                </w:r>
                                <w:r w:rsidRPr="007756C7">
                                  <w:rPr>
                                    <w:rFonts w:ascii="Consolas" w:eastAsia="Times New Roman" w:hAnsi="Consolas" w:cs="Times New Roman"/>
                                    <w:color w:val="569CD6"/>
                                    <w:sz w:val="21"/>
                                    <w:szCs w:val="21"/>
                                    <w:lang w:val="en-GB" w:eastAsia="es-ES"/>
                                  </w:rPr>
                                  <w:t>${</w:t>
                                </w:r>
                                <w:r w:rsidRPr="007756C7">
                                  <w:rPr>
                                    <w:rFonts w:ascii="Consolas" w:eastAsia="Times New Roman" w:hAnsi="Consolas" w:cs="Times New Roman"/>
                                    <w:color w:val="9CDCFE"/>
                                    <w:sz w:val="21"/>
                                    <w:szCs w:val="21"/>
                                    <w:lang w:val="en-GB" w:eastAsia="es-ES"/>
                                  </w:rPr>
                                  <w:t>username</w:t>
                                </w:r>
                                <w:r w:rsidRPr="007756C7">
                                  <w:rPr>
                                    <w:rFonts w:ascii="Consolas" w:eastAsia="Times New Roman" w:hAnsi="Consolas" w:cs="Times New Roman"/>
                                    <w:color w:val="569CD6"/>
                                    <w:sz w:val="21"/>
                                    <w:szCs w:val="21"/>
                                    <w:lang w:val="en-GB" w:eastAsia="es-ES"/>
                                  </w:rPr>
                                  <w:t>}</w:t>
                                </w:r>
                                <w:r w:rsidRPr="007756C7">
                                  <w:rPr>
                                    <w:rFonts w:ascii="Consolas" w:eastAsia="Times New Roman" w:hAnsi="Consolas" w:cs="Times New Roman"/>
                                    <w:color w:val="CE9178"/>
                                    <w:sz w:val="21"/>
                                    <w:szCs w:val="21"/>
                                    <w:lang w:val="en-GB" w:eastAsia="es-ES"/>
                                  </w:rPr>
                                  <w:t>`</w:t>
                                </w:r>
                                <w:proofErr w:type="gramStart"/>
                                <w:r w:rsidRPr="007756C7">
                                  <w:rPr>
                                    <w:rFonts w:ascii="Consolas" w:eastAsia="Times New Roman" w:hAnsi="Consolas" w:cs="Times New Roman"/>
                                    <w:color w:val="CCCCCC"/>
                                    <w:sz w:val="21"/>
                                    <w:szCs w:val="21"/>
                                    <w:lang w:val="en-GB" w:eastAsia="es-ES"/>
                                  </w:rPr>
                                  <w:t>);</w:t>
                                </w:r>
                                <w:proofErr w:type="gramEnd"/>
                              </w:ins>
                            </w:p>
                            <w:p w14:paraId="2B742477" w14:textId="77777777" w:rsidR="0071298A" w:rsidRPr="007756C7" w:rsidRDefault="0071298A" w:rsidP="0071298A">
                              <w:pPr>
                                <w:shd w:val="clear" w:color="auto" w:fill="1F1F1F"/>
                                <w:spacing w:after="0" w:line="285" w:lineRule="atLeast"/>
                                <w:jc w:val="left"/>
                                <w:rPr>
                                  <w:ins w:id="2296" w:author="Redondo García Francisco Javier" w:date="2025-09-02T09:44:00Z"/>
                                  <w:rFonts w:ascii="Consolas" w:eastAsia="Times New Roman" w:hAnsi="Consolas" w:cs="Times New Roman"/>
                                  <w:color w:val="CCCCCC"/>
                                  <w:sz w:val="21"/>
                                  <w:szCs w:val="21"/>
                                  <w:lang w:val="en-GB" w:eastAsia="es-ES"/>
                                </w:rPr>
                              </w:pPr>
                              <w:ins w:id="2297" w:author="Redondo García Francisco Javier" w:date="2025-09-02T09:44:00Z">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586C0"/>
                                    <w:sz w:val="21"/>
                                    <w:szCs w:val="21"/>
                                    <w:lang w:val="en-GB" w:eastAsia="es-ES"/>
                                  </w:rPr>
                                  <w:t>return</w:t>
                                </w:r>
                                <w:r w:rsidRPr="007756C7">
                                  <w:rPr>
                                    <w:rFonts w:ascii="Consolas" w:eastAsia="Times New Roman" w:hAnsi="Consolas" w:cs="Times New Roman"/>
                                    <w:color w:val="CCCCCC"/>
                                    <w:sz w:val="21"/>
                                    <w:szCs w:val="21"/>
                                    <w:lang w:val="en-GB" w:eastAsia="es-ES"/>
                                  </w:rPr>
                                  <w:t xml:space="preserve"> </w:t>
                                </w:r>
                                <w:proofErr w:type="spellStart"/>
                                <w:proofErr w:type="gramStart"/>
                                <w:r w:rsidRPr="007756C7">
                                  <w:rPr>
                                    <w:rFonts w:ascii="Consolas" w:eastAsia="Times New Roman" w:hAnsi="Consolas" w:cs="Times New Roman"/>
                                    <w:color w:val="4FC1FF"/>
                                    <w:sz w:val="21"/>
                                    <w:szCs w:val="21"/>
                                    <w:lang w:val="en-GB" w:eastAsia="es-ES"/>
                                  </w:rPr>
                                  <w:t>userRef</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set</w:t>
                                </w:r>
                                <w:proofErr w:type="spellEnd"/>
                                <w:r w:rsidRPr="007756C7">
                                  <w:rPr>
                                    <w:rFonts w:ascii="Consolas" w:eastAsia="Times New Roman" w:hAnsi="Consolas" w:cs="Times New Roman"/>
                                    <w:color w:val="CCCCCC"/>
                                    <w:sz w:val="21"/>
                                    <w:szCs w:val="21"/>
                                    <w:lang w:val="en-GB" w:eastAsia="es-ES"/>
                                  </w:rPr>
                                  <w:t>(</w:t>
                                </w:r>
                                <w:proofErr w:type="gramEnd"/>
                                <w:r w:rsidRPr="007756C7">
                                  <w:rPr>
                                    <w:rFonts w:ascii="Consolas" w:eastAsia="Times New Roman" w:hAnsi="Consolas" w:cs="Times New Roman"/>
                                    <w:color w:val="CCCCCC"/>
                                    <w:sz w:val="21"/>
                                    <w:szCs w:val="21"/>
                                    <w:lang w:val="en-GB" w:eastAsia="es-ES"/>
                                  </w:rPr>
                                  <w:t>{</w:t>
                                </w:r>
                              </w:ins>
                            </w:p>
                            <w:p w14:paraId="21A7BDE7" w14:textId="77777777" w:rsidR="0071298A" w:rsidRPr="007756C7" w:rsidRDefault="0071298A" w:rsidP="0071298A">
                              <w:pPr>
                                <w:shd w:val="clear" w:color="auto" w:fill="1F1F1F"/>
                                <w:spacing w:after="0" w:line="285" w:lineRule="atLeast"/>
                                <w:jc w:val="left"/>
                                <w:rPr>
                                  <w:ins w:id="2298" w:author="Redondo García Francisco Javier" w:date="2025-09-02T09:44:00Z"/>
                                  <w:rFonts w:ascii="Consolas" w:eastAsia="Times New Roman" w:hAnsi="Consolas" w:cs="Times New Roman"/>
                                  <w:color w:val="CCCCCC"/>
                                  <w:sz w:val="21"/>
                                  <w:szCs w:val="21"/>
                                  <w:lang w:val="en-GB" w:eastAsia="es-ES"/>
                                </w:rPr>
                              </w:pPr>
                              <w:ins w:id="2299" w:author="Redondo García Francisco Javier" w:date="2025-09-02T09:44:00Z">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username:</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username</w:t>
                                </w:r>
                                <w:r w:rsidRPr="007756C7">
                                  <w:rPr>
                                    <w:rFonts w:ascii="Consolas" w:eastAsia="Times New Roman" w:hAnsi="Consolas" w:cs="Times New Roman"/>
                                    <w:color w:val="CCCCCC"/>
                                    <w:sz w:val="21"/>
                                    <w:szCs w:val="21"/>
                                    <w:lang w:val="en-GB" w:eastAsia="es-ES"/>
                                  </w:rPr>
                                  <w:t>,</w:t>
                                </w:r>
                              </w:ins>
                            </w:p>
                            <w:p w14:paraId="3B2D0423" w14:textId="77777777" w:rsidR="0071298A" w:rsidRPr="007756C7" w:rsidRDefault="0071298A" w:rsidP="0071298A">
                              <w:pPr>
                                <w:shd w:val="clear" w:color="auto" w:fill="1F1F1F"/>
                                <w:spacing w:after="0" w:line="285" w:lineRule="atLeast"/>
                                <w:jc w:val="left"/>
                                <w:rPr>
                                  <w:ins w:id="2300" w:author="Redondo García Francisco Javier" w:date="2025-09-02T09:44:00Z"/>
                                  <w:rFonts w:ascii="Consolas" w:eastAsia="Times New Roman" w:hAnsi="Consolas" w:cs="Times New Roman"/>
                                  <w:color w:val="CCCCCC"/>
                                  <w:sz w:val="21"/>
                                  <w:szCs w:val="21"/>
                                  <w:lang w:val="en-GB" w:eastAsia="es-ES"/>
                                </w:rPr>
                              </w:pPr>
                              <w:ins w:id="2301" w:author="Redondo García Francisco Javier" w:date="2025-09-02T09:44:00Z">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password:</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password</w:t>
                                </w:r>
                                <w:r w:rsidRPr="007756C7">
                                  <w:rPr>
                                    <w:rFonts w:ascii="Consolas" w:eastAsia="Times New Roman" w:hAnsi="Consolas" w:cs="Times New Roman"/>
                                    <w:color w:val="CCCCCC"/>
                                    <w:sz w:val="21"/>
                                    <w:szCs w:val="21"/>
                                    <w:lang w:val="en-GB" w:eastAsia="es-ES"/>
                                  </w:rPr>
                                  <w:t>,</w:t>
                                </w:r>
                              </w:ins>
                            </w:p>
                            <w:p w14:paraId="4904758D" w14:textId="77777777" w:rsidR="0071298A" w:rsidRPr="007756C7" w:rsidRDefault="0071298A" w:rsidP="0071298A">
                              <w:pPr>
                                <w:shd w:val="clear" w:color="auto" w:fill="1F1F1F"/>
                                <w:spacing w:after="0" w:line="285" w:lineRule="atLeast"/>
                                <w:jc w:val="left"/>
                                <w:rPr>
                                  <w:ins w:id="2302" w:author="Redondo García Francisco Javier" w:date="2025-09-02T09:44:00Z"/>
                                  <w:rFonts w:ascii="Consolas" w:eastAsia="Times New Roman" w:hAnsi="Consolas" w:cs="Times New Roman"/>
                                  <w:color w:val="CCCCCC"/>
                                  <w:sz w:val="21"/>
                                  <w:szCs w:val="21"/>
                                  <w:lang w:val="en-GB" w:eastAsia="es-ES"/>
                                </w:rPr>
                              </w:pPr>
                              <w:ins w:id="2303" w:author="Redondo García Francisco Javier" w:date="2025-09-02T09:44:00Z">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role:</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E9178"/>
                                    <w:sz w:val="21"/>
                                    <w:szCs w:val="21"/>
                                    <w:lang w:val="en-GB" w:eastAsia="es-ES"/>
                                  </w:rPr>
                                  <w:t>'no-role'</w:t>
                                </w:r>
                              </w:ins>
                            </w:p>
                            <w:p w14:paraId="4B1E7CF6" w14:textId="77777777" w:rsidR="0071298A" w:rsidRPr="007756C7" w:rsidRDefault="0071298A" w:rsidP="0071298A">
                              <w:pPr>
                                <w:shd w:val="clear" w:color="auto" w:fill="1F1F1F"/>
                                <w:spacing w:after="0" w:line="285" w:lineRule="atLeast"/>
                                <w:jc w:val="left"/>
                                <w:rPr>
                                  <w:ins w:id="2304" w:author="Redondo García Francisco Javier" w:date="2025-09-02T09:44:00Z"/>
                                  <w:rFonts w:ascii="Consolas" w:eastAsia="Times New Roman" w:hAnsi="Consolas" w:cs="Times New Roman"/>
                                  <w:color w:val="CCCCCC"/>
                                  <w:sz w:val="21"/>
                                  <w:szCs w:val="21"/>
                                  <w:lang w:val="en-GB" w:eastAsia="es-ES"/>
                                </w:rPr>
                              </w:pPr>
                              <w:ins w:id="2305" w:author="Redondo García Francisco Javier" w:date="2025-09-02T09:44:00Z">
                                <w:r w:rsidRPr="007756C7">
                                  <w:rPr>
                                    <w:rFonts w:ascii="Consolas" w:eastAsia="Times New Roman" w:hAnsi="Consolas" w:cs="Times New Roman"/>
                                    <w:color w:val="CCCCCC"/>
                                    <w:sz w:val="21"/>
                                    <w:szCs w:val="21"/>
                                    <w:lang w:val="en-GB" w:eastAsia="es-ES"/>
                                  </w:rPr>
                                  <w:t>    });</w:t>
                                </w:r>
                              </w:ins>
                            </w:p>
                            <w:p w14:paraId="6BACC1EE" w14:textId="77777777" w:rsidR="0071298A" w:rsidRPr="007756C7" w:rsidRDefault="0071298A" w:rsidP="0071298A">
                              <w:pPr>
                                <w:shd w:val="clear" w:color="auto" w:fill="1F1F1F"/>
                                <w:spacing w:after="0" w:line="285" w:lineRule="atLeast"/>
                                <w:jc w:val="left"/>
                                <w:rPr>
                                  <w:ins w:id="2306" w:author="Redondo García Francisco Javier" w:date="2025-09-02T09:44:00Z"/>
                                  <w:rFonts w:ascii="Consolas" w:eastAsia="Times New Roman" w:hAnsi="Consolas" w:cs="Times New Roman"/>
                                  <w:color w:val="CCCCCC"/>
                                  <w:sz w:val="21"/>
                                  <w:szCs w:val="21"/>
                                  <w:lang w:eastAsia="es-ES"/>
                                </w:rPr>
                              </w:pPr>
                              <w:ins w:id="2307" w:author="Redondo García Francisco Javier" w:date="2025-09-02T09:44:00Z">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CCCCC"/>
                                    <w:sz w:val="21"/>
                                    <w:szCs w:val="21"/>
                                    <w:lang w:eastAsia="es-ES"/>
                                  </w:rPr>
                                  <w:t>}</w:t>
                                </w:r>
                              </w:ins>
                            </w:p>
                            <w:p w14:paraId="5D98BC1F" w14:textId="77777777" w:rsidR="0071298A" w:rsidRDefault="0071298A" w:rsidP="0071298A">
                              <w:pPr>
                                <w:jc w:val="left"/>
                                <w:rPr>
                                  <w:ins w:id="2308" w:author="Redondo García Francisco Javier" w:date="2025-09-02T09:44:00Z"/>
                                </w:rPr>
                              </w:pPr>
                            </w:p>
                          </w:txbxContent>
                        </wps:txbx>
                        <wps:bodyPr rot="0" vert="horz" wrap="square" lIns="91440" tIns="45720" rIns="91440" bIns="45720" anchor="t" anchorCtr="0">
                          <a:noAutofit/>
                        </wps:bodyPr>
                      </wps:wsp>
                    </a:graphicData>
                  </a:graphic>
                </wp:inline>
              </w:drawing>
            </mc:Choice>
            <mc:Fallback>
              <w:pict>
                <v:shape w14:anchorId="11AF0010" id="_x0000_s1074" type="#_x0000_t202" style="width:425.2pt;height:12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">
                  <v:textbox>
                    <w:txbxContent>
                      <w:p w14:paraId="6CCB6F28" w14:textId="77777777" w:rsidR="0071298A" w:rsidRPr="007756C7" w:rsidRDefault="0071298A" w:rsidP="0071298A">
                        <w:pPr>
                          <w:shd w:val="clear" w:color="auto" w:fill="1F1F1F"/>
                          <w:spacing w:after="0" w:line="285" w:lineRule="atLeast"/>
                          <w:jc w:val="left"/>
                          <w:rPr>
                            <w:ins w:id="2309" w:author="Redondo García Francisco Javier" w:date="2025-09-02T09:44:00Z"/>
                            <w:rFonts w:ascii="Consolas" w:eastAsia="Times New Roman" w:hAnsi="Consolas" w:cs="Times New Roman"/>
                            <w:color w:val="CCCCCC"/>
                            <w:sz w:val="21"/>
                            <w:szCs w:val="21"/>
                            <w:lang w:val="en-GB" w:eastAsia="es-ES"/>
                          </w:rPr>
                        </w:pPr>
                        <w:ins w:id="2310" w:author="Redondo García Francisco Javier" w:date="2025-09-02T09:44:00Z">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public</w:t>
                          </w:r>
                          <w:r w:rsidRPr="007756C7">
                            <w:rPr>
                              <w:rFonts w:ascii="Consolas" w:eastAsia="Times New Roman" w:hAnsi="Consolas" w:cs="Times New Roman"/>
                              <w:color w:val="CCCCCC"/>
                              <w:sz w:val="21"/>
                              <w:szCs w:val="21"/>
                              <w:lang w:val="en-GB" w:eastAsia="es-ES"/>
                            </w:rPr>
                            <w:t xml:space="preserve"> </w:t>
                          </w:r>
                          <w:proofErr w:type="spellStart"/>
                          <w:proofErr w:type="gramStart"/>
                          <w:r w:rsidRPr="007756C7">
                            <w:rPr>
                              <w:rFonts w:ascii="Consolas" w:eastAsia="Times New Roman" w:hAnsi="Consolas" w:cs="Times New Roman"/>
                              <w:color w:val="DCDCAA"/>
                              <w:sz w:val="21"/>
                              <w:szCs w:val="21"/>
                              <w:lang w:val="en-GB" w:eastAsia="es-ES"/>
                            </w:rPr>
                            <w:t>createSanitario</w:t>
                          </w:r>
                          <w:proofErr w:type="spellEnd"/>
                          <w:r w:rsidRPr="007756C7">
                            <w:rPr>
                              <w:rFonts w:ascii="Consolas" w:eastAsia="Times New Roman" w:hAnsi="Consolas" w:cs="Times New Roman"/>
                              <w:color w:val="CCCCCC"/>
                              <w:sz w:val="21"/>
                              <w:szCs w:val="21"/>
                              <w:lang w:val="en-GB" w:eastAsia="es-ES"/>
                            </w:rPr>
                            <w:t>(</w:t>
                          </w:r>
                          <w:proofErr w:type="gramEnd"/>
                          <w:r w:rsidRPr="007756C7">
                            <w:rPr>
                              <w:rFonts w:ascii="Consolas" w:eastAsia="Times New Roman" w:hAnsi="Consolas" w:cs="Times New Roman"/>
                              <w:color w:val="9CDCFE"/>
                              <w:sz w:val="21"/>
                              <w:szCs w:val="21"/>
                              <w:lang w:val="en-GB" w:eastAsia="es-ES"/>
                            </w:rPr>
                            <w:t>username</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string</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password</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string</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Promise</w:t>
                          </w:r>
                          <w:r w:rsidRPr="007756C7">
                            <w:rPr>
                              <w:rFonts w:ascii="Consolas" w:eastAsia="Times New Roman" w:hAnsi="Consolas" w:cs="Times New Roman"/>
                              <w:color w:val="CCCCCC"/>
                              <w:sz w:val="21"/>
                              <w:szCs w:val="21"/>
                              <w:lang w:val="en-GB" w:eastAsia="es-ES"/>
                            </w:rPr>
                            <w:t>&lt;</w:t>
                          </w:r>
                          <w:r w:rsidRPr="007756C7">
                            <w:rPr>
                              <w:rFonts w:ascii="Consolas" w:eastAsia="Times New Roman" w:hAnsi="Consolas" w:cs="Times New Roman"/>
                              <w:color w:val="4EC9B0"/>
                              <w:sz w:val="21"/>
                              <w:szCs w:val="21"/>
                              <w:lang w:val="en-GB" w:eastAsia="es-ES"/>
                            </w:rPr>
                            <w:t>void</w:t>
                          </w:r>
                          <w:r w:rsidRPr="007756C7">
                            <w:rPr>
                              <w:rFonts w:ascii="Consolas" w:eastAsia="Times New Roman" w:hAnsi="Consolas" w:cs="Times New Roman"/>
                              <w:color w:val="CCCCCC"/>
                              <w:sz w:val="21"/>
                              <w:szCs w:val="21"/>
                              <w:lang w:val="en-GB" w:eastAsia="es-ES"/>
                            </w:rPr>
                            <w:t>&gt; {</w:t>
                          </w:r>
                        </w:ins>
                      </w:p>
                      <w:p w14:paraId="53743077" w14:textId="77777777" w:rsidR="0071298A" w:rsidRPr="007756C7" w:rsidRDefault="0071298A" w:rsidP="0071298A">
                        <w:pPr>
                          <w:shd w:val="clear" w:color="auto" w:fill="1F1F1F"/>
                          <w:spacing w:after="0" w:line="285" w:lineRule="atLeast"/>
                          <w:jc w:val="left"/>
                          <w:rPr>
                            <w:ins w:id="2311" w:author="Redondo García Francisco Javier" w:date="2025-09-02T09:44:00Z"/>
                            <w:rFonts w:ascii="Consolas" w:eastAsia="Times New Roman" w:hAnsi="Consolas" w:cs="Times New Roman"/>
                            <w:color w:val="CCCCCC"/>
                            <w:sz w:val="21"/>
                            <w:szCs w:val="21"/>
                            <w:lang w:val="en-GB" w:eastAsia="es-ES"/>
                          </w:rPr>
                        </w:pPr>
                        <w:ins w:id="2312" w:author="Redondo García Francisco Javier" w:date="2025-09-02T09:44:00Z">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569CD6"/>
                              <w:sz w:val="21"/>
                              <w:szCs w:val="21"/>
                              <w:lang w:val="en-GB" w:eastAsia="es-ES"/>
                            </w:rPr>
                            <w:t>const</w:t>
                          </w:r>
                          <w:proofErr w:type="spellEnd"/>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4FC1FF"/>
                              <w:sz w:val="21"/>
                              <w:szCs w:val="21"/>
                              <w:lang w:val="en-GB" w:eastAsia="es-ES"/>
                            </w:rPr>
                            <w:t>userRef</w:t>
                          </w:r>
                          <w:proofErr w:type="spellEnd"/>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4EC9B0"/>
                              <w:sz w:val="21"/>
                              <w:szCs w:val="21"/>
                              <w:lang w:val="en-GB" w:eastAsia="es-ES"/>
                            </w:rPr>
                            <w:t>AngularFirestoreDocument</w:t>
                          </w:r>
                          <w:proofErr w:type="spellEnd"/>
                          <w:r w:rsidRPr="007756C7">
                            <w:rPr>
                              <w:rFonts w:ascii="Consolas" w:eastAsia="Times New Roman" w:hAnsi="Consolas" w:cs="Times New Roman"/>
                              <w:color w:val="CCCCCC"/>
                              <w:sz w:val="21"/>
                              <w:szCs w:val="21"/>
                              <w:lang w:val="en-GB" w:eastAsia="es-ES"/>
                            </w:rPr>
                            <w:t>&lt;</w:t>
                          </w:r>
                          <w:r w:rsidRPr="007756C7">
                            <w:rPr>
                              <w:rFonts w:ascii="Consolas" w:eastAsia="Times New Roman" w:hAnsi="Consolas" w:cs="Times New Roman"/>
                              <w:color w:val="4EC9B0"/>
                              <w:sz w:val="21"/>
                              <w:szCs w:val="21"/>
                              <w:lang w:val="en-GB" w:eastAsia="es-ES"/>
                            </w:rPr>
                            <w:t>any</w:t>
                          </w:r>
                          <w:r w:rsidRPr="007756C7">
                            <w:rPr>
                              <w:rFonts w:ascii="Consolas" w:eastAsia="Times New Roman" w:hAnsi="Consolas" w:cs="Times New Roman"/>
                              <w:color w:val="CCCCCC"/>
                              <w:sz w:val="21"/>
                              <w:szCs w:val="21"/>
                              <w:lang w:val="en-GB" w:eastAsia="es-ES"/>
                            </w:rPr>
                            <w:t xml:space="preserve">&gt; </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this</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firestore</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doc</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CE9178"/>
                              <w:sz w:val="21"/>
                              <w:szCs w:val="21"/>
                              <w:lang w:val="en-GB" w:eastAsia="es-ES"/>
                            </w:rPr>
                            <w:t>`</w:t>
                          </w:r>
                          <w:proofErr w:type="spellStart"/>
                          <w:r w:rsidRPr="007756C7">
                            <w:rPr>
                              <w:rFonts w:ascii="Consolas" w:eastAsia="Times New Roman" w:hAnsi="Consolas" w:cs="Times New Roman"/>
                              <w:color w:val="CE9178"/>
                              <w:sz w:val="21"/>
                              <w:szCs w:val="21"/>
                              <w:lang w:val="en-GB" w:eastAsia="es-ES"/>
                            </w:rPr>
                            <w:t>sanitarios</w:t>
                          </w:r>
                          <w:proofErr w:type="spellEnd"/>
                          <w:r w:rsidRPr="007756C7">
                            <w:rPr>
                              <w:rFonts w:ascii="Consolas" w:eastAsia="Times New Roman" w:hAnsi="Consolas" w:cs="Times New Roman"/>
                              <w:color w:val="CE9178"/>
                              <w:sz w:val="21"/>
                              <w:szCs w:val="21"/>
                              <w:lang w:val="en-GB" w:eastAsia="es-ES"/>
                            </w:rPr>
                            <w:t>/</w:t>
                          </w:r>
                          <w:r w:rsidRPr="007756C7">
                            <w:rPr>
                              <w:rFonts w:ascii="Consolas" w:eastAsia="Times New Roman" w:hAnsi="Consolas" w:cs="Times New Roman"/>
                              <w:color w:val="569CD6"/>
                              <w:sz w:val="21"/>
                              <w:szCs w:val="21"/>
                              <w:lang w:val="en-GB" w:eastAsia="es-ES"/>
                            </w:rPr>
                            <w:t>${</w:t>
                          </w:r>
                          <w:r w:rsidRPr="007756C7">
                            <w:rPr>
                              <w:rFonts w:ascii="Consolas" w:eastAsia="Times New Roman" w:hAnsi="Consolas" w:cs="Times New Roman"/>
                              <w:color w:val="9CDCFE"/>
                              <w:sz w:val="21"/>
                              <w:szCs w:val="21"/>
                              <w:lang w:val="en-GB" w:eastAsia="es-ES"/>
                            </w:rPr>
                            <w:t>username</w:t>
                          </w:r>
                          <w:r w:rsidRPr="007756C7">
                            <w:rPr>
                              <w:rFonts w:ascii="Consolas" w:eastAsia="Times New Roman" w:hAnsi="Consolas" w:cs="Times New Roman"/>
                              <w:color w:val="569CD6"/>
                              <w:sz w:val="21"/>
                              <w:szCs w:val="21"/>
                              <w:lang w:val="en-GB" w:eastAsia="es-ES"/>
                            </w:rPr>
                            <w:t>}</w:t>
                          </w:r>
                          <w:r w:rsidRPr="007756C7">
                            <w:rPr>
                              <w:rFonts w:ascii="Consolas" w:eastAsia="Times New Roman" w:hAnsi="Consolas" w:cs="Times New Roman"/>
                              <w:color w:val="CE9178"/>
                              <w:sz w:val="21"/>
                              <w:szCs w:val="21"/>
                              <w:lang w:val="en-GB" w:eastAsia="es-ES"/>
                            </w:rPr>
                            <w:t>`</w:t>
                          </w:r>
                          <w:proofErr w:type="gramStart"/>
                          <w:r w:rsidRPr="007756C7">
                            <w:rPr>
                              <w:rFonts w:ascii="Consolas" w:eastAsia="Times New Roman" w:hAnsi="Consolas" w:cs="Times New Roman"/>
                              <w:color w:val="CCCCCC"/>
                              <w:sz w:val="21"/>
                              <w:szCs w:val="21"/>
                              <w:lang w:val="en-GB" w:eastAsia="es-ES"/>
                            </w:rPr>
                            <w:t>);</w:t>
                          </w:r>
                          <w:proofErr w:type="gramEnd"/>
                        </w:ins>
                      </w:p>
                      <w:p w14:paraId="2B742477" w14:textId="77777777" w:rsidR="0071298A" w:rsidRPr="007756C7" w:rsidRDefault="0071298A" w:rsidP="0071298A">
                        <w:pPr>
                          <w:shd w:val="clear" w:color="auto" w:fill="1F1F1F"/>
                          <w:spacing w:after="0" w:line="285" w:lineRule="atLeast"/>
                          <w:jc w:val="left"/>
                          <w:rPr>
                            <w:ins w:id="2313" w:author="Redondo García Francisco Javier" w:date="2025-09-02T09:44:00Z"/>
                            <w:rFonts w:ascii="Consolas" w:eastAsia="Times New Roman" w:hAnsi="Consolas" w:cs="Times New Roman"/>
                            <w:color w:val="CCCCCC"/>
                            <w:sz w:val="21"/>
                            <w:szCs w:val="21"/>
                            <w:lang w:val="en-GB" w:eastAsia="es-ES"/>
                          </w:rPr>
                        </w:pPr>
                        <w:ins w:id="2314" w:author="Redondo García Francisco Javier" w:date="2025-09-02T09:44:00Z">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586C0"/>
                              <w:sz w:val="21"/>
                              <w:szCs w:val="21"/>
                              <w:lang w:val="en-GB" w:eastAsia="es-ES"/>
                            </w:rPr>
                            <w:t>return</w:t>
                          </w:r>
                          <w:r w:rsidRPr="007756C7">
                            <w:rPr>
                              <w:rFonts w:ascii="Consolas" w:eastAsia="Times New Roman" w:hAnsi="Consolas" w:cs="Times New Roman"/>
                              <w:color w:val="CCCCCC"/>
                              <w:sz w:val="21"/>
                              <w:szCs w:val="21"/>
                              <w:lang w:val="en-GB" w:eastAsia="es-ES"/>
                            </w:rPr>
                            <w:t xml:space="preserve"> </w:t>
                          </w:r>
                          <w:proofErr w:type="spellStart"/>
                          <w:proofErr w:type="gramStart"/>
                          <w:r w:rsidRPr="007756C7">
                            <w:rPr>
                              <w:rFonts w:ascii="Consolas" w:eastAsia="Times New Roman" w:hAnsi="Consolas" w:cs="Times New Roman"/>
                              <w:color w:val="4FC1FF"/>
                              <w:sz w:val="21"/>
                              <w:szCs w:val="21"/>
                              <w:lang w:val="en-GB" w:eastAsia="es-ES"/>
                            </w:rPr>
                            <w:t>userRef</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set</w:t>
                          </w:r>
                          <w:proofErr w:type="spellEnd"/>
                          <w:r w:rsidRPr="007756C7">
                            <w:rPr>
                              <w:rFonts w:ascii="Consolas" w:eastAsia="Times New Roman" w:hAnsi="Consolas" w:cs="Times New Roman"/>
                              <w:color w:val="CCCCCC"/>
                              <w:sz w:val="21"/>
                              <w:szCs w:val="21"/>
                              <w:lang w:val="en-GB" w:eastAsia="es-ES"/>
                            </w:rPr>
                            <w:t>(</w:t>
                          </w:r>
                          <w:proofErr w:type="gramEnd"/>
                          <w:r w:rsidRPr="007756C7">
                            <w:rPr>
                              <w:rFonts w:ascii="Consolas" w:eastAsia="Times New Roman" w:hAnsi="Consolas" w:cs="Times New Roman"/>
                              <w:color w:val="CCCCCC"/>
                              <w:sz w:val="21"/>
                              <w:szCs w:val="21"/>
                              <w:lang w:val="en-GB" w:eastAsia="es-ES"/>
                            </w:rPr>
                            <w:t>{</w:t>
                          </w:r>
                        </w:ins>
                      </w:p>
                      <w:p w14:paraId="21A7BDE7" w14:textId="77777777" w:rsidR="0071298A" w:rsidRPr="007756C7" w:rsidRDefault="0071298A" w:rsidP="0071298A">
                        <w:pPr>
                          <w:shd w:val="clear" w:color="auto" w:fill="1F1F1F"/>
                          <w:spacing w:after="0" w:line="285" w:lineRule="atLeast"/>
                          <w:jc w:val="left"/>
                          <w:rPr>
                            <w:ins w:id="2315" w:author="Redondo García Francisco Javier" w:date="2025-09-02T09:44:00Z"/>
                            <w:rFonts w:ascii="Consolas" w:eastAsia="Times New Roman" w:hAnsi="Consolas" w:cs="Times New Roman"/>
                            <w:color w:val="CCCCCC"/>
                            <w:sz w:val="21"/>
                            <w:szCs w:val="21"/>
                            <w:lang w:val="en-GB" w:eastAsia="es-ES"/>
                          </w:rPr>
                        </w:pPr>
                        <w:ins w:id="2316" w:author="Redondo García Francisco Javier" w:date="2025-09-02T09:44:00Z">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username:</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username</w:t>
                          </w:r>
                          <w:r w:rsidRPr="007756C7">
                            <w:rPr>
                              <w:rFonts w:ascii="Consolas" w:eastAsia="Times New Roman" w:hAnsi="Consolas" w:cs="Times New Roman"/>
                              <w:color w:val="CCCCCC"/>
                              <w:sz w:val="21"/>
                              <w:szCs w:val="21"/>
                              <w:lang w:val="en-GB" w:eastAsia="es-ES"/>
                            </w:rPr>
                            <w:t>,</w:t>
                          </w:r>
                        </w:ins>
                      </w:p>
                      <w:p w14:paraId="3B2D0423" w14:textId="77777777" w:rsidR="0071298A" w:rsidRPr="007756C7" w:rsidRDefault="0071298A" w:rsidP="0071298A">
                        <w:pPr>
                          <w:shd w:val="clear" w:color="auto" w:fill="1F1F1F"/>
                          <w:spacing w:after="0" w:line="285" w:lineRule="atLeast"/>
                          <w:jc w:val="left"/>
                          <w:rPr>
                            <w:ins w:id="2317" w:author="Redondo García Francisco Javier" w:date="2025-09-02T09:44:00Z"/>
                            <w:rFonts w:ascii="Consolas" w:eastAsia="Times New Roman" w:hAnsi="Consolas" w:cs="Times New Roman"/>
                            <w:color w:val="CCCCCC"/>
                            <w:sz w:val="21"/>
                            <w:szCs w:val="21"/>
                            <w:lang w:val="en-GB" w:eastAsia="es-ES"/>
                          </w:rPr>
                        </w:pPr>
                        <w:ins w:id="2318" w:author="Redondo García Francisco Javier" w:date="2025-09-02T09:44:00Z">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password:</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password</w:t>
                          </w:r>
                          <w:r w:rsidRPr="007756C7">
                            <w:rPr>
                              <w:rFonts w:ascii="Consolas" w:eastAsia="Times New Roman" w:hAnsi="Consolas" w:cs="Times New Roman"/>
                              <w:color w:val="CCCCCC"/>
                              <w:sz w:val="21"/>
                              <w:szCs w:val="21"/>
                              <w:lang w:val="en-GB" w:eastAsia="es-ES"/>
                            </w:rPr>
                            <w:t>,</w:t>
                          </w:r>
                        </w:ins>
                      </w:p>
                      <w:p w14:paraId="4904758D" w14:textId="77777777" w:rsidR="0071298A" w:rsidRPr="007756C7" w:rsidRDefault="0071298A" w:rsidP="0071298A">
                        <w:pPr>
                          <w:shd w:val="clear" w:color="auto" w:fill="1F1F1F"/>
                          <w:spacing w:after="0" w:line="285" w:lineRule="atLeast"/>
                          <w:jc w:val="left"/>
                          <w:rPr>
                            <w:ins w:id="2319" w:author="Redondo García Francisco Javier" w:date="2025-09-02T09:44:00Z"/>
                            <w:rFonts w:ascii="Consolas" w:eastAsia="Times New Roman" w:hAnsi="Consolas" w:cs="Times New Roman"/>
                            <w:color w:val="CCCCCC"/>
                            <w:sz w:val="21"/>
                            <w:szCs w:val="21"/>
                            <w:lang w:val="en-GB" w:eastAsia="es-ES"/>
                          </w:rPr>
                        </w:pPr>
                        <w:ins w:id="2320" w:author="Redondo García Francisco Javier" w:date="2025-09-02T09:44:00Z">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role:</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E9178"/>
                              <w:sz w:val="21"/>
                              <w:szCs w:val="21"/>
                              <w:lang w:val="en-GB" w:eastAsia="es-ES"/>
                            </w:rPr>
                            <w:t>'no-role'</w:t>
                          </w:r>
                        </w:ins>
                      </w:p>
                      <w:p w14:paraId="4B1E7CF6" w14:textId="77777777" w:rsidR="0071298A" w:rsidRPr="007756C7" w:rsidRDefault="0071298A" w:rsidP="0071298A">
                        <w:pPr>
                          <w:shd w:val="clear" w:color="auto" w:fill="1F1F1F"/>
                          <w:spacing w:after="0" w:line="285" w:lineRule="atLeast"/>
                          <w:jc w:val="left"/>
                          <w:rPr>
                            <w:ins w:id="2321" w:author="Redondo García Francisco Javier" w:date="2025-09-02T09:44:00Z"/>
                            <w:rFonts w:ascii="Consolas" w:eastAsia="Times New Roman" w:hAnsi="Consolas" w:cs="Times New Roman"/>
                            <w:color w:val="CCCCCC"/>
                            <w:sz w:val="21"/>
                            <w:szCs w:val="21"/>
                            <w:lang w:val="en-GB" w:eastAsia="es-ES"/>
                          </w:rPr>
                        </w:pPr>
                        <w:ins w:id="2322" w:author="Redondo García Francisco Javier" w:date="2025-09-02T09:44:00Z">
                          <w:r w:rsidRPr="007756C7">
                            <w:rPr>
                              <w:rFonts w:ascii="Consolas" w:eastAsia="Times New Roman" w:hAnsi="Consolas" w:cs="Times New Roman"/>
                              <w:color w:val="CCCCCC"/>
                              <w:sz w:val="21"/>
                              <w:szCs w:val="21"/>
                              <w:lang w:val="en-GB" w:eastAsia="es-ES"/>
                            </w:rPr>
                            <w:t>    });</w:t>
                          </w:r>
                        </w:ins>
                      </w:p>
                      <w:p w14:paraId="6BACC1EE" w14:textId="77777777" w:rsidR="0071298A" w:rsidRPr="007756C7" w:rsidRDefault="0071298A" w:rsidP="0071298A">
                        <w:pPr>
                          <w:shd w:val="clear" w:color="auto" w:fill="1F1F1F"/>
                          <w:spacing w:after="0" w:line="285" w:lineRule="atLeast"/>
                          <w:jc w:val="left"/>
                          <w:rPr>
                            <w:ins w:id="2323" w:author="Redondo García Francisco Javier" w:date="2025-09-02T09:44:00Z"/>
                            <w:rFonts w:ascii="Consolas" w:eastAsia="Times New Roman" w:hAnsi="Consolas" w:cs="Times New Roman"/>
                            <w:color w:val="CCCCCC"/>
                            <w:sz w:val="21"/>
                            <w:szCs w:val="21"/>
                            <w:lang w:eastAsia="es-ES"/>
                          </w:rPr>
                        </w:pPr>
                        <w:ins w:id="2324" w:author="Redondo García Francisco Javier" w:date="2025-09-02T09:44:00Z">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CCCCC"/>
                              <w:sz w:val="21"/>
                              <w:szCs w:val="21"/>
                              <w:lang w:eastAsia="es-ES"/>
                            </w:rPr>
                            <w:t>}</w:t>
                          </w:r>
                        </w:ins>
                      </w:p>
                      <w:p w14:paraId="5D98BC1F" w14:textId="77777777" w:rsidR="0071298A" w:rsidRDefault="0071298A" w:rsidP="0071298A">
                        <w:pPr>
                          <w:jc w:val="left"/>
                          <w:rPr>
                            <w:ins w:id="2325" w:author="Redondo García Francisco Javier" w:date="2025-09-02T09:44:00Z"/>
                          </w:rPr>
                        </w:pPr>
                      </w:p>
                    </w:txbxContent>
                  </v:textbox>
                  <w10:anchorlock/>
                </v:shape>
              </w:pict>
            </mc:Fallback>
          </mc:AlternateContent>
        </w:r>
      </w:ins>
    </w:p>
    <w:p w14:paraId="0A9B5955" w14:textId="5645D49F" w:rsidR="0071298A" w:rsidRDefault="0071298A" w:rsidP="0071298A">
      <w:pPr>
        <w:rPr>
          <w:ins w:id="2326" w:author="Redondo García Francisco Javier" w:date="2025-09-02T09:44:00Z"/>
        </w:rPr>
      </w:pPr>
    </w:p>
    <w:p w14:paraId="7F1BA787" w14:textId="5E0B4814" w:rsidR="00260674" w:rsidRDefault="00260674" w:rsidP="00C87F70">
      <w:pPr>
        <w:pStyle w:val="Prrafodelista"/>
        <w:numPr>
          <w:ilvl w:val="0"/>
          <w:numId w:val="41"/>
        </w:numPr>
      </w:pPr>
      <w:proofErr w:type="spellStart"/>
      <w:r w:rsidRPr="00BF32BD">
        <w:rPr>
          <w:b/>
          <w:bCs/>
        </w:rPr>
        <w:t>deleteSanitario</w:t>
      </w:r>
      <w:proofErr w:type="spellEnd"/>
      <w:r w:rsidRPr="00BF32BD">
        <w:rPr>
          <w:b/>
          <w:bCs/>
        </w:rPr>
        <w:t>(</w:t>
      </w:r>
      <w:proofErr w:type="spellStart"/>
      <w:r w:rsidRPr="00BF32BD">
        <w:rPr>
          <w:b/>
          <w:bCs/>
        </w:rPr>
        <w:t>uid</w:t>
      </w:r>
      <w:proofErr w:type="spellEnd"/>
      <w:r w:rsidRPr="00BF32BD">
        <w:rPr>
          <w:b/>
          <w:bCs/>
        </w:rPr>
        <w:t xml:space="preserve">: </w:t>
      </w:r>
      <w:proofErr w:type="spellStart"/>
      <w:r w:rsidRPr="00BF32BD">
        <w:rPr>
          <w:b/>
          <w:bCs/>
        </w:rPr>
        <w:t>string</w:t>
      </w:r>
      <w:proofErr w:type="spellEnd"/>
      <w:r w:rsidRPr="00BF32BD">
        <w:rPr>
          <w:b/>
          <w:bCs/>
        </w:rPr>
        <w:t>):</w:t>
      </w:r>
      <w:r>
        <w:t xml:space="preserve"> Borra una entrada de un facultativo concreto. </w:t>
      </w:r>
    </w:p>
    <w:p w14:paraId="2DD93854" w14:textId="74366667" w:rsidR="0071298A" w:rsidRPr="0071298A" w:rsidRDefault="0071298A" w:rsidP="0071298A">
      <w:pPr>
        <w:ind w:left="360"/>
        <w:rPr>
          <w:ins w:id="2327" w:author="Redondo García Francisco Javier" w:date="2025-09-02T09:44:00Z"/>
          <w:sz w:val="24"/>
          <w:szCs w:val="24"/>
        </w:rPr>
      </w:pPr>
      <w:ins w:id="2328" w:author="Redondo García Francisco Javier" w:date="2025-09-02T09:44:00Z">
        <w:r>
          <w:rPr>
            <w:noProof/>
          </w:rPr>
          <w:lastRenderedPageBreak/>
          <mc:AlternateContent>
            <mc:Choice Requires="wps">
              <w:drawing>
                <wp:anchor distT="0" distB="0" distL="114300" distR="114300" simplePos="0" relativeHeight="251765760" behindDoc="0" locked="0" layoutInCell="1" allowOverlap="1" wp14:anchorId="1FE2005E" wp14:editId="660360FF">
                  <wp:simplePos x="0" y="0"/>
                  <wp:positionH relativeFrom="margin">
                    <wp:align>center</wp:align>
                  </wp:positionH>
                  <wp:positionV relativeFrom="paragraph">
                    <wp:posOffset>1811655</wp:posOffset>
                  </wp:positionV>
                  <wp:extent cx="5742305" cy="635"/>
                  <wp:effectExtent l="0" t="0" r="0" b="0"/>
                  <wp:wrapSquare wrapText="bothSides"/>
                  <wp:docPr id="29" name="Cuadro de texto 29"/>
                  <wp:cNvGraphicFramePr/>
                  <a:graphic xmlns:a="http://schemas.openxmlformats.org/drawingml/2006/main">
                    <a:graphicData uri="http://schemas.microsoft.com/office/word/2010/wordprocessingShape">
                      <wps:wsp>
                        <wps:cNvSpPr txBox="1"/>
                        <wps:spPr>
                          <a:xfrm>
                            <a:off x="0" y="0"/>
                            <a:ext cx="5742305" cy="635"/>
                          </a:xfrm>
                          <a:prstGeom prst="rect">
                            <a:avLst/>
                          </a:prstGeom>
                          <a:solidFill>
                            <a:prstClr val="white"/>
                          </a:solidFill>
                          <a:ln>
                            <a:noFill/>
                          </a:ln>
                        </wps:spPr>
                        <wps:txbx>
                          <w:txbxContent>
                            <w:p w14:paraId="10BC9628" w14:textId="2F43CD25" w:rsidR="0071298A" w:rsidRPr="007159C1" w:rsidRDefault="0071298A" w:rsidP="0071298A">
                              <w:pPr>
                                <w:pStyle w:val="Descripcin"/>
                                <w:jc w:val="center"/>
                                <w:rPr>
                                  <w:ins w:id="2329" w:author="Redondo García Francisco Javier" w:date="2025-09-02T09:44:00Z"/>
                                  <w:noProof/>
                                  <w:sz w:val="24"/>
                                  <w:szCs w:val="24"/>
                                </w:rPr>
                              </w:pPr>
                              <w:bookmarkStart w:id="2330" w:name="_Toc207315065"/>
                              <w:ins w:id="2331" w:author="Redondo García Francisco Javier" w:date="2025-09-02T09:44:00Z">
                                <w:r>
                                  <w:t xml:space="preserve">Listado </w:t>
                                </w:r>
                                <w:r w:rsidR="0056181D">
                                  <w:fldChar w:fldCharType="begin"/>
                                </w:r>
                                <w:r w:rsidR="0056181D">
                                  <w:instrText xml:space="preserve"> SEQ Listado \* ARABIC </w:instrText>
                                </w:r>
                                <w:r w:rsidR="0056181D">
                                  <w:fldChar w:fldCharType="separate"/>
                                </w:r>
                                <w:r w:rsidR="00565DA1">
                                  <w:rPr>
                                    <w:noProof/>
                                  </w:rPr>
                                  <w:t>23</w:t>
                                </w:r>
                                <w:r w:rsidR="0056181D">
                                  <w:rPr>
                                    <w:noProof/>
                                  </w:rPr>
                                  <w:fldChar w:fldCharType="end"/>
                                </w:r>
                                <w:r>
                                  <w:t xml:space="preserve"> - </w:t>
                                </w:r>
                                <w:proofErr w:type="gramStart"/>
                                <w:r>
                                  <w:t xml:space="preserve">Método  </w:t>
                                </w:r>
                                <w:proofErr w:type="spellStart"/>
                                <w:r>
                                  <w:t>deleteSanitario</w:t>
                                </w:r>
                                <w:proofErr w:type="spellEnd"/>
                                <w:proofErr w:type="gramEnd"/>
                                <w:r>
                                  <w:t>()</w:t>
                                </w:r>
                                <w:bookmarkEnd w:id="2330"/>
                              </w:ins>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E2005E" id="Cuadro de texto 29" o:spid="_x0000_s1075" type="#_x0000_t202" style="position:absolute;left:0;text-align:left;margin-left:0;margin-top:142.65pt;width:452.15pt;height:.05pt;z-index:2517657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" stroked="f">
                  <v:textbox style="mso-fit-shape-to-text:t" inset="0,0,0,0">
                    <w:txbxContent>
                      <w:p w14:paraId="10BC9628" w14:textId="2F43CD25" w:rsidR="0071298A" w:rsidRPr="007159C1" w:rsidRDefault="0071298A" w:rsidP="0071298A">
                        <w:pPr>
                          <w:pStyle w:val="Descripcin"/>
                          <w:jc w:val="center"/>
                          <w:rPr>
                            <w:ins w:id="2332" w:author="Redondo García Francisco Javier" w:date="2025-09-02T09:44:00Z"/>
                            <w:noProof/>
                            <w:sz w:val="24"/>
                            <w:szCs w:val="24"/>
                          </w:rPr>
                        </w:pPr>
                        <w:bookmarkStart w:id="2333" w:name="_Toc207315065"/>
                        <w:ins w:id="2334" w:author="Redondo García Francisco Javier" w:date="2025-09-02T09:44:00Z">
                          <w:r>
                            <w:t xml:space="preserve">Listado </w:t>
                          </w:r>
                          <w:r w:rsidR="0056181D">
                            <w:fldChar w:fldCharType="begin"/>
                          </w:r>
                          <w:r w:rsidR="0056181D">
                            <w:instrText xml:space="preserve"> SEQ Listado \* ARABIC </w:instrText>
                          </w:r>
                          <w:r w:rsidR="0056181D">
                            <w:fldChar w:fldCharType="separate"/>
                          </w:r>
                          <w:r w:rsidR="00565DA1">
                            <w:rPr>
                              <w:noProof/>
                            </w:rPr>
                            <w:t>23</w:t>
                          </w:r>
                          <w:r w:rsidR="0056181D">
                            <w:rPr>
                              <w:noProof/>
                            </w:rPr>
                            <w:fldChar w:fldCharType="end"/>
                          </w:r>
                          <w:r>
                            <w:t xml:space="preserve"> - </w:t>
                          </w:r>
                          <w:proofErr w:type="gramStart"/>
                          <w:r>
                            <w:t xml:space="preserve">Método  </w:t>
                          </w:r>
                          <w:proofErr w:type="spellStart"/>
                          <w:r>
                            <w:t>deleteSanitario</w:t>
                          </w:r>
                          <w:proofErr w:type="spellEnd"/>
                          <w:proofErr w:type="gramEnd"/>
                          <w:r>
                            <w:t>()</w:t>
                          </w:r>
                          <w:bookmarkEnd w:id="2333"/>
                        </w:ins>
                      </w:p>
                    </w:txbxContent>
                  </v:textbox>
                  <w10:wrap type="square" anchorx="margin"/>
                </v:shape>
              </w:pict>
            </mc:Fallback>
          </mc:AlternateContent>
        </w:r>
        <w:r w:rsidRPr="00BD5498">
          <w:rPr>
            <w:noProof/>
          </w:rPr>
          <mc:AlternateContent>
            <mc:Choice Requires="wps">
              <w:drawing>
                <wp:inline distT="0" distB="0" distL="0" distR="0" wp14:anchorId="0152AB8D" wp14:editId="5B8BDE74">
                  <wp:extent cx="5742305" cy="1626235"/>
                  <wp:effectExtent l="0" t="0" r="10795" b="12065"/>
                  <wp:docPr id="11602761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2305" cy="1626235"/>
                          </a:xfrm>
                          <a:prstGeom prst="rect">
                            <a:avLst/>
                          </a:prstGeom>
                          <a:solidFill>
                            <a:srgbClr val="FFFFFF"/>
                          </a:solidFill>
                          <a:ln w="9525">
                            <a:solidFill>
                              <a:srgbClr val="000000"/>
                            </a:solidFill>
                            <a:miter lim="800000"/>
                            <a:headEnd/>
                            <a:tailEnd/>
                          </a:ln>
                        </wps:spPr>
                        <wps:txbx>
                          <w:txbxContent>
                            <w:p w14:paraId="70B5CD1F" w14:textId="77777777" w:rsidR="0071298A" w:rsidRPr="00BD5498" w:rsidRDefault="0071298A" w:rsidP="0071298A">
                              <w:pPr>
                                <w:shd w:val="clear" w:color="auto" w:fill="1F1F1F"/>
                                <w:spacing w:after="0" w:line="285" w:lineRule="atLeast"/>
                                <w:rPr>
                                  <w:ins w:id="2335" w:author="Redondo García Francisco Javier" w:date="2025-09-02T09:44:00Z"/>
                                  <w:rFonts w:ascii="Consolas" w:eastAsia="Times New Roman" w:hAnsi="Consolas" w:cs="Times New Roman"/>
                                  <w:color w:val="CCCCCC"/>
                                  <w:sz w:val="21"/>
                                  <w:szCs w:val="21"/>
                                  <w:lang w:val="en-GB" w:eastAsia="es-ES"/>
                                </w:rPr>
                              </w:pPr>
                            </w:p>
                            <w:p w14:paraId="098B0E48" w14:textId="77777777" w:rsidR="0071298A" w:rsidRPr="00BD5498" w:rsidRDefault="0071298A" w:rsidP="0071298A">
                              <w:pPr>
                                <w:shd w:val="clear" w:color="auto" w:fill="1F1F1F"/>
                                <w:spacing w:after="0" w:line="285" w:lineRule="atLeast"/>
                                <w:rPr>
                                  <w:ins w:id="2336" w:author="Redondo García Francisco Javier" w:date="2025-09-02T09:44:00Z"/>
                                  <w:rFonts w:ascii="Consolas" w:eastAsia="Times New Roman" w:hAnsi="Consolas" w:cs="Times New Roman"/>
                                  <w:color w:val="CCCCCC"/>
                                  <w:sz w:val="21"/>
                                  <w:szCs w:val="21"/>
                                  <w:lang w:val="en-GB" w:eastAsia="es-ES"/>
                                </w:rPr>
                              </w:pPr>
                              <w:ins w:id="2337" w:author="Redondo García Francisco Javier" w:date="2025-09-02T09:44:00Z">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569CD6"/>
                                    <w:sz w:val="21"/>
                                    <w:szCs w:val="21"/>
                                    <w:lang w:val="en-GB" w:eastAsia="es-ES"/>
                                  </w:rPr>
                                  <w:t>public</w:t>
                                </w:r>
                                <w:r w:rsidRPr="00BD5498">
                                  <w:rPr>
                                    <w:rFonts w:ascii="Consolas" w:eastAsia="Times New Roman" w:hAnsi="Consolas" w:cs="Times New Roman"/>
                                    <w:color w:val="CCCCCC"/>
                                    <w:sz w:val="21"/>
                                    <w:szCs w:val="21"/>
                                    <w:lang w:val="en-GB" w:eastAsia="es-ES"/>
                                  </w:rPr>
                                  <w:t xml:space="preserve"> </w:t>
                                </w:r>
                                <w:proofErr w:type="spellStart"/>
                                <w:proofErr w:type="gramStart"/>
                                <w:r w:rsidRPr="00BD5498">
                                  <w:rPr>
                                    <w:rFonts w:ascii="Consolas" w:eastAsia="Times New Roman" w:hAnsi="Consolas" w:cs="Times New Roman"/>
                                    <w:color w:val="DCDCAA"/>
                                    <w:sz w:val="21"/>
                                    <w:szCs w:val="21"/>
                                    <w:lang w:val="en-GB" w:eastAsia="es-ES"/>
                                  </w:rPr>
                                  <w:t>deleteSanitario</w:t>
                                </w:r>
                                <w:proofErr w:type="spellEnd"/>
                                <w:r w:rsidRPr="00BD5498">
                                  <w:rPr>
                                    <w:rFonts w:ascii="Consolas" w:eastAsia="Times New Roman" w:hAnsi="Consolas" w:cs="Times New Roman"/>
                                    <w:color w:val="CCCCCC"/>
                                    <w:sz w:val="21"/>
                                    <w:szCs w:val="21"/>
                                    <w:lang w:val="en-GB" w:eastAsia="es-ES"/>
                                  </w:rPr>
                                  <w:t>(</w:t>
                                </w:r>
                                <w:proofErr w:type="spellStart"/>
                                <w:proofErr w:type="gramEnd"/>
                                <w:r w:rsidRPr="00BD5498">
                                  <w:rPr>
                                    <w:rFonts w:ascii="Consolas" w:eastAsia="Times New Roman" w:hAnsi="Consolas" w:cs="Times New Roman"/>
                                    <w:color w:val="9CDCFE"/>
                                    <w:sz w:val="21"/>
                                    <w:szCs w:val="21"/>
                                    <w:lang w:val="en-GB" w:eastAsia="es-ES"/>
                                  </w:rPr>
                                  <w:t>uid</w:t>
                                </w:r>
                                <w:proofErr w:type="spellEnd"/>
                                <w:r w:rsidRPr="00BD5498">
                                  <w:rPr>
                                    <w:rFonts w:ascii="Consolas" w:eastAsia="Times New Roman" w:hAnsi="Consolas" w:cs="Times New Roman"/>
                                    <w:color w:val="D4D4D4"/>
                                    <w:sz w:val="21"/>
                                    <w:szCs w:val="21"/>
                                    <w:lang w:val="en-GB" w:eastAsia="es-ES"/>
                                  </w:rPr>
                                  <w:t>:</w:t>
                                </w: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4EC9B0"/>
                                    <w:sz w:val="21"/>
                                    <w:szCs w:val="21"/>
                                    <w:lang w:val="en-GB" w:eastAsia="es-ES"/>
                                  </w:rPr>
                                  <w:t>string</w:t>
                                </w:r>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D4D4D4"/>
                                    <w:sz w:val="21"/>
                                    <w:szCs w:val="21"/>
                                    <w:lang w:val="en-GB" w:eastAsia="es-ES"/>
                                  </w:rPr>
                                  <w:t>:</w:t>
                                </w: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4EC9B0"/>
                                    <w:sz w:val="21"/>
                                    <w:szCs w:val="21"/>
                                    <w:lang w:val="en-GB" w:eastAsia="es-ES"/>
                                  </w:rPr>
                                  <w:t>Promise</w:t>
                                </w:r>
                                <w:r w:rsidRPr="00BD5498">
                                  <w:rPr>
                                    <w:rFonts w:ascii="Consolas" w:eastAsia="Times New Roman" w:hAnsi="Consolas" w:cs="Times New Roman"/>
                                    <w:color w:val="CCCCCC"/>
                                    <w:sz w:val="21"/>
                                    <w:szCs w:val="21"/>
                                    <w:lang w:val="en-GB" w:eastAsia="es-ES"/>
                                  </w:rPr>
                                  <w:t>&lt;</w:t>
                                </w:r>
                                <w:r w:rsidRPr="00BD5498">
                                  <w:rPr>
                                    <w:rFonts w:ascii="Consolas" w:eastAsia="Times New Roman" w:hAnsi="Consolas" w:cs="Times New Roman"/>
                                    <w:color w:val="4EC9B0"/>
                                    <w:sz w:val="21"/>
                                    <w:szCs w:val="21"/>
                                    <w:lang w:val="en-GB" w:eastAsia="es-ES"/>
                                  </w:rPr>
                                  <w:t>void</w:t>
                                </w:r>
                                <w:r w:rsidRPr="00BD5498">
                                  <w:rPr>
                                    <w:rFonts w:ascii="Consolas" w:eastAsia="Times New Roman" w:hAnsi="Consolas" w:cs="Times New Roman"/>
                                    <w:color w:val="CCCCCC"/>
                                    <w:sz w:val="21"/>
                                    <w:szCs w:val="21"/>
                                    <w:lang w:val="en-GB" w:eastAsia="es-ES"/>
                                  </w:rPr>
                                  <w:t>&gt; {</w:t>
                                </w:r>
                              </w:ins>
                            </w:p>
                            <w:p w14:paraId="36AFA8EA" w14:textId="77777777" w:rsidR="0071298A" w:rsidRPr="00BD5498" w:rsidRDefault="0071298A" w:rsidP="0071298A">
                              <w:pPr>
                                <w:shd w:val="clear" w:color="auto" w:fill="1F1F1F"/>
                                <w:spacing w:after="0" w:line="285" w:lineRule="atLeast"/>
                                <w:rPr>
                                  <w:ins w:id="2338" w:author="Redondo García Francisco Javier" w:date="2025-09-02T09:44:00Z"/>
                                  <w:rFonts w:ascii="Consolas" w:eastAsia="Times New Roman" w:hAnsi="Consolas" w:cs="Times New Roman"/>
                                  <w:color w:val="CCCCCC"/>
                                  <w:sz w:val="21"/>
                                  <w:szCs w:val="21"/>
                                  <w:lang w:val="en-GB" w:eastAsia="es-ES"/>
                                </w:rPr>
                              </w:pPr>
                              <w:ins w:id="2339" w:author="Redondo García Francisco Javier" w:date="2025-09-02T09:44:00Z">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C586C0"/>
                                    <w:sz w:val="21"/>
                                    <w:szCs w:val="21"/>
                                    <w:lang w:val="en-GB" w:eastAsia="es-ES"/>
                                  </w:rPr>
                                  <w:t>return</w:t>
                                </w: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569CD6"/>
                                    <w:sz w:val="21"/>
                                    <w:szCs w:val="21"/>
                                    <w:lang w:val="en-GB" w:eastAsia="es-ES"/>
                                  </w:rPr>
                                  <w:t>this</w:t>
                                </w:r>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9CDCFE"/>
                                    <w:sz w:val="21"/>
                                    <w:szCs w:val="21"/>
                                    <w:lang w:val="en-GB" w:eastAsia="es-ES"/>
                                  </w:rPr>
                                  <w:t>firestore</w:t>
                                </w:r>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DCDCAA"/>
                                    <w:sz w:val="21"/>
                                    <w:szCs w:val="21"/>
                                    <w:lang w:val="en-GB" w:eastAsia="es-ES"/>
                                  </w:rPr>
                                  <w:t>doc</w:t>
                                </w:r>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CE9178"/>
                                    <w:sz w:val="21"/>
                                    <w:szCs w:val="21"/>
                                    <w:lang w:val="en-GB" w:eastAsia="es-ES"/>
                                  </w:rPr>
                                  <w:t>`</w:t>
                                </w:r>
                                <w:proofErr w:type="spellStart"/>
                                <w:r w:rsidRPr="00BD5498">
                                  <w:rPr>
                                    <w:rFonts w:ascii="Consolas" w:eastAsia="Times New Roman" w:hAnsi="Consolas" w:cs="Times New Roman"/>
                                    <w:color w:val="CE9178"/>
                                    <w:sz w:val="21"/>
                                    <w:szCs w:val="21"/>
                                    <w:lang w:val="en-GB" w:eastAsia="es-ES"/>
                                  </w:rPr>
                                  <w:t>sanitarios</w:t>
                                </w:r>
                                <w:proofErr w:type="spellEnd"/>
                                <w:r w:rsidRPr="00BD5498">
                                  <w:rPr>
                                    <w:rFonts w:ascii="Consolas" w:eastAsia="Times New Roman" w:hAnsi="Consolas" w:cs="Times New Roman"/>
                                    <w:color w:val="CE9178"/>
                                    <w:sz w:val="21"/>
                                    <w:szCs w:val="21"/>
                                    <w:lang w:val="en-GB" w:eastAsia="es-ES"/>
                                  </w:rPr>
                                  <w:t>/</w:t>
                                </w:r>
                                <w:r w:rsidRPr="00BD5498">
                                  <w:rPr>
                                    <w:rFonts w:ascii="Consolas" w:eastAsia="Times New Roman" w:hAnsi="Consolas" w:cs="Times New Roman"/>
                                    <w:color w:val="569CD6"/>
                                    <w:sz w:val="21"/>
                                    <w:szCs w:val="21"/>
                                    <w:lang w:val="en-GB" w:eastAsia="es-ES"/>
                                  </w:rPr>
                                  <w:t>${</w:t>
                                </w:r>
                                <w:proofErr w:type="spellStart"/>
                                <w:r w:rsidRPr="00BD5498">
                                  <w:rPr>
                                    <w:rFonts w:ascii="Consolas" w:eastAsia="Times New Roman" w:hAnsi="Consolas" w:cs="Times New Roman"/>
                                    <w:color w:val="9CDCFE"/>
                                    <w:sz w:val="21"/>
                                    <w:szCs w:val="21"/>
                                    <w:lang w:val="en-GB" w:eastAsia="es-ES"/>
                                  </w:rPr>
                                  <w:t>uid</w:t>
                                </w:r>
                                <w:proofErr w:type="spellEnd"/>
                                <w:r w:rsidRPr="00BD5498">
                                  <w:rPr>
                                    <w:rFonts w:ascii="Consolas" w:eastAsia="Times New Roman" w:hAnsi="Consolas" w:cs="Times New Roman"/>
                                    <w:color w:val="569CD6"/>
                                    <w:sz w:val="21"/>
                                    <w:szCs w:val="21"/>
                                    <w:lang w:val="en-GB" w:eastAsia="es-ES"/>
                                  </w:rPr>
                                  <w:t>}</w:t>
                                </w:r>
                                <w:r w:rsidRPr="00BD5498">
                                  <w:rPr>
                                    <w:rFonts w:ascii="Consolas" w:eastAsia="Times New Roman" w:hAnsi="Consolas" w:cs="Times New Roman"/>
                                    <w:color w:val="CE9178"/>
                                    <w:sz w:val="21"/>
                                    <w:szCs w:val="21"/>
                                    <w:lang w:val="en-GB" w:eastAsia="es-ES"/>
                                  </w:rPr>
                                  <w:t>`</w:t>
                                </w:r>
                                <w:proofErr w:type="gramStart"/>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DCDCAA"/>
                                    <w:sz w:val="21"/>
                                    <w:szCs w:val="21"/>
                                    <w:lang w:val="en-GB" w:eastAsia="es-ES"/>
                                  </w:rPr>
                                  <w:t>delete</w:t>
                                </w:r>
                                <w:proofErr w:type="gramEnd"/>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DCDCAA"/>
                                    <w:sz w:val="21"/>
                                    <w:szCs w:val="21"/>
                                    <w:lang w:val="en-GB" w:eastAsia="es-ES"/>
                                  </w:rPr>
                                  <w:t>then</w:t>
                                </w: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569CD6"/>
                                    <w:sz w:val="21"/>
                                    <w:szCs w:val="21"/>
                                    <w:lang w:val="en-GB" w:eastAsia="es-ES"/>
                                  </w:rPr>
                                  <w:t>=&gt;</w:t>
                                </w:r>
                                <w:r w:rsidRPr="00BD5498">
                                  <w:rPr>
                                    <w:rFonts w:ascii="Consolas" w:eastAsia="Times New Roman" w:hAnsi="Consolas" w:cs="Times New Roman"/>
                                    <w:color w:val="CCCCCC"/>
                                    <w:sz w:val="21"/>
                                    <w:szCs w:val="21"/>
                                    <w:lang w:val="en-GB" w:eastAsia="es-ES"/>
                                  </w:rPr>
                                  <w:t xml:space="preserve"> {</w:t>
                                </w:r>
                              </w:ins>
                            </w:p>
                            <w:p w14:paraId="0BEFDACC" w14:textId="77777777" w:rsidR="0071298A" w:rsidRPr="00BD5498" w:rsidRDefault="0071298A" w:rsidP="0071298A">
                              <w:pPr>
                                <w:shd w:val="clear" w:color="auto" w:fill="1F1F1F"/>
                                <w:spacing w:after="0" w:line="285" w:lineRule="atLeast"/>
                                <w:rPr>
                                  <w:ins w:id="2340" w:author="Redondo García Francisco Javier" w:date="2025-09-02T09:44:00Z"/>
                                  <w:rFonts w:ascii="Consolas" w:eastAsia="Times New Roman" w:hAnsi="Consolas" w:cs="Times New Roman"/>
                                  <w:color w:val="CCCCCC"/>
                                  <w:sz w:val="21"/>
                                  <w:szCs w:val="21"/>
                                  <w:lang w:eastAsia="es-ES"/>
                                </w:rPr>
                              </w:pPr>
                              <w:ins w:id="2341" w:author="Redondo García Francisco Javier" w:date="2025-09-02T09:44:00Z">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9CDCFE"/>
                                    <w:sz w:val="21"/>
                                    <w:szCs w:val="21"/>
                                    <w:lang w:eastAsia="es-ES"/>
                                  </w:rPr>
                                  <w:t>console</w:t>
                                </w:r>
                                <w:r w:rsidRPr="00BD5498">
                                  <w:rPr>
                                    <w:rFonts w:ascii="Consolas" w:eastAsia="Times New Roman" w:hAnsi="Consolas" w:cs="Times New Roman"/>
                                    <w:color w:val="CCCCCC"/>
                                    <w:sz w:val="21"/>
                                    <w:szCs w:val="21"/>
                                    <w:lang w:eastAsia="es-ES"/>
                                  </w:rPr>
                                  <w:t>.</w:t>
                                </w:r>
                                <w:r w:rsidRPr="00BD5498">
                                  <w:rPr>
                                    <w:rFonts w:ascii="Consolas" w:eastAsia="Times New Roman" w:hAnsi="Consolas" w:cs="Times New Roman"/>
                                    <w:color w:val="DCDCAA"/>
                                    <w:sz w:val="21"/>
                                    <w:szCs w:val="21"/>
                                    <w:lang w:eastAsia="es-ES"/>
                                  </w:rPr>
                                  <w:t>log</w:t>
                                </w:r>
                                <w:r w:rsidRPr="00BD5498">
                                  <w:rPr>
                                    <w:rFonts w:ascii="Consolas" w:eastAsia="Times New Roman" w:hAnsi="Consolas" w:cs="Times New Roman"/>
                                    <w:color w:val="CCCCCC"/>
                                    <w:sz w:val="21"/>
                                    <w:szCs w:val="21"/>
                                    <w:lang w:eastAsia="es-ES"/>
                                  </w:rPr>
                                  <w:t>(</w:t>
                                </w:r>
                                <w:r w:rsidRPr="00BD5498">
                                  <w:rPr>
                                    <w:rFonts w:ascii="Consolas" w:eastAsia="Times New Roman" w:hAnsi="Consolas" w:cs="Times New Roman"/>
                                    <w:color w:val="CE9178"/>
                                    <w:sz w:val="21"/>
                                    <w:szCs w:val="21"/>
                                    <w:lang w:eastAsia="es-ES"/>
                                  </w:rPr>
                                  <w:t xml:space="preserve">`Sanitario </w:t>
                                </w:r>
                                <w:r w:rsidRPr="00BD5498">
                                  <w:rPr>
                                    <w:rFonts w:ascii="Consolas" w:eastAsia="Times New Roman" w:hAnsi="Consolas" w:cs="Times New Roman"/>
                                    <w:color w:val="569CD6"/>
                                    <w:sz w:val="21"/>
                                    <w:szCs w:val="21"/>
                                    <w:lang w:eastAsia="es-ES"/>
                                  </w:rPr>
                                  <w:t>${</w:t>
                                </w:r>
                                <w:proofErr w:type="spellStart"/>
                                <w:r w:rsidRPr="00BD5498">
                                  <w:rPr>
                                    <w:rFonts w:ascii="Consolas" w:eastAsia="Times New Roman" w:hAnsi="Consolas" w:cs="Times New Roman"/>
                                    <w:color w:val="9CDCFE"/>
                                    <w:sz w:val="21"/>
                                    <w:szCs w:val="21"/>
                                    <w:lang w:eastAsia="es-ES"/>
                                  </w:rPr>
                                  <w:t>uid</w:t>
                                </w:r>
                                <w:proofErr w:type="spellEnd"/>
                                <w:r w:rsidRPr="00BD5498">
                                  <w:rPr>
                                    <w:rFonts w:ascii="Consolas" w:eastAsia="Times New Roman" w:hAnsi="Consolas" w:cs="Times New Roman"/>
                                    <w:color w:val="569CD6"/>
                                    <w:sz w:val="21"/>
                                    <w:szCs w:val="21"/>
                                    <w:lang w:eastAsia="es-ES"/>
                                  </w:rPr>
                                  <w:t>}</w:t>
                                </w:r>
                                <w:r w:rsidRPr="00BD5498">
                                  <w:rPr>
                                    <w:rFonts w:ascii="Consolas" w:eastAsia="Times New Roman" w:hAnsi="Consolas" w:cs="Times New Roman"/>
                                    <w:color w:val="CE9178"/>
                                    <w:sz w:val="21"/>
                                    <w:szCs w:val="21"/>
                                    <w:lang w:eastAsia="es-ES"/>
                                  </w:rPr>
                                  <w:t xml:space="preserve"> eliminado`</w:t>
                                </w:r>
                                <w:r w:rsidRPr="00BD5498">
                                  <w:rPr>
                                    <w:rFonts w:ascii="Consolas" w:eastAsia="Times New Roman" w:hAnsi="Consolas" w:cs="Times New Roman"/>
                                    <w:color w:val="CCCCCC"/>
                                    <w:sz w:val="21"/>
                                    <w:szCs w:val="21"/>
                                    <w:lang w:eastAsia="es-ES"/>
                                  </w:rPr>
                                  <w:t>);</w:t>
                                </w:r>
                              </w:ins>
                            </w:p>
                            <w:p w14:paraId="0BA98A05" w14:textId="77777777" w:rsidR="0071298A" w:rsidRPr="00BD5498" w:rsidRDefault="0071298A" w:rsidP="0071298A">
                              <w:pPr>
                                <w:shd w:val="clear" w:color="auto" w:fill="1F1F1F"/>
                                <w:spacing w:after="0" w:line="285" w:lineRule="atLeast"/>
                                <w:rPr>
                                  <w:ins w:id="2342" w:author="Redondo García Francisco Javier" w:date="2025-09-02T09:44:00Z"/>
                                  <w:rFonts w:ascii="Consolas" w:eastAsia="Times New Roman" w:hAnsi="Consolas" w:cs="Times New Roman"/>
                                  <w:color w:val="CCCCCC"/>
                                  <w:sz w:val="21"/>
                                  <w:szCs w:val="21"/>
                                  <w:lang w:eastAsia="es-ES"/>
                                </w:rPr>
                              </w:pPr>
                              <w:ins w:id="2343" w:author="Redondo García Francisco Javier" w:date="2025-09-02T09:44:00Z">
                                <w:r w:rsidRPr="00BD5498">
                                  <w:rPr>
                                    <w:rFonts w:ascii="Consolas" w:eastAsia="Times New Roman" w:hAnsi="Consolas" w:cs="Times New Roman"/>
                                    <w:color w:val="CCCCCC"/>
                                    <w:sz w:val="21"/>
                                    <w:szCs w:val="21"/>
                                    <w:lang w:eastAsia="es-ES"/>
                                  </w:rPr>
                                  <w:t>    }).</w:t>
                                </w:r>
                                <w:r w:rsidRPr="00BD5498">
                                  <w:rPr>
                                    <w:rFonts w:ascii="Consolas" w:eastAsia="Times New Roman" w:hAnsi="Consolas" w:cs="Times New Roman"/>
                                    <w:color w:val="DCDCAA"/>
                                    <w:sz w:val="21"/>
                                    <w:szCs w:val="21"/>
                                    <w:lang w:eastAsia="es-ES"/>
                                  </w:rPr>
                                  <w:t>catch</w:t>
                                </w:r>
                                <w:r w:rsidRPr="00BD5498">
                                  <w:rPr>
                                    <w:rFonts w:ascii="Consolas" w:eastAsia="Times New Roman" w:hAnsi="Consolas" w:cs="Times New Roman"/>
                                    <w:color w:val="CCCCCC"/>
                                    <w:sz w:val="21"/>
                                    <w:szCs w:val="21"/>
                                    <w:lang w:eastAsia="es-ES"/>
                                  </w:rPr>
                                  <w:t>(</w:t>
                                </w:r>
                                <w:r w:rsidRPr="00BD5498">
                                  <w:rPr>
                                    <w:rFonts w:ascii="Consolas" w:eastAsia="Times New Roman" w:hAnsi="Consolas" w:cs="Times New Roman"/>
                                    <w:color w:val="9CDCFE"/>
                                    <w:sz w:val="21"/>
                                    <w:szCs w:val="21"/>
                                    <w:lang w:eastAsia="es-ES"/>
                                  </w:rPr>
                                  <w:t>error</w:t>
                                </w:r>
                                <w:r w:rsidRPr="00BD5498">
                                  <w:rPr>
                                    <w:rFonts w:ascii="Consolas" w:eastAsia="Times New Roman" w:hAnsi="Consolas" w:cs="Times New Roman"/>
                                    <w:color w:val="CCCCCC"/>
                                    <w:sz w:val="21"/>
                                    <w:szCs w:val="21"/>
                                    <w:lang w:eastAsia="es-ES"/>
                                  </w:rPr>
                                  <w:t xml:space="preserve"> </w:t>
                                </w:r>
                                <w:r w:rsidRPr="00BD5498">
                                  <w:rPr>
                                    <w:rFonts w:ascii="Consolas" w:eastAsia="Times New Roman" w:hAnsi="Consolas" w:cs="Times New Roman"/>
                                    <w:color w:val="569CD6"/>
                                    <w:sz w:val="21"/>
                                    <w:szCs w:val="21"/>
                                    <w:lang w:eastAsia="es-ES"/>
                                  </w:rPr>
                                  <w:t>=&gt;</w:t>
                                </w:r>
                                <w:r w:rsidRPr="00BD5498">
                                  <w:rPr>
                                    <w:rFonts w:ascii="Consolas" w:eastAsia="Times New Roman" w:hAnsi="Consolas" w:cs="Times New Roman"/>
                                    <w:color w:val="CCCCCC"/>
                                    <w:sz w:val="21"/>
                                    <w:szCs w:val="21"/>
                                    <w:lang w:eastAsia="es-ES"/>
                                  </w:rPr>
                                  <w:t xml:space="preserve"> {</w:t>
                                </w:r>
                              </w:ins>
                            </w:p>
                            <w:p w14:paraId="0220A75B" w14:textId="77777777" w:rsidR="0071298A" w:rsidRPr="00BD5498" w:rsidRDefault="0071298A" w:rsidP="0071298A">
                              <w:pPr>
                                <w:shd w:val="clear" w:color="auto" w:fill="1F1F1F"/>
                                <w:spacing w:after="0" w:line="285" w:lineRule="atLeast"/>
                                <w:rPr>
                                  <w:ins w:id="2344" w:author="Redondo García Francisco Javier" w:date="2025-09-02T09:44:00Z"/>
                                  <w:rFonts w:ascii="Consolas" w:eastAsia="Times New Roman" w:hAnsi="Consolas" w:cs="Times New Roman"/>
                                  <w:color w:val="CCCCCC"/>
                                  <w:sz w:val="21"/>
                                  <w:szCs w:val="21"/>
                                  <w:lang w:eastAsia="es-ES"/>
                                </w:rPr>
                              </w:pPr>
                              <w:ins w:id="2345" w:author="Redondo García Francisco Javier" w:date="2025-09-02T09:44:00Z">
                                <w:r w:rsidRPr="00BD5498">
                                  <w:rPr>
                                    <w:rFonts w:ascii="Consolas" w:eastAsia="Times New Roman" w:hAnsi="Consolas" w:cs="Times New Roman"/>
                                    <w:color w:val="CCCCCC"/>
                                    <w:sz w:val="21"/>
                                    <w:szCs w:val="21"/>
                                    <w:lang w:eastAsia="es-ES"/>
                                  </w:rPr>
                                  <w:t xml:space="preserve">      </w:t>
                                </w:r>
                                <w:proofErr w:type="spellStart"/>
                                <w:r w:rsidRPr="00BD5498">
                                  <w:rPr>
                                    <w:rFonts w:ascii="Consolas" w:eastAsia="Times New Roman" w:hAnsi="Consolas" w:cs="Times New Roman"/>
                                    <w:color w:val="9CDCFE"/>
                                    <w:sz w:val="21"/>
                                    <w:szCs w:val="21"/>
                                    <w:lang w:eastAsia="es-ES"/>
                                  </w:rPr>
                                  <w:t>console</w:t>
                                </w:r>
                                <w:r w:rsidRPr="00BD5498">
                                  <w:rPr>
                                    <w:rFonts w:ascii="Consolas" w:eastAsia="Times New Roman" w:hAnsi="Consolas" w:cs="Times New Roman"/>
                                    <w:color w:val="CCCCCC"/>
                                    <w:sz w:val="21"/>
                                    <w:szCs w:val="21"/>
                                    <w:lang w:eastAsia="es-ES"/>
                                  </w:rPr>
                                  <w:t>.</w:t>
                                </w:r>
                                <w:r w:rsidRPr="00BD5498">
                                  <w:rPr>
                                    <w:rFonts w:ascii="Consolas" w:eastAsia="Times New Roman" w:hAnsi="Consolas" w:cs="Times New Roman"/>
                                    <w:color w:val="DCDCAA"/>
                                    <w:sz w:val="21"/>
                                    <w:szCs w:val="21"/>
                                    <w:lang w:eastAsia="es-ES"/>
                                  </w:rPr>
                                  <w:t>error</w:t>
                                </w:r>
                                <w:proofErr w:type="spellEnd"/>
                                <w:r w:rsidRPr="00BD5498">
                                  <w:rPr>
                                    <w:rFonts w:ascii="Consolas" w:eastAsia="Times New Roman" w:hAnsi="Consolas" w:cs="Times New Roman"/>
                                    <w:color w:val="CCCCCC"/>
                                    <w:sz w:val="21"/>
                                    <w:szCs w:val="21"/>
                                    <w:lang w:eastAsia="es-ES"/>
                                  </w:rPr>
                                  <w:t>(</w:t>
                                </w:r>
                                <w:r w:rsidRPr="00BD5498">
                                  <w:rPr>
                                    <w:rFonts w:ascii="Consolas" w:eastAsia="Times New Roman" w:hAnsi="Consolas" w:cs="Times New Roman"/>
                                    <w:color w:val="CE9178"/>
                                    <w:sz w:val="21"/>
                                    <w:szCs w:val="21"/>
                                    <w:lang w:eastAsia="es-ES"/>
                                  </w:rPr>
                                  <w:t>'Error al eliminar el sanitario:'</w:t>
                                </w:r>
                                <w:r w:rsidRPr="00BD5498">
                                  <w:rPr>
                                    <w:rFonts w:ascii="Consolas" w:eastAsia="Times New Roman" w:hAnsi="Consolas" w:cs="Times New Roman"/>
                                    <w:color w:val="CCCCCC"/>
                                    <w:sz w:val="21"/>
                                    <w:szCs w:val="21"/>
                                    <w:lang w:eastAsia="es-ES"/>
                                  </w:rPr>
                                  <w:t xml:space="preserve">, </w:t>
                                </w:r>
                                <w:r w:rsidRPr="00BD5498">
                                  <w:rPr>
                                    <w:rFonts w:ascii="Consolas" w:eastAsia="Times New Roman" w:hAnsi="Consolas" w:cs="Times New Roman"/>
                                    <w:color w:val="9CDCFE"/>
                                    <w:sz w:val="21"/>
                                    <w:szCs w:val="21"/>
                                    <w:lang w:eastAsia="es-ES"/>
                                  </w:rPr>
                                  <w:t>error</w:t>
                                </w:r>
                                <w:r w:rsidRPr="00BD5498">
                                  <w:rPr>
                                    <w:rFonts w:ascii="Consolas" w:eastAsia="Times New Roman" w:hAnsi="Consolas" w:cs="Times New Roman"/>
                                    <w:color w:val="CCCCCC"/>
                                    <w:sz w:val="21"/>
                                    <w:szCs w:val="21"/>
                                    <w:lang w:eastAsia="es-ES"/>
                                  </w:rPr>
                                  <w:t>);</w:t>
                                </w:r>
                              </w:ins>
                            </w:p>
                            <w:p w14:paraId="39C0F0C0" w14:textId="77777777" w:rsidR="0071298A" w:rsidRPr="00BD5498" w:rsidRDefault="0071298A" w:rsidP="0071298A">
                              <w:pPr>
                                <w:shd w:val="clear" w:color="auto" w:fill="1F1F1F"/>
                                <w:spacing w:after="0" w:line="285" w:lineRule="atLeast"/>
                                <w:rPr>
                                  <w:ins w:id="2346" w:author="Redondo García Francisco Javier" w:date="2025-09-02T09:44:00Z"/>
                                  <w:rFonts w:ascii="Consolas" w:eastAsia="Times New Roman" w:hAnsi="Consolas" w:cs="Times New Roman"/>
                                  <w:color w:val="CCCCCC"/>
                                  <w:sz w:val="21"/>
                                  <w:szCs w:val="21"/>
                                  <w:lang w:eastAsia="es-ES"/>
                                </w:rPr>
                              </w:pPr>
                              <w:ins w:id="2347" w:author="Redondo García Francisco Javier" w:date="2025-09-02T09:44:00Z">
                                <w:r w:rsidRPr="00BD5498">
                                  <w:rPr>
                                    <w:rFonts w:ascii="Consolas" w:eastAsia="Times New Roman" w:hAnsi="Consolas" w:cs="Times New Roman"/>
                                    <w:color w:val="CCCCCC"/>
                                    <w:sz w:val="21"/>
                                    <w:szCs w:val="21"/>
                                    <w:lang w:eastAsia="es-ES"/>
                                  </w:rPr>
                                  <w:t>    });</w:t>
                                </w:r>
                              </w:ins>
                            </w:p>
                            <w:p w14:paraId="39E0D36A" w14:textId="77777777" w:rsidR="0071298A" w:rsidRPr="00BD5498" w:rsidRDefault="0071298A" w:rsidP="0071298A">
                              <w:pPr>
                                <w:shd w:val="clear" w:color="auto" w:fill="1F1F1F"/>
                                <w:spacing w:after="0" w:line="285" w:lineRule="atLeast"/>
                                <w:rPr>
                                  <w:ins w:id="2348" w:author="Redondo García Francisco Javier" w:date="2025-09-02T09:44:00Z"/>
                                  <w:rFonts w:ascii="Consolas" w:eastAsia="Times New Roman" w:hAnsi="Consolas" w:cs="Times New Roman"/>
                                  <w:color w:val="CCCCCC"/>
                                  <w:sz w:val="21"/>
                                  <w:szCs w:val="21"/>
                                  <w:lang w:eastAsia="es-ES"/>
                                </w:rPr>
                              </w:pPr>
                              <w:ins w:id="2349" w:author="Redondo García Francisco Javier" w:date="2025-09-02T09:44:00Z">
                                <w:r w:rsidRPr="00BD5498">
                                  <w:rPr>
                                    <w:rFonts w:ascii="Consolas" w:eastAsia="Times New Roman" w:hAnsi="Consolas" w:cs="Times New Roman"/>
                                    <w:color w:val="CCCCCC"/>
                                    <w:sz w:val="21"/>
                                    <w:szCs w:val="21"/>
                                    <w:lang w:eastAsia="es-ES"/>
                                  </w:rPr>
                                  <w:t>  }</w:t>
                                </w:r>
                              </w:ins>
                            </w:p>
                            <w:p w14:paraId="011B55F0" w14:textId="77777777" w:rsidR="0071298A" w:rsidRDefault="0071298A" w:rsidP="0071298A">
                              <w:pPr>
                                <w:rPr>
                                  <w:ins w:id="2350" w:author="Redondo García Francisco Javier" w:date="2025-09-02T09:44:00Z"/>
                                </w:rPr>
                              </w:pPr>
                            </w:p>
                          </w:txbxContent>
                        </wps:txbx>
                        <wps:bodyPr rot="0" vert="horz" wrap="square" lIns="91440" tIns="45720" rIns="91440" bIns="45720" anchor="t" anchorCtr="0">
                          <a:noAutofit/>
                        </wps:bodyPr>
                      </wps:wsp>
                    </a:graphicData>
                  </a:graphic>
                </wp:inline>
              </w:drawing>
            </mc:Choice>
            <mc:Fallback>
              <w:pict>
                <v:shape w14:anchorId="0152AB8D" id="_x0000_s1076" type="#_x0000_t202" style="width:452.15pt;height:128.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">
                  <v:textbox>
                    <w:txbxContent>
                      <w:p w14:paraId="70B5CD1F" w14:textId="77777777" w:rsidR="0071298A" w:rsidRPr="00BD5498" w:rsidRDefault="0071298A" w:rsidP="0071298A">
                        <w:pPr>
                          <w:shd w:val="clear" w:color="auto" w:fill="1F1F1F"/>
                          <w:spacing w:after="0" w:line="285" w:lineRule="atLeast"/>
                          <w:rPr>
                            <w:ins w:id="2351" w:author="Redondo García Francisco Javier" w:date="2025-09-02T09:44:00Z"/>
                            <w:rFonts w:ascii="Consolas" w:eastAsia="Times New Roman" w:hAnsi="Consolas" w:cs="Times New Roman"/>
                            <w:color w:val="CCCCCC"/>
                            <w:sz w:val="21"/>
                            <w:szCs w:val="21"/>
                            <w:lang w:val="en-GB" w:eastAsia="es-ES"/>
                          </w:rPr>
                        </w:pPr>
                      </w:p>
                      <w:p w14:paraId="098B0E48" w14:textId="77777777" w:rsidR="0071298A" w:rsidRPr="00BD5498" w:rsidRDefault="0071298A" w:rsidP="0071298A">
                        <w:pPr>
                          <w:shd w:val="clear" w:color="auto" w:fill="1F1F1F"/>
                          <w:spacing w:after="0" w:line="285" w:lineRule="atLeast"/>
                          <w:rPr>
                            <w:ins w:id="2352" w:author="Redondo García Francisco Javier" w:date="2025-09-02T09:44:00Z"/>
                            <w:rFonts w:ascii="Consolas" w:eastAsia="Times New Roman" w:hAnsi="Consolas" w:cs="Times New Roman"/>
                            <w:color w:val="CCCCCC"/>
                            <w:sz w:val="21"/>
                            <w:szCs w:val="21"/>
                            <w:lang w:val="en-GB" w:eastAsia="es-ES"/>
                          </w:rPr>
                        </w:pPr>
                        <w:ins w:id="2353" w:author="Redondo García Francisco Javier" w:date="2025-09-02T09:44:00Z">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569CD6"/>
                              <w:sz w:val="21"/>
                              <w:szCs w:val="21"/>
                              <w:lang w:val="en-GB" w:eastAsia="es-ES"/>
                            </w:rPr>
                            <w:t>public</w:t>
                          </w:r>
                          <w:r w:rsidRPr="00BD5498">
                            <w:rPr>
                              <w:rFonts w:ascii="Consolas" w:eastAsia="Times New Roman" w:hAnsi="Consolas" w:cs="Times New Roman"/>
                              <w:color w:val="CCCCCC"/>
                              <w:sz w:val="21"/>
                              <w:szCs w:val="21"/>
                              <w:lang w:val="en-GB" w:eastAsia="es-ES"/>
                            </w:rPr>
                            <w:t xml:space="preserve"> </w:t>
                          </w:r>
                          <w:proofErr w:type="spellStart"/>
                          <w:proofErr w:type="gramStart"/>
                          <w:r w:rsidRPr="00BD5498">
                            <w:rPr>
                              <w:rFonts w:ascii="Consolas" w:eastAsia="Times New Roman" w:hAnsi="Consolas" w:cs="Times New Roman"/>
                              <w:color w:val="DCDCAA"/>
                              <w:sz w:val="21"/>
                              <w:szCs w:val="21"/>
                              <w:lang w:val="en-GB" w:eastAsia="es-ES"/>
                            </w:rPr>
                            <w:t>deleteSanitario</w:t>
                          </w:r>
                          <w:proofErr w:type="spellEnd"/>
                          <w:r w:rsidRPr="00BD5498">
                            <w:rPr>
                              <w:rFonts w:ascii="Consolas" w:eastAsia="Times New Roman" w:hAnsi="Consolas" w:cs="Times New Roman"/>
                              <w:color w:val="CCCCCC"/>
                              <w:sz w:val="21"/>
                              <w:szCs w:val="21"/>
                              <w:lang w:val="en-GB" w:eastAsia="es-ES"/>
                            </w:rPr>
                            <w:t>(</w:t>
                          </w:r>
                          <w:proofErr w:type="spellStart"/>
                          <w:proofErr w:type="gramEnd"/>
                          <w:r w:rsidRPr="00BD5498">
                            <w:rPr>
                              <w:rFonts w:ascii="Consolas" w:eastAsia="Times New Roman" w:hAnsi="Consolas" w:cs="Times New Roman"/>
                              <w:color w:val="9CDCFE"/>
                              <w:sz w:val="21"/>
                              <w:szCs w:val="21"/>
                              <w:lang w:val="en-GB" w:eastAsia="es-ES"/>
                            </w:rPr>
                            <w:t>uid</w:t>
                          </w:r>
                          <w:proofErr w:type="spellEnd"/>
                          <w:r w:rsidRPr="00BD5498">
                            <w:rPr>
                              <w:rFonts w:ascii="Consolas" w:eastAsia="Times New Roman" w:hAnsi="Consolas" w:cs="Times New Roman"/>
                              <w:color w:val="D4D4D4"/>
                              <w:sz w:val="21"/>
                              <w:szCs w:val="21"/>
                              <w:lang w:val="en-GB" w:eastAsia="es-ES"/>
                            </w:rPr>
                            <w:t>:</w:t>
                          </w: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4EC9B0"/>
                              <w:sz w:val="21"/>
                              <w:szCs w:val="21"/>
                              <w:lang w:val="en-GB" w:eastAsia="es-ES"/>
                            </w:rPr>
                            <w:t>string</w:t>
                          </w:r>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D4D4D4"/>
                              <w:sz w:val="21"/>
                              <w:szCs w:val="21"/>
                              <w:lang w:val="en-GB" w:eastAsia="es-ES"/>
                            </w:rPr>
                            <w:t>:</w:t>
                          </w: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4EC9B0"/>
                              <w:sz w:val="21"/>
                              <w:szCs w:val="21"/>
                              <w:lang w:val="en-GB" w:eastAsia="es-ES"/>
                            </w:rPr>
                            <w:t>Promise</w:t>
                          </w:r>
                          <w:r w:rsidRPr="00BD5498">
                            <w:rPr>
                              <w:rFonts w:ascii="Consolas" w:eastAsia="Times New Roman" w:hAnsi="Consolas" w:cs="Times New Roman"/>
                              <w:color w:val="CCCCCC"/>
                              <w:sz w:val="21"/>
                              <w:szCs w:val="21"/>
                              <w:lang w:val="en-GB" w:eastAsia="es-ES"/>
                            </w:rPr>
                            <w:t>&lt;</w:t>
                          </w:r>
                          <w:r w:rsidRPr="00BD5498">
                            <w:rPr>
                              <w:rFonts w:ascii="Consolas" w:eastAsia="Times New Roman" w:hAnsi="Consolas" w:cs="Times New Roman"/>
                              <w:color w:val="4EC9B0"/>
                              <w:sz w:val="21"/>
                              <w:szCs w:val="21"/>
                              <w:lang w:val="en-GB" w:eastAsia="es-ES"/>
                            </w:rPr>
                            <w:t>void</w:t>
                          </w:r>
                          <w:r w:rsidRPr="00BD5498">
                            <w:rPr>
                              <w:rFonts w:ascii="Consolas" w:eastAsia="Times New Roman" w:hAnsi="Consolas" w:cs="Times New Roman"/>
                              <w:color w:val="CCCCCC"/>
                              <w:sz w:val="21"/>
                              <w:szCs w:val="21"/>
                              <w:lang w:val="en-GB" w:eastAsia="es-ES"/>
                            </w:rPr>
                            <w:t>&gt; {</w:t>
                          </w:r>
                        </w:ins>
                      </w:p>
                      <w:p w14:paraId="36AFA8EA" w14:textId="77777777" w:rsidR="0071298A" w:rsidRPr="00BD5498" w:rsidRDefault="0071298A" w:rsidP="0071298A">
                        <w:pPr>
                          <w:shd w:val="clear" w:color="auto" w:fill="1F1F1F"/>
                          <w:spacing w:after="0" w:line="285" w:lineRule="atLeast"/>
                          <w:rPr>
                            <w:ins w:id="2354" w:author="Redondo García Francisco Javier" w:date="2025-09-02T09:44:00Z"/>
                            <w:rFonts w:ascii="Consolas" w:eastAsia="Times New Roman" w:hAnsi="Consolas" w:cs="Times New Roman"/>
                            <w:color w:val="CCCCCC"/>
                            <w:sz w:val="21"/>
                            <w:szCs w:val="21"/>
                            <w:lang w:val="en-GB" w:eastAsia="es-ES"/>
                          </w:rPr>
                        </w:pPr>
                        <w:ins w:id="2355" w:author="Redondo García Francisco Javier" w:date="2025-09-02T09:44:00Z">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C586C0"/>
                              <w:sz w:val="21"/>
                              <w:szCs w:val="21"/>
                              <w:lang w:val="en-GB" w:eastAsia="es-ES"/>
                            </w:rPr>
                            <w:t>return</w:t>
                          </w: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569CD6"/>
                              <w:sz w:val="21"/>
                              <w:szCs w:val="21"/>
                              <w:lang w:val="en-GB" w:eastAsia="es-ES"/>
                            </w:rPr>
                            <w:t>this</w:t>
                          </w:r>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9CDCFE"/>
                              <w:sz w:val="21"/>
                              <w:szCs w:val="21"/>
                              <w:lang w:val="en-GB" w:eastAsia="es-ES"/>
                            </w:rPr>
                            <w:t>firestore</w:t>
                          </w:r>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DCDCAA"/>
                              <w:sz w:val="21"/>
                              <w:szCs w:val="21"/>
                              <w:lang w:val="en-GB" w:eastAsia="es-ES"/>
                            </w:rPr>
                            <w:t>doc</w:t>
                          </w:r>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CE9178"/>
                              <w:sz w:val="21"/>
                              <w:szCs w:val="21"/>
                              <w:lang w:val="en-GB" w:eastAsia="es-ES"/>
                            </w:rPr>
                            <w:t>`</w:t>
                          </w:r>
                          <w:proofErr w:type="spellStart"/>
                          <w:r w:rsidRPr="00BD5498">
                            <w:rPr>
                              <w:rFonts w:ascii="Consolas" w:eastAsia="Times New Roman" w:hAnsi="Consolas" w:cs="Times New Roman"/>
                              <w:color w:val="CE9178"/>
                              <w:sz w:val="21"/>
                              <w:szCs w:val="21"/>
                              <w:lang w:val="en-GB" w:eastAsia="es-ES"/>
                            </w:rPr>
                            <w:t>sanitarios</w:t>
                          </w:r>
                          <w:proofErr w:type="spellEnd"/>
                          <w:r w:rsidRPr="00BD5498">
                            <w:rPr>
                              <w:rFonts w:ascii="Consolas" w:eastAsia="Times New Roman" w:hAnsi="Consolas" w:cs="Times New Roman"/>
                              <w:color w:val="CE9178"/>
                              <w:sz w:val="21"/>
                              <w:szCs w:val="21"/>
                              <w:lang w:val="en-GB" w:eastAsia="es-ES"/>
                            </w:rPr>
                            <w:t>/</w:t>
                          </w:r>
                          <w:r w:rsidRPr="00BD5498">
                            <w:rPr>
                              <w:rFonts w:ascii="Consolas" w:eastAsia="Times New Roman" w:hAnsi="Consolas" w:cs="Times New Roman"/>
                              <w:color w:val="569CD6"/>
                              <w:sz w:val="21"/>
                              <w:szCs w:val="21"/>
                              <w:lang w:val="en-GB" w:eastAsia="es-ES"/>
                            </w:rPr>
                            <w:t>${</w:t>
                          </w:r>
                          <w:proofErr w:type="spellStart"/>
                          <w:r w:rsidRPr="00BD5498">
                            <w:rPr>
                              <w:rFonts w:ascii="Consolas" w:eastAsia="Times New Roman" w:hAnsi="Consolas" w:cs="Times New Roman"/>
                              <w:color w:val="9CDCFE"/>
                              <w:sz w:val="21"/>
                              <w:szCs w:val="21"/>
                              <w:lang w:val="en-GB" w:eastAsia="es-ES"/>
                            </w:rPr>
                            <w:t>uid</w:t>
                          </w:r>
                          <w:proofErr w:type="spellEnd"/>
                          <w:r w:rsidRPr="00BD5498">
                            <w:rPr>
                              <w:rFonts w:ascii="Consolas" w:eastAsia="Times New Roman" w:hAnsi="Consolas" w:cs="Times New Roman"/>
                              <w:color w:val="569CD6"/>
                              <w:sz w:val="21"/>
                              <w:szCs w:val="21"/>
                              <w:lang w:val="en-GB" w:eastAsia="es-ES"/>
                            </w:rPr>
                            <w:t>}</w:t>
                          </w:r>
                          <w:r w:rsidRPr="00BD5498">
                            <w:rPr>
                              <w:rFonts w:ascii="Consolas" w:eastAsia="Times New Roman" w:hAnsi="Consolas" w:cs="Times New Roman"/>
                              <w:color w:val="CE9178"/>
                              <w:sz w:val="21"/>
                              <w:szCs w:val="21"/>
                              <w:lang w:val="en-GB" w:eastAsia="es-ES"/>
                            </w:rPr>
                            <w:t>`</w:t>
                          </w:r>
                          <w:proofErr w:type="gramStart"/>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DCDCAA"/>
                              <w:sz w:val="21"/>
                              <w:szCs w:val="21"/>
                              <w:lang w:val="en-GB" w:eastAsia="es-ES"/>
                            </w:rPr>
                            <w:t>delete</w:t>
                          </w:r>
                          <w:proofErr w:type="gramEnd"/>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DCDCAA"/>
                              <w:sz w:val="21"/>
                              <w:szCs w:val="21"/>
                              <w:lang w:val="en-GB" w:eastAsia="es-ES"/>
                            </w:rPr>
                            <w:t>then</w:t>
                          </w: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569CD6"/>
                              <w:sz w:val="21"/>
                              <w:szCs w:val="21"/>
                              <w:lang w:val="en-GB" w:eastAsia="es-ES"/>
                            </w:rPr>
                            <w:t>=&gt;</w:t>
                          </w:r>
                          <w:r w:rsidRPr="00BD5498">
                            <w:rPr>
                              <w:rFonts w:ascii="Consolas" w:eastAsia="Times New Roman" w:hAnsi="Consolas" w:cs="Times New Roman"/>
                              <w:color w:val="CCCCCC"/>
                              <w:sz w:val="21"/>
                              <w:szCs w:val="21"/>
                              <w:lang w:val="en-GB" w:eastAsia="es-ES"/>
                            </w:rPr>
                            <w:t xml:space="preserve"> {</w:t>
                          </w:r>
                        </w:ins>
                      </w:p>
                      <w:p w14:paraId="0BEFDACC" w14:textId="77777777" w:rsidR="0071298A" w:rsidRPr="00BD5498" w:rsidRDefault="0071298A" w:rsidP="0071298A">
                        <w:pPr>
                          <w:shd w:val="clear" w:color="auto" w:fill="1F1F1F"/>
                          <w:spacing w:after="0" w:line="285" w:lineRule="atLeast"/>
                          <w:rPr>
                            <w:ins w:id="2356" w:author="Redondo García Francisco Javier" w:date="2025-09-02T09:44:00Z"/>
                            <w:rFonts w:ascii="Consolas" w:eastAsia="Times New Roman" w:hAnsi="Consolas" w:cs="Times New Roman"/>
                            <w:color w:val="CCCCCC"/>
                            <w:sz w:val="21"/>
                            <w:szCs w:val="21"/>
                            <w:lang w:eastAsia="es-ES"/>
                          </w:rPr>
                        </w:pPr>
                        <w:ins w:id="2357" w:author="Redondo García Francisco Javier" w:date="2025-09-02T09:44:00Z">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9CDCFE"/>
                              <w:sz w:val="21"/>
                              <w:szCs w:val="21"/>
                              <w:lang w:eastAsia="es-ES"/>
                            </w:rPr>
                            <w:t>console</w:t>
                          </w:r>
                          <w:r w:rsidRPr="00BD5498">
                            <w:rPr>
                              <w:rFonts w:ascii="Consolas" w:eastAsia="Times New Roman" w:hAnsi="Consolas" w:cs="Times New Roman"/>
                              <w:color w:val="CCCCCC"/>
                              <w:sz w:val="21"/>
                              <w:szCs w:val="21"/>
                              <w:lang w:eastAsia="es-ES"/>
                            </w:rPr>
                            <w:t>.</w:t>
                          </w:r>
                          <w:r w:rsidRPr="00BD5498">
                            <w:rPr>
                              <w:rFonts w:ascii="Consolas" w:eastAsia="Times New Roman" w:hAnsi="Consolas" w:cs="Times New Roman"/>
                              <w:color w:val="DCDCAA"/>
                              <w:sz w:val="21"/>
                              <w:szCs w:val="21"/>
                              <w:lang w:eastAsia="es-ES"/>
                            </w:rPr>
                            <w:t>log</w:t>
                          </w:r>
                          <w:r w:rsidRPr="00BD5498">
                            <w:rPr>
                              <w:rFonts w:ascii="Consolas" w:eastAsia="Times New Roman" w:hAnsi="Consolas" w:cs="Times New Roman"/>
                              <w:color w:val="CCCCCC"/>
                              <w:sz w:val="21"/>
                              <w:szCs w:val="21"/>
                              <w:lang w:eastAsia="es-ES"/>
                            </w:rPr>
                            <w:t>(</w:t>
                          </w:r>
                          <w:r w:rsidRPr="00BD5498">
                            <w:rPr>
                              <w:rFonts w:ascii="Consolas" w:eastAsia="Times New Roman" w:hAnsi="Consolas" w:cs="Times New Roman"/>
                              <w:color w:val="CE9178"/>
                              <w:sz w:val="21"/>
                              <w:szCs w:val="21"/>
                              <w:lang w:eastAsia="es-ES"/>
                            </w:rPr>
                            <w:t xml:space="preserve">`Sanitario </w:t>
                          </w:r>
                          <w:r w:rsidRPr="00BD5498">
                            <w:rPr>
                              <w:rFonts w:ascii="Consolas" w:eastAsia="Times New Roman" w:hAnsi="Consolas" w:cs="Times New Roman"/>
                              <w:color w:val="569CD6"/>
                              <w:sz w:val="21"/>
                              <w:szCs w:val="21"/>
                              <w:lang w:eastAsia="es-ES"/>
                            </w:rPr>
                            <w:t>${</w:t>
                          </w:r>
                          <w:proofErr w:type="spellStart"/>
                          <w:r w:rsidRPr="00BD5498">
                            <w:rPr>
                              <w:rFonts w:ascii="Consolas" w:eastAsia="Times New Roman" w:hAnsi="Consolas" w:cs="Times New Roman"/>
                              <w:color w:val="9CDCFE"/>
                              <w:sz w:val="21"/>
                              <w:szCs w:val="21"/>
                              <w:lang w:eastAsia="es-ES"/>
                            </w:rPr>
                            <w:t>uid</w:t>
                          </w:r>
                          <w:proofErr w:type="spellEnd"/>
                          <w:r w:rsidRPr="00BD5498">
                            <w:rPr>
                              <w:rFonts w:ascii="Consolas" w:eastAsia="Times New Roman" w:hAnsi="Consolas" w:cs="Times New Roman"/>
                              <w:color w:val="569CD6"/>
                              <w:sz w:val="21"/>
                              <w:szCs w:val="21"/>
                              <w:lang w:eastAsia="es-ES"/>
                            </w:rPr>
                            <w:t>}</w:t>
                          </w:r>
                          <w:r w:rsidRPr="00BD5498">
                            <w:rPr>
                              <w:rFonts w:ascii="Consolas" w:eastAsia="Times New Roman" w:hAnsi="Consolas" w:cs="Times New Roman"/>
                              <w:color w:val="CE9178"/>
                              <w:sz w:val="21"/>
                              <w:szCs w:val="21"/>
                              <w:lang w:eastAsia="es-ES"/>
                            </w:rPr>
                            <w:t xml:space="preserve"> eliminado`</w:t>
                          </w:r>
                          <w:r w:rsidRPr="00BD5498">
                            <w:rPr>
                              <w:rFonts w:ascii="Consolas" w:eastAsia="Times New Roman" w:hAnsi="Consolas" w:cs="Times New Roman"/>
                              <w:color w:val="CCCCCC"/>
                              <w:sz w:val="21"/>
                              <w:szCs w:val="21"/>
                              <w:lang w:eastAsia="es-ES"/>
                            </w:rPr>
                            <w:t>);</w:t>
                          </w:r>
                        </w:ins>
                      </w:p>
                      <w:p w14:paraId="0BA98A05" w14:textId="77777777" w:rsidR="0071298A" w:rsidRPr="00BD5498" w:rsidRDefault="0071298A" w:rsidP="0071298A">
                        <w:pPr>
                          <w:shd w:val="clear" w:color="auto" w:fill="1F1F1F"/>
                          <w:spacing w:after="0" w:line="285" w:lineRule="atLeast"/>
                          <w:rPr>
                            <w:ins w:id="2358" w:author="Redondo García Francisco Javier" w:date="2025-09-02T09:44:00Z"/>
                            <w:rFonts w:ascii="Consolas" w:eastAsia="Times New Roman" w:hAnsi="Consolas" w:cs="Times New Roman"/>
                            <w:color w:val="CCCCCC"/>
                            <w:sz w:val="21"/>
                            <w:szCs w:val="21"/>
                            <w:lang w:eastAsia="es-ES"/>
                          </w:rPr>
                        </w:pPr>
                        <w:ins w:id="2359" w:author="Redondo García Francisco Javier" w:date="2025-09-02T09:44:00Z">
                          <w:r w:rsidRPr="00BD5498">
                            <w:rPr>
                              <w:rFonts w:ascii="Consolas" w:eastAsia="Times New Roman" w:hAnsi="Consolas" w:cs="Times New Roman"/>
                              <w:color w:val="CCCCCC"/>
                              <w:sz w:val="21"/>
                              <w:szCs w:val="21"/>
                              <w:lang w:eastAsia="es-ES"/>
                            </w:rPr>
                            <w:t>    }).</w:t>
                          </w:r>
                          <w:r w:rsidRPr="00BD5498">
                            <w:rPr>
                              <w:rFonts w:ascii="Consolas" w:eastAsia="Times New Roman" w:hAnsi="Consolas" w:cs="Times New Roman"/>
                              <w:color w:val="DCDCAA"/>
                              <w:sz w:val="21"/>
                              <w:szCs w:val="21"/>
                              <w:lang w:eastAsia="es-ES"/>
                            </w:rPr>
                            <w:t>catch</w:t>
                          </w:r>
                          <w:r w:rsidRPr="00BD5498">
                            <w:rPr>
                              <w:rFonts w:ascii="Consolas" w:eastAsia="Times New Roman" w:hAnsi="Consolas" w:cs="Times New Roman"/>
                              <w:color w:val="CCCCCC"/>
                              <w:sz w:val="21"/>
                              <w:szCs w:val="21"/>
                              <w:lang w:eastAsia="es-ES"/>
                            </w:rPr>
                            <w:t>(</w:t>
                          </w:r>
                          <w:r w:rsidRPr="00BD5498">
                            <w:rPr>
                              <w:rFonts w:ascii="Consolas" w:eastAsia="Times New Roman" w:hAnsi="Consolas" w:cs="Times New Roman"/>
                              <w:color w:val="9CDCFE"/>
                              <w:sz w:val="21"/>
                              <w:szCs w:val="21"/>
                              <w:lang w:eastAsia="es-ES"/>
                            </w:rPr>
                            <w:t>error</w:t>
                          </w:r>
                          <w:r w:rsidRPr="00BD5498">
                            <w:rPr>
                              <w:rFonts w:ascii="Consolas" w:eastAsia="Times New Roman" w:hAnsi="Consolas" w:cs="Times New Roman"/>
                              <w:color w:val="CCCCCC"/>
                              <w:sz w:val="21"/>
                              <w:szCs w:val="21"/>
                              <w:lang w:eastAsia="es-ES"/>
                            </w:rPr>
                            <w:t xml:space="preserve"> </w:t>
                          </w:r>
                          <w:r w:rsidRPr="00BD5498">
                            <w:rPr>
                              <w:rFonts w:ascii="Consolas" w:eastAsia="Times New Roman" w:hAnsi="Consolas" w:cs="Times New Roman"/>
                              <w:color w:val="569CD6"/>
                              <w:sz w:val="21"/>
                              <w:szCs w:val="21"/>
                              <w:lang w:eastAsia="es-ES"/>
                            </w:rPr>
                            <w:t>=&gt;</w:t>
                          </w:r>
                          <w:r w:rsidRPr="00BD5498">
                            <w:rPr>
                              <w:rFonts w:ascii="Consolas" w:eastAsia="Times New Roman" w:hAnsi="Consolas" w:cs="Times New Roman"/>
                              <w:color w:val="CCCCCC"/>
                              <w:sz w:val="21"/>
                              <w:szCs w:val="21"/>
                              <w:lang w:eastAsia="es-ES"/>
                            </w:rPr>
                            <w:t xml:space="preserve"> {</w:t>
                          </w:r>
                        </w:ins>
                      </w:p>
                      <w:p w14:paraId="0220A75B" w14:textId="77777777" w:rsidR="0071298A" w:rsidRPr="00BD5498" w:rsidRDefault="0071298A" w:rsidP="0071298A">
                        <w:pPr>
                          <w:shd w:val="clear" w:color="auto" w:fill="1F1F1F"/>
                          <w:spacing w:after="0" w:line="285" w:lineRule="atLeast"/>
                          <w:rPr>
                            <w:ins w:id="2360" w:author="Redondo García Francisco Javier" w:date="2025-09-02T09:44:00Z"/>
                            <w:rFonts w:ascii="Consolas" w:eastAsia="Times New Roman" w:hAnsi="Consolas" w:cs="Times New Roman"/>
                            <w:color w:val="CCCCCC"/>
                            <w:sz w:val="21"/>
                            <w:szCs w:val="21"/>
                            <w:lang w:eastAsia="es-ES"/>
                          </w:rPr>
                        </w:pPr>
                        <w:ins w:id="2361" w:author="Redondo García Francisco Javier" w:date="2025-09-02T09:44:00Z">
                          <w:r w:rsidRPr="00BD5498">
                            <w:rPr>
                              <w:rFonts w:ascii="Consolas" w:eastAsia="Times New Roman" w:hAnsi="Consolas" w:cs="Times New Roman"/>
                              <w:color w:val="CCCCCC"/>
                              <w:sz w:val="21"/>
                              <w:szCs w:val="21"/>
                              <w:lang w:eastAsia="es-ES"/>
                            </w:rPr>
                            <w:t xml:space="preserve">      </w:t>
                          </w:r>
                          <w:proofErr w:type="spellStart"/>
                          <w:r w:rsidRPr="00BD5498">
                            <w:rPr>
                              <w:rFonts w:ascii="Consolas" w:eastAsia="Times New Roman" w:hAnsi="Consolas" w:cs="Times New Roman"/>
                              <w:color w:val="9CDCFE"/>
                              <w:sz w:val="21"/>
                              <w:szCs w:val="21"/>
                              <w:lang w:eastAsia="es-ES"/>
                            </w:rPr>
                            <w:t>console</w:t>
                          </w:r>
                          <w:r w:rsidRPr="00BD5498">
                            <w:rPr>
                              <w:rFonts w:ascii="Consolas" w:eastAsia="Times New Roman" w:hAnsi="Consolas" w:cs="Times New Roman"/>
                              <w:color w:val="CCCCCC"/>
                              <w:sz w:val="21"/>
                              <w:szCs w:val="21"/>
                              <w:lang w:eastAsia="es-ES"/>
                            </w:rPr>
                            <w:t>.</w:t>
                          </w:r>
                          <w:r w:rsidRPr="00BD5498">
                            <w:rPr>
                              <w:rFonts w:ascii="Consolas" w:eastAsia="Times New Roman" w:hAnsi="Consolas" w:cs="Times New Roman"/>
                              <w:color w:val="DCDCAA"/>
                              <w:sz w:val="21"/>
                              <w:szCs w:val="21"/>
                              <w:lang w:eastAsia="es-ES"/>
                            </w:rPr>
                            <w:t>error</w:t>
                          </w:r>
                          <w:proofErr w:type="spellEnd"/>
                          <w:r w:rsidRPr="00BD5498">
                            <w:rPr>
                              <w:rFonts w:ascii="Consolas" w:eastAsia="Times New Roman" w:hAnsi="Consolas" w:cs="Times New Roman"/>
                              <w:color w:val="CCCCCC"/>
                              <w:sz w:val="21"/>
                              <w:szCs w:val="21"/>
                              <w:lang w:eastAsia="es-ES"/>
                            </w:rPr>
                            <w:t>(</w:t>
                          </w:r>
                          <w:r w:rsidRPr="00BD5498">
                            <w:rPr>
                              <w:rFonts w:ascii="Consolas" w:eastAsia="Times New Roman" w:hAnsi="Consolas" w:cs="Times New Roman"/>
                              <w:color w:val="CE9178"/>
                              <w:sz w:val="21"/>
                              <w:szCs w:val="21"/>
                              <w:lang w:eastAsia="es-ES"/>
                            </w:rPr>
                            <w:t>'Error al eliminar el sanitario:'</w:t>
                          </w:r>
                          <w:r w:rsidRPr="00BD5498">
                            <w:rPr>
                              <w:rFonts w:ascii="Consolas" w:eastAsia="Times New Roman" w:hAnsi="Consolas" w:cs="Times New Roman"/>
                              <w:color w:val="CCCCCC"/>
                              <w:sz w:val="21"/>
                              <w:szCs w:val="21"/>
                              <w:lang w:eastAsia="es-ES"/>
                            </w:rPr>
                            <w:t xml:space="preserve">, </w:t>
                          </w:r>
                          <w:r w:rsidRPr="00BD5498">
                            <w:rPr>
                              <w:rFonts w:ascii="Consolas" w:eastAsia="Times New Roman" w:hAnsi="Consolas" w:cs="Times New Roman"/>
                              <w:color w:val="9CDCFE"/>
                              <w:sz w:val="21"/>
                              <w:szCs w:val="21"/>
                              <w:lang w:eastAsia="es-ES"/>
                            </w:rPr>
                            <w:t>error</w:t>
                          </w:r>
                          <w:r w:rsidRPr="00BD5498">
                            <w:rPr>
                              <w:rFonts w:ascii="Consolas" w:eastAsia="Times New Roman" w:hAnsi="Consolas" w:cs="Times New Roman"/>
                              <w:color w:val="CCCCCC"/>
                              <w:sz w:val="21"/>
                              <w:szCs w:val="21"/>
                              <w:lang w:eastAsia="es-ES"/>
                            </w:rPr>
                            <w:t>);</w:t>
                          </w:r>
                        </w:ins>
                      </w:p>
                      <w:p w14:paraId="39C0F0C0" w14:textId="77777777" w:rsidR="0071298A" w:rsidRPr="00BD5498" w:rsidRDefault="0071298A" w:rsidP="0071298A">
                        <w:pPr>
                          <w:shd w:val="clear" w:color="auto" w:fill="1F1F1F"/>
                          <w:spacing w:after="0" w:line="285" w:lineRule="atLeast"/>
                          <w:rPr>
                            <w:ins w:id="2362" w:author="Redondo García Francisco Javier" w:date="2025-09-02T09:44:00Z"/>
                            <w:rFonts w:ascii="Consolas" w:eastAsia="Times New Roman" w:hAnsi="Consolas" w:cs="Times New Roman"/>
                            <w:color w:val="CCCCCC"/>
                            <w:sz w:val="21"/>
                            <w:szCs w:val="21"/>
                            <w:lang w:eastAsia="es-ES"/>
                          </w:rPr>
                        </w:pPr>
                        <w:ins w:id="2363" w:author="Redondo García Francisco Javier" w:date="2025-09-02T09:44:00Z">
                          <w:r w:rsidRPr="00BD5498">
                            <w:rPr>
                              <w:rFonts w:ascii="Consolas" w:eastAsia="Times New Roman" w:hAnsi="Consolas" w:cs="Times New Roman"/>
                              <w:color w:val="CCCCCC"/>
                              <w:sz w:val="21"/>
                              <w:szCs w:val="21"/>
                              <w:lang w:eastAsia="es-ES"/>
                            </w:rPr>
                            <w:t>    });</w:t>
                          </w:r>
                        </w:ins>
                      </w:p>
                      <w:p w14:paraId="39E0D36A" w14:textId="77777777" w:rsidR="0071298A" w:rsidRPr="00BD5498" w:rsidRDefault="0071298A" w:rsidP="0071298A">
                        <w:pPr>
                          <w:shd w:val="clear" w:color="auto" w:fill="1F1F1F"/>
                          <w:spacing w:after="0" w:line="285" w:lineRule="atLeast"/>
                          <w:rPr>
                            <w:ins w:id="2364" w:author="Redondo García Francisco Javier" w:date="2025-09-02T09:44:00Z"/>
                            <w:rFonts w:ascii="Consolas" w:eastAsia="Times New Roman" w:hAnsi="Consolas" w:cs="Times New Roman"/>
                            <w:color w:val="CCCCCC"/>
                            <w:sz w:val="21"/>
                            <w:szCs w:val="21"/>
                            <w:lang w:eastAsia="es-ES"/>
                          </w:rPr>
                        </w:pPr>
                        <w:ins w:id="2365" w:author="Redondo García Francisco Javier" w:date="2025-09-02T09:44:00Z">
                          <w:r w:rsidRPr="00BD5498">
                            <w:rPr>
                              <w:rFonts w:ascii="Consolas" w:eastAsia="Times New Roman" w:hAnsi="Consolas" w:cs="Times New Roman"/>
                              <w:color w:val="CCCCCC"/>
                              <w:sz w:val="21"/>
                              <w:szCs w:val="21"/>
                              <w:lang w:eastAsia="es-ES"/>
                            </w:rPr>
                            <w:t>  }</w:t>
                          </w:r>
                        </w:ins>
                      </w:p>
                      <w:p w14:paraId="011B55F0" w14:textId="77777777" w:rsidR="0071298A" w:rsidRDefault="0071298A" w:rsidP="0071298A">
                        <w:pPr>
                          <w:rPr>
                            <w:ins w:id="2366" w:author="Redondo García Francisco Javier" w:date="2025-09-02T09:44:00Z"/>
                          </w:rPr>
                        </w:pPr>
                      </w:p>
                    </w:txbxContent>
                  </v:textbox>
                  <w10:anchorlock/>
                </v:shape>
              </w:pict>
            </mc:Fallback>
          </mc:AlternateContent>
        </w:r>
      </w:ins>
    </w:p>
    <w:p w14:paraId="71D90632" w14:textId="446A0BCE" w:rsidR="0071298A" w:rsidRPr="00060A85" w:rsidRDefault="0071298A" w:rsidP="0071298A">
      <w:pPr>
        <w:rPr>
          <w:ins w:id="2367" w:author="Redondo García Francisco Javier" w:date="2025-09-02T09:44:00Z"/>
        </w:rPr>
      </w:pPr>
    </w:p>
    <w:p w14:paraId="62F6D4DC" w14:textId="7C475D7B" w:rsidR="00260674" w:rsidRDefault="00260674" w:rsidP="00BF32BD">
      <w:r>
        <w:t>Cabe destacar a</w:t>
      </w:r>
      <w:r w:rsidRPr="007756C7">
        <w:t xml:space="preserve"> nivel técnico, </w:t>
      </w:r>
      <w:r>
        <w:t xml:space="preserve">que este servicio </w:t>
      </w:r>
      <w:r w:rsidRPr="007756C7">
        <w:t xml:space="preserve">hace uso de programación reactiva mediante </w:t>
      </w:r>
      <w:r>
        <w:t>herramientas nativas de Angular que ayudan a mantener un código limpio y escalable</w:t>
      </w:r>
      <w:r w:rsidR="004645EE">
        <w:t>,</w:t>
      </w:r>
      <w:r>
        <w:t xml:space="preserve"> como el uso de </w:t>
      </w:r>
      <w:r w:rsidRPr="007756C7">
        <w:t>suscripciones (subscribe)</w:t>
      </w:r>
      <w:r w:rsidR="00850E4B">
        <w:t xml:space="preserve"> </w:t>
      </w:r>
      <w:customXmlInsRangeStart w:id="2368" w:author="Redondo García Francisco Javier" w:date="2025-09-02T09:44:00Z"/>
      <w:sdt>
        <w:sdtPr>
          <w:id w:val="378515456"/>
          <w:citation/>
        </w:sdtPr>
        <w:sdtEndPr/>
        <w:sdtContent>
          <w:customXmlInsRangeEnd w:id="2368"/>
          <w:ins w:id="2369" w:author="Redondo García Francisco Javier" w:date="2025-09-02T09:44:00Z">
            <w:r w:rsidR="00850E4B">
              <w:fldChar w:fldCharType="begin"/>
            </w:r>
            <w:r w:rsidR="00850E4B">
              <w:instrText xml:space="preserve"> CITATION Ang25 \l 3082 </w:instrText>
            </w:r>
            <w:r w:rsidR="00850E4B">
              <w:fldChar w:fldCharType="separate"/>
            </w:r>
            <w:r w:rsidR="00477B4E" w:rsidRPr="00477B4E">
              <w:rPr>
                <w:noProof/>
              </w:rPr>
              <w:t>[18]</w:t>
            </w:r>
            <w:r w:rsidR="00850E4B">
              <w:fldChar w:fldCharType="end"/>
            </w:r>
          </w:ins>
          <w:customXmlInsRangeStart w:id="2370" w:author="Redondo García Francisco Javier" w:date="2025-09-02T09:44:00Z"/>
        </w:sdtContent>
      </w:sdt>
      <w:customXmlInsRangeEnd w:id="2370"/>
      <w:ins w:id="2371" w:author="Redondo García Francisco Javier" w:date="2025-09-02T09:44:00Z">
        <w:r w:rsidRPr="007756C7">
          <w:t xml:space="preserve"> </w:t>
        </w:r>
      </w:ins>
      <w:r>
        <w:t>u</w:t>
      </w:r>
      <w:r w:rsidRPr="007756C7">
        <w:t xml:space="preserve"> operadores de transformación (pipe, </w:t>
      </w:r>
      <w:proofErr w:type="spellStart"/>
      <w:r w:rsidRPr="007756C7">
        <w:t>map</w:t>
      </w:r>
      <w:proofErr w:type="spellEnd"/>
      <w:r w:rsidRPr="007756C7">
        <w:t>)</w:t>
      </w:r>
      <w:customXmlInsRangeStart w:id="2372" w:author="Redondo García Francisco Javier" w:date="2025-09-02T09:44:00Z"/>
      <w:sdt>
        <w:sdtPr>
          <w:id w:val="171853013"/>
          <w:citation/>
        </w:sdtPr>
        <w:sdtEndPr/>
        <w:sdtContent>
          <w:customXmlInsRangeEnd w:id="2372"/>
          <w:ins w:id="2373" w:author="Redondo García Francisco Javier" w:date="2025-09-02T09:44:00Z">
            <w:r w:rsidR="00850E4B">
              <w:fldChar w:fldCharType="begin"/>
            </w:r>
            <w:r w:rsidR="00850E4B">
              <w:instrText xml:space="preserve"> CITATION Ang251 \l 3082 </w:instrText>
            </w:r>
            <w:r w:rsidR="00850E4B">
              <w:fldChar w:fldCharType="separate"/>
            </w:r>
            <w:r w:rsidR="00477B4E">
              <w:rPr>
                <w:noProof/>
              </w:rPr>
              <w:t xml:space="preserve"> </w:t>
            </w:r>
            <w:r w:rsidR="00477B4E" w:rsidRPr="00477B4E">
              <w:rPr>
                <w:noProof/>
              </w:rPr>
              <w:t>[19]</w:t>
            </w:r>
            <w:r w:rsidR="00850E4B">
              <w:fldChar w:fldCharType="end"/>
            </w:r>
          </w:ins>
          <w:customXmlInsRangeStart w:id="2374" w:author="Redondo García Francisco Javier" w:date="2025-09-02T09:44:00Z"/>
        </w:sdtContent>
      </w:sdt>
      <w:customXmlInsRangeEnd w:id="2374"/>
      <w:r w:rsidRPr="007756C7">
        <w:t xml:space="preserve"> para trabajar con datos en tiempo real. También se apoya en promesas</w:t>
      </w:r>
      <w:r w:rsidR="001A52FE">
        <w:t xml:space="preserve"> </w:t>
      </w:r>
      <w:customXmlInsRangeStart w:id="2375" w:author="Redondo García Francisco Javier" w:date="2025-09-02T09:44:00Z"/>
      <w:sdt>
        <w:sdtPr>
          <w:id w:val="-1047591830"/>
          <w:citation/>
        </w:sdtPr>
        <w:sdtEndPr/>
        <w:sdtContent>
          <w:customXmlInsRangeEnd w:id="2375"/>
          <w:ins w:id="2376" w:author="Redondo García Francisco Javier" w:date="2025-09-02T09:44:00Z">
            <w:r w:rsidR="001A52FE">
              <w:fldChar w:fldCharType="begin"/>
            </w:r>
            <w:r w:rsidR="001A52FE">
              <w:instrText xml:space="preserve"> CITATION RxJ25 \l 3082 </w:instrText>
            </w:r>
            <w:r w:rsidR="001A52FE">
              <w:fldChar w:fldCharType="separate"/>
            </w:r>
            <w:r w:rsidR="00477B4E" w:rsidRPr="00477B4E">
              <w:rPr>
                <w:noProof/>
              </w:rPr>
              <w:t>[20]</w:t>
            </w:r>
            <w:r w:rsidR="001A52FE">
              <w:fldChar w:fldCharType="end"/>
            </w:r>
          </w:ins>
          <w:customXmlInsRangeStart w:id="2377" w:author="Redondo García Francisco Javier" w:date="2025-09-02T09:44:00Z"/>
        </w:sdtContent>
      </w:sdt>
      <w:customXmlInsRangeEnd w:id="2377"/>
      <w:ins w:id="2378" w:author="Redondo García Francisco Javier" w:date="2025-09-02T09:44:00Z">
        <w:r w:rsidRPr="007756C7">
          <w:t xml:space="preserve"> </w:t>
        </w:r>
      </w:ins>
      <w:r w:rsidRPr="007756C7">
        <w:t>(</w:t>
      </w:r>
      <w:r w:rsidR="00145FDF">
        <w:t xml:space="preserve">codificadas con los </w:t>
      </w:r>
      <w:del w:id="2379" w:author="Redondo García Francisco Javier" w:date="2025-09-02T09:44:00Z">
        <w:r w:rsidR="000860D0">
          <w:delText>manejadores</w:delText>
        </w:r>
      </w:del>
      <w:ins w:id="2380" w:author="Redondo García Francisco Javier" w:date="2025-09-02T09:44:00Z">
        <w:r w:rsidR="00145FDF">
          <w:t>manipuladores</w:t>
        </w:r>
      </w:ins>
      <w:r w:rsidR="00145FDF">
        <w:t xml:space="preserve"> </w:t>
      </w:r>
      <w:r w:rsidRPr="007756C7">
        <w:t>.</w:t>
      </w:r>
      <w:proofErr w:type="spellStart"/>
      <w:r w:rsidRPr="007756C7">
        <w:t>then</w:t>
      </w:r>
      <w:proofErr w:type="spellEnd"/>
      <w:r w:rsidR="00145FDF">
        <w:t>() y</w:t>
      </w:r>
      <w:r w:rsidRPr="007756C7">
        <w:t xml:space="preserve"> .catch</w:t>
      </w:r>
      <w:r w:rsidR="00145FDF">
        <w:t>()</w:t>
      </w:r>
      <w:r w:rsidRPr="007756C7">
        <w:t xml:space="preserve">) para operaciones asíncronas en </w:t>
      </w:r>
      <w:proofErr w:type="spellStart"/>
      <w:r w:rsidRPr="007756C7">
        <w:t>Firestore</w:t>
      </w:r>
      <w:proofErr w:type="spellEnd"/>
      <w:r w:rsidRPr="007756C7">
        <w:t xml:space="preserve">. </w:t>
      </w:r>
    </w:p>
    <w:p w14:paraId="3250EEA3" w14:textId="77777777" w:rsidR="00260674" w:rsidRDefault="00260674" w:rsidP="00BF32BD">
      <w:r w:rsidRPr="00466BE6">
        <w:t xml:space="preserve">Un ejemplo de esto lo tenemos en el método </w:t>
      </w:r>
      <w:proofErr w:type="spellStart"/>
      <w:r w:rsidRPr="00466BE6">
        <w:t>deletePaciente</w:t>
      </w:r>
      <w:proofErr w:type="spellEnd"/>
      <w:r w:rsidRPr="00466BE6">
        <w:t xml:space="preserve">() (Listado </w:t>
      </w:r>
      <w:r>
        <w:t>12</w:t>
      </w:r>
      <w:r w:rsidRPr="00466BE6">
        <w:t>) donde se utiliza un subscribe, siguiendo una lógica tal que:</w:t>
      </w:r>
    </w:p>
    <w:p w14:paraId="65DFC093" w14:textId="0494BA4F" w:rsidR="00260674" w:rsidRPr="00466BE6" w:rsidRDefault="00260674" w:rsidP="00C87F70">
      <w:pPr>
        <w:pStyle w:val="Prrafodelista"/>
        <w:numPr>
          <w:ilvl w:val="0"/>
          <w:numId w:val="42"/>
        </w:numPr>
      </w:pPr>
      <w:r w:rsidRPr="00BF32BD">
        <w:rPr>
          <w:b/>
          <w:bCs/>
        </w:rPr>
        <w:t>Consulta reactiva</w:t>
      </w:r>
      <w:r w:rsidRPr="00466BE6">
        <w:t xml:space="preserve">: </w:t>
      </w:r>
      <w:proofErr w:type="spellStart"/>
      <w:r w:rsidRPr="00466BE6">
        <w:t>snapshotChanges</w:t>
      </w:r>
      <w:proofErr w:type="spellEnd"/>
      <w:r w:rsidRPr="00466BE6">
        <w:t xml:space="preserve">() crea un </w:t>
      </w:r>
      <w:r w:rsidRPr="00BF32BD">
        <w:rPr>
          <w:i/>
          <w:iCs/>
        </w:rPr>
        <w:t>observable</w:t>
      </w:r>
      <w:r w:rsidRPr="00466BE6">
        <w:t xml:space="preserve"> que escucha los cambios en tiempo real de los nodos con </w:t>
      </w:r>
      <w:proofErr w:type="spellStart"/>
      <w:r w:rsidRPr="00466BE6">
        <w:t>numHistorial</w:t>
      </w:r>
      <w:proofErr w:type="spellEnd"/>
      <w:r w:rsidRPr="00466BE6">
        <w:t xml:space="preserve"> igual al indicado.</w:t>
      </w:r>
    </w:p>
    <w:p w14:paraId="53EBADAE" w14:textId="7FDE0957" w:rsidR="00260674" w:rsidRPr="00466BE6" w:rsidRDefault="00260674" w:rsidP="00C87F70">
      <w:pPr>
        <w:pStyle w:val="Prrafodelista"/>
        <w:numPr>
          <w:ilvl w:val="0"/>
          <w:numId w:val="42"/>
        </w:numPr>
      </w:pPr>
      <w:r w:rsidRPr="00BF32BD">
        <w:rPr>
          <w:b/>
          <w:bCs/>
        </w:rPr>
        <w:t>Subscribirse al observable</w:t>
      </w:r>
      <w:r w:rsidRPr="00466BE6">
        <w:t xml:space="preserve">: con .subscribe(...), el código se ejecuta </w:t>
      </w:r>
      <w:r w:rsidRPr="004645EE">
        <w:t>s</w:t>
      </w:r>
      <w:r w:rsidR="004645EE" w:rsidRPr="004645EE">
        <w:t>ó</w:t>
      </w:r>
      <w:r w:rsidRPr="004645EE">
        <w:t>lo cuando llegan los datos</w:t>
      </w:r>
      <w:r w:rsidRPr="00466BE6">
        <w:t xml:space="preserve"> desde </w:t>
      </w:r>
      <w:proofErr w:type="spellStart"/>
      <w:r w:rsidRPr="00466BE6">
        <w:t>Firebase</w:t>
      </w:r>
      <w:proofErr w:type="spellEnd"/>
      <w:r w:rsidRPr="00466BE6">
        <w:t>.</w:t>
      </w:r>
    </w:p>
    <w:p w14:paraId="1372C3BB" w14:textId="19A1D8EC" w:rsidR="00260674" w:rsidRDefault="00260674" w:rsidP="00C87F70">
      <w:pPr>
        <w:pStyle w:val="Prrafodelista"/>
        <w:numPr>
          <w:ilvl w:val="0"/>
          <w:numId w:val="42"/>
        </w:numPr>
      </w:pPr>
      <w:r w:rsidRPr="00BF32BD">
        <w:rPr>
          <w:b/>
          <w:bCs/>
        </w:rPr>
        <w:t>Eliminación individual</w:t>
      </w:r>
      <w:r w:rsidRPr="00466BE6">
        <w:t>: por cada prueba encontrada, se obtiene su clave (</w:t>
      </w:r>
      <w:proofErr w:type="spellStart"/>
      <w:r w:rsidRPr="00466BE6">
        <w:t>payload.key</w:t>
      </w:r>
      <w:proofErr w:type="spellEnd"/>
      <w:r w:rsidRPr="00466BE6">
        <w:t>) y se llama a .</w:t>
      </w:r>
      <w:proofErr w:type="spellStart"/>
      <w:r w:rsidRPr="00466BE6">
        <w:t>remove</w:t>
      </w:r>
      <w:proofErr w:type="spellEnd"/>
      <w:r w:rsidRPr="00466BE6">
        <w:t>(...)</w:t>
      </w:r>
      <w:r w:rsidR="00145FDF">
        <w:t>.</w:t>
      </w:r>
    </w:p>
    <w:p w14:paraId="34CB9668" w14:textId="77777777" w:rsidR="00260674" w:rsidRPr="00525F14" w:rsidRDefault="00260674" w:rsidP="00BF32BD">
      <w:r>
        <w:t xml:space="preserve">Esto es necesario porque las lecturas en </w:t>
      </w:r>
      <w:proofErr w:type="spellStart"/>
      <w:r>
        <w:t>Firebase</w:t>
      </w:r>
      <w:proofErr w:type="spellEnd"/>
      <w:r>
        <w:t xml:space="preserve"> son asíncronas, lo que significa que no se tiene claro cuándo va a llegar una respuesta. De esta forma el </w:t>
      </w:r>
      <w:r w:rsidRPr="004645EE">
        <w:rPr>
          <w:i/>
          <w:iCs/>
        </w:rPr>
        <w:t>subscribe</w:t>
      </w:r>
      <w:r>
        <w:t xml:space="preserve"> permite que no se ejecute el código hasta que no se ha recibido respuesta desde la base de datos, evitando fallos en la aplicación, bloqueos y mejorando el rendimiento.</w:t>
      </w:r>
    </w:p>
    <w:p w14:paraId="0155D379" w14:textId="77777777" w:rsidR="00260674" w:rsidRDefault="00260674" w:rsidP="00BF32BD">
      <w:r w:rsidRPr="00525F14">
        <w:t xml:space="preserve">La creación de este servicio permite mantener el código </w:t>
      </w:r>
      <w:r w:rsidRPr="00A3092E">
        <w:t>modular y reutilizable</w:t>
      </w:r>
      <w:r w:rsidRPr="00525F14">
        <w:t>, separando la lógica de negocio de las operaciones sobre la base de datos.</w:t>
      </w:r>
    </w:p>
    <w:p w14:paraId="40F26AC5" w14:textId="77777777" w:rsidR="00260674" w:rsidRPr="00525F14" w:rsidRDefault="008862CF" w:rsidP="00525F14">
      <w:pPr>
        <w:rPr>
          <w:del w:id="2381" w:author="Redondo García Francisco Javier" w:date="2025-09-02T09:44:00Z"/>
          <w:sz w:val="24"/>
          <w:szCs w:val="24"/>
        </w:rPr>
      </w:pPr>
      <w:del w:id="2382" w:author="Redondo García Francisco Javier" w:date="2025-09-02T09:44:00Z">
        <w:r>
          <w:rPr>
            <w:noProof/>
          </w:rPr>
          <mc:AlternateContent>
            <mc:Choice Requires="wps">
              <w:drawing>
                <wp:anchor distT="0" distB="0" distL="114300" distR="114300" simplePos="0" relativeHeight="251781120" behindDoc="0" locked="0" layoutInCell="1" allowOverlap="1" wp14:anchorId="3EA5B3A0" wp14:editId="75E8E899">
                  <wp:simplePos x="0" y="0"/>
                  <wp:positionH relativeFrom="margin">
                    <wp:align>center</wp:align>
                  </wp:positionH>
                  <wp:positionV relativeFrom="paragraph">
                    <wp:posOffset>1198880</wp:posOffset>
                  </wp:positionV>
                  <wp:extent cx="5797550" cy="635"/>
                  <wp:effectExtent l="0" t="0" r="0" b="0"/>
                  <wp:wrapSquare wrapText="bothSides"/>
                  <wp:docPr id="198" name="Cuadro de texto 198"/>
                  <wp:cNvGraphicFramePr/>
                  <a:graphic xmlns:a="http://schemas.openxmlformats.org/drawingml/2006/main">
                    <a:graphicData uri="http://schemas.microsoft.com/office/word/2010/wordprocessingShape">
                      <wps:wsp>
                        <wps:cNvSpPr txBox="1"/>
                        <wps:spPr>
                          <a:xfrm>
                            <a:off x="0" y="0"/>
                            <a:ext cx="5797550" cy="635"/>
                          </a:xfrm>
                          <a:prstGeom prst="rect">
                            <a:avLst/>
                          </a:prstGeom>
                          <a:solidFill>
                            <a:prstClr val="white"/>
                          </a:solidFill>
                          <a:ln>
                            <a:noFill/>
                          </a:ln>
                        </wps:spPr>
                        <wps:txbx>
                          <w:txbxContent>
                            <w:p w14:paraId="58DA370F" w14:textId="77777777" w:rsidR="00260674" w:rsidRPr="00470DE5" w:rsidRDefault="00260674" w:rsidP="00493367">
                              <w:pPr>
                                <w:pStyle w:val="Descripcin"/>
                                <w:jc w:val="center"/>
                                <w:rPr>
                                  <w:del w:id="2383" w:author="Redondo García Francisco Javier" w:date="2025-09-02T09:44:00Z"/>
                                  <w:noProof/>
                                  <w:sz w:val="24"/>
                                  <w:szCs w:val="24"/>
                                </w:rPr>
                              </w:pPr>
                              <w:bookmarkStart w:id="2384" w:name="_Toc202786483"/>
                              <w:del w:id="2385" w:author="Redondo García Francisco Javier" w:date="2025-09-02T09:44:00Z">
                                <w:r>
                                  <w:delText xml:space="preserve">Listado </w:delText>
                                </w:r>
                                <w:r w:rsidR="0056181D">
                                  <w:fldChar w:fldCharType="begin"/>
                                </w:r>
                                <w:r w:rsidR="0056181D">
                                  <w:delInstrText xml:space="preserve"> SEQ Listado \* ARABIC </w:delInstrText>
                                </w:r>
                                <w:r w:rsidR="0056181D">
                                  <w:fldChar w:fldCharType="separate"/>
                                </w:r>
                                <w:r w:rsidR="005226D7">
                                  <w:rPr>
                                    <w:noProof/>
                                  </w:rPr>
                                  <w:delText>14</w:delText>
                                </w:r>
                                <w:r w:rsidR="0056181D">
                                  <w:rPr>
                                    <w:noProof/>
                                  </w:rPr>
                                  <w:fldChar w:fldCharType="end"/>
                                </w:r>
                                <w:r>
                                  <w:delText xml:space="preserve"> - Método getPacienteTBA()</w:delText>
                                </w:r>
                                <w:bookmarkEnd w:id="2384"/>
                              </w:del>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A5B3A0" id="Cuadro de texto 198" o:spid="_x0000_s1077" type="#_x0000_t202" style="position:absolute;left:0;text-align:left;margin-left:0;margin-top:94.4pt;width:456.5pt;height:.05pt;z-index:25178112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" stroked="f">
                  <v:textbox style="mso-fit-shape-to-text:t" inset="0,0,0,0">
                    <w:txbxContent>
                      <w:p w14:paraId="58DA370F" w14:textId="77777777" w:rsidR="00260674" w:rsidRPr="00470DE5" w:rsidRDefault="00260674" w:rsidP="00493367">
                        <w:pPr>
                          <w:pStyle w:val="Descripcin"/>
                          <w:jc w:val="center"/>
                          <w:rPr>
                            <w:del w:id="2386" w:author="Redondo García Francisco Javier" w:date="2025-09-02T09:44:00Z"/>
                            <w:noProof/>
                            <w:sz w:val="24"/>
                            <w:szCs w:val="24"/>
                          </w:rPr>
                        </w:pPr>
                        <w:bookmarkStart w:id="2387" w:name="_Toc202786483"/>
                        <w:del w:id="2388" w:author="Redondo García Francisco Javier" w:date="2025-09-02T09:44:00Z">
                          <w:r>
                            <w:delText xml:space="preserve">Listado </w:delText>
                          </w:r>
                          <w:r w:rsidR="0056181D">
                            <w:fldChar w:fldCharType="begin"/>
                          </w:r>
                          <w:r w:rsidR="0056181D">
                            <w:delInstrText xml:space="preserve"> SEQ Listado \* ARABIC </w:delInstrText>
                          </w:r>
                          <w:r w:rsidR="0056181D">
                            <w:fldChar w:fldCharType="separate"/>
                          </w:r>
                          <w:r w:rsidR="005226D7">
                            <w:rPr>
                              <w:noProof/>
                            </w:rPr>
                            <w:delText>14</w:delText>
                          </w:r>
                          <w:r w:rsidR="0056181D">
                            <w:rPr>
                              <w:noProof/>
                            </w:rPr>
                            <w:fldChar w:fldCharType="end"/>
                          </w:r>
                          <w:r>
                            <w:delText xml:space="preserve"> - Método getPacienteTBA()</w:delText>
                          </w:r>
                          <w:bookmarkEnd w:id="2387"/>
                        </w:del>
                      </w:p>
                    </w:txbxContent>
                  </v:textbox>
                  <w10:wrap type="square" anchorx="margin"/>
                </v:shape>
              </w:pict>
            </mc:Fallback>
          </mc:AlternateContent>
        </w:r>
        <w:r w:rsidR="00260674" w:rsidRPr="00525F14">
          <w:rPr>
            <w:noProof/>
            <w:sz w:val="24"/>
            <w:szCs w:val="24"/>
          </w:rPr>
          <mc:AlternateContent>
            <mc:Choice Requires="wps">
              <w:drawing>
                <wp:inline distT="0" distB="0" distL="0" distR="0" wp14:anchorId="03302FDE" wp14:editId="6AA91BE8">
                  <wp:extent cx="5797550" cy="1087120"/>
                  <wp:effectExtent l="0" t="0" r="12700" b="17780"/>
                  <wp:docPr id="1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7550" cy="1087120"/>
                          </a:xfrm>
                          <a:prstGeom prst="rect">
                            <a:avLst/>
                          </a:prstGeom>
                          <a:solidFill>
                            <a:srgbClr val="FFFFFF"/>
                          </a:solidFill>
                          <a:ln w="9525">
                            <a:solidFill>
                              <a:srgbClr val="000000"/>
                            </a:solidFill>
                            <a:miter lim="800000"/>
                            <a:headEnd/>
                            <a:tailEnd/>
                          </a:ln>
                        </wps:spPr>
                        <wps:txbx>
                          <w:txbxContent>
                            <w:p w14:paraId="18C3784F" w14:textId="77777777" w:rsidR="00260674" w:rsidRPr="007756C7" w:rsidRDefault="00260674" w:rsidP="00BF32BD">
                              <w:pPr>
                                <w:shd w:val="clear" w:color="auto" w:fill="1F1F1F"/>
                                <w:spacing w:after="0" w:line="285" w:lineRule="atLeast"/>
                                <w:jc w:val="left"/>
                                <w:rPr>
                                  <w:del w:id="2389" w:author="Redondo García Francisco Javier" w:date="2025-09-02T09:44:00Z"/>
                                  <w:rFonts w:ascii="Consolas" w:eastAsia="Times New Roman" w:hAnsi="Consolas" w:cs="Times New Roman"/>
                                  <w:color w:val="CCCCCC"/>
                                  <w:sz w:val="21"/>
                                  <w:szCs w:val="21"/>
                                  <w:lang w:val="en-GB" w:eastAsia="es-ES"/>
                                </w:rPr>
                              </w:pPr>
                              <w:del w:id="2390" w:author="Redondo García Francisco Javier" w:date="2025-09-02T09:44:00Z">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569CD6"/>
                                    <w:sz w:val="21"/>
                                    <w:szCs w:val="21"/>
                                    <w:lang w:val="en-GB" w:eastAsia="es-ES"/>
                                  </w:rPr>
                                  <w:delText>public</w:delText>
                                </w:r>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DCDCAA"/>
                                    <w:sz w:val="21"/>
                                    <w:szCs w:val="21"/>
                                    <w:lang w:val="en-GB" w:eastAsia="es-ES"/>
                                  </w:rPr>
                                  <w:delText>getPacienteTBA</w:delText>
                                </w:r>
                                <w:r w:rsidRPr="007756C7">
                                  <w:rPr>
                                    <w:rFonts w:ascii="Consolas" w:eastAsia="Times New Roman" w:hAnsi="Consolas" w:cs="Times New Roman"/>
                                    <w:color w:val="CCCCCC"/>
                                    <w:sz w:val="21"/>
                                    <w:szCs w:val="21"/>
                                    <w:lang w:val="en-GB" w:eastAsia="es-ES"/>
                                  </w:rPr>
                                  <w:delText>(</w:delText>
                                </w:r>
                                <w:r w:rsidRPr="007756C7">
                                  <w:rPr>
                                    <w:rFonts w:ascii="Consolas" w:eastAsia="Times New Roman" w:hAnsi="Consolas" w:cs="Times New Roman"/>
                                    <w:color w:val="9CDCFE"/>
                                    <w:sz w:val="21"/>
                                    <w:szCs w:val="21"/>
                                    <w:lang w:val="en-GB" w:eastAsia="es-ES"/>
                                  </w:rPr>
                                  <w:delText>numHistorial</w:delText>
                                </w:r>
                                <w:r w:rsidRPr="007756C7">
                                  <w:rPr>
                                    <w:rFonts w:ascii="Consolas" w:eastAsia="Times New Roman" w:hAnsi="Consolas" w:cs="Times New Roman"/>
                                    <w:color w:val="D4D4D4"/>
                                    <w:sz w:val="21"/>
                                    <w:szCs w:val="21"/>
                                    <w:lang w:val="en-GB" w:eastAsia="es-ES"/>
                                  </w:rPr>
                                  <w:delText>:</w:delText>
                                </w:r>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4EC9B0"/>
                                    <w:sz w:val="21"/>
                                    <w:szCs w:val="21"/>
                                    <w:lang w:val="en-GB" w:eastAsia="es-ES"/>
                                  </w:rPr>
                                  <w:delText>string</w:delText>
                                </w:r>
                                <w:r w:rsidRPr="007756C7">
                                  <w:rPr>
                                    <w:rFonts w:ascii="Consolas" w:eastAsia="Times New Roman" w:hAnsi="Consolas" w:cs="Times New Roman"/>
                                    <w:color w:val="CCCCCC"/>
                                    <w:sz w:val="21"/>
                                    <w:szCs w:val="21"/>
                                    <w:lang w:val="en-GB" w:eastAsia="es-ES"/>
                                  </w:rPr>
                                  <w:delText>) {</w:delText>
                                </w:r>
                              </w:del>
                            </w:p>
                            <w:p w14:paraId="1DEB38CE" w14:textId="77777777" w:rsidR="00260674" w:rsidRPr="007756C7" w:rsidRDefault="00260674" w:rsidP="00BF32BD">
                              <w:pPr>
                                <w:shd w:val="clear" w:color="auto" w:fill="1F1F1F"/>
                                <w:spacing w:after="0" w:line="285" w:lineRule="atLeast"/>
                                <w:jc w:val="left"/>
                                <w:rPr>
                                  <w:del w:id="2391" w:author="Redondo García Francisco Javier" w:date="2025-09-02T09:44:00Z"/>
                                  <w:rFonts w:ascii="Consolas" w:eastAsia="Times New Roman" w:hAnsi="Consolas" w:cs="Times New Roman"/>
                                  <w:color w:val="CCCCCC"/>
                                  <w:sz w:val="21"/>
                                  <w:szCs w:val="21"/>
                                  <w:lang w:val="en-GB" w:eastAsia="es-ES"/>
                                </w:rPr>
                              </w:pPr>
                              <w:del w:id="2392" w:author="Redondo García Francisco Javier" w:date="2025-09-02T09:44:00Z">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9CDCFE"/>
                                    <w:sz w:val="21"/>
                                    <w:szCs w:val="21"/>
                                    <w:lang w:val="en-GB" w:eastAsia="es-ES"/>
                                  </w:rPr>
                                  <w:delText>console</w:delText>
                                </w:r>
                                <w:r w:rsidRPr="007756C7">
                                  <w:rPr>
                                    <w:rFonts w:ascii="Consolas" w:eastAsia="Times New Roman" w:hAnsi="Consolas" w:cs="Times New Roman"/>
                                    <w:color w:val="CCCCCC"/>
                                    <w:sz w:val="21"/>
                                    <w:szCs w:val="21"/>
                                    <w:lang w:val="en-GB" w:eastAsia="es-ES"/>
                                  </w:rPr>
                                  <w:delText>.</w:delText>
                                </w:r>
                                <w:r w:rsidRPr="007756C7">
                                  <w:rPr>
                                    <w:rFonts w:ascii="Consolas" w:eastAsia="Times New Roman" w:hAnsi="Consolas" w:cs="Times New Roman"/>
                                    <w:color w:val="DCDCAA"/>
                                    <w:sz w:val="21"/>
                                    <w:szCs w:val="21"/>
                                    <w:lang w:val="en-GB" w:eastAsia="es-ES"/>
                                  </w:rPr>
                                  <w:delText>log</w:delText>
                                </w:r>
                                <w:r w:rsidRPr="007756C7">
                                  <w:rPr>
                                    <w:rFonts w:ascii="Consolas" w:eastAsia="Times New Roman" w:hAnsi="Consolas" w:cs="Times New Roman"/>
                                    <w:color w:val="CCCCCC"/>
                                    <w:sz w:val="21"/>
                                    <w:szCs w:val="21"/>
                                    <w:lang w:val="en-GB" w:eastAsia="es-ES"/>
                                  </w:rPr>
                                  <w:delText>(</w:delText>
                                </w:r>
                                <w:r w:rsidRPr="007756C7">
                                  <w:rPr>
                                    <w:rFonts w:ascii="Consolas" w:eastAsia="Times New Roman" w:hAnsi="Consolas" w:cs="Times New Roman"/>
                                    <w:color w:val="CE9178"/>
                                    <w:sz w:val="21"/>
                                    <w:szCs w:val="21"/>
                                    <w:lang w:val="en-GB" w:eastAsia="es-ES"/>
                                  </w:rPr>
                                  <w:delText>'getPacientesTBA: '</w:delText>
                                </w:r>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D4D4D4"/>
                                    <w:sz w:val="21"/>
                                    <w:szCs w:val="21"/>
                                    <w:lang w:val="en-GB" w:eastAsia="es-ES"/>
                                  </w:rPr>
                                  <w:delText>+</w:delText>
                                </w:r>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9CDCFE"/>
                                    <w:sz w:val="21"/>
                                    <w:szCs w:val="21"/>
                                    <w:lang w:val="en-GB" w:eastAsia="es-ES"/>
                                  </w:rPr>
                                  <w:delText>numHistorial</w:delText>
                                </w:r>
                                <w:r w:rsidRPr="007756C7">
                                  <w:rPr>
                                    <w:rFonts w:ascii="Consolas" w:eastAsia="Times New Roman" w:hAnsi="Consolas" w:cs="Times New Roman"/>
                                    <w:color w:val="CCCCCC"/>
                                    <w:sz w:val="21"/>
                                    <w:szCs w:val="21"/>
                                    <w:lang w:val="en-GB" w:eastAsia="es-ES"/>
                                  </w:rPr>
                                  <w:delText>)</w:delText>
                                </w:r>
                              </w:del>
                            </w:p>
                            <w:p w14:paraId="63EF02F6" w14:textId="77777777" w:rsidR="00260674" w:rsidRPr="007756C7" w:rsidRDefault="00260674" w:rsidP="00BF32BD">
                              <w:pPr>
                                <w:shd w:val="clear" w:color="auto" w:fill="1F1F1F"/>
                                <w:spacing w:after="0" w:line="285" w:lineRule="atLeast"/>
                                <w:jc w:val="left"/>
                                <w:rPr>
                                  <w:del w:id="2393" w:author="Redondo García Francisco Javier" w:date="2025-09-02T09:44:00Z"/>
                                  <w:rFonts w:ascii="Consolas" w:eastAsia="Times New Roman" w:hAnsi="Consolas" w:cs="Times New Roman"/>
                                  <w:color w:val="CCCCCC"/>
                                  <w:sz w:val="21"/>
                                  <w:szCs w:val="21"/>
                                  <w:lang w:val="en-GB" w:eastAsia="es-ES"/>
                                </w:rPr>
                              </w:pPr>
                              <w:del w:id="2394" w:author="Redondo García Francisco Javier" w:date="2025-09-02T09:44:00Z">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C586C0"/>
                                    <w:sz w:val="21"/>
                                    <w:szCs w:val="21"/>
                                    <w:lang w:val="en-GB" w:eastAsia="es-ES"/>
                                  </w:rPr>
                                  <w:delText>return</w:delText>
                                </w:r>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569CD6"/>
                                    <w:sz w:val="21"/>
                                    <w:szCs w:val="21"/>
                                    <w:lang w:val="en-GB" w:eastAsia="es-ES"/>
                                  </w:rPr>
                                  <w:delText>this</w:delText>
                                </w:r>
                                <w:r w:rsidRPr="007756C7">
                                  <w:rPr>
                                    <w:rFonts w:ascii="Consolas" w:eastAsia="Times New Roman" w:hAnsi="Consolas" w:cs="Times New Roman"/>
                                    <w:color w:val="CCCCCC"/>
                                    <w:sz w:val="21"/>
                                    <w:szCs w:val="21"/>
                                    <w:lang w:val="en-GB" w:eastAsia="es-ES"/>
                                  </w:rPr>
                                  <w:delText>.</w:delText>
                                </w:r>
                                <w:r w:rsidRPr="007756C7">
                                  <w:rPr>
                                    <w:rFonts w:ascii="Consolas" w:eastAsia="Times New Roman" w:hAnsi="Consolas" w:cs="Times New Roman"/>
                                    <w:color w:val="9CDCFE"/>
                                    <w:sz w:val="21"/>
                                    <w:szCs w:val="21"/>
                                    <w:lang w:val="en-GB" w:eastAsia="es-ES"/>
                                  </w:rPr>
                                  <w:delText>db</w:delText>
                                </w:r>
                                <w:r w:rsidRPr="007756C7">
                                  <w:rPr>
                                    <w:rFonts w:ascii="Consolas" w:eastAsia="Times New Roman" w:hAnsi="Consolas" w:cs="Times New Roman"/>
                                    <w:color w:val="CCCCCC"/>
                                    <w:sz w:val="21"/>
                                    <w:szCs w:val="21"/>
                                    <w:lang w:val="en-GB" w:eastAsia="es-ES"/>
                                  </w:rPr>
                                  <w:delText>.</w:delText>
                                </w:r>
                                <w:r w:rsidRPr="007756C7">
                                  <w:rPr>
                                    <w:rFonts w:ascii="Consolas" w:eastAsia="Times New Roman" w:hAnsi="Consolas" w:cs="Times New Roman"/>
                                    <w:color w:val="DCDCAA"/>
                                    <w:sz w:val="21"/>
                                    <w:szCs w:val="21"/>
                                    <w:lang w:val="en-GB" w:eastAsia="es-ES"/>
                                  </w:rPr>
                                  <w:delText>list</w:delText>
                                </w:r>
                                <w:r w:rsidRPr="007756C7">
                                  <w:rPr>
                                    <w:rFonts w:ascii="Consolas" w:eastAsia="Times New Roman" w:hAnsi="Consolas" w:cs="Times New Roman"/>
                                    <w:color w:val="CCCCCC"/>
                                    <w:sz w:val="21"/>
                                    <w:szCs w:val="21"/>
                                    <w:lang w:val="en-GB" w:eastAsia="es-ES"/>
                                  </w:rPr>
                                  <w:delText>(</w:delText>
                                </w:r>
                                <w:r w:rsidRPr="007756C7">
                                  <w:rPr>
                                    <w:rFonts w:ascii="Consolas" w:eastAsia="Times New Roman" w:hAnsi="Consolas" w:cs="Times New Roman"/>
                                    <w:color w:val="CE9178"/>
                                    <w:sz w:val="21"/>
                                    <w:szCs w:val="21"/>
                                    <w:lang w:val="en-GB" w:eastAsia="es-ES"/>
                                  </w:rPr>
                                  <w:delText>'tBA'</w:delText>
                                </w:r>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9CDCFE"/>
                                    <w:sz w:val="21"/>
                                    <w:szCs w:val="21"/>
                                    <w:lang w:val="en-GB" w:eastAsia="es-ES"/>
                                  </w:rPr>
                                  <w:delText>ref</w:delText>
                                </w:r>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569CD6"/>
                                    <w:sz w:val="21"/>
                                    <w:szCs w:val="21"/>
                                    <w:lang w:val="en-GB" w:eastAsia="es-ES"/>
                                  </w:rPr>
                                  <w:delText>=&gt;</w:delText>
                                </w:r>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9CDCFE"/>
                                    <w:sz w:val="21"/>
                                    <w:szCs w:val="21"/>
                                    <w:lang w:val="en-GB" w:eastAsia="es-ES"/>
                                  </w:rPr>
                                  <w:delText>ref</w:delText>
                                </w:r>
                                <w:r w:rsidRPr="007756C7">
                                  <w:rPr>
                                    <w:rFonts w:ascii="Consolas" w:eastAsia="Times New Roman" w:hAnsi="Consolas" w:cs="Times New Roman"/>
                                    <w:color w:val="CCCCCC"/>
                                    <w:sz w:val="21"/>
                                    <w:szCs w:val="21"/>
                                    <w:lang w:val="en-GB" w:eastAsia="es-ES"/>
                                  </w:rPr>
                                  <w:delText>.</w:delText>
                                </w:r>
                                <w:r w:rsidRPr="007756C7">
                                  <w:rPr>
                                    <w:rFonts w:ascii="Consolas" w:eastAsia="Times New Roman" w:hAnsi="Consolas" w:cs="Times New Roman"/>
                                    <w:color w:val="DCDCAA"/>
                                    <w:sz w:val="21"/>
                                    <w:szCs w:val="21"/>
                                    <w:lang w:val="en-GB" w:eastAsia="es-ES"/>
                                  </w:rPr>
                                  <w:delText>orderByChild</w:delText>
                                </w:r>
                                <w:r w:rsidRPr="007756C7">
                                  <w:rPr>
                                    <w:rFonts w:ascii="Consolas" w:eastAsia="Times New Roman" w:hAnsi="Consolas" w:cs="Times New Roman"/>
                                    <w:color w:val="CCCCCC"/>
                                    <w:sz w:val="21"/>
                                    <w:szCs w:val="21"/>
                                    <w:lang w:val="en-GB" w:eastAsia="es-ES"/>
                                  </w:rPr>
                                  <w:delText>(</w:delText>
                                </w:r>
                                <w:r w:rsidRPr="007756C7">
                                  <w:rPr>
                                    <w:rFonts w:ascii="Consolas" w:eastAsia="Times New Roman" w:hAnsi="Consolas" w:cs="Times New Roman"/>
                                    <w:color w:val="CE9178"/>
                                    <w:sz w:val="21"/>
                                    <w:szCs w:val="21"/>
                                    <w:lang w:val="en-GB" w:eastAsia="es-ES"/>
                                  </w:rPr>
                                  <w:delText>"numHistorial"</w:delText>
                                </w:r>
                                <w:r w:rsidRPr="007756C7">
                                  <w:rPr>
                                    <w:rFonts w:ascii="Consolas" w:eastAsia="Times New Roman" w:hAnsi="Consolas" w:cs="Times New Roman"/>
                                    <w:color w:val="CCCCCC"/>
                                    <w:sz w:val="21"/>
                                    <w:szCs w:val="21"/>
                                    <w:lang w:val="en-GB" w:eastAsia="es-ES"/>
                                  </w:rPr>
                                  <w:delText>).</w:delText>
                                </w:r>
                                <w:r w:rsidRPr="007756C7">
                                  <w:rPr>
                                    <w:rFonts w:ascii="Consolas" w:eastAsia="Times New Roman" w:hAnsi="Consolas" w:cs="Times New Roman"/>
                                    <w:color w:val="DCDCAA"/>
                                    <w:sz w:val="21"/>
                                    <w:szCs w:val="21"/>
                                    <w:lang w:val="en-GB" w:eastAsia="es-ES"/>
                                  </w:rPr>
                                  <w:delText>equalTo</w:delText>
                                </w:r>
                                <w:r w:rsidRPr="007756C7">
                                  <w:rPr>
                                    <w:rFonts w:ascii="Consolas" w:eastAsia="Times New Roman" w:hAnsi="Consolas" w:cs="Times New Roman"/>
                                    <w:color w:val="CCCCCC"/>
                                    <w:sz w:val="21"/>
                                    <w:szCs w:val="21"/>
                                    <w:lang w:val="en-GB" w:eastAsia="es-ES"/>
                                  </w:rPr>
                                  <w:delText>(</w:delText>
                                </w:r>
                                <w:r w:rsidRPr="007756C7">
                                  <w:rPr>
                                    <w:rFonts w:ascii="Consolas" w:eastAsia="Times New Roman" w:hAnsi="Consolas" w:cs="Times New Roman"/>
                                    <w:color w:val="9CDCFE"/>
                                    <w:sz w:val="21"/>
                                    <w:szCs w:val="21"/>
                                    <w:lang w:val="en-GB" w:eastAsia="es-ES"/>
                                  </w:rPr>
                                  <w:delText>numHistorial</w:delText>
                                </w:r>
                                <w:r w:rsidRPr="007756C7">
                                  <w:rPr>
                                    <w:rFonts w:ascii="Consolas" w:eastAsia="Times New Roman" w:hAnsi="Consolas" w:cs="Times New Roman"/>
                                    <w:color w:val="CCCCCC"/>
                                    <w:sz w:val="21"/>
                                    <w:szCs w:val="21"/>
                                    <w:lang w:val="en-GB" w:eastAsia="es-ES"/>
                                  </w:rPr>
                                  <w:delText>)).</w:delText>
                                </w:r>
                                <w:r w:rsidRPr="007756C7">
                                  <w:rPr>
                                    <w:rFonts w:ascii="Consolas" w:eastAsia="Times New Roman" w:hAnsi="Consolas" w:cs="Times New Roman"/>
                                    <w:color w:val="DCDCAA"/>
                                    <w:sz w:val="21"/>
                                    <w:szCs w:val="21"/>
                                    <w:lang w:val="en-GB" w:eastAsia="es-ES"/>
                                  </w:rPr>
                                  <w:delText>snapshotChanges</w:delText>
                                </w:r>
                                <w:r w:rsidRPr="007756C7">
                                  <w:rPr>
                                    <w:rFonts w:ascii="Consolas" w:eastAsia="Times New Roman" w:hAnsi="Consolas" w:cs="Times New Roman"/>
                                    <w:color w:val="CCCCCC"/>
                                    <w:sz w:val="21"/>
                                    <w:szCs w:val="21"/>
                                    <w:lang w:val="en-GB" w:eastAsia="es-ES"/>
                                  </w:rPr>
                                  <w:delText>();</w:delText>
                                </w:r>
                              </w:del>
                            </w:p>
                            <w:p w14:paraId="6351862F" w14:textId="77777777" w:rsidR="00260674" w:rsidRPr="007756C7" w:rsidRDefault="00260674" w:rsidP="00BF32BD">
                              <w:pPr>
                                <w:shd w:val="clear" w:color="auto" w:fill="1F1F1F"/>
                                <w:spacing w:after="0" w:line="285" w:lineRule="atLeast"/>
                                <w:jc w:val="left"/>
                                <w:rPr>
                                  <w:del w:id="2395" w:author="Redondo García Francisco Javier" w:date="2025-09-02T09:44:00Z"/>
                                  <w:rFonts w:ascii="Consolas" w:eastAsia="Times New Roman" w:hAnsi="Consolas" w:cs="Times New Roman"/>
                                  <w:color w:val="CCCCCC"/>
                                  <w:sz w:val="21"/>
                                  <w:szCs w:val="21"/>
                                  <w:lang w:eastAsia="es-ES"/>
                                </w:rPr>
                              </w:pPr>
                              <w:del w:id="2396" w:author="Redondo García Francisco Javier" w:date="2025-09-02T09:44:00Z">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CCCCCC"/>
                                    <w:sz w:val="21"/>
                                    <w:szCs w:val="21"/>
                                    <w:lang w:eastAsia="es-ES"/>
                                  </w:rPr>
                                  <w:delText>}</w:delText>
                                </w:r>
                              </w:del>
                            </w:p>
                            <w:p w14:paraId="4995ABB7" w14:textId="77777777" w:rsidR="00260674" w:rsidRDefault="00260674" w:rsidP="00BF32BD">
                              <w:pPr>
                                <w:jc w:val="left"/>
                                <w:rPr>
                                  <w:del w:id="2397" w:author="Redondo García Francisco Javier" w:date="2025-09-02T09:44:00Z"/>
                                </w:rPr>
                              </w:pPr>
                            </w:p>
                          </w:txbxContent>
                        </wps:txbx>
                        <wps:bodyPr rot="0" vert="horz" wrap="square" lIns="91440" tIns="45720" rIns="91440" bIns="45720" anchor="t" anchorCtr="0">
                          <a:noAutofit/>
                        </wps:bodyPr>
                      </wps:wsp>
                    </a:graphicData>
                  </a:graphic>
                </wp:inline>
              </w:drawing>
            </mc:Choice>
            <mc:Fallback>
              <w:pict>
                <v:shape w14:anchorId="03302FDE" id="_x0000_s1078" type="#_x0000_t202" style="width:456.5pt;height:8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">
                  <v:textbox>
                    <w:txbxContent>
                      <w:p w14:paraId="18C3784F" w14:textId="77777777" w:rsidR="00260674" w:rsidRPr="007756C7" w:rsidRDefault="00260674" w:rsidP="00BF32BD">
                        <w:pPr>
                          <w:shd w:val="clear" w:color="auto" w:fill="1F1F1F"/>
                          <w:spacing w:after="0" w:line="285" w:lineRule="atLeast"/>
                          <w:jc w:val="left"/>
                          <w:rPr>
                            <w:del w:id="2398" w:author="Redondo García Francisco Javier" w:date="2025-09-02T09:44:00Z"/>
                            <w:rFonts w:ascii="Consolas" w:eastAsia="Times New Roman" w:hAnsi="Consolas" w:cs="Times New Roman"/>
                            <w:color w:val="CCCCCC"/>
                            <w:sz w:val="21"/>
                            <w:szCs w:val="21"/>
                            <w:lang w:val="en-GB" w:eastAsia="es-ES"/>
                          </w:rPr>
                        </w:pPr>
                        <w:del w:id="2399" w:author="Redondo García Francisco Javier" w:date="2025-09-02T09:44:00Z">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569CD6"/>
                              <w:sz w:val="21"/>
                              <w:szCs w:val="21"/>
                              <w:lang w:val="en-GB" w:eastAsia="es-ES"/>
                            </w:rPr>
                            <w:delText>public</w:delText>
                          </w:r>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DCDCAA"/>
                              <w:sz w:val="21"/>
                              <w:szCs w:val="21"/>
                              <w:lang w:val="en-GB" w:eastAsia="es-ES"/>
                            </w:rPr>
                            <w:delText>getPacienteTBA</w:delText>
                          </w:r>
                          <w:r w:rsidRPr="007756C7">
                            <w:rPr>
                              <w:rFonts w:ascii="Consolas" w:eastAsia="Times New Roman" w:hAnsi="Consolas" w:cs="Times New Roman"/>
                              <w:color w:val="CCCCCC"/>
                              <w:sz w:val="21"/>
                              <w:szCs w:val="21"/>
                              <w:lang w:val="en-GB" w:eastAsia="es-ES"/>
                            </w:rPr>
                            <w:delText>(</w:delText>
                          </w:r>
                          <w:r w:rsidRPr="007756C7">
                            <w:rPr>
                              <w:rFonts w:ascii="Consolas" w:eastAsia="Times New Roman" w:hAnsi="Consolas" w:cs="Times New Roman"/>
                              <w:color w:val="9CDCFE"/>
                              <w:sz w:val="21"/>
                              <w:szCs w:val="21"/>
                              <w:lang w:val="en-GB" w:eastAsia="es-ES"/>
                            </w:rPr>
                            <w:delText>numHistorial</w:delText>
                          </w:r>
                          <w:r w:rsidRPr="007756C7">
                            <w:rPr>
                              <w:rFonts w:ascii="Consolas" w:eastAsia="Times New Roman" w:hAnsi="Consolas" w:cs="Times New Roman"/>
                              <w:color w:val="D4D4D4"/>
                              <w:sz w:val="21"/>
                              <w:szCs w:val="21"/>
                              <w:lang w:val="en-GB" w:eastAsia="es-ES"/>
                            </w:rPr>
                            <w:delText>:</w:delText>
                          </w:r>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4EC9B0"/>
                              <w:sz w:val="21"/>
                              <w:szCs w:val="21"/>
                              <w:lang w:val="en-GB" w:eastAsia="es-ES"/>
                            </w:rPr>
                            <w:delText>string</w:delText>
                          </w:r>
                          <w:r w:rsidRPr="007756C7">
                            <w:rPr>
                              <w:rFonts w:ascii="Consolas" w:eastAsia="Times New Roman" w:hAnsi="Consolas" w:cs="Times New Roman"/>
                              <w:color w:val="CCCCCC"/>
                              <w:sz w:val="21"/>
                              <w:szCs w:val="21"/>
                              <w:lang w:val="en-GB" w:eastAsia="es-ES"/>
                            </w:rPr>
                            <w:delText>) {</w:delText>
                          </w:r>
                        </w:del>
                      </w:p>
                      <w:p w14:paraId="1DEB38CE" w14:textId="77777777" w:rsidR="00260674" w:rsidRPr="007756C7" w:rsidRDefault="00260674" w:rsidP="00BF32BD">
                        <w:pPr>
                          <w:shd w:val="clear" w:color="auto" w:fill="1F1F1F"/>
                          <w:spacing w:after="0" w:line="285" w:lineRule="atLeast"/>
                          <w:jc w:val="left"/>
                          <w:rPr>
                            <w:del w:id="2400" w:author="Redondo García Francisco Javier" w:date="2025-09-02T09:44:00Z"/>
                            <w:rFonts w:ascii="Consolas" w:eastAsia="Times New Roman" w:hAnsi="Consolas" w:cs="Times New Roman"/>
                            <w:color w:val="CCCCCC"/>
                            <w:sz w:val="21"/>
                            <w:szCs w:val="21"/>
                            <w:lang w:val="en-GB" w:eastAsia="es-ES"/>
                          </w:rPr>
                        </w:pPr>
                        <w:del w:id="2401" w:author="Redondo García Francisco Javier" w:date="2025-09-02T09:44:00Z">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9CDCFE"/>
                              <w:sz w:val="21"/>
                              <w:szCs w:val="21"/>
                              <w:lang w:val="en-GB" w:eastAsia="es-ES"/>
                            </w:rPr>
                            <w:delText>console</w:delText>
                          </w:r>
                          <w:r w:rsidRPr="007756C7">
                            <w:rPr>
                              <w:rFonts w:ascii="Consolas" w:eastAsia="Times New Roman" w:hAnsi="Consolas" w:cs="Times New Roman"/>
                              <w:color w:val="CCCCCC"/>
                              <w:sz w:val="21"/>
                              <w:szCs w:val="21"/>
                              <w:lang w:val="en-GB" w:eastAsia="es-ES"/>
                            </w:rPr>
                            <w:delText>.</w:delText>
                          </w:r>
                          <w:r w:rsidRPr="007756C7">
                            <w:rPr>
                              <w:rFonts w:ascii="Consolas" w:eastAsia="Times New Roman" w:hAnsi="Consolas" w:cs="Times New Roman"/>
                              <w:color w:val="DCDCAA"/>
                              <w:sz w:val="21"/>
                              <w:szCs w:val="21"/>
                              <w:lang w:val="en-GB" w:eastAsia="es-ES"/>
                            </w:rPr>
                            <w:delText>log</w:delText>
                          </w:r>
                          <w:r w:rsidRPr="007756C7">
                            <w:rPr>
                              <w:rFonts w:ascii="Consolas" w:eastAsia="Times New Roman" w:hAnsi="Consolas" w:cs="Times New Roman"/>
                              <w:color w:val="CCCCCC"/>
                              <w:sz w:val="21"/>
                              <w:szCs w:val="21"/>
                              <w:lang w:val="en-GB" w:eastAsia="es-ES"/>
                            </w:rPr>
                            <w:delText>(</w:delText>
                          </w:r>
                          <w:r w:rsidRPr="007756C7">
                            <w:rPr>
                              <w:rFonts w:ascii="Consolas" w:eastAsia="Times New Roman" w:hAnsi="Consolas" w:cs="Times New Roman"/>
                              <w:color w:val="CE9178"/>
                              <w:sz w:val="21"/>
                              <w:szCs w:val="21"/>
                              <w:lang w:val="en-GB" w:eastAsia="es-ES"/>
                            </w:rPr>
                            <w:delText>'getPacientesTBA: '</w:delText>
                          </w:r>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D4D4D4"/>
                              <w:sz w:val="21"/>
                              <w:szCs w:val="21"/>
                              <w:lang w:val="en-GB" w:eastAsia="es-ES"/>
                            </w:rPr>
                            <w:delText>+</w:delText>
                          </w:r>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9CDCFE"/>
                              <w:sz w:val="21"/>
                              <w:szCs w:val="21"/>
                              <w:lang w:val="en-GB" w:eastAsia="es-ES"/>
                            </w:rPr>
                            <w:delText>numHistorial</w:delText>
                          </w:r>
                          <w:r w:rsidRPr="007756C7">
                            <w:rPr>
                              <w:rFonts w:ascii="Consolas" w:eastAsia="Times New Roman" w:hAnsi="Consolas" w:cs="Times New Roman"/>
                              <w:color w:val="CCCCCC"/>
                              <w:sz w:val="21"/>
                              <w:szCs w:val="21"/>
                              <w:lang w:val="en-GB" w:eastAsia="es-ES"/>
                            </w:rPr>
                            <w:delText>)</w:delText>
                          </w:r>
                        </w:del>
                      </w:p>
                      <w:p w14:paraId="63EF02F6" w14:textId="77777777" w:rsidR="00260674" w:rsidRPr="007756C7" w:rsidRDefault="00260674" w:rsidP="00BF32BD">
                        <w:pPr>
                          <w:shd w:val="clear" w:color="auto" w:fill="1F1F1F"/>
                          <w:spacing w:after="0" w:line="285" w:lineRule="atLeast"/>
                          <w:jc w:val="left"/>
                          <w:rPr>
                            <w:del w:id="2402" w:author="Redondo García Francisco Javier" w:date="2025-09-02T09:44:00Z"/>
                            <w:rFonts w:ascii="Consolas" w:eastAsia="Times New Roman" w:hAnsi="Consolas" w:cs="Times New Roman"/>
                            <w:color w:val="CCCCCC"/>
                            <w:sz w:val="21"/>
                            <w:szCs w:val="21"/>
                            <w:lang w:val="en-GB" w:eastAsia="es-ES"/>
                          </w:rPr>
                        </w:pPr>
                        <w:del w:id="2403" w:author="Redondo García Francisco Javier" w:date="2025-09-02T09:44:00Z">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C586C0"/>
                              <w:sz w:val="21"/>
                              <w:szCs w:val="21"/>
                              <w:lang w:val="en-GB" w:eastAsia="es-ES"/>
                            </w:rPr>
                            <w:delText>return</w:delText>
                          </w:r>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569CD6"/>
                              <w:sz w:val="21"/>
                              <w:szCs w:val="21"/>
                              <w:lang w:val="en-GB" w:eastAsia="es-ES"/>
                            </w:rPr>
                            <w:delText>this</w:delText>
                          </w:r>
                          <w:r w:rsidRPr="007756C7">
                            <w:rPr>
                              <w:rFonts w:ascii="Consolas" w:eastAsia="Times New Roman" w:hAnsi="Consolas" w:cs="Times New Roman"/>
                              <w:color w:val="CCCCCC"/>
                              <w:sz w:val="21"/>
                              <w:szCs w:val="21"/>
                              <w:lang w:val="en-GB" w:eastAsia="es-ES"/>
                            </w:rPr>
                            <w:delText>.</w:delText>
                          </w:r>
                          <w:r w:rsidRPr="007756C7">
                            <w:rPr>
                              <w:rFonts w:ascii="Consolas" w:eastAsia="Times New Roman" w:hAnsi="Consolas" w:cs="Times New Roman"/>
                              <w:color w:val="9CDCFE"/>
                              <w:sz w:val="21"/>
                              <w:szCs w:val="21"/>
                              <w:lang w:val="en-GB" w:eastAsia="es-ES"/>
                            </w:rPr>
                            <w:delText>db</w:delText>
                          </w:r>
                          <w:r w:rsidRPr="007756C7">
                            <w:rPr>
                              <w:rFonts w:ascii="Consolas" w:eastAsia="Times New Roman" w:hAnsi="Consolas" w:cs="Times New Roman"/>
                              <w:color w:val="CCCCCC"/>
                              <w:sz w:val="21"/>
                              <w:szCs w:val="21"/>
                              <w:lang w:val="en-GB" w:eastAsia="es-ES"/>
                            </w:rPr>
                            <w:delText>.</w:delText>
                          </w:r>
                          <w:r w:rsidRPr="007756C7">
                            <w:rPr>
                              <w:rFonts w:ascii="Consolas" w:eastAsia="Times New Roman" w:hAnsi="Consolas" w:cs="Times New Roman"/>
                              <w:color w:val="DCDCAA"/>
                              <w:sz w:val="21"/>
                              <w:szCs w:val="21"/>
                              <w:lang w:val="en-GB" w:eastAsia="es-ES"/>
                            </w:rPr>
                            <w:delText>list</w:delText>
                          </w:r>
                          <w:r w:rsidRPr="007756C7">
                            <w:rPr>
                              <w:rFonts w:ascii="Consolas" w:eastAsia="Times New Roman" w:hAnsi="Consolas" w:cs="Times New Roman"/>
                              <w:color w:val="CCCCCC"/>
                              <w:sz w:val="21"/>
                              <w:szCs w:val="21"/>
                              <w:lang w:val="en-GB" w:eastAsia="es-ES"/>
                            </w:rPr>
                            <w:delText>(</w:delText>
                          </w:r>
                          <w:r w:rsidRPr="007756C7">
                            <w:rPr>
                              <w:rFonts w:ascii="Consolas" w:eastAsia="Times New Roman" w:hAnsi="Consolas" w:cs="Times New Roman"/>
                              <w:color w:val="CE9178"/>
                              <w:sz w:val="21"/>
                              <w:szCs w:val="21"/>
                              <w:lang w:val="en-GB" w:eastAsia="es-ES"/>
                            </w:rPr>
                            <w:delText>'tBA'</w:delText>
                          </w:r>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9CDCFE"/>
                              <w:sz w:val="21"/>
                              <w:szCs w:val="21"/>
                              <w:lang w:val="en-GB" w:eastAsia="es-ES"/>
                            </w:rPr>
                            <w:delText>ref</w:delText>
                          </w:r>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569CD6"/>
                              <w:sz w:val="21"/>
                              <w:szCs w:val="21"/>
                              <w:lang w:val="en-GB" w:eastAsia="es-ES"/>
                            </w:rPr>
                            <w:delText>=&gt;</w:delText>
                          </w:r>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9CDCFE"/>
                              <w:sz w:val="21"/>
                              <w:szCs w:val="21"/>
                              <w:lang w:val="en-GB" w:eastAsia="es-ES"/>
                            </w:rPr>
                            <w:delText>ref</w:delText>
                          </w:r>
                          <w:r w:rsidRPr="007756C7">
                            <w:rPr>
                              <w:rFonts w:ascii="Consolas" w:eastAsia="Times New Roman" w:hAnsi="Consolas" w:cs="Times New Roman"/>
                              <w:color w:val="CCCCCC"/>
                              <w:sz w:val="21"/>
                              <w:szCs w:val="21"/>
                              <w:lang w:val="en-GB" w:eastAsia="es-ES"/>
                            </w:rPr>
                            <w:delText>.</w:delText>
                          </w:r>
                          <w:r w:rsidRPr="007756C7">
                            <w:rPr>
                              <w:rFonts w:ascii="Consolas" w:eastAsia="Times New Roman" w:hAnsi="Consolas" w:cs="Times New Roman"/>
                              <w:color w:val="DCDCAA"/>
                              <w:sz w:val="21"/>
                              <w:szCs w:val="21"/>
                              <w:lang w:val="en-GB" w:eastAsia="es-ES"/>
                            </w:rPr>
                            <w:delText>orderByChild</w:delText>
                          </w:r>
                          <w:r w:rsidRPr="007756C7">
                            <w:rPr>
                              <w:rFonts w:ascii="Consolas" w:eastAsia="Times New Roman" w:hAnsi="Consolas" w:cs="Times New Roman"/>
                              <w:color w:val="CCCCCC"/>
                              <w:sz w:val="21"/>
                              <w:szCs w:val="21"/>
                              <w:lang w:val="en-GB" w:eastAsia="es-ES"/>
                            </w:rPr>
                            <w:delText>(</w:delText>
                          </w:r>
                          <w:r w:rsidRPr="007756C7">
                            <w:rPr>
                              <w:rFonts w:ascii="Consolas" w:eastAsia="Times New Roman" w:hAnsi="Consolas" w:cs="Times New Roman"/>
                              <w:color w:val="CE9178"/>
                              <w:sz w:val="21"/>
                              <w:szCs w:val="21"/>
                              <w:lang w:val="en-GB" w:eastAsia="es-ES"/>
                            </w:rPr>
                            <w:delText>"numHistorial"</w:delText>
                          </w:r>
                          <w:r w:rsidRPr="007756C7">
                            <w:rPr>
                              <w:rFonts w:ascii="Consolas" w:eastAsia="Times New Roman" w:hAnsi="Consolas" w:cs="Times New Roman"/>
                              <w:color w:val="CCCCCC"/>
                              <w:sz w:val="21"/>
                              <w:szCs w:val="21"/>
                              <w:lang w:val="en-GB" w:eastAsia="es-ES"/>
                            </w:rPr>
                            <w:delText>).</w:delText>
                          </w:r>
                          <w:r w:rsidRPr="007756C7">
                            <w:rPr>
                              <w:rFonts w:ascii="Consolas" w:eastAsia="Times New Roman" w:hAnsi="Consolas" w:cs="Times New Roman"/>
                              <w:color w:val="DCDCAA"/>
                              <w:sz w:val="21"/>
                              <w:szCs w:val="21"/>
                              <w:lang w:val="en-GB" w:eastAsia="es-ES"/>
                            </w:rPr>
                            <w:delText>equalTo</w:delText>
                          </w:r>
                          <w:r w:rsidRPr="007756C7">
                            <w:rPr>
                              <w:rFonts w:ascii="Consolas" w:eastAsia="Times New Roman" w:hAnsi="Consolas" w:cs="Times New Roman"/>
                              <w:color w:val="CCCCCC"/>
                              <w:sz w:val="21"/>
                              <w:szCs w:val="21"/>
                              <w:lang w:val="en-GB" w:eastAsia="es-ES"/>
                            </w:rPr>
                            <w:delText>(</w:delText>
                          </w:r>
                          <w:r w:rsidRPr="007756C7">
                            <w:rPr>
                              <w:rFonts w:ascii="Consolas" w:eastAsia="Times New Roman" w:hAnsi="Consolas" w:cs="Times New Roman"/>
                              <w:color w:val="9CDCFE"/>
                              <w:sz w:val="21"/>
                              <w:szCs w:val="21"/>
                              <w:lang w:val="en-GB" w:eastAsia="es-ES"/>
                            </w:rPr>
                            <w:delText>numHistorial</w:delText>
                          </w:r>
                          <w:r w:rsidRPr="007756C7">
                            <w:rPr>
                              <w:rFonts w:ascii="Consolas" w:eastAsia="Times New Roman" w:hAnsi="Consolas" w:cs="Times New Roman"/>
                              <w:color w:val="CCCCCC"/>
                              <w:sz w:val="21"/>
                              <w:szCs w:val="21"/>
                              <w:lang w:val="en-GB" w:eastAsia="es-ES"/>
                            </w:rPr>
                            <w:delText>)).</w:delText>
                          </w:r>
                          <w:r w:rsidRPr="007756C7">
                            <w:rPr>
                              <w:rFonts w:ascii="Consolas" w:eastAsia="Times New Roman" w:hAnsi="Consolas" w:cs="Times New Roman"/>
                              <w:color w:val="DCDCAA"/>
                              <w:sz w:val="21"/>
                              <w:szCs w:val="21"/>
                              <w:lang w:val="en-GB" w:eastAsia="es-ES"/>
                            </w:rPr>
                            <w:delText>snapshotChanges</w:delText>
                          </w:r>
                          <w:r w:rsidRPr="007756C7">
                            <w:rPr>
                              <w:rFonts w:ascii="Consolas" w:eastAsia="Times New Roman" w:hAnsi="Consolas" w:cs="Times New Roman"/>
                              <w:color w:val="CCCCCC"/>
                              <w:sz w:val="21"/>
                              <w:szCs w:val="21"/>
                              <w:lang w:val="en-GB" w:eastAsia="es-ES"/>
                            </w:rPr>
                            <w:delText>();</w:delText>
                          </w:r>
                        </w:del>
                      </w:p>
                      <w:p w14:paraId="6351862F" w14:textId="77777777" w:rsidR="00260674" w:rsidRPr="007756C7" w:rsidRDefault="00260674" w:rsidP="00BF32BD">
                        <w:pPr>
                          <w:shd w:val="clear" w:color="auto" w:fill="1F1F1F"/>
                          <w:spacing w:after="0" w:line="285" w:lineRule="atLeast"/>
                          <w:jc w:val="left"/>
                          <w:rPr>
                            <w:del w:id="2404" w:author="Redondo García Francisco Javier" w:date="2025-09-02T09:44:00Z"/>
                            <w:rFonts w:ascii="Consolas" w:eastAsia="Times New Roman" w:hAnsi="Consolas" w:cs="Times New Roman"/>
                            <w:color w:val="CCCCCC"/>
                            <w:sz w:val="21"/>
                            <w:szCs w:val="21"/>
                            <w:lang w:eastAsia="es-ES"/>
                          </w:rPr>
                        </w:pPr>
                        <w:del w:id="2405" w:author="Redondo García Francisco Javier" w:date="2025-09-02T09:44:00Z">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CCCCCC"/>
                              <w:sz w:val="21"/>
                              <w:szCs w:val="21"/>
                              <w:lang w:eastAsia="es-ES"/>
                            </w:rPr>
                            <w:delText>}</w:delText>
                          </w:r>
                        </w:del>
                      </w:p>
                      <w:p w14:paraId="4995ABB7" w14:textId="77777777" w:rsidR="00260674" w:rsidRDefault="00260674" w:rsidP="00BF32BD">
                        <w:pPr>
                          <w:jc w:val="left"/>
                          <w:rPr>
                            <w:del w:id="2406" w:author="Redondo García Francisco Javier" w:date="2025-09-02T09:44:00Z"/>
                          </w:rPr>
                        </w:pPr>
                      </w:p>
                    </w:txbxContent>
                  </v:textbox>
                  <w10:anchorlock/>
                </v:shape>
              </w:pict>
            </mc:Fallback>
          </mc:AlternateContent>
        </w:r>
      </w:del>
    </w:p>
    <w:p w14:paraId="2EF6CF33" w14:textId="77777777" w:rsidR="00260674" w:rsidRPr="00E86BCB" w:rsidRDefault="00637F6F" w:rsidP="00E86BCB">
      <w:pPr>
        <w:rPr>
          <w:del w:id="2407" w:author="Redondo García Francisco Javier" w:date="2025-09-02T09:44:00Z"/>
          <w:sz w:val="24"/>
          <w:szCs w:val="24"/>
        </w:rPr>
      </w:pPr>
      <w:del w:id="2408" w:author="Redondo García Francisco Javier" w:date="2025-09-02T09:44:00Z">
        <w:r>
          <w:rPr>
            <w:sz w:val="24"/>
            <w:szCs w:val="24"/>
          </w:rPr>
          <w:delText xml:space="preserve"> </w:delText>
        </w:r>
      </w:del>
    </w:p>
    <w:p w14:paraId="4D77A3E1" w14:textId="77777777" w:rsidR="00260674" w:rsidRPr="00E86BCB" w:rsidRDefault="008862CF" w:rsidP="00E86BCB">
      <w:pPr>
        <w:rPr>
          <w:del w:id="2409" w:author="Redondo García Francisco Javier" w:date="2025-09-02T09:44:00Z"/>
          <w:sz w:val="24"/>
          <w:szCs w:val="24"/>
        </w:rPr>
      </w:pPr>
      <w:del w:id="2410" w:author="Redondo García Francisco Javier" w:date="2025-09-02T09:44:00Z">
        <w:r>
          <w:rPr>
            <w:noProof/>
          </w:rPr>
          <w:lastRenderedPageBreak/>
          <mc:AlternateContent>
            <mc:Choice Requires="wps">
              <w:drawing>
                <wp:anchor distT="0" distB="0" distL="114300" distR="114300" simplePos="0" relativeHeight="251784192" behindDoc="0" locked="0" layoutInCell="1" allowOverlap="1" wp14:anchorId="74A07F54" wp14:editId="4C41A783">
                  <wp:simplePos x="0" y="0"/>
                  <wp:positionH relativeFrom="margin">
                    <wp:align>center</wp:align>
                  </wp:positionH>
                  <wp:positionV relativeFrom="paragraph">
                    <wp:posOffset>5057140</wp:posOffset>
                  </wp:positionV>
                  <wp:extent cx="6248400" cy="635"/>
                  <wp:effectExtent l="0" t="0" r="0" b="0"/>
                  <wp:wrapSquare wrapText="bothSides"/>
                  <wp:docPr id="200" name="Cuadro de texto 200"/>
                  <wp:cNvGraphicFramePr/>
                  <a:graphic xmlns:a="http://schemas.openxmlformats.org/drawingml/2006/main">
                    <a:graphicData uri="http://schemas.microsoft.com/office/word/2010/wordprocessingShape">
                      <wps:wsp>
                        <wps:cNvSpPr txBox="1"/>
                        <wps:spPr>
                          <a:xfrm>
                            <a:off x="0" y="0"/>
                            <a:ext cx="6248400" cy="635"/>
                          </a:xfrm>
                          <a:prstGeom prst="rect">
                            <a:avLst/>
                          </a:prstGeom>
                          <a:solidFill>
                            <a:prstClr val="white"/>
                          </a:solidFill>
                          <a:ln>
                            <a:noFill/>
                          </a:ln>
                        </wps:spPr>
                        <wps:txbx>
                          <w:txbxContent>
                            <w:p w14:paraId="4D5C9269" w14:textId="77777777" w:rsidR="00260674" w:rsidRPr="00EA5A02" w:rsidRDefault="00260674" w:rsidP="00D53F14">
                              <w:pPr>
                                <w:pStyle w:val="Descripcin"/>
                                <w:jc w:val="center"/>
                                <w:rPr>
                                  <w:del w:id="2411" w:author="Redondo García Francisco Javier" w:date="2025-09-02T09:44:00Z"/>
                                  <w:noProof/>
                                  <w:sz w:val="24"/>
                                  <w:szCs w:val="24"/>
                                </w:rPr>
                              </w:pPr>
                              <w:bookmarkStart w:id="2412" w:name="_Toc202786484"/>
                              <w:del w:id="2413" w:author="Redondo García Francisco Javier" w:date="2025-09-02T09:44:00Z">
                                <w:r>
                                  <w:delText xml:space="preserve">Listado </w:delText>
                                </w:r>
                                <w:r w:rsidR="0056181D">
                                  <w:fldChar w:fldCharType="begin"/>
                                </w:r>
                                <w:r w:rsidR="0056181D">
                                  <w:delInstrText xml:space="preserve"> SEQ Listado \* ARABIC </w:delInstrText>
                                </w:r>
                                <w:r w:rsidR="0056181D">
                                  <w:fldChar w:fldCharType="separate"/>
                                </w:r>
                                <w:r w:rsidR="005226D7">
                                  <w:rPr>
                                    <w:noProof/>
                                  </w:rPr>
                                  <w:delText>15</w:delText>
                                </w:r>
                                <w:r w:rsidR="0056181D">
                                  <w:rPr>
                                    <w:noProof/>
                                  </w:rPr>
                                  <w:fldChar w:fldCharType="end"/>
                                </w:r>
                                <w:r>
                                  <w:delText xml:space="preserve"> - Método modRolUsuario()</w:delText>
                                </w:r>
                                <w:bookmarkEnd w:id="2412"/>
                              </w:del>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A07F54" id="Cuadro de texto 200" o:spid="_x0000_s1079" type="#_x0000_t202" style="position:absolute;left:0;text-align:left;margin-left:0;margin-top:398.2pt;width:492pt;height:.05pt;z-index:25178419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" stroked="f">
                  <v:textbox style="mso-fit-shape-to-text:t" inset="0,0,0,0">
                    <w:txbxContent>
                      <w:p w14:paraId="4D5C9269" w14:textId="77777777" w:rsidR="00260674" w:rsidRPr="00EA5A02" w:rsidRDefault="00260674" w:rsidP="00D53F14">
                        <w:pPr>
                          <w:pStyle w:val="Descripcin"/>
                          <w:jc w:val="center"/>
                          <w:rPr>
                            <w:del w:id="2414" w:author="Redondo García Francisco Javier" w:date="2025-09-02T09:44:00Z"/>
                            <w:noProof/>
                            <w:sz w:val="24"/>
                            <w:szCs w:val="24"/>
                          </w:rPr>
                        </w:pPr>
                        <w:bookmarkStart w:id="2415" w:name="_Toc202786484"/>
                        <w:del w:id="2416" w:author="Redondo García Francisco Javier" w:date="2025-09-02T09:44:00Z">
                          <w:r>
                            <w:delText xml:space="preserve">Listado </w:delText>
                          </w:r>
                          <w:r w:rsidR="0056181D">
                            <w:fldChar w:fldCharType="begin"/>
                          </w:r>
                          <w:r w:rsidR="0056181D">
                            <w:delInstrText xml:space="preserve"> SEQ Listado \* ARABIC </w:delInstrText>
                          </w:r>
                          <w:r w:rsidR="0056181D">
                            <w:fldChar w:fldCharType="separate"/>
                          </w:r>
                          <w:r w:rsidR="005226D7">
                            <w:rPr>
                              <w:noProof/>
                            </w:rPr>
                            <w:delText>15</w:delText>
                          </w:r>
                          <w:r w:rsidR="0056181D">
                            <w:rPr>
                              <w:noProof/>
                            </w:rPr>
                            <w:fldChar w:fldCharType="end"/>
                          </w:r>
                          <w:r>
                            <w:delText xml:space="preserve"> - Método modRolUsuario()</w:delText>
                          </w:r>
                          <w:bookmarkEnd w:id="2415"/>
                        </w:del>
                      </w:p>
                    </w:txbxContent>
                  </v:textbox>
                  <w10:wrap type="square" anchorx="margin"/>
                </v:shape>
              </w:pict>
            </mc:Fallback>
          </mc:AlternateContent>
        </w:r>
        <w:r w:rsidR="00260674" w:rsidRPr="007756C7">
          <w:rPr>
            <w:noProof/>
            <w:sz w:val="24"/>
            <w:szCs w:val="24"/>
          </w:rPr>
          <mc:AlternateContent>
            <mc:Choice Requires="wps">
              <w:drawing>
                <wp:inline distT="0" distB="0" distL="0" distR="0" wp14:anchorId="0DC418F2" wp14:editId="36FDB2EA">
                  <wp:extent cx="6248400" cy="2272030"/>
                  <wp:effectExtent l="0" t="0" r="19050" b="13970"/>
                  <wp:docPr id="2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8400" cy="2272030"/>
                          </a:xfrm>
                          <a:prstGeom prst="rect">
                            <a:avLst/>
                          </a:prstGeom>
                          <a:solidFill>
                            <a:srgbClr val="FFFFFF"/>
                          </a:solidFill>
                          <a:ln w="9525">
                            <a:solidFill>
                              <a:srgbClr val="000000"/>
                            </a:solidFill>
                            <a:miter lim="800000"/>
                            <a:headEnd/>
                            <a:tailEnd/>
                          </a:ln>
                        </wps:spPr>
                        <wps:txbx>
                          <w:txbxContent>
                            <w:p w14:paraId="35C3DCE0" w14:textId="77777777" w:rsidR="00260674" w:rsidRPr="007756C7" w:rsidRDefault="00260674" w:rsidP="00BF32BD">
                              <w:pPr>
                                <w:shd w:val="clear" w:color="auto" w:fill="1F1F1F"/>
                                <w:spacing w:line="285" w:lineRule="atLeast"/>
                                <w:jc w:val="left"/>
                                <w:rPr>
                                  <w:del w:id="2417" w:author="Redondo García Francisco Javier" w:date="2025-09-02T09:44:00Z"/>
                                  <w:rFonts w:ascii="Consolas" w:eastAsia="Times New Roman" w:hAnsi="Consolas" w:cs="Times New Roman"/>
                                  <w:color w:val="CCCCCC"/>
                                  <w:sz w:val="21"/>
                                  <w:szCs w:val="21"/>
                                  <w:lang w:val="en-GB" w:eastAsia="es-ES"/>
                                </w:rPr>
                              </w:pPr>
                              <w:del w:id="2418" w:author="Redondo García Francisco Javier" w:date="2025-09-02T09:44:00Z">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569CD6"/>
                                    <w:sz w:val="21"/>
                                    <w:szCs w:val="21"/>
                                    <w:lang w:val="en-GB" w:eastAsia="es-ES"/>
                                  </w:rPr>
                                  <w:delText>public</w:delText>
                                </w:r>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DCDCAA"/>
                                    <w:sz w:val="21"/>
                                    <w:szCs w:val="21"/>
                                    <w:lang w:val="en-GB" w:eastAsia="es-ES"/>
                                  </w:rPr>
                                  <w:delText>modRolUsuario</w:delText>
                                </w:r>
                                <w:r w:rsidRPr="007756C7">
                                  <w:rPr>
                                    <w:rFonts w:ascii="Consolas" w:eastAsia="Times New Roman" w:hAnsi="Consolas" w:cs="Times New Roman"/>
                                    <w:color w:val="CCCCCC"/>
                                    <w:sz w:val="21"/>
                                    <w:szCs w:val="21"/>
                                    <w:lang w:val="en-GB" w:eastAsia="es-ES"/>
                                  </w:rPr>
                                  <w:delText>(</w:delText>
                                </w:r>
                                <w:r w:rsidRPr="007756C7">
                                  <w:rPr>
                                    <w:rFonts w:ascii="Consolas" w:eastAsia="Times New Roman" w:hAnsi="Consolas" w:cs="Times New Roman"/>
                                    <w:color w:val="9CDCFE"/>
                                    <w:sz w:val="21"/>
                                    <w:szCs w:val="21"/>
                                    <w:lang w:val="en-GB" w:eastAsia="es-ES"/>
                                  </w:rPr>
                                  <w:delText>uid</w:delText>
                                </w:r>
                                <w:r w:rsidRPr="007756C7">
                                  <w:rPr>
                                    <w:rFonts w:ascii="Consolas" w:eastAsia="Times New Roman" w:hAnsi="Consolas" w:cs="Times New Roman"/>
                                    <w:color w:val="D4D4D4"/>
                                    <w:sz w:val="21"/>
                                    <w:szCs w:val="21"/>
                                    <w:lang w:val="en-GB" w:eastAsia="es-ES"/>
                                  </w:rPr>
                                  <w:delText>:</w:delText>
                                </w:r>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4EC9B0"/>
                                    <w:sz w:val="21"/>
                                    <w:szCs w:val="21"/>
                                    <w:lang w:val="en-GB" w:eastAsia="es-ES"/>
                                  </w:rPr>
                                  <w:delText>string</w:delText>
                                </w:r>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9CDCFE"/>
                                    <w:sz w:val="21"/>
                                    <w:szCs w:val="21"/>
                                    <w:lang w:val="en-GB" w:eastAsia="es-ES"/>
                                  </w:rPr>
                                  <w:delText>newrol</w:delText>
                                </w:r>
                                <w:r w:rsidRPr="007756C7">
                                  <w:rPr>
                                    <w:rFonts w:ascii="Consolas" w:eastAsia="Times New Roman" w:hAnsi="Consolas" w:cs="Times New Roman"/>
                                    <w:color w:val="D4D4D4"/>
                                    <w:sz w:val="21"/>
                                    <w:szCs w:val="21"/>
                                    <w:lang w:val="en-GB" w:eastAsia="es-ES"/>
                                  </w:rPr>
                                  <w:delText>:</w:delText>
                                </w:r>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4EC9B0"/>
                                    <w:sz w:val="21"/>
                                    <w:szCs w:val="21"/>
                                    <w:lang w:val="en-GB" w:eastAsia="es-ES"/>
                                  </w:rPr>
                                  <w:delText>string</w:delText>
                                </w:r>
                                <w:r w:rsidRPr="007756C7">
                                  <w:rPr>
                                    <w:rFonts w:ascii="Consolas" w:eastAsia="Times New Roman" w:hAnsi="Consolas" w:cs="Times New Roman"/>
                                    <w:color w:val="CCCCCC"/>
                                    <w:sz w:val="21"/>
                                    <w:szCs w:val="21"/>
                                    <w:lang w:val="en-GB" w:eastAsia="es-ES"/>
                                  </w:rPr>
                                  <w:delText>) {</w:delText>
                                </w:r>
                              </w:del>
                            </w:p>
                            <w:p w14:paraId="35FD51D2" w14:textId="77777777" w:rsidR="00260674" w:rsidRPr="007756C7" w:rsidRDefault="00260674" w:rsidP="00BF32BD">
                              <w:pPr>
                                <w:shd w:val="clear" w:color="auto" w:fill="1F1F1F"/>
                                <w:spacing w:after="0" w:line="285" w:lineRule="atLeast"/>
                                <w:jc w:val="left"/>
                                <w:rPr>
                                  <w:del w:id="2419" w:author="Redondo García Francisco Javier" w:date="2025-09-02T09:44:00Z"/>
                                  <w:rFonts w:ascii="Consolas" w:eastAsia="Times New Roman" w:hAnsi="Consolas" w:cs="Times New Roman"/>
                                  <w:color w:val="CCCCCC"/>
                                  <w:sz w:val="21"/>
                                  <w:szCs w:val="21"/>
                                  <w:lang w:val="en-GB" w:eastAsia="es-ES"/>
                                </w:rPr>
                              </w:pPr>
                              <w:del w:id="2420" w:author="Redondo García Francisco Javier" w:date="2025-09-02T09:44:00Z">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569CD6"/>
                                    <w:sz w:val="21"/>
                                    <w:szCs w:val="21"/>
                                    <w:lang w:val="en-GB" w:eastAsia="es-ES"/>
                                  </w:rPr>
                                  <w:delText>const</w:delText>
                                </w:r>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4FC1FF"/>
                                    <w:sz w:val="21"/>
                                    <w:szCs w:val="21"/>
                                    <w:lang w:val="en-GB" w:eastAsia="es-ES"/>
                                  </w:rPr>
                                  <w:delText>userRef</w:delText>
                                </w:r>
                                <w:r w:rsidRPr="007756C7">
                                  <w:rPr>
                                    <w:rFonts w:ascii="Consolas" w:eastAsia="Times New Roman" w:hAnsi="Consolas" w:cs="Times New Roman"/>
                                    <w:color w:val="D4D4D4"/>
                                    <w:sz w:val="21"/>
                                    <w:szCs w:val="21"/>
                                    <w:lang w:val="en-GB" w:eastAsia="es-ES"/>
                                  </w:rPr>
                                  <w:delText>:</w:delText>
                                </w:r>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4EC9B0"/>
                                    <w:sz w:val="21"/>
                                    <w:szCs w:val="21"/>
                                    <w:lang w:val="en-GB" w:eastAsia="es-ES"/>
                                  </w:rPr>
                                  <w:delText>AngularFirestoreDocument</w:delText>
                                </w:r>
                                <w:r w:rsidRPr="007756C7">
                                  <w:rPr>
                                    <w:rFonts w:ascii="Consolas" w:eastAsia="Times New Roman" w:hAnsi="Consolas" w:cs="Times New Roman"/>
                                    <w:color w:val="CCCCCC"/>
                                    <w:sz w:val="21"/>
                                    <w:szCs w:val="21"/>
                                    <w:lang w:val="en-GB" w:eastAsia="es-ES"/>
                                  </w:rPr>
                                  <w:delText>&lt;</w:delText>
                                </w:r>
                                <w:r w:rsidRPr="007756C7">
                                  <w:rPr>
                                    <w:rFonts w:ascii="Consolas" w:eastAsia="Times New Roman" w:hAnsi="Consolas" w:cs="Times New Roman"/>
                                    <w:color w:val="4EC9B0"/>
                                    <w:sz w:val="21"/>
                                    <w:szCs w:val="21"/>
                                    <w:lang w:val="en-GB" w:eastAsia="es-ES"/>
                                  </w:rPr>
                                  <w:delText>any</w:delText>
                                </w:r>
                                <w:r w:rsidRPr="007756C7">
                                  <w:rPr>
                                    <w:rFonts w:ascii="Consolas" w:eastAsia="Times New Roman" w:hAnsi="Consolas" w:cs="Times New Roman"/>
                                    <w:color w:val="CCCCCC"/>
                                    <w:sz w:val="21"/>
                                    <w:szCs w:val="21"/>
                                    <w:lang w:val="en-GB" w:eastAsia="es-ES"/>
                                  </w:rPr>
                                  <w:delText xml:space="preserve">&gt; </w:delText>
                                </w:r>
                                <w:r w:rsidRPr="007756C7">
                                  <w:rPr>
                                    <w:rFonts w:ascii="Consolas" w:eastAsia="Times New Roman" w:hAnsi="Consolas" w:cs="Times New Roman"/>
                                    <w:color w:val="D4D4D4"/>
                                    <w:sz w:val="21"/>
                                    <w:szCs w:val="21"/>
                                    <w:lang w:val="en-GB" w:eastAsia="es-ES"/>
                                  </w:rPr>
                                  <w:delText>=</w:delText>
                                </w:r>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569CD6"/>
                                    <w:sz w:val="21"/>
                                    <w:szCs w:val="21"/>
                                    <w:lang w:val="en-GB" w:eastAsia="es-ES"/>
                                  </w:rPr>
                                  <w:delText>this</w:delText>
                                </w:r>
                                <w:r w:rsidRPr="007756C7">
                                  <w:rPr>
                                    <w:rFonts w:ascii="Consolas" w:eastAsia="Times New Roman" w:hAnsi="Consolas" w:cs="Times New Roman"/>
                                    <w:color w:val="CCCCCC"/>
                                    <w:sz w:val="21"/>
                                    <w:szCs w:val="21"/>
                                    <w:lang w:val="en-GB" w:eastAsia="es-ES"/>
                                  </w:rPr>
                                  <w:delText>.</w:delText>
                                </w:r>
                                <w:r w:rsidRPr="007756C7">
                                  <w:rPr>
                                    <w:rFonts w:ascii="Consolas" w:eastAsia="Times New Roman" w:hAnsi="Consolas" w:cs="Times New Roman"/>
                                    <w:color w:val="9CDCFE"/>
                                    <w:sz w:val="21"/>
                                    <w:szCs w:val="21"/>
                                    <w:lang w:val="en-GB" w:eastAsia="es-ES"/>
                                  </w:rPr>
                                  <w:delText>afs</w:delText>
                                </w:r>
                                <w:r w:rsidRPr="007756C7">
                                  <w:rPr>
                                    <w:rFonts w:ascii="Consolas" w:eastAsia="Times New Roman" w:hAnsi="Consolas" w:cs="Times New Roman"/>
                                    <w:color w:val="CCCCCC"/>
                                    <w:sz w:val="21"/>
                                    <w:szCs w:val="21"/>
                                    <w:lang w:val="en-GB" w:eastAsia="es-ES"/>
                                  </w:rPr>
                                  <w:delText>.</w:delText>
                                </w:r>
                                <w:r w:rsidRPr="007756C7">
                                  <w:rPr>
                                    <w:rFonts w:ascii="Consolas" w:eastAsia="Times New Roman" w:hAnsi="Consolas" w:cs="Times New Roman"/>
                                    <w:color w:val="DCDCAA"/>
                                    <w:sz w:val="21"/>
                                    <w:szCs w:val="21"/>
                                    <w:lang w:val="en-GB" w:eastAsia="es-ES"/>
                                  </w:rPr>
                                  <w:delText>doc</w:delText>
                                </w:r>
                                <w:r w:rsidRPr="007756C7">
                                  <w:rPr>
                                    <w:rFonts w:ascii="Consolas" w:eastAsia="Times New Roman" w:hAnsi="Consolas" w:cs="Times New Roman"/>
                                    <w:color w:val="CCCCCC"/>
                                    <w:sz w:val="21"/>
                                    <w:szCs w:val="21"/>
                                    <w:lang w:val="en-GB" w:eastAsia="es-ES"/>
                                  </w:rPr>
                                  <w:delText>(</w:delText>
                                </w:r>
                              </w:del>
                            </w:p>
                            <w:p w14:paraId="5238B3F7" w14:textId="77777777" w:rsidR="00260674" w:rsidRPr="007756C7" w:rsidRDefault="00260674" w:rsidP="00BF32BD">
                              <w:pPr>
                                <w:shd w:val="clear" w:color="auto" w:fill="1F1F1F"/>
                                <w:spacing w:after="0" w:line="285" w:lineRule="atLeast"/>
                                <w:jc w:val="left"/>
                                <w:rPr>
                                  <w:del w:id="2421" w:author="Redondo García Francisco Javier" w:date="2025-09-02T09:44:00Z"/>
                                  <w:rFonts w:ascii="Consolas" w:eastAsia="Times New Roman" w:hAnsi="Consolas" w:cs="Times New Roman"/>
                                  <w:color w:val="CCCCCC"/>
                                  <w:sz w:val="21"/>
                                  <w:szCs w:val="21"/>
                                  <w:lang w:val="en-GB" w:eastAsia="es-ES"/>
                                </w:rPr>
                              </w:pPr>
                              <w:del w:id="2422" w:author="Redondo García Francisco Javier" w:date="2025-09-02T09:44:00Z">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CE9178"/>
                                    <w:sz w:val="21"/>
                                    <w:szCs w:val="21"/>
                                    <w:lang w:val="en-GB" w:eastAsia="es-ES"/>
                                  </w:rPr>
                                  <w:delText>`sanitarios/</w:delText>
                                </w:r>
                                <w:r w:rsidRPr="007756C7">
                                  <w:rPr>
                                    <w:rFonts w:ascii="Consolas" w:eastAsia="Times New Roman" w:hAnsi="Consolas" w:cs="Times New Roman"/>
                                    <w:color w:val="569CD6"/>
                                    <w:sz w:val="21"/>
                                    <w:szCs w:val="21"/>
                                    <w:lang w:val="en-GB" w:eastAsia="es-ES"/>
                                  </w:rPr>
                                  <w:delText>${</w:delText>
                                </w:r>
                                <w:r w:rsidRPr="007756C7">
                                  <w:rPr>
                                    <w:rFonts w:ascii="Consolas" w:eastAsia="Times New Roman" w:hAnsi="Consolas" w:cs="Times New Roman"/>
                                    <w:color w:val="9CDCFE"/>
                                    <w:sz w:val="21"/>
                                    <w:szCs w:val="21"/>
                                    <w:lang w:val="en-GB" w:eastAsia="es-ES"/>
                                  </w:rPr>
                                  <w:delText>uid</w:delText>
                                </w:r>
                                <w:r w:rsidRPr="007756C7">
                                  <w:rPr>
                                    <w:rFonts w:ascii="Consolas" w:eastAsia="Times New Roman" w:hAnsi="Consolas" w:cs="Times New Roman"/>
                                    <w:color w:val="569CD6"/>
                                    <w:sz w:val="21"/>
                                    <w:szCs w:val="21"/>
                                    <w:lang w:val="en-GB" w:eastAsia="es-ES"/>
                                  </w:rPr>
                                  <w:delText>}</w:delText>
                                </w:r>
                                <w:r w:rsidRPr="007756C7">
                                  <w:rPr>
                                    <w:rFonts w:ascii="Consolas" w:eastAsia="Times New Roman" w:hAnsi="Consolas" w:cs="Times New Roman"/>
                                    <w:color w:val="CE9178"/>
                                    <w:sz w:val="21"/>
                                    <w:szCs w:val="21"/>
                                    <w:lang w:val="en-GB" w:eastAsia="es-ES"/>
                                  </w:rPr>
                                  <w:delText>`</w:delText>
                                </w:r>
                              </w:del>
                            </w:p>
                            <w:p w14:paraId="645CD9EE" w14:textId="77777777" w:rsidR="00260674" w:rsidRPr="007756C7" w:rsidRDefault="00260674" w:rsidP="00BF32BD">
                              <w:pPr>
                                <w:shd w:val="clear" w:color="auto" w:fill="1F1F1F"/>
                                <w:spacing w:after="0" w:line="285" w:lineRule="atLeast"/>
                                <w:jc w:val="left"/>
                                <w:rPr>
                                  <w:del w:id="2423" w:author="Redondo García Francisco Javier" w:date="2025-09-02T09:44:00Z"/>
                                  <w:rFonts w:ascii="Consolas" w:eastAsia="Times New Roman" w:hAnsi="Consolas" w:cs="Times New Roman"/>
                                  <w:color w:val="CCCCCC"/>
                                  <w:sz w:val="21"/>
                                  <w:szCs w:val="21"/>
                                  <w:lang w:val="en-GB" w:eastAsia="es-ES"/>
                                </w:rPr>
                              </w:pPr>
                              <w:del w:id="2424" w:author="Redondo García Francisco Javier" w:date="2025-09-02T09:44:00Z">
                                <w:r w:rsidRPr="007756C7">
                                  <w:rPr>
                                    <w:rFonts w:ascii="Consolas" w:eastAsia="Times New Roman" w:hAnsi="Consolas" w:cs="Times New Roman"/>
                                    <w:color w:val="CCCCCC"/>
                                    <w:sz w:val="21"/>
                                    <w:szCs w:val="21"/>
                                    <w:lang w:val="en-GB" w:eastAsia="es-ES"/>
                                  </w:rPr>
                                  <w:delText>    );</w:delText>
                                </w:r>
                              </w:del>
                            </w:p>
                            <w:p w14:paraId="59215913" w14:textId="77777777" w:rsidR="00260674" w:rsidRPr="007756C7" w:rsidRDefault="00260674" w:rsidP="00BF32BD">
                              <w:pPr>
                                <w:shd w:val="clear" w:color="auto" w:fill="1F1F1F"/>
                                <w:spacing w:after="0" w:line="285" w:lineRule="atLeast"/>
                                <w:jc w:val="left"/>
                                <w:rPr>
                                  <w:del w:id="2425" w:author="Redondo García Francisco Javier" w:date="2025-09-02T09:44:00Z"/>
                                  <w:rFonts w:ascii="Consolas" w:eastAsia="Times New Roman" w:hAnsi="Consolas" w:cs="Times New Roman"/>
                                  <w:color w:val="CCCCCC"/>
                                  <w:sz w:val="21"/>
                                  <w:szCs w:val="21"/>
                                  <w:lang w:val="en-GB" w:eastAsia="es-ES"/>
                                </w:rPr>
                              </w:pPr>
                              <w:del w:id="2426" w:author="Redondo García Francisco Javier" w:date="2025-09-02T09:44:00Z">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4FC1FF"/>
                                    <w:sz w:val="21"/>
                                    <w:szCs w:val="21"/>
                                    <w:lang w:val="en-GB" w:eastAsia="es-ES"/>
                                  </w:rPr>
                                  <w:delText>userRef</w:delText>
                                </w:r>
                                <w:r w:rsidRPr="007756C7">
                                  <w:rPr>
                                    <w:rFonts w:ascii="Consolas" w:eastAsia="Times New Roman" w:hAnsi="Consolas" w:cs="Times New Roman"/>
                                    <w:color w:val="CCCCCC"/>
                                    <w:sz w:val="21"/>
                                    <w:szCs w:val="21"/>
                                    <w:lang w:val="en-GB" w:eastAsia="es-ES"/>
                                  </w:rPr>
                                  <w:delText>.</w:delText>
                                </w:r>
                                <w:r w:rsidRPr="007756C7">
                                  <w:rPr>
                                    <w:rFonts w:ascii="Consolas" w:eastAsia="Times New Roman" w:hAnsi="Consolas" w:cs="Times New Roman"/>
                                    <w:color w:val="9CDCFE"/>
                                    <w:sz w:val="21"/>
                                    <w:szCs w:val="21"/>
                                    <w:lang w:val="en-GB" w:eastAsia="es-ES"/>
                                  </w:rPr>
                                  <w:delText>ref</w:delText>
                                </w:r>
                                <w:r w:rsidRPr="007756C7">
                                  <w:rPr>
                                    <w:rFonts w:ascii="Consolas" w:eastAsia="Times New Roman" w:hAnsi="Consolas" w:cs="Times New Roman"/>
                                    <w:color w:val="CCCCCC"/>
                                    <w:sz w:val="21"/>
                                    <w:szCs w:val="21"/>
                                    <w:lang w:val="en-GB" w:eastAsia="es-ES"/>
                                  </w:rPr>
                                  <w:delText>.</w:delText>
                                </w:r>
                                <w:r w:rsidRPr="007756C7">
                                  <w:rPr>
                                    <w:rFonts w:ascii="Consolas" w:eastAsia="Times New Roman" w:hAnsi="Consolas" w:cs="Times New Roman"/>
                                    <w:color w:val="DCDCAA"/>
                                    <w:sz w:val="21"/>
                                    <w:szCs w:val="21"/>
                                    <w:lang w:val="en-GB" w:eastAsia="es-ES"/>
                                  </w:rPr>
                                  <w:delText>get</w:delText>
                                </w:r>
                                <w:r w:rsidRPr="007756C7">
                                  <w:rPr>
                                    <w:rFonts w:ascii="Consolas" w:eastAsia="Times New Roman" w:hAnsi="Consolas" w:cs="Times New Roman"/>
                                    <w:color w:val="CCCCCC"/>
                                    <w:sz w:val="21"/>
                                    <w:szCs w:val="21"/>
                                    <w:lang w:val="en-GB" w:eastAsia="es-ES"/>
                                  </w:rPr>
                                  <w:delText>().</w:delText>
                                </w:r>
                                <w:r w:rsidRPr="007756C7">
                                  <w:rPr>
                                    <w:rFonts w:ascii="Consolas" w:eastAsia="Times New Roman" w:hAnsi="Consolas" w:cs="Times New Roman"/>
                                    <w:color w:val="DCDCAA"/>
                                    <w:sz w:val="21"/>
                                    <w:szCs w:val="21"/>
                                    <w:lang w:val="en-GB" w:eastAsia="es-ES"/>
                                  </w:rPr>
                                  <w:delText>then</w:delText>
                                </w:r>
                                <w:r w:rsidRPr="007756C7">
                                  <w:rPr>
                                    <w:rFonts w:ascii="Consolas" w:eastAsia="Times New Roman" w:hAnsi="Consolas" w:cs="Times New Roman"/>
                                    <w:color w:val="CCCCCC"/>
                                    <w:sz w:val="21"/>
                                    <w:szCs w:val="21"/>
                                    <w:lang w:val="en-GB" w:eastAsia="es-ES"/>
                                  </w:rPr>
                                  <w:delText>((</w:delText>
                                </w:r>
                                <w:r w:rsidRPr="007756C7">
                                  <w:rPr>
                                    <w:rFonts w:ascii="Consolas" w:eastAsia="Times New Roman" w:hAnsi="Consolas" w:cs="Times New Roman"/>
                                    <w:color w:val="9CDCFE"/>
                                    <w:sz w:val="21"/>
                                    <w:szCs w:val="21"/>
                                    <w:lang w:val="en-GB" w:eastAsia="es-ES"/>
                                  </w:rPr>
                                  <w:delText>documentSnapshot</w:delText>
                                </w:r>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569CD6"/>
                                    <w:sz w:val="21"/>
                                    <w:szCs w:val="21"/>
                                    <w:lang w:val="en-GB" w:eastAsia="es-ES"/>
                                  </w:rPr>
                                  <w:delText>=&gt;</w:delText>
                                </w:r>
                                <w:r w:rsidRPr="007756C7">
                                  <w:rPr>
                                    <w:rFonts w:ascii="Consolas" w:eastAsia="Times New Roman" w:hAnsi="Consolas" w:cs="Times New Roman"/>
                                    <w:color w:val="CCCCCC"/>
                                    <w:sz w:val="21"/>
                                    <w:szCs w:val="21"/>
                                    <w:lang w:val="en-GB" w:eastAsia="es-ES"/>
                                  </w:rPr>
                                  <w:delText xml:space="preserve"> {</w:delText>
                                </w:r>
                              </w:del>
                            </w:p>
                            <w:p w14:paraId="6F631108" w14:textId="77777777" w:rsidR="00260674" w:rsidRPr="000A2F5B" w:rsidRDefault="00260674" w:rsidP="00BF32BD">
                              <w:pPr>
                                <w:shd w:val="clear" w:color="auto" w:fill="1F1F1F"/>
                                <w:spacing w:after="0" w:line="285" w:lineRule="atLeast"/>
                                <w:jc w:val="left"/>
                                <w:rPr>
                                  <w:del w:id="2427" w:author="Redondo García Francisco Javier" w:date="2025-09-02T09:44:00Z"/>
                                  <w:rFonts w:ascii="Consolas" w:eastAsia="Times New Roman" w:hAnsi="Consolas" w:cs="Times New Roman"/>
                                  <w:color w:val="CCCCCC"/>
                                  <w:sz w:val="21"/>
                                  <w:szCs w:val="21"/>
                                  <w:lang w:val="en-GB" w:eastAsia="es-ES"/>
                                </w:rPr>
                              </w:pPr>
                              <w:del w:id="2428" w:author="Redondo García Francisco Javier" w:date="2025-09-02T09:44:00Z">
                                <w:r w:rsidRPr="007756C7">
                                  <w:rPr>
                                    <w:rFonts w:ascii="Consolas" w:eastAsia="Times New Roman" w:hAnsi="Consolas" w:cs="Times New Roman"/>
                                    <w:color w:val="CCCCCC"/>
                                    <w:sz w:val="21"/>
                                    <w:szCs w:val="21"/>
                                    <w:lang w:val="en-GB" w:eastAsia="es-ES"/>
                                  </w:rPr>
                                  <w:delText xml:space="preserve">      </w:delText>
                                </w:r>
                                <w:r w:rsidRPr="000A2F5B">
                                  <w:rPr>
                                    <w:rFonts w:ascii="Consolas" w:eastAsia="Times New Roman" w:hAnsi="Consolas" w:cs="Times New Roman"/>
                                    <w:color w:val="C586C0"/>
                                    <w:sz w:val="21"/>
                                    <w:szCs w:val="21"/>
                                    <w:lang w:val="en-GB" w:eastAsia="es-ES"/>
                                  </w:rPr>
                                  <w:delText>if</w:delText>
                                </w:r>
                                <w:r w:rsidRPr="000A2F5B">
                                  <w:rPr>
                                    <w:rFonts w:ascii="Consolas" w:eastAsia="Times New Roman" w:hAnsi="Consolas" w:cs="Times New Roman"/>
                                    <w:color w:val="CCCCCC"/>
                                    <w:sz w:val="21"/>
                                    <w:szCs w:val="21"/>
                                    <w:lang w:val="en-GB" w:eastAsia="es-ES"/>
                                  </w:rPr>
                                  <w:delText xml:space="preserve"> (</w:delText>
                                </w:r>
                                <w:r w:rsidRPr="000A2F5B">
                                  <w:rPr>
                                    <w:rFonts w:ascii="Consolas" w:eastAsia="Times New Roman" w:hAnsi="Consolas" w:cs="Times New Roman"/>
                                    <w:color w:val="9CDCFE"/>
                                    <w:sz w:val="21"/>
                                    <w:szCs w:val="21"/>
                                    <w:lang w:val="en-GB" w:eastAsia="es-ES"/>
                                  </w:rPr>
                                  <w:delText>documentSnapshot</w:delText>
                                </w:r>
                                <w:r w:rsidRPr="000A2F5B">
                                  <w:rPr>
                                    <w:rFonts w:ascii="Consolas" w:eastAsia="Times New Roman" w:hAnsi="Consolas" w:cs="Times New Roman"/>
                                    <w:color w:val="CCCCCC"/>
                                    <w:sz w:val="21"/>
                                    <w:szCs w:val="21"/>
                                    <w:lang w:val="en-GB" w:eastAsia="es-ES"/>
                                  </w:rPr>
                                  <w:delText>.</w:delText>
                                </w:r>
                                <w:r w:rsidRPr="000A2F5B">
                                  <w:rPr>
                                    <w:rFonts w:ascii="Consolas" w:eastAsia="Times New Roman" w:hAnsi="Consolas" w:cs="Times New Roman"/>
                                    <w:color w:val="9CDCFE"/>
                                    <w:sz w:val="21"/>
                                    <w:szCs w:val="21"/>
                                    <w:lang w:val="en-GB" w:eastAsia="es-ES"/>
                                  </w:rPr>
                                  <w:delText>exists</w:delText>
                                </w:r>
                                <w:r w:rsidRPr="000A2F5B">
                                  <w:rPr>
                                    <w:rFonts w:ascii="Consolas" w:eastAsia="Times New Roman" w:hAnsi="Consolas" w:cs="Times New Roman"/>
                                    <w:color w:val="CCCCCC"/>
                                    <w:sz w:val="21"/>
                                    <w:szCs w:val="21"/>
                                    <w:lang w:val="en-GB" w:eastAsia="es-ES"/>
                                  </w:rPr>
                                  <w:delText>) {</w:delText>
                                </w:r>
                              </w:del>
                            </w:p>
                            <w:p w14:paraId="469145A9" w14:textId="77777777" w:rsidR="00260674" w:rsidRPr="007756C7" w:rsidRDefault="00260674" w:rsidP="00BF32BD">
                              <w:pPr>
                                <w:shd w:val="clear" w:color="auto" w:fill="1F1F1F"/>
                                <w:spacing w:after="0" w:line="285" w:lineRule="atLeast"/>
                                <w:jc w:val="left"/>
                                <w:rPr>
                                  <w:del w:id="2429" w:author="Redondo García Francisco Javier" w:date="2025-09-02T09:44:00Z"/>
                                  <w:rFonts w:ascii="Consolas" w:eastAsia="Times New Roman" w:hAnsi="Consolas" w:cs="Times New Roman"/>
                                  <w:color w:val="CCCCCC"/>
                                  <w:sz w:val="21"/>
                                  <w:szCs w:val="21"/>
                                  <w:lang w:eastAsia="es-ES"/>
                                </w:rPr>
                              </w:pPr>
                              <w:del w:id="2430" w:author="Redondo García Francisco Javier" w:date="2025-09-02T09:44:00Z">
                                <w:r w:rsidRPr="000A2F5B">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9CDCFE"/>
                                    <w:sz w:val="21"/>
                                    <w:szCs w:val="21"/>
                                    <w:lang w:eastAsia="es-ES"/>
                                  </w:rPr>
                                  <w:delText>console</w:delText>
                                </w:r>
                                <w:r w:rsidRPr="007756C7">
                                  <w:rPr>
                                    <w:rFonts w:ascii="Consolas" w:eastAsia="Times New Roman" w:hAnsi="Consolas" w:cs="Times New Roman"/>
                                    <w:color w:val="CCCCCC"/>
                                    <w:sz w:val="21"/>
                                    <w:szCs w:val="21"/>
                                    <w:lang w:eastAsia="es-ES"/>
                                  </w:rPr>
                                  <w:delText>.</w:delText>
                                </w:r>
                                <w:r w:rsidRPr="007756C7">
                                  <w:rPr>
                                    <w:rFonts w:ascii="Consolas" w:eastAsia="Times New Roman" w:hAnsi="Consolas" w:cs="Times New Roman"/>
                                    <w:color w:val="DCDCAA"/>
                                    <w:sz w:val="21"/>
                                    <w:szCs w:val="21"/>
                                    <w:lang w:eastAsia="es-ES"/>
                                  </w:rPr>
                                  <w:delText>log</w:delText>
                                </w:r>
                                <w:r w:rsidRPr="007756C7">
                                  <w:rPr>
                                    <w:rFonts w:ascii="Consolas" w:eastAsia="Times New Roman" w:hAnsi="Consolas" w:cs="Times New Roman"/>
                                    <w:color w:val="CCCCCC"/>
                                    <w:sz w:val="21"/>
                                    <w:szCs w:val="21"/>
                                    <w:lang w:eastAsia="es-ES"/>
                                  </w:rPr>
                                  <w:delText>(</w:delText>
                                </w:r>
                                <w:r w:rsidRPr="007756C7">
                                  <w:rPr>
                                    <w:rFonts w:ascii="Consolas" w:eastAsia="Times New Roman" w:hAnsi="Consolas" w:cs="Times New Roman"/>
                                    <w:color w:val="CE9178"/>
                                    <w:sz w:val="21"/>
                                    <w:szCs w:val="21"/>
                                    <w:lang w:eastAsia="es-ES"/>
                                  </w:rPr>
                                  <w:delText>"Actualizamos entrada en Firebase"</w:delText>
                                </w:r>
                                <w:r w:rsidRPr="007756C7">
                                  <w:rPr>
                                    <w:rFonts w:ascii="Consolas" w:eastAsia="Times New Roman" w:hAnsi="Consolas" w:cs="Times New Roman"/>
                                    <w:color w:val="CCCCCC"/>
                                    <w:sz w:val="21"/>
                                    <w:szCs w:val="21"/>
                                    <w:lang w:eastAsia="es-ES"/>
                                  </w:rPr>
                                  <w:delText>)</w:delText>
                                </w:r>
                              </w:del>
                            </w:p>
                            <w:p w14:paraId="4E2A31A5" w14:textId="77777777" w:rsidR="00260674" w:rsidRPr="007756C7" w:rsidRDefault="00260674" w:rsidP="00BF32BD">
                              <w:pPr>
                                <w:shd w:val="clear" w:color="auto" w:fill="1F1F1F"/>
                                <w:spacing w:after="0" w:line="285" w:lineRule="atLeast"/>
                                <w:jc w:val="left"/>
                                <w:rPr>
                                  <w:del w:id="2431" w:author="Redondo García Francisco Javier" w:date="2025-09-02T09:44:00Z"/>
                                  <w:rFonts w:ascii="Consolas" w:eastAsia="Times New Roman" w:hAnsi="Consolas" w:cs="Times New Roman"/>
                                  <w:color w:val="CCCCCC"/>
                                  <w:sz w:val="21"/>
                                  <w:szCs w:val="21"/>
                                  <w:lang w:val="en-GB" w:eastAsia="es-ES"/>
                                </w:rPr>
                              </w:pPr>
                              <w:del w:id="2432" w:author="Redondo García Francisco Javier" w:date="2025-09-02T09:44:00Z">
                                <w:r w:rsidRPr="007756C7">
                                  <w:rPr>
                                    <w:rFonts w:ascii="Consolas" w:eastAsia="Times New Roman" w:hAnsi="Consolas" w:cs="Times New Roman"/>
                                    <w:color w:val="CCCCCC"/>
                                    <w:sz w:val="21"/>
                                    <w:szCs w:val="21"/>
                                    <w:lang w:eastAsia="es-ES"/>
                                  </w:rPr>
                                  <w:delText xml:space="preserve">        </w:delText>
                                </w:r>
                                <w:r w:rsidRPr="007756C7">
                                  <w:rPr>
                                    <w:rFonts w:ascii="Consolas" w:eastAsia="Times New Roman" w:hAnsi="Consolas" w:cs="Times New Roman"/>
                                    <w:color w:val="4FC1FF"/>
                                    <w:sz w:val="21"/>
                                    <w:szCs w:val="21"/>
                                    <w:lang w:val="en-GB" w:eastAsia="es-ES"/>
                                  </w:rPr>
                                  <w:delText>userRef</w:delText>
                                </w:r>
                                <w:r w:rsidRPr="007756C7">
                                  <w:rPr>
                                    <w:rFonts w:ascii="Consolas" w:eastAsia="Times New Roman" w:hAnsi="Consolas" w:cs="Times New Roman"/>
                                    <w:color w:val="CCCCCC"/>
                                    <w:sz w:val="21"/>
                                    <w:szCs w:val="21"/>
                                    <w:lang w:val="en-GB" w:eastAsia="es-ES"/>
                                  </w:rPr>
                                  <w:delText>.</w:delText>
                                </w:r>
                                <w:r w:rsidRPr="007756C7">
                                  <w:rPr>
                                    <w:rFonts w:ascii="Consolas" w:eastAsia="Times New Roman" w:hAnsi="Consolas" w:cs="Times New Roman"/>
                                    <w:color w:val="DCDCAA"/>
                                    <w:sz w:val="21"/>
                                    <w:szCs w:val="21"/>
                                    <w:lang w:val="en-GB" w:eastAsia="es-ES"/>
                                  </w:rPr>
                                  <w:delText>set</w:delText>
                                </w:r>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9CDCFE"/>
                                    <w:sz w:val="21"/>
                                    <w:szCs w:val="21"/>
                                    <w:lang w:val="en-GB" w:eastAsia="es-ES"/>
                                  </w:rPr>
                                  <w:delText>role:</w:delText>
                                </w:r>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9CDCFE"/>
                                    <w:sz w:val="21"/>
                                    <w:szCs w:val="21"/>
                                    <w:lang w:val="en-GB" w:eastAsia="es-ES"/>
                                  </w:rPr>
                                  <w:delText>newrol</w:delText>
                                </w:r>
                                <w:r w:rsidRPr="007756C7">
                                  <w:rPr>
                                    <w:rFonts w:ascii="Consolas" w:eastAsia="Times New Roman" w:hAnsi="Consolas" w:cs="Times New Roman"/>
                                    <w:color w:val="CCCCCC"/>
                                    <w:sz w:val="21"/>
                                    <w:szCs w:val="21"/>
                                    <w:lang w:val="en-GB" w:eastAsia="es-ES"/>
                                  </w:rPr>
                                  <w:delText xml:space="preserve"> }, { </w:delText>
                                </w:r>
                                <w:r w:rsidRPr="007756C7">
                                  <w:rPr>
                                    <w:rFonts w:ascii="Consolas" w:eastAsia="Times New Roman" w:hAnsi="Consolas" w:cs="Times New Roman"/>
                                    <w:color w:val="9CDCFE"/>
                                    <w:sz w:val="21"/>
                                    <w:szCs w:val="21"/>
                                    <w:lang w:val="en-GB" w:eastAsia="es-ES"/>
                                  </w:rPr>
                                  <w:delText>merge:</w:delText>
                                </w:r>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569CD6"/>
                                    <w:sz w:val="21"/>
                                    <w:szCs w:val="21"/>
                                    <w:lang w:val="en-GB" w:eastAsia="es-ES"/>
                                  </w:rPr>
                                  <w:delText>true</w:delText>
                                </w:r>
                                <w:r w:rsidRPr="007756C7">
                                  <w:rPr>
                                    <w:rFonts w:ascii="Consolas" w:eastAsia="Times New Roman" w:hAnsi="Consolas" w:cs="Times New Roman"/>
                                    <w:color w:val="CCCCCC"/>
                                    <w:sz w:val="21"/>
                                    <w:szCs w:val="21"/>
                                    <w:lang w:val="en-GB" w:eastAsia="es-ES"/>
                                  </w:rPr>
                                  <w:delText>, });</w:delText>
                                </w:r>
                              </w:del>
                            </w:p>
                            <w:p w14:paraId="43BF6B32" w14:textId="77777777" w:rsidR="00260674" w:rsidRPr="007756C7" w:rsidRDefault="00260674" w:rsidP="00BF32BD">
                              <w:pPr>
                                <w:shd w:val="clear" w:color="auto" w:fill="1F1F1F"/>
                                <w:spacing w:after="0" w:line="285" w:lineRule="atLeast"/>
                                <w:jc w:val="left"/>
                                <w:rPr>
                                  <w:del w:id="2433" w:author="Redondo García Francisco Javier" w:date="2025-09-02T09:44:00Z"/>
                                  <w:rFonts w:ascii="Consolas" w:eastAsia="Times New Roman" w:hAnsi="Consolas" w:cs="Times New Roman"/>
                                  <w:color w:val="CCCCCC"/>
                                  <w:sz w:val="21"/>
                                  <w:szCs w:val="21"/>
                                  <w:lang w:eastAsia="es-ES"/>
                                </w:rPr>
                              </w:pPr>
                              <w:del w:id="2434" w:author="Redondo García Francisco Javier" w:date="2025-09-02T09:44:00Z">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CCCCCC"/>
                                    <w:sz w:val="21"/>
                                    <w:szCs w:val="21"/>
                                    <w:lang w:eastAsia="es-ES"/>
                                  </w:rPr>
                                  <w:delText>}</w:delText>
                                </w:r>
                              </w:del>
                            </w:p>
                            <w:p w14:paraId="2180385B" w14:textId="77777777" w:rsidR="00260674" w:rsidRPr="007756C7" w:rsidRDefault="00260674" w:rsidP="00BF32BD">
                              <w:pPr>
                                <w:shd w:val="clear" w:color="auto" w:fill="1F1F1F"/>
                                <w:spacing w:after="0" w:line="285" w:lineRule="atLeast"/>
                                <w:jc w:val="left"/>
                                <w:rPr>
                                  <w:del w:id="2435" w:author="Redondo García Francisco Javier" w:date="2025-09-02T09:44:00Z"/>
                                  <w:rFonts w:ascii="Consolas" w:eastAsia="Times New Roman" w:hAnsi="Consolas" w:cs="Times New Roman"/>
                                  <w:color w:val="CCCCCC"/>
                                  <w:sz w:val="21"/>
                                  <w:szCs w:val="21"/>
                                  <w:lang w:eastAsia="es-ES"/>
                                </w:rPr>
                              </w:pPr>
                              <w:del w:id="2436" w:author="Redondo García Francisco Javier" w:date="2025-09-02T09:44:00Z">
                                <w:r w:rsidRPr="007756C7">
                                  <w:rPr>
                                    <w:rFonts w:ascii="Consolas" w:eastAsia="Times New Roman" w:hAnsi="Consolas" w:cs="Times New Roman"/>
                                    <w:color w:val="CCCCCC"/>
                                    <w:sz w:val="21"/>
                                    <w:szCs w:val="21"/>
                                    <w:lang w:eastAsia="es-ES"/>
                                  </w:rPr>
                                  <w:delText>    });</w:delText>
                                </w:r>
                              </w:del>
                            </w:p>
                            <w:p w14:paraId="4EFEB0B5" w14:textId="77777777" w:rsidR="00260674" w:rsidRPr="007756C7" w:rsidRDefault="00260674" w:rsidP="00BF32BD">
                              <w:pPr>
                                <w:shd w:val="clear" w:color="auto" w:fill="1F1F1F"/>
                                <w:spacing w:after="0" w:line="285" w:lineRule="atLeast"/>
                                <w:jc w:val="left"/>
                                <w:rPr>
                                  <w:del w:id="2437" w:author="Redondo García Francisco Javier" w:date="2025-09-02T09:44:00Z"/>
                                  <w:rFonts w:ascii="Consolas" w:eastAsia="Times New Roman" w:hAnsi="Consolas" w:cs="Times New Roman"/>
                                  <w:color w:val="CCCCCC"/>
                                  <w:sz w:val="21"/>
                                  <w:szCs w:val="21"/>
                                  <w:lang w:eastAsia="es-ES"/>
                                </w:rPr>
                              </w:pPr>
                              <w:del w:id="2438" w:author="Redondo García Francisco Javier" w:date="2025-09-02T09:44:00Z">
                                <w:r w:rsidRPr="007756C7">
                                  <w:rPr>
                                    <w:rFonts w:ascii="Consolas" w:eastAsia="Times New Roman" w:hAnsi="Consolas" w:cs="Times New Roman"/>
                                    <w:color w:val="CCCCCC"/>
                                    <w:sz w:val="21"/>
                                    <w:szCs w:val="21"/>
                                    <w:lang w:eastAsia="es-ES"/>
                                  </w:rPr>
                                  <w:delText>  }</w:delText>
                                </w:r>
                              </w:del>
                            </w:p>
                            <w:p w14:paraId="1BCDEBB2" w14:textId="77777777" w:rsidR="00260674" w:rsidRDefault="00260674" w:rsidP="00BF32BD">
                              <w:pPr>
                                <w:jc w:val="left"/>
                                <w:rPr>
                                  <w:del w:id="2439" w:author="Redondo García Francisco Javier" w:date="2025-09-02T09:44:00Z"/>
                                </w:rPr>
                              </w:pPr>
                            </w:p>
                          </w:txbxContent>
                        </wps:txbx>
                        <wps:bodyPr rot="0" vert="horz" wrap="square" lIns="91440" tIns="45720" rIns="91440" bIns="45720" anchor="t" anchorCtr="0">
                          <a:noAutofit/>
                        </wps:bodyPr>
                      </wps:wsp>
                    </a:graphicData>
                  </a:graphic>
                </wp:inline>
              </w:drawing>
            </mc:Choice>
            <mc:Fallback>
              <w:pict>
                <v:shape w14:anchorId="0DC418F2" id="_x0000_s1080" type="#_x0000_t202" style="width:492pt;height:178.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">
                  <v:textbox>
                    <w:txbxContent>
                      <w:p w14:paraId="35C3DCE0" w14:textId="77777777" w:rsidR="00260674" w:rsidRPr="007756C7" w:rsidRDefault="00260674" w:rsidP="00BF32BD">
                        <w:pPr>
                          <w:shd w:val="clear" w:color="auto" w:fill="1F1F1F"/>
                          <w:spacing w:line="285" w:lineRule="atLeast"/>
                          <w:jc w:val="left"/>
                          <w:rPr>
                            <w:del w:id="2440" w:author="Redondo García Francisco Javier" w:date="2025-09-02T09:44:00Z"/>
                            <w:rFonts w:ascii="Consolas" w:eastAsia="Times New Roman" w:hAnsi="Consolas" w:cs="Times New Roman"/>
                            <w:color w:val="CCCCCC"/>
                            <w:sz w:val="21"/>
                            <w:szCs w:val="21"/>
                            <w:lang w:val="en-GB" w:eastAsia="es-ES"/>
                          </w:rPr>
                        </w:pPr>
                        <w:del w:id="2441" w:author="Redondo García Francisco Javier" w:date="2025-09-02T09:44:00Z">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569CD6"/>
                              <w:sz w:val="21"/>
                              <w:szCs w:val="21"/>
                              <w:lang w:val="en-GB" w:eastAsia="es-ES"/>
                            </w:rPr>
                            <w:delText>public</w:delText>
                          </w:r>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DCDCAA"/>
                              <w:sz w:val="21"/>
                              <w:szCs w:val="21"/>
                              <w:lang w:val="en-GB" w:eastAsia="es-ES"/>
                            </w:rPr>
                            <w:delText>modRolUsuario</w:delText>
                          </w:r>
                          <w:r w:rsidRPr="007756C7">
                            <w:rPr>
                              <w:rFonts w:ascii="Consolas" w:eastAsia="Times New Roman" w:hAnsi="Consolas" w:cs="Times New Roman"/>
                              <w:color w:val="CCCCCC"/>
                              <w:sz w:val="21"/>
                              <w:szCs w:val="21"/>
                              <w:lang w:val="en-GB" w:eastAsia="es-ES"/>
                            </w:rPr>
                            <w:delText>(</w:delText>
                          </w:r>
                          <w:r w:rsidRPr="007756C7">
                            <w:rPr>
                              <w:rFonts w:ascii="Consolas" w:eastAsia="Times New Roman" w:hAnsi="Consolas" w:cs="Times New Roman"/>
                              <w:color w:val="9CDCFE"/>
                              <w:sz w:val="21"/>
                              <w:szCs w:val="21"/>
                              <w:lang w:val="en-GB" w:eastAsia="es-ES"/>
                            </w:rPr>
                            <w:delText>uid</w:delText>
                          </w:r>
                          <w:r w:rsidRPr="007756C7">
                            <w:rPr>
                              <w:rFonts w:ascii="Consolas" w:eastAsia="Times New Roman" w:hAnsi="Consolas" w:cs="Times New Roman"/>
                              <w:color w:val="D4D4D4"/>
                              <w:sz w:val="21"/>
                              <w:szCs w:val="21"/>
                              <w:lang w:val="en-GB" w:eastAsia="es-ES"/>
                            </w:rPr>
                            <w:delText>:</w:delText>
                          </w:r>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4EC9B0"/>
                              <w:sz w:val="21"/>
                              <w:szCs w:val="21"/>
                              <w:lang w:val="en-GB" w:eastAsia="es-ES"/>
                            </w:rPr>
                            <w:delText>string</w:delText>
                          </w:r>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9CDCFE"/>
                              <w:sz w:val="21"/>
                              <w:szCs w:val="21"/>
                              <w:lang w:val="en-GB" w:eastAsia="es-ES"/>
                            </w:rPr>
                            <w:delText>newrol</w:delText>
                          </w:r>
                          <w:r w:rsidRPr="007756C7">
                            <w:rPr>
                              <w:rFonts w:ascii="Consolas" w:eastAsia="Times New Roman" w:hAnsi="Consolas" w:cs="Times New Roman"/>
                              <w:color w:val="D4D4D4"/>
                              <w:sz w:val="21"/>
                              <w:szCs w:val="21"/>
                              <w:lang w:val="en-GB" w:eastAsia="es-ES"/>
                            </w:rPr>
                            <w:delText>:</w:delText>
                          </w:r>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4EC9B0"/>
                              <w:sz w:val="21"/>
                              <w:szCs w:val="21"/>
                              <w:lang w:val="en-GB" w:eastAsia="es-ES"/>
                            </w:rPr>
                            <w:delText>string</w:delText>
                          </w:r>
                          <w:r w:rsidRPr="007756C7">
                            <w:rPr>
                              <w:rFonts w:ascii="Consolas" w:eastAsia="Times New Roman" w:hAnsi="Consolas" w:cs="Times New Roman"/>
                              <w:color w:val="CCCCCC"/>
                              <w:sz w:val="21"/>
                              <w:szCs w:val="21"/>
                              <w:lang w:val="en-GB" w:eastAsia="es-ES"/>
                            </w:rPr>
                            <w:delText>) {</w:delText>
                          </w:r>
                        </w:del>
                      </w:p>
                      <w:p w14:paraId="35FD51D2" w14:textId="77777777" w:rsidR="00260674" w:rsidRPr="007756C7" w:rsidRDefault="00260674" w:rsidP="00BF32BD">
                        <w:pPr>
                          <w:shd w:val="clear" w:color="auto" w:fill="1F1F1F"/>
                          <w:spacing w:after="0" w:line="285" w:lineRule="atLeast"/>
                          <w:jc w:val="left"/>
                          <w:rPr>
                            <w:del w:id="2442" w:author="Redondo García Francisco Javier" w:date="2025-09-02T09:44:00Z"/>
                            <w:rFonts w:ascii="Consolas" w:eastAsia="Times New Roman" w:hAnsi="Consolas" w:cs="Times New Roman"/>
                            <w:color w:val="CCCCCC"/>
                            <w:sz w:val="21"/>
                            <w:szCs w:val="21"/>
                            <w:lang w:val="en-GB" w:eastAsia="es-ES"/>
                          </w:rPr>
                        </w:pPr>
                        <w:del w:id="2443" w:author="Redondo García Francisco Javier" w:date="2025-09-02T09:44:00Z">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569CD6"/>
                              <w:sz w:val="21"/>
                              <w:szCs w:val="21"/>
                              <w:lang w:val="en-GB" w:eastAsia="es-ES"/>
                            </w:rPr>
                            <w:delText>const</w:delText>
                          </w:r>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4FC1FF"/>
                              <w:sz w:val="21"/>
                              <w:szCs w:val="21"/>
                              <w:lang w:val="en-GB" w:eastAsia="es-ES"/>
                            </w:rPr>
                            <w:delText>userRef</w:delText>
                          </w:r>
                          <w:r w:rsidRPr="007756C7">
                            <w:rPr>
                              <w:rFonts w:ascii="Consolas" w:eastAsia="Times New Roman" w:hAnsi="Consolas" w:cs="Times New Roman"/>
                              <w:color w:val="D4D4D4"/>
                              <w:sz w:val="21"/>
                              <w:szCs w:val="21"/>
                              <w:lang w:val="en-GB" w:eastAsia="es-ES"/>
                            </w:rPr>
                            <w:delText>:</w:delText>
                          </w:r>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4EC9B0"/>
                              <w:sz w:val="21"/>
                              <w:szCs w:val="21"/>
                              <w:lang w:val="en-GB" w:eastAsia="es-ES"/>
                            </w:rPr>
                            <w:delText>AngularFirestoreDocument</w:delText>
                          </w:r>
                          <w:r w:rsidRPr="007756C7">
                            <w:rPr>
                              <w:rFonts w:ascii="Consolas" w:eastAsia="Times New Roman" w:hAnsi="Consolas" w:cs="Times New Roman"/>
                              <w:color w:val="CCCCCC"/>
                              <w:sz w:val="21"/>
                              <w:szCs w:val="21"/>
                              <w:lang w:val="en-GB" w:eastAsia="es-ES"/>
                            </w:rPr>
                            <w:delText>&lt;</w:delText>
                          </w:r>
                          <w:r w:rsidRPr="007756C7">
                            <w:rPr>
                              <w:rFonts w:ascii="Consolas" w:eastAsia="Times New Roman" w:hAnsi="Consolas" w:cs="Times New Roman"/>
                              <w:color w:val="4EC9B0"/>
                              <w:sz w:val="21"/>
                              <w:szCs w:val="21"/>
                              <w:lang w:val="en-GB" w:eastAsia="es-ES"/>
                            </w:rPr>
                            <w:delText>any</w:delText>
                          </w:r>
                          <w:r w:rsidRPr="007756C7">
                            <w:rPr>
                              <w:rFonts w:ascii="Consolas" w:eastAsia="Times New Roman" w:hAnsi="Consolas" w:cs="Times New Roman"/>
                              <w:color w:val="CCCCCC"/>
                              <w:sz w:val="21"/>
                              <w:szCs w:val="21"/>
                              <w:lang w:val="en-GB" w:eastAsia="es-ES"/>
                            </w:rPr>
                            <w:delText xml:space="preserve">&gt; </w:delText>
                          </w:r>
                          <w:r w:rsidRPr="007756C7">
                            <w:rPr>
                              <w:rFonts w:ascii="Consolas" w:eastAsia="Times New Roman" w:hAnsi="Consolas" w:cs="Times New Roman"/>
                              <w:color w:val="D4D4D4"/>
                              <w:sz w:val="21"/>
                              <w:szCs w:val="21"/>
                              <w:lang w:val="en-GB" w:eastAsia="es-ES"/>
                            </w:rPr>
                            <w:delText>=</w:delText>
                          </w:r>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569CD6"/>
                              <w:sz w:val="21"/>
                              <w:szCs w:val="21"/>
                              <w:lang w:val="en-GB" w:eastAsia="es-ES"/>
                            </w:rPr>
                            <w:delText>this</w:delText>
                          </w:r>
                          <w:r w:rsidRPr="007756C7">
                            <w:rPr>
                              <w:rFonts w:ascii="Consolas" w:eastAsia="Times New Roman" w:hAnsi="Consolas" w:cs="Times New Roman"/>
                              <w:color w:val="CCCCCC"/>
                              <w:sz w:val="21"/>
                              <w:szCs w:val="21"/>
                              <w:lang w:val="en-GB" w:eastAsia="es-ES"/>
                            </w:rPr>
                            <w:delText>.</w:delText>
                          </w:r>
                          <w:r w:rsidRPr="007756C7">
                            <w:rPr>
                              <w:rFonts w:ascii="Consolas" w:eastAsia="Times New Roman" w:hAnsi="Consolas" w:cs="Times New Roman"/>
                              <w:color w:val="9CDCFE"/>
                              <w:sz w:val="21"/>
                              <w:szCs w:val="21"/>
                              <w:lang w:val="en-GB" w:eastAsia="es-ES"/>
                            </w:rPr>
                            <w:delText>afs</w:delText>
                          </w:r>
                          <w:r w:rsidRPr="007756C7">
                            <w:rPr>
                              <w:rFonts w:ascii="Consolas" w:eastAsia="Times New Roman" w:hAnsi="Consolas" w:cs="Times New Roman"/>
                              <w:color w:val="CCCCCC"/>
                              <w:sz w:val="21"/>
                              <w:szCs w:val="21"/>
                              <w:lang w:val="en-GB" w:eastAsia="es-ES"/>
                            </w:rPr>
                            <w:delText>.</w:delText>
                          </w:r>
                          <w:r w:rsidRPr="007756C7">
                            <w:rPr>
                              <w:rFonts w:ascii="Consolas" w:eastAsia="Times New Roman" w:hAnsi="Consolas" w:cs="Times New Roman"/>
                              <w:color w:val="DCDCAA"/>
                              <w:sz w:val="21"/>
                              <w:szCs w:val="21"/>
                              <w:lang w:val="en-GB" w:eastAsia="es-ES"/>
                            </w:rPr>
                            <w:delText>doc</w:delText>
                          </w:r>
                          <w:r w:rsidRPr="007756C7">
                            <w:rPr>
                              <w:rFonts w:ascii="Consolas" w:eastAsia="Times New Roman" w:hAnsi="Consolas" w:cs="Times New Roman"/>
                              <w:color w:val="CCCCCC"/>
                              <w:sz w:val="21"/>
                              <w:szCs w:val="21"/>
                              <w:lang w:val="en-GB" w:eastAsia="es-ES"/>
                            </w:rPr>
                            <w:delText>(</w:delText>
                          </w:r>
                        </w:del>
                      </w:p>
                      <w:p w14:paraId="5238B3F7" w14:textId="77777777" w:rsidR="00260674" w:rsidRPr="007756C7" w:rsidRDefault="00260674" w:rsidP="00BF32BD">
                        <w:pPr>
                          <w:shd w:val="clear" w:color="auto" w:fill="1F1F1F"/>
                          <w:spacing w:after="0" w:line="285" w:lineRule="atLeast"/>
                          <w:jc w:val="left"/>
                          <w:rPr>
                            <w:del w:id="2444" w:author="Redondo García Francisco Javier" w:date="2025-09-02T09:44:00Z"/>
                            <w:rFonts w:ascii="Consolas" w:eastAsia="Times New Roman" w:hAnsi="Consolas" w:cs="Times New Roman"/>
                            <w:color w:val="CCCCCC"/>
                            <w:sz w:val="21"/>
                            <w:szCs w:val="21"/>
                            <w:lang w:val="en-GB" w:eastAsia="es-ES"/>
                          </w:rPr>
                        </w:pPr>
                        <w:del w:id="2445" w:author="Redondo García Francisco Javier" w:date="2025-09-02T09:44:00Z">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CE9178"/>
                              <w:sz w:val="21"/>
                              <w:szCs w:val="21"/>
                              <w:lang w:val="en-GB" w:eastAsia="es-ES"/>
                            </w:rPr>
                            <w:delText>`sanitarios/</w:delText>
                          </w:r>
                          <w:r w:rsidRPr="007756C7">
                            <w:rPr>
                              <w:rFonts w:ascii="Consolas" w:eastAsia="Times New Roman" w:hAnsi="Consolas" w:cs="Times New Roman"/>
                              <w:color w:val="569CD6"/>
                              <w:sz w:val="21"/>
                              <w:szCs w:val="21"/>
                              <w:lang w:val="en-GB" w:eastAsia="es-ES"/>
                            </w:rPr>
                            <w:delText>${</w:delText>
                          </w:r>
                          <w:r w:rsidRPr="007756C7">
                            <w:rPr>
                              <w:rFonts w:ascii="Consolas" w:eastAsia="Times New Roman" w:hAnsi="Consolas" w:cs="Times New Roman"/>
                              <w:color w:val="9CDCFE"/>
                              <w:sz w:val="21"/>
                              <w:szCs w:val="21"/>
                              <w:lang w:val="en-GB" w:eastAsia="es-ES"/>
                            </w:rPr>
                            <w:delText>uid</w:delText>
                          </w:r>
                          <w:r w:rsidRPr="007756C7">
                            <w:rPr>
                              <w:rFonts w:ascii="Consolas" w:eastAsia="Times New Roman" w:hAnsi="Consolas" w:cs="Times New Roman"/>
                              <w:color w:val="569CD6"/>
                              <w:sz w:val="21"/>
                              <w:szCs w:val="21"/>
                              <w:lang w:val="en-GB" w:eastAsia="es-ES"/>
                            </w:rPr>
                            <w:delText>}</w:delText>
                          </w:r>
                          <w:r w:rsidRPr="007756C7">
                            <w:rPr>
                              <w:rFonts w:ascii="Consolas" w:eastAsia="Times New Roman" w:hAnsi="Consolas" w:cs="Times New Roman"/>
                              <w:color w:val="CE9178"/>
                              <w:sz w:val="21"/>
                              <w:szCs w:val="21"/>
                              <w:lang w:val="en-GB" w:eastAsia="es-ES"/>
                            </w:rPr>
                            <w:delText>`</w:delText>
                          </w:r>
                        </w:del>
                      </w:p>
                      <w:p w14:paraId="645CD9EE" w14:textId="77777777" w:rsidR="00260674" w:rsidRPr="007756C7" w:rsidRDefault="00260674" w:rsidP="00BF32BD">
                        <w:pPr>
                          <w:shd w:val="clear" w:color="auto" w:fill="1F1F1F"/>
                          <w:spacing w:after="0" w:line="285" w:lineRule="atLeast"/>
                          <w:jc w:val="left"/>
                          <w:rPr>
                            <w:del w:id="2446" w:author="Redondo García Francisco Javier" w:date="2025-09-02T09:44:00Z"/>
                            <w:rFonts w:ascii="Consolas" w:eastAsia="Times New Roman" w:hAnsi="Consolas" w:cs="Times New Roman"/>
                            <w:color w:val="CCCCCC"/>
                            <w:sz w:val="21"/>
                            <w:szCs w:val="21"/>
                            <w:lang w:val="en-GB" w:eastAsia="es-ES"/>
                          </w:rPr>
                        </w:pPr>
                        <w:del w:id="2447" w:author="Redondo García Francisco Javier" w:date="2025-09-02T09:44:00Z">
                          <w:r w:rsidRPr="007756C7">
                            <w:rPr>
                              <w:rFonts w:ascii="Consolas" w:eastAsia="Times New Roman" w:hAnsi="Consolas" w:cs="Times New Roman"/>
                              <w:color w:val="CCCCCC"/>
                              <w:sz w:val="21"/>
                              <w:szCs w:val="21"/>
                              <w:lang w:val="en-GB" w:eastAsia="es-ES"/>
                            </w:rPr>
                            <w:delText>    );</w:delText>
                          </w:r>
                        </w:del>
                      </w:p>
                      <w:p w14:paraId="59215913" w14:textId="77777777" w:rsidR="00260674" w:rsidRPr="007756C7" w:rsidRDefault="00260674" w:rsidP="00BF32BD">
                        <w:pPr>
                          <w:shd w:val="clear" w:color="auto" w:fill="1F1F1F"/>
                          <w:spacing w:after="0" w:line="285" w:lineRule="atLeast"/>
                          <w:jc w:val="left"/>
                          <w:rPr>
                            <w:del w:id="2448" w:author="Redondo García Francisco Javier" w:date="2025-09-02T09:44:00Z"/>
                            <w:rFonts w:ascii="Consolas" w:eastAsia="Times New Roman" w:hAnsi="Consolas" w:cs="Times New Roman"/>
                            <w:color w:val="CCCCCC"/>
                            <w:sz w:val="21"/>
                            <w:szCs w:val="21"/>
                            <w:lang w:val="en-GB" w:eastAsia="es-ES"/>
                          </w:rPr>
                        </w:pPr>
                        <w:del w:id="2449" w:author="Redondo García Francisco Javier" w:date="2025-09-02T09:44:00Z">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4FC1FF"/>
                              <w:sz w:val="21"/>
                              <w:szCs w:val="21"/>
                              <w:lang w:val="en-GB" w:eastAsia="es-ES"/>
                            </w:rPr>
                            <w:delText>userRef</w:delText>
                          </w:r>
                          <w:r w:rsidRPr="007756C7">
                            <w:rPr>
                              <w:rFonts w:ascii="Consolas" w:eastAsia="Times New Roman" w:hAnsi="Consolas" w:cs="Times New Roman"/>
                              <w:color w:val="CCCCCC"/>
                              <w:sz w:val="21"/>
                              <w:szCs w:val="21"/>
                              <w:lang w:val="en-GB" w:eastAsia="es-ES"/>
                            </w:rPr>
                            <w:delText>.</w:delText>
                          </w:r>
                          <w:r w:rsidRPr="007756C7">
                            <w:rPr>
                              <w:rFonts w:ascii="Consolas" w:eastAsia="Times New Roman" w:hAnsi="Consolas" w:cs="Times New Roman"/>
                              <w:color w:val="9CDCFE"/>
                              <w:sz w:val="21"/>
                              <w:szCs w:val="21"/>
                              <w:lang w:val="en-GB" w:eastAsia="es-ES"/>
                            </w:rPr>
                            <w:delText>ref</w:delText>
                          </w:r>
                          <w:r w:rsidRPr="007756C7">
                            <w:rPr>
                              <w:rFonts w:ascii="Consolas" w:eastAsia="Times New Roman" w:hAnsi="Consolas" w:cs="Times New Roman"/>
                              <w:color w:val="CCCCCC"/>
                              <w:sz w:val="21"/>
                              <w:szCs w:val="21"/>
                              <w:lang w:val="en-GB" w:eastAsia="es-ES"/>
                            </w:rPr>
                            <w:delText>.</w:delText>
                          </w:r>
                          <w:r w:rsidRPr="007756C7">
                            <w:rPr>
                              <w:rFonts w:ascii="Consolas" w:eastAsia="Times New Roman" w:hAnsi="Consolas" w:cs="Times New Roman"/>
                              <w:color w:val="DCDCAA"/>
                              <w:sz w:val="21"/>
                              <w:szCs w:val="21"/>
                              <w:lang w:val="en-GB" w:eastAsia="es-ES"/>
                            </w:rPr>
                            <w:delText>get</w:delText>
                          </w:r>
                          <w:r w:rsidRPr="007756C7">
                            <w:rPr>
                              <w:rFonts w:ascii="Consolas" w:eastAsia="Times New Roman" w:hAnsi="Consolas" w:cs="Times New Roman"/>
                              <w:color w:val="CCCCCC"/>
                              <w:sz w:val="21"/>
                              <w:szCs w:val="21"/>
                              <w:lang w:val="en-GB" w:eastAsia="es-ES"/>
                            </w:rPr>
                            <w:delText>().</w:delText>
                          </w:r>
                          <w:r w:rsidRPr="007756C7">
                            <w:rPr>
                              <w:rFonts w:ascii="Consolas" w:eastAsia="Times New Roman" w:hAnsi="Consolas" w:cs="Times New Roman"/>
                              <w:color w:val="DCDCAA"/>
                              <w:sz w:val="21"/>
                              <w:szCs w:val="21"/>
                              <w:lang w:val="en-GB" w:eastAsia="es-ES"/>
                            </w:rPr>
                            <w:delText>then</w:delText>
                          </w:r>
                          <w:r w:rsidRPr="007756C7">
                            <w:rPr>
                              <w:rFonts w:ascii="Consolas" w:eastAsia="Times New Roman" w:hAnsi="Consolas" w:cs="Times New Roman"/>
                              <w:color w:val="CCCCCC"/>
                              <w:sz w:val="21"/>
                              <w:szCs w:val="21"/>
                              <w:lang w:val="en-GB" w:eastAsia="es-ES"/>
                            </w:rPr>
                            <w:delText>((</w:delText>
                          </w:r>
                          <w:r w:rsidRPr="007756C7">
                            <w:rPr>
                              <w:rFonts w:ascii="Consolas" w:eastAsia="Times New Roman" w:hAnsi="Consolas" w:cs="Times New Roman"/>
                              <w:color w:val="9CDCFE"/>
                              <w:sz w:val="21"/>
                              <w:szCs w:val="21"/>
                              <w:lang w:val="en-GB" w:eastAsia="es-ES"/>
                            </w:rPr>
                            <w:delText>documentSnapshot</w:delText>
                          </w:r>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569CD6"/>
                              <w:sz w:val="21"/>
                              <w:szCs w:val="21"/>
                              <w:lang w:val="en-GB" w:eastAsia="es-ES"/>
                            </w:rPr>
                            <w:delText>=&gt;</w:delText>
                          </w:r>
                          <w:r w:rsidRPr="007756C7">
                            <w:rPr>
                              <w:rFonts w:ascii="Consolas" w:eastAsia="Times New Roman" w:hAnsi="Consolas" w:cs="Times New Roman"/>
                              <w:color w:val="CCCCCC"/>
                              <w:sz w:val="21"/>
                              <w:szCs w:val="21"/>
                              <w:lang w:val="en-GB" w:eastAsia="es-ES"/>
                            </w:rPr>
                            <w:delText xml:space="preserve"> {</w:delText>
                          </w:r>
                        </w:del>
                      </w:p>
                      <w:p w14:paraId="6F631108" w14:textId="77777777" w:rsidR="00260674" w:rsidRPr="000A2F5B" w:rsidRDefault="00260674" w:rsidP="00BF32BD">
                        <w:pPr>
                          <w:shd w:val="clear" w:color="auto" w:fill="1F1F1F"/>
                          <w:spacing w:after="0" w:line="285" w:lineRule="atLeast"/>
                          <w:jc w:val="left"/>
                          <w:rPr>
                            <w:del w:id="2450" w:author="Redondo García Francisco Javier" w:date="2025-09-02T09:44:00Z"/>
                            <w:rFonts w:ascii="Consolas" w:eastAsia="Times New Roman" w:hAnsi="Consolas" w:cs="Times New Roman"/>
                            <w:color w:val="CCCCCC"/>
                            <w:sz w:val="21"/>
                            <w:szCs w:val="21"/>
                            <w:lang w:val="en-GB" w:eastAsia="es-ES"/>
                          </w:rPr>
                        </w:pPr>
                        <w:del w:id="2451" w:author="Redondo García Francisco Javier" w:date="2025-09-02T09:44:00Z">
                          <w:r w:rsidRPr="007756C7">
                            <w:rPr>
                              <w:rFonts w:ascii="Consolas" w:eastAsia="Times New Roman" w:hAnsi="Consolas" w:cs="Times New Roman"/>
                              <w:color w:val="CCCCCC"/>
                              <w:sz w:val="21"/>
                              <w:szCs w:val="21"/>
                              <w:lang w:val="en-GB" w:eastAsia="es-ES"/>
                            </w:rPr>
                            <w:delText xml:space="preserve">      </w:delText>
                          </w:r>
                          <w:r w:rsidRPr="000A2F5B">
                            <w:rPr>
                              <w:rFonts w:ascii="Consolas" w:eastAsia="Times New Roman" w:hAnsi="Consolas" w:cs="Times New Roman"/>
                              <w:color w:val="C586C0"/>
                              <w:sz w:val="21"/>
                              <w:szCs w:val="21"/>
                              <w:lang w:val="en-GB" w:eastAsia="es-ES"/>
                            </w:rPr>
                            <w:delText>if</w:delText>
                          </w:r>
                          <w:r w:rsidRPr="000A2F5B">
                            <w:rPr>
                              <w:rFonts w:ascii="Consolas" w:eastAsia="Times New Roman" w:hAnsi="Consolas" w:cs="Times New Roman"/>
                              <w:color w:val="CCCCCC"/>
                              <w:sz w:val="21"/>
                              <w:szCs w:val="21"/>
                              <w:lang w:val="en-GB" w:eastAsia="es-ES"/>
                            </w:rPr>
                            <w:delText xml:space="preserve"> (</w:delText>
                          </w:r>
                          <w:r w:rsidRPr="000A2F5B">
                            <w:rPr>
                              <w:rFonts w:ascii="Consolas" w:eastAsia="Times New Roman" w:hAnsi="Consolas" w:cs="Times New Roman"/>
                              <w:color w:val="9CDCFE"/>
                              <w:sz w:val="21"/>
                              <w:szCs w:val="21"/>
                              <w:lang w:val="en-GB" w:eastAsia="es-ES"/>
                            </w:rPr>
                            <w:delText>documentSnapshot</w:delText>
                          </w:r>
                          <w:r w:rsidRPr="000A2F5B">
                            <w:rPr>
                              <w:rFonts w:ascii="Consolas" w:eastAsia="Times New Roman" w:hAnsi="Consolas" w:cs="Times New Roman"/>
                              <w:color w:val="CCCCCC"/>
                              <w:sz w:val="21"/>
                              <w:szCs w:val="21"/>
                              <w:lang w:val="en-GB" w:eastAsia="es-ES"/>
                            </w:rPr>
                            <w:delText>.</w:delText>
                          </w:r>
                          <w:r w:rsidRPr="000A2F5B">
                            <w:rPr>
                              <w:rFonts w:ascii="Consolas" w:eastAsia="Times New Roman" w:hAnsi="Consolas" w:cs="Times New Roman"/>
                              <w:color w:val="9CDCFE"/>
                              <w:sz w:val="21"/>
                              <w:szCs w:val="21"/>
                              <w:lang w:val="en-GB" w:eastAsia="es-ES"/>
                            </w:rPr>
                            <w:delText>exists</w:delText>
                          </w:r>
                          <w:r w:rsidRPr="000A2F5B">
                            <w:rPr>
                              <w:rFonts w:ascii="Consolas" w:eastAsia="Times New Roman" w:hAnsi="Consolas" w:cs="Times New Roman"/>
                              <w:color w:val="CCCCCC"/>
                              <w:sz w:val="21"/>
                              <w:szCs w:val="21"/>
                              <w:lang w:val="en-GB" w:eastAsia="es-ES"/>
                            </w:rPr>
                            <w:delText>) {</w:delText>
                          </w:r>
                        </w:del>
                      </w:p>
                      <w:p w14:paraId="469145A9" w14:textId="77777777" w:rsidR="00260674" w:rsidRPr="007756C7" w:rsidRDefault="00260674" w:rsidP="00BF32BD">
                        <w:pPr>
                          <w:shd w:val="clear" w:color="auto" w:fill="1F1F1F"/>
                          <w:spacing w:after="0" w:line="285" w:lineRule="atLeast"/>
                          <w:jc w:val="left"/>
                          <w:rPr>
                            <w:del w:id="2452" w:author="Redondo García Francisco Javier" w:date="2025-09-02T09:44:00Z"/>
                            <w:rFonts w:ascii="Consolas" w:eastAsia="Times New Roman" w:hAnsi="Consolas" w:cs="Times New Roman"/>
                            <w:color w:val="CCCCCC"/>
                            <w:sz w:val="21"/>
                            <w:szCs w:val="21"/>
                            <w:lang w:eastAsia="es-ES"/>
                          </w:rPr>
                        </w:pPr>
                        <w:del w:id="2453" w:author="Redondo García Francisco Javier" w:date="2025-09-02T09:44:00Z">
                          <w:r w:rsidRPr="000A2F5B">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9CDCFE"/>
                              <w:sz w:val="21"/>
                              <w:szCs w:val="21"/>
                              <w:lang w:eastAsia="es-ES"/>
                            </w:rPr>
                            <w:delText>console</w:delText>
                          </w:r>
                          <w:r w:rsidRPr="007756C7">
                            <w:rPr>
                              <w:rFonts w:ascii="Consolas" w:eastAsia="Times New Roman" w:hAnsi="Consolas" w:cs="Times New Roman"/>
                              <w:color w:val="CCCCCC"/>
                              <w:sz w:val="21"/>
                              <w:szCs w:val="21"/>
                              <w:lang w:eastAsia="es-ES"/>
                            </w:rPr>
                            <w:delText>.</w:delText>
                          </w:r>
                          <w:r w:rsidRPr="007756C7">
                            <w:rPr>
                              <w:rFonts w:ascii="Consolas" w:eastAsia="Times New Roman" w:hAnsi="Consolas" w:cs="Times New Roman"/>
                              <w:color w:val="DCDCAA"/>
                              <w:sz w:val="21"/>
                              <w:szCs w:val="21"/>
                              <w:lang w:eastAsia="es-ES"/>
                            </w:rPr>
                            <w:delText>log</w:delText>
                          </w:r>
                          <w:r w:rsidRPr="007756C7">
                            <w:rPr>
                              <w:rFonts w:ascii="Consolas" w:eastAsia="Times New Roman" w:hAnsi="Consolas" w:cs="Times New Roman"/>
                              <w:color w:val="CCCCCC"/>
                              <w:sz w:val="21"/>
                              <w:szCs w:val="21"/>
                              <w:lang w:eastAsia="es-ES"/>
                            </w:rPr>
                            <w:delText>(</w:delText>
                          </w:r>
                          <w:r w:rsidRPr="007756C7">
                            <w:rPr>
                              <w:rFonts w:ascii="Consolas" w:eastAsia="Times New Roman" w:hAnsi="Consolas" w:cs="Times New Roman"/>
                              <w:color w:val="CE9178"/>
                              <w:sz w:val="21"/>
                              <w:szCs w:val="21"/>
                              <w:lang w:eastAsia="es-ES"/>
                            </w:rPr>
                            <w:delText>"Actualizamos entrada en Firebase"</w:delText>
                          </w:r>
                          <w:r w:rsidRPr="007756C7">
                            <w:rPr>
                              <w:rFonts w:ascii="Consolas" w:eastAsia="Times New Roman" w:hAnsi="Consolas" w:cs="Times New Roman"/>
                              <w:color w:val="CCCCCC"/>
                              <w:sz w:val="21"/>
                              <w:szCs w:val="21"/>
                              <w:lang w:eastAsia="es-ES"/>
                            </w:rPr>
                            <w:delText>)</w:delText>
                          </w:r>
                        </w:del>
                      </w:p>
                      <w:p w14:paraId="4E2A31A5" w14:textId="77777777" w:rsidR="00260674" w:rsidRPr="007756C7" w:rsidRDefault="00260674" w:rsidP="00BF32BD">
                        <w:pPr>
                          <w:shd w:val="clear" w:color="auto" w:fill="1F1F1F"/>
                          <w:spacing w:after="0" w:line="285" w:lineRule="atLeast"/>
                          <w:jc w:val="left"/>
                          <w:rPr>
                            <w:del w:id="2454" w:author="Redondo García Francisco Javier" w:date="2025-09-02T09:44:00Z"/>
                            <w:rFonts w:ascii="Consolas" w:eastAsia="Times New Roman" w:hAnsi="Consolas" w:cs="Times New Roman"/>
                            <w:color w:val="CCCCCC"/>
                            <w:sz w:val="21"/>
                            <w:szCs w:val="21"/>
                            <w:lang w:val="en-GB" w:eastAsia="es-ES"/>
                          </w:rPr>
                        </w:pPr>
                        <w:del w:id="2455" w:author="Redondo García Francisco Javier" w:date="2025-09-02T09:44:00Z">
                          <w:r w:rsidRPr="007756C7">
                            <w:rPr>
                              <w:rFonts w:ascii="Consolas" w:eastAsia="Times New Roman" w:hAnsi="Consolas" w:cs="Times New Roman"/>
                              <w:color w:val="CCCCCC"/>
                              <w:sz w:val="21"/>
                              <w:szCs w:val="21"/>
                              <w:lang w:eastAsia="es-ES"/>
                            </w:rPr>
                            <w:delText xml:space="preserve">        </w:delText>
                          </w:r>
                          <w:r w:rsidRPr="007756C7">
                            <w:rPr>
                              <w:rFonts w:ascii="Consolas" w:eastAsia="Times New Roman" w:hAnsi="Consolas" w:cs="Times New Roman"/>
                              <w:color w:val="4FC1FF"/>
                              <w:sz w:val="21"/>
                              <w:szCs w:val="21"/>
                              <w:lang w:val="en-GB" w:eastAsia="es-ES"/>
                            </w:rPr>
                            <w:delText>userRef</w:delText>
                          </w:r>
                          <w:r w:rsidRPr="007756C7">
                            <w:rPr>
                              <w:rFonts w:ascii="Consolas" w:eastAsia="Times New Roman" w:hAnsi="Consolas" w:cs="Times New Roman"/>
                              <w:color w:val="CCCCCC"/>
                              <w:sz w:val="21"/>
                              <w:szCs w:val="21"/>
                              <w:lang w:val="en-GB" w:eastAsia="es-ES"/>
                            </w:rPr>
                            <w:delText>.</w:delText>
                          </w:r>
                          <w:r w:rsidRPr="007756C7">
                            <w:rPr>
                              <w:rFonts w:ascii="Consolas" w:eastAsia="Times New Roman" w:hAnsi="Consolas" w:cs="Times New Roman"/>
                              <w:color w:val="DCDCAA"/>
                              <w:sz w:val="21"/>
                              <w:szCs w:val="21"/>
                              <w:lang w:val="en-GB" w:eastAsia="es-ES"/>
                            </w:rPr>
                            <w:delText>set</w:delText>
                          </w:r>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9CDCFE"/>
                              <w:sz w:val="21"/>
                              <w:szCs w:val="21"/>
                              <w:lang w:val="en-GB" w:eastAsia="es-ES"/>
                            </w:rPr>
                            <w:delText>role:</w:delText>
                          </w:r>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9CDCFE"/>
                              <w:sz w:val="21"/>
                              <w:szCs w:val="21"/>
                              <w:lang w:val="en-GB" w:eastAsia="es-ES"/>
                            </w:rPr>
                            <w:delText>newrol</w:delText>
                          </w:r>
                          <w:r w:rsidRPr="007756C7">
                            <w:rPr>
                              <w:rFonts w:ascii="Consolas" w:eastAsia="Times New Roman" w:hAnsi="Consolas" w:cs="Times New Roman"/>
                              <w:color w:val="CCCCCC"/>
                              <w:sz w:val="21"/>
                              <w:szCs w:val="21"/>
                              <w:lang w:val="en-GB" w:eastAsia="es-ES"/>
                            </w:rPr>
                            <w:delText xml:space="preserve"> }, { </w:delText>
                          </w:r>
                          <w:r w:rsidRPr="007756C7">
                            <w:rPr>
                              <w:rFonts w:ascii="Consolas" w:eastAsia="Times New Roman" w:hAnsi="Consolas" w:cs="Times New Roman"/>
                              <w:color w:val="9CDCFE"/>
                              <w:sz w:val="21"/>
                              <w:szCs w:val="21"/>
                              <w:lang w:val="en-GB" w:eastAsia="es-ES"/>
                            </w:rPr>
                            <w:delText>merge:</w:delText>
                          </w:r>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569CD6"/>
                              <w:sz w:val="21"/>
                              <w:szCs w:val="21"/>
                              <w:lang w:val="en-GB" w:eastAsia="es-ES"/>
                            </w:rPr>
                            <w:delText>true</w:delText>
                          </w:r>
                          <w:r w:rsidRPr="007756C7">
                            <w:rPr>
                              <w:rFonts w:ascii="Consolas" w:eastAsia="Times New Roman" w:hAnsi="Consolas" w:cs="Times New Roman"/>
                              <w:color w:val="CCCCCC"/>
                              <w:sz w:val="21"/>
                              <w:szCs w:val="21"/>
                              <w:lang w:val="en-GB" w:eastAsia="es-ES"/>
                            </w:rPr>
                            <w:delText>, });</w:delText>
                          </w:r>
                        </w:del>
                      </w:p>
                      <w:p w14:paraId="43BF6B32" w14:textId="77777777" w:rsidR="00260674" w:rsidRPr="007756C7" w:rsidRDefault="00260674" w:rsidP="00BF32BD">
                        <w:pPr>
                          <w:shd w:val="clear" w:color="auto" w:fill="1F1F1F"/>
                          <w:spacing w:after="0" w:line="285" w:lineRule="atLeast"/>
                          <w:jc w:val="left"/>
                          <w:rPr>
                            <w:del w:id="2456" w:author="Redondo García Francisco Javier" w:date="2025-09-02T09:44:00Z"/>
                            <w:rFonts w:ascii="Consolas" w:eastAsia="Times New Roman" w:hAnsi="Consolas" w:cs="Times New Roman"/>
                            <w:color w:val="CCCCCC"/>
                            <w:sz w:val="21"/>
                            <w:szCs w:val="21"/>
                            <w:lang w:eastAsia="es-ES"/>
                          </w:rPr>
                        </w:pPr>
                        <w:del w:id="2457" w:author="Redondo García Francisco Javier" w:date="2025-09-02T09:44:00Z">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CCCCCC"/>
                              <w:sz w:val="21"/>
                              <w:szCs w:val="21"/>
                              <w:lang w:eastAsia="es-ES"/>
                            </w:rPr>
                            <w:delText>}</w:delText>
                          </w:r>
                        </w:del>
                      </w:p>
                      <w:p w14:paraId="2180385B" w14:textId="77777777" w:rsidR="00260674" w:rsidRPr="007756C7" w:rsidRDefault="00260674" w:rsidP="00BF32BD">
                        <w:pPr>
                          <w:shd w:val="clear" w:color="auto" w:fill="1F1F1F"/>
                          <w:spacing w:after="0" w:line="285" w:lineRule="atLeast"/>
                          <w:jc w:val="left"/>
                          <w:rPr>
                            <w:del w:id="2458" w:author="Redondo García Francisco Javier" w:date="2025-09-02T09:44:00Z"/>
                            <w:rFonts w:ascii="Consolas" w:eastAsia="Times New Roman" w:hAnsi="Consolas" w:cs="Times New Roman"/>
                            <w:color w:val="CCCCCC"/>
                            <w:sz w:val="21"/>
                            <w:szCs w:val="21"/>
                            <w:lang w:eastAsia="es-ES"/>
                          </w:rPr>
                        </w:pPr>
                        <w:del w:id="2459" w:author="Redondo García Francisco Javier" w:date="2025-09-02T09:44:00Z">
                          <w:r w:rsidRPr="007756C7">
                            <w:rPr>
                              <w:rFonts w:ascii="Consolas" w:eastAsia="Times New Roman" w:hAnsi="Consolas" w:cs="Times New Roman"/>
                              <w:color w:val="CCCCCC"/>
                              <w:sz w:val="21"/>
                              <w:szCs w:val="21"/>
                              <w:lang w:eastAsia="es-ES"/>
                            </w:rPr>
                            <w:delText>    });</w:delText>
                          </w:r>
                        </w:del>
                      </w:p>
                      <w:p w14:paraId="4EFEB0B5" w14:textId="77777777" w:rsidR="00260674" w:rsidRPr="007756C7" w:rsidRDefault="00260674" w:rsidP="00BF32BD">
                        <w:pPr>
                          <w:shd w:val="clear" w:color="auto" w:fill="1F1F1F"/>
                          <w:spacing w:after="0" w:line="285" w:lineRule="atLeast"/>
                          <w:jc w:val="left"/>
                          <w:rPr>
                            <w:del w:id="2460" w:author="Redondo García Francisco Javier" w:date="2025-09-02T09:44:00Z"/>
                            <w:rFonts w:ascii="Consolas" w:eastAsia="Times New Roman" w:hAnsi="Consolas" w:cs="Times New Roman"/>
                            <w:color w:val="CCCCCC"/>
                            <w:sz w:val="21"/>
                            <w:szCs w:val="21"/>
                            <w:lang w:eastAsia="es-ES"/>
                          </w:rPr>
                        </w:pPr>
                        <w:del w:id="2461" w:author="Redondo García Francisco Javier" w:date="2025-09-02T09:44:00Z">
                          <w:r w:rsidRPr="007756C7">
                            <w:rPr>
                              <w:rFonts w:ascii="Consolas" w:eastAsia="Times New Roman" w:hAnsi="Consolas" w:cs="Times New Roman"/>
                              <w:color w:val="CCCCCC"/>
                              <w:sz w:val="21"/>
                              <w:szCs w:val="21"/>
                              <w:lang w:eastAsia="es-ES"/>
                            </w:rPr>
                            <w:delText>  }</w:delText>
                          </w:r>
                        </w:del>
                      </w:p>
                      <w:p w14:paraId="1BCDEBB2" w14:textId="77777777" w:rsidR="00260674" w:rsidRDefault="00260674" w:rsidP="00BF32BD">
                        <w:pPr>
                          <w:jc w:val="left"/>
                          <w:rPr>
                            <w:del w:id="2462" w:author="Redondo García Francisco Javier" w:date="2025-09-02T09:44:00Z"/>
                          </w:rPr>
                        </w:pPr>
                      </w:p>
                    </w:txbxContent>
                  </v:textbox>
                  <w10:anchorlock/>
                </v:shape>
              </w:pict>
            </mc:Fallback>
          </mc:AlternateContent>
        </w:r>
        <w:r w:rsidR="00260674" w:rsidRPr="007756C7">
          <w:rPr>
            <w:noProof/>
            <w:sz w:val="24"/>
            <w:szCs w:val="24"/>
          </w:rPr>
          <mc:AlternateContent>
            <mc:Choice Requires="wps">
              <w:drawing>
                <wp:anchor distT="45720" distB="45720" distL="114300" distR="114300" simplePos="0" relativeHeight="251773952" behindDoc="0" locked="0" layoutInCell="1" allowOverlap="1" wp14:anchorId="3DC57AEC" wp14:editId="5C098740">
                  <wp:simplePos x="0" y="0"/>
                  <wp:positionH relativeFrom="margin">
                    <wp:align>center</wp:align>
                  </wp:positionH>
                  <wp:positionV relativeFrom="paragraph">
                    <wp:posOffset>446736</wp:posOffset>
                  </wp:positionV>
                  <wp:extent cx="6233795" cy="1793875"/>
                  <wp:effectExtent l="0" t="0" r="14605" b="15875"/>
                  <wp:wrapSquare wrapText="bothSides"/>
                  <wp:docPr id="20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3795" cy="1793875"/>
                          </a:xfrm>
                          <a:prstGeom prst="rect">
                            <a:avLst/>
                          </a:prstGeom>
                          <a:solidFill>
                            <a:srgbClr val="FFFFFF"/>
                          </a:solidFill>
                          <a:ln w="9525">
                            <a:solidFill>
                              <a:srgbClr val="000000"/>
                            </a:solidFill>
                            <a:miter lim="800000"/>
                            <a:headEnd/>
                            <a:tailEnd/>
                          </a:ln>
                        </wps:spPr>
                        <wps:txbx>
                          <w:txbxContent>
                            <w:p w14:paraId="0011C229" w14:textId="77777777" w:rsidR="00260674" w:rsidRPr="007756C7" w:rsidRDefault="00260674" w:rsidP="00BF32BD">
                              <w:pPr>
                                <w:shd w:val="clear" w:color="auto" w:fill="1F1F1F"/>
                                <w:spacing w:after="0" w:line="285" w:lineRule="atLeast"/>
                                <w:jc w:val="left"/>
                                <w:rPr>
                                  <w:del w:id="2463" w:author="Redondo García Francisco Javier" w:date="2025-09-02T09:44:00Z"/>
                                  <w:rFonts w:ascii="Consolas" w:eastAsia="Times New Roman" w:hAnsi="Consolas" w:cs="Times New Roman"/>
                                  <w:color w:val="CCCCCC"/>
                                  <w:sz w:val="21"/>
                                  <w:szCs w:val="21"/>
                                  <w:lang w:val="en-GB" w:eastAsia="es-ES"/>
                                </w:rPr>
                              </w:pPr>
                              <w:del w:id="2464" w:author="Redondo García Francisco Javier" w:date="2025-09-02T09:44:00Z">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569CD6"/>
                                    <w:sz w:val="21"/>
                                    <w:szCs w:val="21"/>
                                    <w:lang w:val="en-GB" w:eastAsia="es-ES"/>
                                  </w:rPr>
                                  <w:delText>public</w:delText>
                                </w:r>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DCDCAA"/>
                                    <w:sz w:val="21"/>
                                    <w:szCs w:val="21"/>
                                    <w:lang w:val="en-GB" w:eastAsia="es-ES"/>
                                  </w:rPr>
                                  <w:delText>createSanitario</w:delText>
                                </w:r>
                                <w:r w:rsidRPr="007756C7">
                                  <w:rPr>
                                    <w:rFonts w:ascii="Consolas" w:eastAsia="Times New Roman" w:hAnsi="Consolas" w:cs="Times New Roman"/>
                                    <w:color w:val="CCCCCC"/>
                                    <w:sz w:val="21"/>
                                    <w:szCs w:val="21"/>
                                    <w:lang w:val="en-GB" w:eastAsia="es-ES"/>
                                  </w:rPr>
                                  <w:delText>(</w:delText>
                                </w:r>
                                <w:r w:rsidRPr="007756C7">
                                  <w:rPr>
                                    <w:rFonts w:ascii="Consolas" w:eastAsia="Times New Roman" w:hAnsi="Consolas" w:cs="Times New Roman"/>
                                    <w:color w:val="9CDCFE"/>
                                    <w:sz w:val="21"/>
                                    <w:szCs w:val="21"/>
                                    <w:lang w:val="en-GB" w:eastAsia="es-ES"/>
                                  </w:rPr>
                                  <w:delText>username</w:delText>
                                </w:r>
                                <w:r w:rsidRPr="007756C7">
                                  <w:rPr>
                                    <w:rFonts w:ascii="Consolas" w:eastAsia="Times New Roman" w:hAnsi="Consolas" w:cs="Times New Roman"/>
                                    <w:color w:val="D4D4D4"/>
                                    <w:sz w:val="21"/>
                                    <w:szCs w:val="21"/>
                                    <w:lang w:val="en-GB" w:eastAsia="es-ES"/>
                                  </w:rPr>
                                  <w:delText>:</w:delText>
                                </w:r>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4EC9B0"/>
                                    <w:sz w:val="21"/>
                                    <w:szCs w:val="21"/>
                                    <w:lang w:val="en-GB" w:eastAsia="es-ES"/>
                                  </w:rPr>
                                  <w:delText>string</w:delText>
                                </w:r>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9CDCFE"/>
                                    <w:sz w:val="21"/>
                                    <w:szCs w:val="21"/>
                                    <w:lang w:val="en-GB" w:eastAsia="es-ES"/>
                                  </w:rPr>
                                  <w:delText>password</w:delText>
                                </w:r>
                                <w:r w:rsidRPr="007756C7">
                                  <w:rPr>
                                    <w:rFonts w:ascii="Consolas" w:eastAsia="Times New Roman" w:hAnsi="Consolas" w:cs="Times New Roman"/>
                                    <w:color w:val="D4D4D4"/>
                                    <w:sz w:val="21"/>
                                    <w:szCs w:val="21"/>
                                    <w:lang w:val="en-GB" w:eastAsia="es-ES"/>
                                  </w:rPr>
                                  <w:delText>:</w:delText>
                                </w:r>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4EC9B0"/>
                                    <w:sz w:val="21"/>
                                    <w:szCs w:val="21"/>
                                    <w:lang w:val="en-GB" w:eastAsia="es-ES"/>
                                  </w:rPr>
                                  <w:delText>string</w:delText>
                                </w:r>
                                <w:r w:rsidRPr="007756C7">
                                  <w:rPr>
                                    <w:rFonts w:ascii="Consolas" w:eastAsia="Times New Roman" w:hAnsi="Consolas" w:cs="Times New Roman"/>
                                    <w:color w:val="CCCCCC"/>
                                    <w:sz w:val="21"/>
                                    <w:szCs w:val="21"/>
                                    <w:lang w:val="en-GB" w:eastAsia="es-ES"/>
                                  </w:rPr>
                                  <w:delText>)</w:delText>
                                </w:r>
                                <w:r w:rsidRPr="007756C7">
                                  <w:rPr>
                                    <w:rFonts w:ascii="Consolas" w:eastAsia="Times New Roman" w:hAnsi="Consolas" w:cs="Times New Roman"/>
                                    <w:color w:val="D4D4D4"/>
                                    <w:sz w:val="21"/>
                                    <w:szCs w:val="21"/>
                                    <w:lang w:val="en-GB" w:eastAsia="es-ES"/>
                                  </w:rPr>
                                  <w:delText>:</w:delText>
                                </w:r>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4EC9B0"/>
                                    <w:sz w:val="21"/>
                                    <w:szCs w:val="21"/>
                                    <w:lang w:val="en-GB" w:eastAsia="es-ES"/>
                                  </w:rPr>
                                  <w:delText>Promise</w:delText>
                                </w:r>
                                <w:r w:rsidRPr="007756C7">
                                  <w:rPr>
                                    <w:rFonts w:ascii="Consolas" w:eastAsia="Times New Roman" w:hAnsi="Consolas" w:cs="Times New Roman"/>
                                    <w:color w:val="CCCCCC"/>
                                    <w:sz w:val="21"/>
                                    <w:szCs w:val="21"/>
                                    <w:lang w:val="en-GB" w:eastAsia="es-ES"/>
                                  </w:rPr>
                                  <w:delText>&lt;</w:delText>
                                </w:r>
                                <w:r w:rsidRPr="007756C7">
                                  <w:rPr>
                                    <w:rFonts w:ascii="Consolas" w:eastAsia="Times New Roman" w:hAnsi="Consolas" w:cs="Times New Roman"/>
                                    <w:color w:val="4EC9B0"/>
                                    <w:sz w:val="21"/>
                                    <w:szCs w:val="21"/>
                                    <w:lang w:val="en-GB" w:eastAsia="es-ES"/>
                                  </w:rPr>
                                  <w:delText>void</w:delText>
                                </w:r>
                                <w:r w:rsidRPr="007756C7">
                                  <w:rPr>
                                    <w:rFonts w:ascii="Consolas" w:eastAsia="Times New Roman" w:hAnsi="Consolas" w:cs="Times New Roman"/>
                                    <w:color w:val="CCCCCC"/>
                                    <w:sz w:val="21"/>
                                    <w:szCs w:val="21"/>
                                    <w:lang w:val="en-GB" w:eastAsia="es-ES"/>
                                  </w:rPr>
                                  <w:delText>&gt; {</w:delText>
                                </w:r>
                              </w:del>
                            </w:p>
                            <w:p w14:paraId="4452513F" w14:textId="77777777" w:rsidR="00260674" w:rsidRPr="007756C7" w:rsidRDefault="00260674" w:rsidP="00BF32BD">
                              <w:pPr>
                                <w:shd w:val="clear" w:color="auto" w:fill="1F1F1F"/>
                                <w:spacing w:after="0" w:line="285" w:lineRule="atLeast"/>
                                <w:jc w:val="left"/>
                                <w:rPr>
                                  <w:del w:id="2465" w:author="Redondo García Francisco Javier" w:date="2025-09-02T09:44:00Z"/>
                                  <w:rFonts w:ascii="Consolas" w:eastAsia="Times New Roman" w:hAnsi="Consolas" w:cs="Times New Roman"/>
                                  <w:color w:val="CCCCCC"/>
                                  <w:sz w:val="21"/>
                                  <w:szCs w:val="21"/>
                                  <w:lang w:val="en-GB" w:eastAsia="es-ES"/>
                                </w:rPr>
                              </w:pPr>
                              <w:del w:id="2466" w:author="Redondo García Francisco Javier" w:date="2025-09-02T09:44:00Z">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569CD6"/>
                                    <w:sz w:val="21"/>
                                    <w:szCs w:val="21"/>
                                    <w:lang w:val="en-GB" w:eastAsia="es-ES"/>
                                  </w:rPr>
                                  <w:delText>const</w:delText>
                                </w:r>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4FC1FF"/>
                                    <w:sz w:val="21"/>
                                    <w:szCs w:val="21"/>
                                    <w:lang w:val="en-GB" w:eastAsia="es-ES"/>
                                  </w:rPr>
                                  <w:delText>userRef</w:delText>
                                </w:r>
                                <w:r w:rsidRPr="007756C7">
                                  <w:rPr>
                                    <w:rFonts w:ascii="Consolas" w:eastAsia="Times New Roman" w:hAnsi="Consolas" w:cs="Times New Roman"/>
                                    <w:color w:val="D4D4D4"/>
                                    <w:sz w:val="21"/>
                                    <w:szCs w:val="21"/>
                                    <w:lang w:val="en-GB" w:eastAsia="es-ES"/>
                                  </w:rPr>
                                  <w:delText>:</w:delText>
                                </w:r>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4EC9B0"/>
                                    <w:sz w:val="21"/>
                                    <w:szCs w:val="21"/>
                                    <w:lang w:val="en-GB" w:eastAsia="es-ES"/>
                                  </w:rPr>
                                  <w:delText>AngularFirestoreDocument</w:delText>
                                </w:r>
                                <w:r w:rsidRPr="007756C7">
                                  <w:rPr>
                                    <w:rFonts w:ascii="Consolas" w:eastAsia="Times New Roman" w:hAnsi="Consolas" w:cs="Times New Roman"/>
                                    <w:color w:val="CCCCCC"/>
                                    <w:sz w:val="21"/>
                                    <w:szCs w:val="21"/>
                                    <w:lang w:val="en-GB" w:eastAsia="es-ES"/>
                                  </w:rPr>
                                  <w:delText>&lt;</w:delText>
                                </w:r>
                                <w:r w:rsidRPr="007756C7">
                                  <w:rPr>
                                    <w:rFonts w:ascii="Consolas" w:eastAsia="Times New Roman" w:hAnsi="Consolas" w:cs="Times New Roman"/>
                                    <w:color w:val="4EC9B0"/>
                                    <w:sz w:val="21"/>
                                    <w:szCs w:val="21"/>
                                    <w:lang w:val="en-GB" w:eastAsia="es-ES"/>
                                  </w:rPr>
                                  <w:delText>any</w:delText>
                                </w:r>
                                <w:r w:rsidRPr="007756C7">
                                  <w:rPr>
                                    <w:rFonts w:ascii="Consolas" w:eastAsia="Times New Roman" w:hAnsi="Consolas" w:cs="Times New Roman"/>
                                    <w:color w:val="CCCCCC"/>
                                    <w:sz w:val="21"/>
                                    <w:szCs w:val="21"/>
                                    <w:lang w:val="en-GB" w:eastAsia="es-ES"/>
                                  </w:rPr>
                                  <w:delText xml:space="preserve">&gt; </w:delText>
                                </w:r>
                                <w:r w:rsidRPr="007756C7">
                                  <w:rPr>
                                    <w:rFonts w:ascii="Consolas" w:eastAsia="Times New Roman" w:hAnsi="Consolas" w:cs="Times New Roman"/>
                                    <w:color w:val="D4D4D4"/>
                                    <w:sz w:val="21"/>
                                    <w:szCs w:val="21"/>
                                    <w:lang w:val="en-GB" w:eastAsia="es-ES"/>
                                  </w:rPr>
                                  <w:delText>=</w:delText>
                                </w:r>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569CD6"/>
                                    <w:sz w:val="21"/>
                                    <w:szCs w:val="21"/>
                                    <w:lang w:val="en-GB" w:eastAsia="es-ES"/>
                                  </w:rPr>
                                  <w:delText>this</w:delText>
                                </w:r>
                                <w:r w:rsidRPr="007756C7">
                                  <w:rPr>
                                    <w:rFonts w:ascii="Consolas" w:eastAsia="Times New Roman" w:hAnsi="Consolas" w:cs="Times New Roman"/>
                                    <w:color w:val="CCCCCC"/>
                                    <w:sz w:val="21"/>
                                    <w:szCs w:val="21"/>
                                    <w:lang w:val="en-GB" w:eastAsia="es-ES"/>
                                  </w:rPr>
                                  <w:delText>.</w:delText>
                                </w:r>
                                <w:r w:rsidRPr="007756C7">
                                  <w:rPr>
                                    <w:rFonts w:ascii="Consolas" w:eastAsia="Times New Roman" w:hAnsi="Consolas" w:cs="Times New Roman"/>
                                    <w:color w:val="9CDCFE"/>
                                    <w:sz w:val="21"/>
                                    <w:szCs w:val="21"/>
                                    <w:lang w:val="en-GB" w:eastAsia="es-ES"/>
                                  </w:rPr>
                                  <w:delText>firestore</w:delText>
                                </w:r>
                                <w:r w:rsidRPr="007756C7">
                                  <w:rPr>
                                    <w:rFonts w:ascii="Consolas" w:eastAsia="Times New Roman" w:hAnsi="Consolas" w:cs="Times New Roman"/>
                                    <w:color w:val="CCCCCC"/>
                                    <w:sz w:val="21"/>
                                    <w:szCs w:val="21"/>
                                    <w:lang w:val="en-GB" w:eastAsia="es-ES"/>
                                  </w:rPr>
                                  <w:delText>.</w:delText>
                                </w:r>
                                <w:r w:rsidRPr="007756C7">
                                  <w:rPr>
                                    <w:rFonts w:ascii="Consolas" w:eastAsia="Times New Roman" w:hAnsi="Consolas" w:cs="Times New Roman"/>
                                    <w:color w:val="DCDCAA"/>
                                    <w:sz w:val="21"/>
                                    <w:szCs w:val="21"/>
                                    <w:lang w:val="en-GB" w:eastAsia="es-ES"/>
                                  </w:rPr>
                                  <w:delText>doc</w:delText>
                                </w:r>
                                <w:r w:rsidRPr="007756C7">
                                  <w:rPr>
                                    <w:rFonts w:ascii="Consolas" w:eastAsia="Times New Roman" w:hAnsi="Consolas" w:cs="Times New Roman"/>
                                    <w:color w:val="CCCCCC"/>
                                    <w:sz w:val="21"/>
                                    <w:szCs w:val="21"/>
                                    <w:lang w:val="en-GB" w:eastAsia="es-ES"/>
                                  </w:rPr>
                                  <w:delText>(</w:delText>
                                </w:r>
                                <w:r w:rsidRPr="007756C7">
                                  <w:rPr>
                                    <w:rFonts w:ascii="Consolas" w:eastAsia="Times New Roman" w:hAnsi="Consolas" w:cs="Times New Roman"/>
                                    <w:color w:val="CE9178"/>
                                    <w:sz w:val="21"/>
                                    <w:szCs w:val="21"/>
                                    <w:lang w:val="en-GB" w:eastAsia="es-ES"/>
                                  </w:rPr>
                                  <w:delText>`sanitarios/</w:delText>
                                </w:r>
                                <w:r w:rsidRPr="007756C7">
                                  <w:rPr>
                                    <w:rFonts w:ascii="Consolas" w:eastAsia="Times New Roman" w:hAnsi="Consolas" w:cs="Times New Roman"/>
                                    <w:color w:val="569CD6"/>
                                    <w:sz w:val="21"/>
                                    <w:szCs w:val="21"/>
                                    <w:lang w:val="en-GB" w:eastAsia="es-ES"/>
                                  </w:rPr>
                                  <w:delText>${</w:delText>
                                </w:r>
                                <w:r w:rsidRPr="007756C7">
                                  <w:rPr>
                                    <w:rFonts w:ascii="Consolas" w:eastAsia="Times New Roman" w:hAnsi="Consolas" w:cs="Times New Roman"/>
                                    <w:color w:val="9CDCFE"/>
                                    <w:sz w:val="21"/>
                                    <w:szCs w:val="21"/>
                                    <w:lang w:val="en-GB" w:eastAsia="es-ES"/>
                                  </w:rPr>
                                  <w:delText>username</w:delText>
                                </w:r>
                                <w:r w:rsidRPr="007756C7">
                                  <w:rPr>
                                    <w:rFonts w:ascii="Consolas" w:eastAsia="Times New Roman" w:hAnsi="Consolas" w:cs="Times New Roman"/>
                                    <w:color w:val="569CD6"/>
                                    <w:sz w:val="21"/>
                                    <w:szCs w:val="21"/>
                                    <w:lang w:val="en-GB" w:eastAsia="es-ES"/>
                                  </w:rPr>
                                  <w:delText>}</w:delText>
                                </w:r>
                                <w:r w:rsidRPr="007756C7">
                                  <w:rPr>
                                    <w:rFonts w:ascii="Consolas" w:eastAsia="Times New Roman" w:hAnsi="Consolas" w:cs="Times New Roman"/>
                                    <w:color w:val="CE9178"/>
                                    <w:sz w:val="21"/>
                                    <w:szCs w:val="21"/>
                                    <w:lang w:val="en-GB" w:eastAsia="es-ES"/>
                                  </w:rPr>
                                  <w:delText>`</w:delText>
                                </w:r>
                                <w:r w:rsidRPr="007756C7">
                                  <w:rPr>
                                    <w:rFonts w:ascii="Consolas" w:eastAsia="Times New Roman" w:hAnsi="Consolas" w:cs="Times New Roman"/>
                                    <w:color w:val="CCCCCC"/>
                                    <w:sz w:val="21"/>
                                    <w:szCs w:val="21"/>
                                    <w:lang w:val="en-GB" w:eastAsia="es-ES"/>
                                  </w:rPr>
                                  <w:delText>);</w:delText>
                                </w:r>
                              </w:del>
                            </w:p>
                            <w:p w14:paraId="2503BA20" w14:textId="77777777" w:rsidR="00260674" w:rsidRPr="007756C7" w:rsidRDefault="00260674" w:rsidP="00BF32BD">
                              <w:pPr>
                                <w:shd w:val="clear" w:color="auto" w:fill="1F1F1F"/>
                                <w:spacing w:after="0" w:line="285" w:lineRule="atLeast"/>
                                <w:jc w:val="left"/>
                                <w:rPr>
                                  <w:del w:id="2467" w:author="Redondo García Francisco Javier" w:date="2025-09-02T09:44:00Z"/>
                                  <w:rFonts w:ascii="Consolas" w:eastAsia="Times New Roman" w:hAnsi="Consolas" w:cs="Times New Roman"/>
                                  <w:color w:val="CCCCCC"/>
                                  <w:sz w:val="21"/>
                                  <w:szCs w:val="21"/>
                                  <w:lang w:val="en-GB" w:eastAsia="es-ES"/>
                                </w:rPr>
                              </w:pPr>
                              <w:del w:id="2468" w:author="Redondo García Francisco Javier" w:date="2025-09-02T09:44:00Z">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C586C0"/>
                                    <w:sz w:val="21"/>
                                    <w:szCs w:val="21"/>
                                    <w:lang w:val="en-GB" w:eastAsia="es-ES"/>
                                  </w:rPr>
                                  <w:delText>return</w:delText>
                                </w:r>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4FC1FF"/>
                                    <w:sz w:val="21"/>
                                    <w:szCs w:val="21"/>
                                    <w:lang w:val="en-GB" w:eastAsia="es-ES"/>
                                  </w:rPr>
                                  <w:delText>userRef</w:delText>
                                </w:r>
                                <w:r w:rsidRPr="007756C7">
                                  <w:rPr>
                                    <w:rFonts w:ascii="Consolas" w:eastAsia="Times New Roman" w:hAnsi="Consolas" w:cs="Times New Roman"/>
                                    <w:color w:val="CCCCCC"/>
                                    <w:sz w:val="21"/>
                                    <w:szCs w:val="21"/>
                                    <w:lang w:val="en-GB" w:eastAsia="es-ES"/>
                                  </w:rPr>
                                  <w:delText>.</w:delText>
                                </w:r>
                                <w:r w:rsidRPr="007756C7">
                                  <w:rPr>
                                    <w:rFonts w:ascii="Consolas" w:eastAsia="Times New Roman" w:hAnsi="Consolas" w:cs="Times New Roman"/>
                                    <w:color w:val="DCDCAA"/>
                                    <w:sz w:val="21"/>
                                    <w:szCs w:val="21"/>
                                    <w:lang w:val="en-GB" w:eastAsia="es-ES"/>
                                  </w:rPr>
                                  <w:delText>set</w:delText>
                                </w:r>
                                <w:r w:rsidRPr="007756C7">
                                  <w:rPr>
                                    <w:rFonts w:ascii="Consolas" w:eastAsia="Times New Roman" w:hAnsi="Consolas" w:cs="Times New Roman"/>
                                    <w:color w:val="CCCCCC"/>
                                    <w:sz w:val="21"/>
                                    <w:szCs w:val="21"/>
                                    <w:lang w:val="en-GB" w:eastAsia="es-ES"/>
                                  </w:rPr>
                                  <w:delText>({</w:delText>
                                </w:r>
                              </w:del>
                            </w:p>
                            <w:p w14:paraId="1B0835BE" w14:textId="77777777" w:rsidR="00260674" w:rsidRPr="007756C7" w:rsidRDefault="00260674" w:rsidP="00BF32BD">
                              <w:pPr>
                                <w:shd w:val="clear" w:color="auto" w:fill="1F1F1F"/>
                                <w:spacing w:after="0" w:line="285" w:lineRule="atLeast"/>
                                <w:jc w:val="left"/>
                                <w:rPr>
                                  <w:del w:id="2469" w:author="Redondo García Francisco Javier" w:date="2025-09-02T09:44:00Z"/>
                                  <w:rFonts w:ascii="Consolas" w:eastAsia="Times New Roman" w:hAnsi="Consolas" w:cs="Times New Roman"/>
                                  <w:color w:val="CCCCCC"/>
                                  <w:sz w:val="21"/>
                                  <w:szCs w:val="21"/>
                                  <w:lang w:val="en-GB" w:eastAsia="es-ES"/>
                                </w:rPr>
                              </w:pPr>
                              <w:del w:id="2470" w:author="Redondo García Francisco Javier" w:date="2025-09-02T09:44:00Z">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9CDCFE"/>
                                    <w:sz w:val="21"/>
                                    <w:szCs w:val="21"/>
                                    <w:lang w:val="en-GB" w:eastAsia="es-ES"/>
                                  </w:rPr>
                                  <w:delText>username:</w:delText>
                                </w:r>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9CDCFE"/>
                                    <w:sz w:val="21"/>
                                    <w:szCs w:val="21"/>
                                    <w:lang w:val="en-GB" w:eastAsia="es-ES"/>
                                  </w:rPr>
                                  <w:delText>username</w:delText>
                                </w:r>
                                <w:r w:rsidRPr="007756C7">
                                  <w:rPr>
                                    <w:rFonts w:ascii="Consolas" w:eastAsia="Times New Roman" w:hAnsi="Consolas" w:cs="Times New Roman"/>
                                    <w:color w:val="CCCCCC"/>
                                    <w:sz w:val="21"/>
                                    <w:szCs w:val="21"/>
                                    <w:lang w:val="en-GB" w:eastAsia="es-ES"/>
                                  </w:rPr>
                                  <w:delText>,</w:delText>
                                </w:r>
                              </w:del>
                            </w:p>
                            <w:p w14:paraId="250284E1" w14:textId="77777777" w:rsidR="00260674" w:rsidRPr="007756C7" w:rsidRDefault="00260674" w:rsidP="00BF32BD">
                              <w:pPr>
                                <w:shd w:val="clear" w:color="auto" w:fill="1F1F1F"/>
                                <w:spacing w:after="0" w:line="285" w:lineRule="atLeast"/>
                                <w:jc w:val="left"/>
                                <w:rPr>
                                  <w:del w:id="2471" w:author="Redondo García Francisco Javier" w:date="2025-09-02T09:44:00Z"/>
                                  <w:rFonts w:ascii="Consolas" w:eastAsia="Times New Roman" w:hAnsi="Consolas" w:cs="Times New Roman"/>
                                  <w:color w:val="CCCCCC"/>
                                  <w:sz w:val="21"/>
                                  <w:szCs w:val="21"/>
                                  <w:lang w:val="en-GB" w:eastAsia="es-ES"/>
                                </w:rPr>
                              </w:pPr>
                              <w:del w:id="2472" w:author="Redondo García Francisco Javier" w:date="2025-09-02T09:44:00Z">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9CDCFE"/>
                                    <w:sz w:val="21"/>
                                    <w:szCs w:val="21"/>
                                    <w:lang w:val="en-GB" w:eastAsia="es-ES"/>
                                  </w:rPr>
                                  <w:delText>password:</w:delText>
                                </w:r>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9CDCFE"/>
                                    <w:sz w:val="21"/>
                                    <w:szCs w:val="21"/>
                                    <w:lang w:val="en-GB" w:eastAsia="es-ES"/>
                                  </w:rPr>
                                  <w:delText>password</w:delText>
                                </w:r>
                                <w:r w:rsidRPr="007756C7">
                                  <w:rPr>
                                    <w:rFonts w:ascii="Consolas" w:eastAsia="Times New Roman" w:hAnsi="Consolas" w:cs="Times New Roman"/>
                                    <w:color w:val="CCCCCC"/>
                                    <w:sz w:val="21"/>
                                    <w:szCs w:val="21"/>
                                    <w:lang w:val="en-GB" w:eastAsia="es-ES"/>
                                  </w:rPr>
                                  <w:delText>,</w:delText>
                                </w:r>
                              </w:del>
                            </w:p>
                            <w:p w14:paraId="6CB070D2" w14:textId="77777777" w:rsidR="00260674" w:rsidRPr="007756C7" w:rsidRDefault="00260674" w:rsidP="00BF32BD">
                              <w:pPr>
                                <w:shd w:val="clear" w:color="auto" w:fill="1F1F1F"/>
                                <w:spacing w:after="0" w:line="285" w:lineRule="atLeast"/>
                                <w:jc w:val="left"/>
                                <w:rPr>
                                  <w:del w:id="2473" w:author="Redondo García Francisco Javier" w:date="2025-09-02T09:44:00Z"/>
                                  <w:rFonts w:ascii="Consolas" w:eastAsia="Times New Roman" w:hAnsi="Consolas" w:cs="Times New Roman"/>
                                  <w:color w:val="CCCCCC"/>
                                  <w:sz w:val="21"/>
                                  <w:szCs w:val="21"/>
                                  <w:lang w:val="en-GB" w:eastAsia="es-ES"/>
                                </w:rPr>
                              </w:pPr>
                              <w:del w:id="2474" w:author="Redondo García Francisco Javier" w:date="2025-09-02T09:44:00Z">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9CDCFE"/>
                                    <w:sz w:val="21"/>
                                    <w:szCs w:val="21"/>
                                    <w:lang w:val="en-GB" w:eastAsia="es-ES"/>
                                  </w:rPr>
                                  <w:delText>role:</w:delText>
                                </w:r>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CE9178"/>
                                    <w:sz w:val="21"/>
                                    <w:szCs w:val="21"/>
                                    <w:lang w:val="en-GB" w:eastAsia="es-ES"/>
                                  </w:rPr>
                                  <w:delText>'no-role'</w:delText>
                                </w:r>
                              </w:del>
                            </w:p>
                            <w:p w14:paraId="47E51443" w14:textId="77777777" w:rsidR="00260674" w:rsidRPr="007756C7" w:rsidRDefault="00260674" w:rsidP="00BF32BD">
                              <w:pPr>
                                <w:shd w:val="clear" w:color="auto" w:fill="1F1F1F"/>
                                <w:spacing w:after="0" w:line="285" w:lineRule="atLeast"/>
                                <w:jc w:val="left"/>
                                <w:rPr>
                                  <w:del w:id="2475" w:author="Redondo García Francisco Javier" w:date="2025-09-02T09:44:00Z"/>
                                  <w:rFonts w:ascii="Consolas" w:eastAsia="Times New Roman" w:hAnsi="Consolas" w:cs="Times New Roman"/>
                                  <w:color w:val="CCCCCC"/>
                                  <w:sz w:val="21"/>
                                  <w:szCs w:val="21"/>
                                  <w:lang w:val="en-GB" w:eastAsia="es-ES"/>
                                </w:rPr>
                              </w:pPr>
                              <w:del w:id="2476" w:author="Redondo García Francisco Javier" w:date="2025-09-02T09:44:00Z">
                                <w:r w:rsidRPr="007756C7">
                                  <w:rPr>
                                    <w:rFonts w:ascii="Consolas" w:eastAsia="Times New Roman" w:hAnsi="Consolas" w:cs="Times New Roman"/>
                                    <w:color w:val="CCCCCC"/>
                                    <w:sz w:val="21"/>
                                    <w:szCs w:val="21"/>
                                    <w:lang w:val="en-GB" w:eastAsia="es-ES"/>
                                  </w:rPr>
                                  <w:delText>    });</w:delText>
                                </w:r>
                              </w:del>
                            </w:p>
                            <w:p w14:paraId="3A471E70" w14:textId="77777777" w:rsidR="00260674" w:rsidRPr="007756C7" w:rsidRDefault="00260674" w:rsidP="00BF32BD">
                              <w:pPr>
                                <w:shd w:val="clear" w:color="auto" w:fill="1F1F1F"/>
                                <w:spacing w:after="0" w:line="285" w:lineRule="atLeast"/>
                                <w:jc w:val="left"/>
                                <w:rPr>
                                  <w:del w:id="2477" w:author="Redondo García Francisco Javier" w:date="2025-09-02T09:44:00Z"/>
                                  <w:rFonts w:ascii="Consolas" w:eastAsia="Times New Roman" w:hAnsi="Consolas" w:cs="Times New Roman"/>
                                  <w:color w:val="CCCCCC"/>
                                  <w:sz w:val="21"/>
                                  <w:szCs w:val="21"/>
                                  <w:lang w:eastAsia="es-ES"/>
                                </w:rPr>
                              </w:pPr>
                              <w:del w:id="2478" w:author="Redondo García Francisco Javier" w:date="2025-09-02T09:44:00Z">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CCCCCC"/>
                                    <w:sz w:val="21"/>
                                    <w:szCs w:val="21"/>
                                    <w:lang w:eastAsia="es-ES"/>
                                  </w:rPr>
                                  <w:delText>}</w:delText>
                                </w:r>
                              </w:del>
                            </w:p>
                            <w:p w14:paraId="55678F32" w14:textId="77777777" w:rsidR="00260674" w:rsidRDefault="00260674" w:rsidP="00BF32BD">
                              <w:pPr>
                                <w:jc w:val="left"/>
                                <w:rPr>
                                  <w:del w:id="2479" w:author="Redondo García Francisco Javier" w:date="2025-09-02T09:44:00Z"/>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C57AEC" id="_x0000_s1081" type="#_x0000_t202" style="position:absolute;left:0;text-align:left;margin-left:0;margin-top:35.2pt;width:490.85pt;height:141.25pt;z-index:25177395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">
                  <v:textbox>
                    <w:txbxContent>
                      <w:p w14:paraId="0011C229" w14:textId="77777777" w:rsidR="00260674" w:rsidRPr="007756C7" w:rsidRDefault="00260674" w:rsidP="00BF32BD">
                        <w:pPr>
                          <w:shd w:val="clear" w:color="auto" w:fill="1F1F1F"/>
                          <w:spacing w:after="0" w:line="285" w:lineRule="atLeast"/>
                          <w:jc w:val="left"/>
                          <w:rPr>
                            <w:del w:id="2480" w:author="Redondo García Francisco Javier" w:date="2025-09-02T09:44:00Z"/>
                            <w:rFonts w:ascii="Consolas" w:eastAsia="Times New Roman" w:hAnsi="Consolas" w:cs="Times New Roman"/>
                            <w:color w:val="CCCCCC"/>
                            <w:sz w:val="21"/>
                            <w:szCs w:val="21"/>
                            <w:lang w:val="en-GB" w:eastAsia="es-ES"/>
                          </w:rPr>
                        </w:pPr>
                        <w:del w:id="2481" w:author="Redondo García Francisco Javier" w:date="2025-09-02T09:44:00Z">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569CD6"/>
                              <w:sz w:val="21"/>
                              <w:szCs w:val="21"/>
                              <w:lang w:val="en-GB" w:eastAsia="es-ES"/>
                            </w:rPr>
                            <w:delText>public</w:delText>
                          </w:r>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DCDCAA"/>
                              <w:sz w:val="21"/>
                              <w:szCs w:val="21"/>
                              <w:lang w:val="en-GB" w:eastAsia="es-ES"/>
                            </w:rPr>
                            <w:delText>createSanitario</w:delText>
                          </w:r>
                          <w:r w:rsidRPr="007756C7">
                            <w:rPr>
                              <w:rFonts w:ascii="Consolas" w:eastAsia="Times New Roman" w:hAnsi="Consolas" w:cs="Times New Roman"/>
                              <w:color w:val="CCCCCC"/>
                              <w:sz w:val="21"/>
                              <w:szCs w:val="21"/>
                              <w:lang w:val="en-GB" w:eastAsia="es-ES"/>
                            </w:rPr>
                            <w:delText>(</w:delText>
                          </w:r>
                          <w:r w:rsidRPr="007756C7">
                            <w:rPr>
                              <w:rFonts w:ascii="Consolas" w:eastAsia="Times New Roman" w:hAnsi="Consolas" w:cs="Times New Roman"/>
                              <w:color w:val="9CDCFE"/>
                              <w:sz w:val="21"/>
                              <w:szCs w:val="21"/>
                              <w:lang w:val="en-GB" w:eastAsia="es-ES"/>
                            </w:rPr>
                            <w:delText>username</w:delText>
                          </w:r>
                          <w:r w:rsidRPr="007756C7">
                            <w:rPr>
                              <w:rFonts w:ascii="Consolas" w:eastAsia="Times New Roman" w:hAnsi="Consolas" w:cs="Times New Roman"/>
                              <w:color w:val="D4D4D4"/>
                              <w:sz w:val="21"/>
                              <w:szCs w:val="21"/>
                              <w:lang w:val="en-GB" w:eastAsia="es-ES"/>
                            </w:rPr>
                            <w:delText>:</w:delText>
                          </w:r>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4EC9B0"/>
                              <w:sz w:val="21"/>
                              <w:szCs w:val="21"/>
                              <w:lang w:val="en-GB" w:eastAsia="es-ES"/>
                            </w:rPr>
                            <w:delText>string</w:delText>
                          </w:r>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9CDCFE"/>
                              <w:sz w:val="21"/>
                              <w:szCs w:val="21"/>
                              <w:lang w:val="en-GB" w:eastAsia="es-ES"/>
                            </w:rPr>
                            <w:delText>password</w:delText>
                          </w:r>
                          <w:r w:rsidRPr="007756C7">
                            <w:rPr>
                              <w:rFonts w:ascii="Consolas" w:eastAsia="Times New Roman" w:hAnsi="Consolas" w:cs="Times New Roman"/>
                              <w:color w:val="D4D4D4"/>
                              <w:sz w:val="21"/>
                              <w:szCs w:val="21"/>
                              <w:lang w:val="en-GB" w:eastAsia="es-ES"/>
                            </w:rPr>
                            <w:delText>:</w:delText>
                          </w:r>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4EC9B0"/>
                              <w:sz w:val="21"/>
                              <w:szCs w:val="21"/>
                              <w:lang w:val="en-GB" w:eastAsia="es-ES"/>
                            </w:rPr>
                            <w:delText>string</w:delText>
                          </w:r>
                          <w:r w:rsidRPr="007756C7">
                            <w:rPr>
                              <w:rFonts w:ascii="Consolas" w:eastAsia="Times New Roman" w:hAnsi="Consolas" w:cs="Times New Roman"/>
                              <w:color w:val="CCCCCC"/>
                              <w:sz w:val="21"/>
                              <w:szCs w:val="21"/>
                              <w:lang w:val="en-GB" w:eastAsia="es-ES"/>
                            </w:rPr>
                            <w:delText>)</w:delText>
                          </w:r>
                          <w:r w:rsidRPr="007756C7">
                            <w:rPr>
                              <w:rFonts w:ascii="Consolas" w:eastAsia="Times New Roman" w:hAnsi="Consolas" w:cs="Times New Roman"/>
                              <w:color w:val="D4D4D4"/>
                              <w:sz w:val="21"/>
                              <w:szCs w:val="21"/>
                              <w:lang w:val="en-GB" w:eastAsia="es-ES"/>
                            </w:rPr>
                            <w:delText>:</w:delText>
                          </w:r>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4EC9B0"/>
                              <w:sz w:val="21"/>
                              <w:szCs w:val="21"/>
                              <w:lang w:val="en-GB" w:eastAsia="es-ES"/>
                            </w:rPr>
                            <w:delText>Promise</w:delText>
                          </w:r>
                          <w:r w:rsidRPr="007756C7">
                            <w:rPr>
                              <w:rFonts w:ascii="Consolas" w:eastAsia="Times New Roman" w:hAnsi="Consolas" w:cs="Times New Roman"/>
                              <w:color w:val="CCCCCC"/>
                              <w:sz w:val="21"/>
                              <w:szCs w:val="21"/>
                              <w:lang w:val="en-GB" w:eastAsia="es-ES"/>
                            </w:rPr>
                            <w:delText>&lt;</w:delText>
                          </w:r>
                          <w:r w:rsidRPr="007756C7">
                            <w:rPr>
                              <w:rFonts w:ascii="Consolas" w:eastAsia="Times New Roman" w:hAnsi="Consolas" w:cs="Times New Roman"/>
                              <w:color w:val="4EC9B0"/>
                              <w:sz w:val="21"/>
                              <w:szCs w:val="21"/>
                              <w:lang w:val="en-GB" w:eastAsia="es-ES"/>
                            </w:rPr>
                            <w:delText>void</w:delText>
                          </w:r>
                          <w:r w:rsidRPr="007756C7">
                            <w:rPr>
                              <w:rFonts w:ascii="Consolas" w:eastAsia="Times New Roman" w:hAnsi="Consolas" w:cs="Times New Roman"/>
                              <w:color w:val="CCCCCC"/>
                              <w:sz w:val="21"/>
                              <w:szCs w:val="21"/>
                              <w:lang w:val="en-GB" w:eastAsia="es-ES"/>
                            </w:rPr>
                            <w:delText>&gt; {</w:delText>
                          </w:r>
                        </w:del>
                      </w:p>
                      <w:p w14:paraId="4452513F" w14:textId="77777777" w:rsidR="00260674" w:rsidRPr="007756C7" w:rsidRDefault="00260674" w:rsidP="00BF32BD">
                        <w:pPr>
                          <w:shd w:val="clear" w:color="auto" w:fill="1F1F1F"/>
                          <w:spacing w:after="0" w:line="285" w:lineRule="atLeast"/>
                          <w:jc w:val="left"/>
                          <w:rPr>
                            <w:del w:id="2482" w:author="Redondo García Francisco Javier" w:date="2025-09-02T09:44:00Z"/>
                            <w:rFonts w:ascii="Consolas" w:eastAsia="Times New Roman" w:hAnsi="Consolas" w:cs="Times New Roman"/>
                            <w:color w:val="CCCCCC"/>
                            <w:sz w:val="21"/>
                            <w:szCs w:val="21"/>
                            <w:lang w:val="en-GB" w:eastAsia="es-ES"/>
                          </w:rPr>
                        </w:pPr>
                        <w:del w:id="2483" w:author="Redondo García Francisco Javier" w:date="2025-09-02T09:44:00Z">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569CD6"/>
                              <w:sz w:val="21"/>
                              <w:szCs w:val="21"/>
                              <w:lang w:val="en-GB" w:eastAsia="es-ES"/>
                            </w:rPr>
                            <w:delText>const</w:delText>
                          </w:r>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4FC1FF"/>
                              <w:sz w:val="21"/>
                              <w:szCs w:val="21"/>
                              <w:lang w:val="en-GB" w:eastAsia="es-ES"/>
                            </w:rPr>
                            <w:delText>userRef</w:delText>
                          </w:r>
                          <w:r w:rsidRPr="007756C7">
                            <w:rPr>
                              <w:rFonts w:ascii="Consolas" w:eastAsia="Times New Roman" w:hAnsi="Consolas" w:cs="Times New Roman"/>
                              <w:color w:val="D4D4D4"/>
                              <w:sz w:val="21"/>
                              <w:szCs w:val="21"/>
                              <w:lang w:val="en-GB" w:eastAsia="es-ES"/>
                            </w:rPr>
                            <w:delText>:</w:delText>
                          </w:r>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4EC9B0"/>
                              <w:sz w:val="21"/>
                              <w:szCs w:val="21"/>
                              <w:lang w:val="en-GB" w:eastAsia="es-ES"/>
                            </w:rPr>
                            <w:delText>AngularFirestoreDocument</w:delText>
                          </w:r>
                          <w:r w:rsidRPr="007756C7">
                            <w:rPr>
                              <w:rFonts w:ascii="Consolas" w:eastAsia="Times New Roman" w:hAnsi="Consolas" w:cs="Times New Roman"/>
                              <w:color w:val="CCCCCC"/>
                              <w:sz w:val="21"/>
                              <w:szCs w:val="21"/>
                              <w:lang w:val="en-GB" w:eastAsia="es-ES"/>
                            </w:rPr>
                            <w:delText>&lt;</w:delText>
                          </w:r>
                          <w:r w:rsidRPr="007756C7">
                            <w:rPr>
                              <w:rFonts w:ascii="Consolas" w:eastAsia="Times New Roman" w:hAnsi="Consolas" w:cs="Times New Roman"/>
                              <w:color w:val="4EC9B0"/>
                              <w:sz w:val="21"/>
                              <w:szCs w:val="21"/>
                              <w:lang w:val="en-GB" w:eastAsia="es-ES"/>
                            </w:rPr>
                            <w:delText>any</w:delText>
                          </w:r>
                          <w:r w:rsidRPr="007756C7">
                            <w:rPr>
                              <w:rFonts w:ascii="Consolas" w:eastAsia="Times New Roman" w:hAnsi="Consolas" w:cs="Times New Roman"/>
                              <w:color w:val="CCCCCC"/>
                              <w:sz w:val="21"/>
                              <w:szCs w:val="21"/>
                              <w:lang w:val="en-GB" w:eastAsia="es-ES"/>
                            </w:rPr>
                            <w:delText xml:space="preserve">&gt; </w:delText>
                          </w:r>
                          <w:r w:rsidRPr="007756C7">
                            <w:rPr>
                              <w:rFonts w:ascii="Consolas" w:eastAsia="Times New Roman" w:hAnsi="Consolas" w:cs="Times New Roman"/>
                              <w:color w:val="D4D4D4"/>
                              <w:sz w:val="21"/>
                              <w:szCs w:val="21"/>
                              <w:lang w:val="en-GB" w:eastAsia="es-ES"/>
                            </w:rPr>
                            <w:delText>=</w:delText>
                          </w:r>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569CD6"/>
                              <w:sz w:val="21"/>
                              <w:szCs w:val="21"/>
                              <w:lang w:val="en-GB" w:eastAsia="es-ES"/>
                            </w:rPr>
                            <w:delText>this</w:delText>
                          </w:r>
                          <w:r w:rsidRPr="007756C7">
                            <w:rPr>
                              <w:rFonts w:ascii="Consolas" w:eastAsia="Times New Roman" w:hAnsi="Consolas" w:cs="Times New Roman"/>
                              <w:color w:val="CCCCCC"/>
                              <w:sz w:val="21"/>
                              <w:szCs w:val="21"/>
                              <w:lang w:val="en-GB" w:eastAsia="es-ES"/>
                            </w:rPr>
                            <w:delText>.</w:delText>
                          </w:r>
                          <w:r w:rsidRPr="007756C7">
                            <w:rPr>
                              <w:rFonts w:ascii="Consolas" w:eastAsia="Times New Roman" w:hAnsi="Consolas" w:cs="Times New Roman"/>
                              <w:color w:val="9CDCFE"/>
                              <w:sz w:val="21"/>
                              <w:szCs w:val="21"/>
                              <w:lang w:val="en-GB" w:eastAsia="es-ES"/>
                            </w:rPr>
                            <w:delText>firestore</w:delText>
                          </w:r>
                          <w:r w:rsidRPr="007756C7">
                            <w:rPr>
                              <w:rFonts w:ascii="Consolas" w:eastAsia="Times New Roman" w:hAnsi="Consolas" w:cs="Times New Roman"/>
                              <w:color w:val="CCCCCC"/>
                              <w:sz w:val="21"/>
                              <w:szCs w:val="21"/>
                              <w:lang w:val="en-GB" w:eastAsia="es-ES"/>
                            </w:rPr>
                            <w:delText>.</w:delText>
                          </w:r>
                          <w:r w:rsidRPr="007756C7">
                            <w:rPr>
                              <w:rFonts w:ascii="Consolas" w:eastAsia="Times New Roman" w:hAnsi="Consolas" w:cs="Times New Roman"/>
                              <w:color w:val="DCDCAA"/>
                              <w:sz w:val="21"/>
                              <w:szCs w:val="21"/>
                              <w:lang w:val="en-GB" w:eastAsia="es-ES"/>
                            </w:rPr>
                            <w:delText>doc</w:delText>
                          </w:r>
                          <w:r w:rsidRPr="007756C7">
                            <w:rPr>
                              <w:rFonts w:ascii="Consolas" w:eastAsia="Times New Roman" w:hAnsi="Consolas" w:cs="Times New Roman"/>
                              <w:color w:val="CCCCCC"/>
                              <w:sz w:val="21"/>
                              <w:szCs w:val="21"/>
                              <w:lang w:val="en-GB" w:eastAsia="es-ES"/>
                            </w:rPr>
                            <w:delText>(</w:delText>
                          </w:r>
                          <w:r w:rsidRPr="007756C7">
                            <w:rPr>
                              <w:rFonts w:ascii="Consolas" w:eastAsia="Times New Roman" w:hAnsi="Consolas" w:cs="Times New Roman"/>
                              <w:color w:val="CE9178"/>
                              <w:sz w:val="21"/>
                              <w:szCs w:val="21"/>
                              <w:lang w:val="en-GB" w:eastAsia="es-ES"/>
                            </w:rPr>
                            <w:delText>`sanitarios/</w:delText>
                          </w:r>
                          <w:r w:rsidRPr="007756C7">
                            <w:rPr>
                              <w:rFonts w:ascii="Consolas" w:eastAsia="Times New Roman" w:hAnsi="Consolas" w:cs="Times New Roman"/>
                              <w:color w:val="569CD6"/>
                              <w:sz w:val="21"/>
                              <w:szCs w:val="21"/>
                              <w:lang w:val="en-GB" w:eastAsia="es-ES"/>
                            </w:rPr>
                            <w:delText>${</w:delText>
                          </w:r>
                          <w:r w:rsidRPr="007756C7">
                            <w:rPr>
                              <w:rFonts w:ascii="Consolas" w:eastAsia="Times New Roman" w:hAnsi="Consolas" w:cs="Times New Roman"/>
                              <w:color w:val="9CDCFE"/>
                              <w:sz w:val="21"/>
                              <w:szCs w:val="21"/>
                              <w:lang w:val="en-GB" w:eastAsia="es-ES"/>
                            </w:rPr>
                            <w:delText>username</w:delText>
                          </w:r>
                          <w:r w:rsidRPr="007756C7">
                            <w:rPr>
                              <w:rFonts w:ascii="Consolas" w:eastAsia="Times New Roman" w:hAnsi="Consolas" w:cs="Times New Roman"/>
                              <w:color w:val="569CD6"/>
                              <w:sz w:val="21"/>
                              <w:szCs w:val="21"/>
                              <w:lang w:val="en-GB" w:eastAsia="es-ES"/>
                            </w:rPr>
                            <w:delText>}</w:delText>
                          </w:r>
                          <w:r w:rsidRPr="007756C7">
                            <w:rPr>
                              <w:rFonts w:ascii="Consolas" w:eastAsia="Times New Roman" w:hAnsi="Consolas" w:cs="Times New Roman"/>
                              <w:color w:val="CE9178"/>
                              <w:sz w:val="21"/>
                              <w:szCs w:val="21"/>
                              <w:lang w:val="en-GB" w:eastAsia="es-ES"/>
                            </w:rPr>
                            <w:delText>`</w:delText>
                          </w:r>
                          <w:r w:rsidRPr="007756C7">
                            <w:rPr>
                              <w:rFonts w:ascii="Consolas" w:eastAsia="Times New Roman" w:hAnsi="Consolas" w:cs="Times New Roman"/>
                              <w:color w:val="CCCCCC"/>
                              <w:sz w:val="21"/>
                              <w:szCs w:val="21"/>
                              <w:lang w:val="en-GB" w:eastAsia="es-ES"/>
                            </w:rPr>
                            <w:delText>);</w:delText>
                          </w:r>
                        </w:del>
                      </w:p>
                      <w:p w14:paraId="2503BA20" w14:textId="77777777" w:rsidR="00260674" w:rsidRPr="007756C7" w:rsidRDefault="00260674" w:rsidP="00BF32BD">
                        <w:pPr>
                          <w:shd w:val="clear" w:color="auto" w:fill="1F1F1F"/>
                          <w:spacing w:after="0" w:line="285" w:lineRule="atLeast"/>
                          <w:jc w:val="left"/>
                          <w:rPr>
                            <w:del w:id="2484" w:author="Redondo García Francisco Javier" w:date="2025-09-02T09:44:00Z"/>
                            <w:rFonts w:ascii="Consolas" w:eastAsia="Times New Roman" w:hAnsi="Consolas" w:cs="Times New Roman"/>
                            <w:color w:val="CCCCCC"/>
                            <w:sz w:val="21"/>
                            <w:szCs w:val="21"/>
                            <w:lang w:val="en-GB" w:eastAsia="es-ES"/>
                          </w:rPr>
                        </w:pPr>
                        <w:del w:id="2485" w:author="Redondo García Francisco Javier" w:date="2025-09-02T09:44:00Z">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C586C0"/>
                              <w:sz w:val="21"/>
                              <w:szCs w:val="21"/>
                              <w:lang w:val="en-GB" w:eastAsia="es-ES"/>
                            </w:rPr>
                            <w:delText>return</w:delText>
                          </w:r>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4FC1FF"/>
                              <w:sz w:val="21"/>
                              <w:szCs w:val="21"/>
                              <w:lang w:val="en-GB" w:eastAsia="es-ES"/>
                            </w:rPr>
                            <w:delText>userRef</w:delText>
                          </w:r>
                          <w:r w:rsidRPr="007756C7">
                            <w:rPr>
                              <w:rFonts w:ascii="Consolas" w:eastAsia="Times New Roman" w:hAnsi="Consolas" w:cs="Times New Roman"/>
                              <w:color w:val="CCCCCC"/>
                              <w:sz w:val="21"/>
                              <w:szCs w:val="21"/>
                              <w:lang w:val="en-GB" w:eastAsia="es-ES"/>
                            </w:rPr>
                            <w:delText>.</w:delText>
                          </w:r>
                          <w:r w:rsidRPr="007756C7">
                            <w:rPr>
                              <w:rFonts w:ascii="Consolas" w:eastAsia="Times New Roman" w:hAnsi="Consolas" w:cs="Times New Roman"/>
                              <w:color w:val="DCDCAA"/>
                              <w:sz w:val="21"/>
                              <w:szCs w:val="21"/>
                              <w:lang w:val="en-GB" w:eastAsia="es-ES"/>
                            </w:rPr>
                            <w:delText>set</w:delText>
                          </w:r>
                          <w:r w:rsidRPr="007756C7">
                            <w:rPr>
                              <w:rFonts w:ascii="Consolas" w:eastAsia="Times New Roman" w:hAnsi="Consolas" w:cs="Times New Roman"/>
                              <w:color w:val="CCCCCC"/>
                              <w:sz w:val="21"/>
                              <w:szCs w:val="21"/>
                              <w:lang w:val="en-GB" w:eastAsia="es-ES"/>
                            </w:rPr>
                            <w:delText>({</w:delText>
                          </w:r>
                        </w:del>
                      </w:p>
                      <w:p w14:paraId="1B0835BE" w14:textId="77777777" w:rsidR="00260674" w:rsidRPr="007756C7" w:rsidRDefault="00260674" w:rsidP="00BF32BD">
                        <w:pPr>
                          <w:shd w:val="clear" w:color="auto" w:fill="1F1F1F"/>
                          <w:spacing w:after="0" w:line="285" w:lineRule="atLeast"/>
                          <w:jc w:val="left"/>
                          <w:rPr>
                            <w:del w:id="2486" w:author="Redondo García Francisco Javier" w:date="2025-09-02T09:44:00Z"/>
                            <w:rFonts w:ascii="Consolas" w:eastAsia="Times New Roman" w:hAnsi="Consolas" w:cs="Times New Roman"/>
                            <w:color w:val="CCCCCC"/>
                            <w:sz w:val="21"/>
                            <w:szCs w:val="21"/>
                            <w:lang w:val="en-GB" w:eastAsia="es-ES"/>
                          </w:rPr>
                        </w:pPr>
                        <w:del w:id="2487" w:author="Redondo García Francisco Javier" w:date="2025-09-02T09:44:00Z">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9CDCFE"/>
                              <w:sz w:val="21"/>
                              <w:szCs w:val="21"/>
                              <w:lang w:val="en-GB" w:eastAsia="es-ES"/>
                            </w:rPr>
                            <w:delText>username:</w:delText>
                          </w:r>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9CDCFE"/>
                              <w:sz w:val="21"/>
                              <w:szCs w:val="21"/>
                              <w:lang w:val="en-GB" w:eastAsia="es-ES"/>
                            </w:rPr>
                            <w:delText>username</w:delText>
                          </w:r>
                          <w:r w:rsidRPr="007756C7">
                            <w:rPr>
                              <w:rFonts w:ascii="Consolas" w:eastAsia="Times New Roman" w:hAnsi="Consolas" w:cs="Times New Roman"/>
                              <w:color w:val="CCCCCC"/>
                              <w:sz w:val="21"/>
                              <w:szCs w:val="21"/>
                              <w:lang w:val="en-GB" w:eastAsia="es-ES"/>
                            </w:rPr>
                            <w:delText>,</w:delText>
                          </w:r>
                        </w:del>
                      </w:p>
                      <w:p w14:paraId="250284E1" w14:textId="77777777" w:rsidR="00260674" w:rsidRPr="007756C7" w:rsidRDefault="00260674" w:rsidP="00BF32BD">
                        <w:pPr>
                          <w:shd w:val="clear" w:color="auto" w:fill="1F1F1F"/>
                          <w:spacing w:after="0" w:line="285" w:lineRule="atLeast"/>
                          <w:jc w:val="left"/>
                          <w:rPr>
                            <w:del w:id="2488" w:author="Redondo García Francisco Javier" w:date="2025-09-02T09:44:00Z"/>
                            <w:rFonts w:ascii="Consolas" w:eastAsia="Times New Roman" w:hAnsi="Consolas" w:cs="Times New Roman"/>
                            <w:color w:val="CCCCCC"/>
                            <w:sz w:val="21"/>
                            <w:szCs w:val="21"/>
                            <w:lang w:val="en-GB" w:eastAsia="es-ES"/>
                          </w:rPr>
                        </w:pPr>
                        <w:del w:id="2489" w:author="Redondo García Francisco Javier" w:date="2025-09-02T09:44:00Z">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9CDCFE"/>
                              <w:sz w:val="21"/>
                              <w:szCs w:val="21"/>
                              <w:lang w:val="en-GB" w:eastAsia="es-ES"/>
                            </w:rPr>
                            <w:delText>password:</w:delText>
                          </w:r>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9CDCFE"/>
                              <w:sz w:val="21"/>
                              <w:szCs w:val="21"/>
                              <w:lang w:val="en-GB" w:eastAsia="es-ES"/>
                            </w:rPr>
                            <w:delText>password</w:delText>
                          </w:r>
                          <w:r w:rsidRPr="007756C7">
                            <w:rPr>
                              <w:rFonts w:ascii="Consolas" w:eastAsia="Times New Roman" w:hAnsi="Consolas" w:cs="Times New Roman"/>
                              <w:color w:val="CCCCCC"/>
                              <w:sz w:val="21"/>
                              <w:szCs w:val="21"/>
                              <w:lang w:val="en-GB" w:eastAsia="es-ES"/>
                            </w:rPr>
                            <w:delText>,</w:delText>
                          </w:r>
                        </w:del>
                      </w:p>
                      <w:p w14:paraId="6CB070D2" w14:textId="77777777" w:rsidR="00260674" w:rsidRPr="007756C7" w:rsidRDefault="00260674" w:rsidP="00BF32BD">
                        <w:pPr>
                          <w:shd w:val="clear" w:color="auto" w:fill="1F1F1F"/>
                          <w:spacing w:after="0" w:line="285" w:lineRule="atLeast"/>
                          <w:jc w:val="left"/>
                          <w:rPr>
                            <w:del w:id="2490" w:author="Redondo García Francisco Javier" w:date="2025-09-02T09:44:00Z"/>
                            <w:rFonts w:ascii="Consolas" w:eastAsia="Times New Roman" w:hAnsi="Consolas" w:cs="Times New Roman"/>
                            <w:color w:val="CCCCCC"/>
                            <w:sz w:val="21"/>
                            <w:szCs w:val="21"/>
                            <w:lang w:val="en-GB" w:eastAsia="es-ES"/>
                          </w:rPr>
                        </w:pPr>
                        <w:del w:id="2491" w:author="Redondo García Francisco Javier" w:date="2025-09-02T09:44:00Z">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9CDCFE"/>
                              <w:sz w:val="21"/>
                              <w:szCs w:val="21"/>
                              <w:lang w:val="en-GB" w:eastAsia="es-ES"/>
                            </w:rPr>
                            <w:delText>role:</w:delText>
                          </w:r>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CE9178"/>
                              <w:sz w:val="21"/>
                              <w:szCs w:val="21"/>
                              <w:lang w:val="en-GB" w:eastAsia="es-ES"/>
                            </w:rPr>
                            <w:delText>'no-role'</w:delText>
                          </w:r>
                        </w:del>
                      </w:p>
                      <w:p w14:paraId="47E51443" w14:textId="77777777" w:rsidR="00260674" w:rsidRPr="007756C7" w:rsidRDefault="00260674" w:rsidP="00BF32BD">
                        <w:pPr>
                          <w:shd w:val="clear" w:color="auto" w:fill="1F1F1F"/>
                          <w:spacing w:after="0" w:line="285" w:lineRule="atLeast"/>
                          <w:jc w:val="left"/>
                          <w:rPr>
                            <w:del w:id="2492" w:author="Redondo García Francisco Javier" w:date="2025-09-02T09:44:00Z"/>
                            <w:rFonts w:ascii="Consolas" w:eastAsia="Times New Roman" w:hAnsi="Consolas" w:cs="Times New Roman"/>
                            <w:color w:val="CCCCCC"/>
                            <w:sz w:val="21"/>
                            <w:szCs w:val="21"/>
                            <w:lang w:val="en-GB" w:eastAsia="es-ES"/>
                          </w:rPr>
                        </w:pPr>
                        <w:del w:id="2493" w:author="Redondo García Francisco Javier" w:date="2025-09-02T09:44:00Z">
                          <w:r w:rsidRPr="007756C7">
                            <w:rPr>
                              <w:rFonts w:ascii="Consolas" w:eastAsia="Times New Roman" w:hAnsi="Consolas" w:cs="Times New Roman"/>
                              <w:color w:val="CCCCCC"/>
                              <w:sz w:val="21"/>
                              <w:szCs w:val="21"/>
                              <w:lang w:val="en-GB" w:eastAsia="es-ES"/>
                            </w:rPr>
                            <w:delText>    });</w:delText>
                          </w:r>
                        </w:del>
                      </w:p>
                      <w:p w14:paraId="3A471E70" w14:textId="77777777" w:rsidR="00260674" w:rsidRPr="007756C7" w:rsidRDefault="00260674" w:rsidP="00BF32BD">
                        <w:pPr>
                          <w:shd w:val="clear" w:color="auto" w:fill="1F1F1F"/>
                          <w:spacing w:after="0" w:line="285" w:lineRule="atLeast"/>
                          <w:jc w:val="left"/>
                          <w:rPr>
                            <w:del w:id="2494" w:author="Redondo García Francisco Javier" w:date="2025-09-02T09:44:00Z"/>
                            <w:rFonts w:ascii="Consolas" w:eastAsia="Times New Roman" w:hAnsi="Consolas" w:cs="Times New Roman"/>
                            <w:color w:val="CCCCCC"/>
                            <w:sz w:val="21"/>
                            <w:szCs w:val="21"/>
                            <w:lang w:eastAsia="es-ES"/>
                          </w:rPr>
                        </w:pPr>
                        <w:del w:id="2495" w:author="Redondo García Francisco Javier" w:date="2025-09-02T09:44:00Z">
                          <w:r w:rsidRPr="007756C7">
                            <w:rPr>
                              <w:rFonts w:ascii="Consolas" w:eastAsia="Times New Roman" w:hAnsi="Consolas" w:cs="Times New Roman"/>
                              <w:color w:val="CCCCCC"/>
                              <w:sz w:val="21"/>
                              <w:szCs w:val="21"/>
                              <w:lang w:val="en-GB" w:eastAsia="es-ES"/>
                            </w:rPr>
                            <w:delText xml:space="preserve">  </w:delText>
                          </w:r>
                          <w:r w:rsidRPr="007756C7">
                            <w:rPr>
                              <w:rFonts w:ascii="Consolas" w:eastAsia="Times New Roman" w:hAnsi="Consolas" w:cs="Times New Roman"/>
                              <w:color w:val="CCCCCC"/>
                              <w:sz w:val="21"/>
                              <w:szCs w:val="21"/>
                              <w:lang w:eastAsia="es-ES"/>
                            </w:rPr>
                            <w:delText>}</w:delText>
                          </w:r>
                        </w:del>
                      </w:p>
                      <w:p w14:paraId="55678F32" w14:textId="77777777" w:rsidR="00260674" w:rsidRDefault="00260674" w:rsidP="00BF32BD">
                        <w:pPr>
                          <w:jc w:val="left"/>
                          <w:rPr>
                            <w:del w:id="2496" w:author="Redondo García Francisco Javier" w:date="2025-09-02T09:44:00Z"/>
                          </w:rPr>
                        </w:pPr>
                      </w:p>
                    </w:txbxContent>
                  </v:textbox>
                  <w10:wrap type="square" anchorx="margin"/>
                </v:shape>
              </w:pict>
            </mc:Fallback>
          </mc:AlternateContent>
        </w:r>
        <w:r w:rsidR="00260674">
          <w:rPr>
            <w:noProof/>
          </w:rPr>
          <mc:AlternateContent>
            <mc:Choice Requires="wps">
              <w:drawing>
                <wp:anchor distT="0" distB="0" distL="114300" distR="114300" simplePos="0" relativeHeight="251782144" behindDoc="0" locked="0" layoutInCell="1" allowOverlap="1" wp14:anchorId="74968215" wp14:editId="4D0945AE">
                  <wp:simplePos x="0" y="0"/>
                  <wp:positionH relativeFrom="column">
                    <wp:posOffset>-318135</wp:posOffset>
                  </wp:positionH>
                  <wp:positionV relativeFrom="paragraph">
                    <wp:posOffset>2338705</wp:posOffset>
                  </wp:positionV>
                  <wp:extent cx="6233795" cy="635"/>
                  <wp:effectExtent l="0" t="0" r="0" b="0"/>
                  <wp:wrapSquare wrapText="bothSides"/>
                  <wp:docPr id="203" name="Cuadro de texto 203"/>
                  <wp:cNvGraphicFramePr/>
                  <a:graphic xmlns:a="http://schemas.openxmlformats.org/drawingml/2006/main">
                    <a:graphicData uri="http://schemas.microsoft.com/office/word/2010/wordprocessingShape">
                      <wps:wsp>
                        <wps:cNvSpPr txBox="1"/>
                        <wps:spPr>
                          <a:xfrm>
                            <a:off x="0" y="0"/>
                            <a:ext cx="6233795" cy="635"/>
                          </a:xfrm>
                          <a:prstGeom prst="rect">
                            <a:avLst/>
                          </a:prstGeom>
                          <a:solidFill>
                            <a:prstClr val="white"/>
                          </a:solidFill>
                          <a:ln>
                            <a:noFill/>
                          </a:ln>
                        </wps:spPr>
                        <wps:txbx>
                          <w:txbxContent>
                            <w:p w14:paraId="2A1E3A24" w14:textId="77777777" w:rsidR="00260674" w:rsidRPr="004B65AB" w:rsidRDefault="00260674" w:rsidP="00493367">
                              <w:pPr>
                                <w:pStyle w:val="Descripcin"/>
                                <w:jc w:val="center"/>
                                <w:rPr>
                                  <w:del w:id="2497" w:author="Redondo García Francisco Javier" w:date="2025-09-02T09:44:00Z"/>
                                  <w:noProof/>
                                  <w:sz w:val="24"/>
                                  <w:szCs w:val="24"/>
                                </w:rPr>
                              </w:pPr>
                              <w:bookmarkStart w:id="2498" w:name="_Toc202786485"/>
                              <w:del w:id="2499" w:author="Redondo García Francisco Javier" w:date="2025-09-02T09:44:00Z">
                                <w:r>
                                  <w:delText xml:space="preserve">Listado </w:delText>
                                </w:r>
                                <w:r w:rsidR="0056181D">
                                  <w:fldChar w:fldCharType="begin"/>
                                </w:r>
                                <w:r w:rsidR="0056181D">
                                  <w:delInstrText xml:space="preserve"> SEQ Listado \* ARABIC </w:delInstrText>
                                </w:r>
                                <w:r w:rsidR="0056181D">
                                  <w:fldChar w:fldCharType="separate"/>
                                </w:r>
                                <w:r w:rsidR="005226D7">
                                  <w:rPr>
                                    <w:noProof/>
                                  </w:rPr>
                                  <w:delText>16</w:delText>
                                </w:r>
                                <w:r w:rsidR="0056181D">
                                  <w:rPr>
                                    <w:noProof/>
                                  </w:rPr>
                                  <w:fldChar w:fldCharType="end"/>
                                </w:r>
                                <w:r>
                                  <w:delText xml:space="preserve"> - Método createSanitario()</w:delText>
                                </w:r>
                                <w:bookmarkEnd w:id="2498"/>
                              </w:del>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968215" id="Cuadro de texto 203" o:spid="_x0000_s1082" type="#_x0000_t202" style="position:absolute;left:0;text-align:left;margin-left:-25.05pt;margin-top:184.15pt;width:490.85pt;height:.05pt;z-index:251782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" stroked="f">
                  <v:textbox style="mso-fit-shape-to-text:t" inset="0,0,0,0">
                    <w:txbxContent>
                      <w:p w14:paraId="2A1E3A24" w14:textId="77777777" w:rsidR="00260674" w:rsidRPr="004B65AB" w:rsidRDefault="00260674" w:rsidP="00493367">
                        <w:pPr>
                          <w:pStyle w:val="Descripcin"/>
                          <w:jc w:val="center"/>
                          <w:rPr>
                            <w:del w:id="2500" w:author="Redondo García Francisco Javier" w:date="2025-09-02T09:44:00Z"/>
                            <w:noProof/>
                            <w:sz w:val="24"/>
                            <w:szCs w:val="24"/>
                          </w:rPr>
                        </w:pPr>
                        <w:bookmarkStart w:id="2501" w:name="_Toc202786485"/>
                        <w:del w:id="2502" w:author="Redondo García Francisco Javier" w:date="2025-09-02T09:44:00Z">
                          <w:r>
                            <w:delText xml:space="preserve">Listado </w:delText>
                          </w:r>
                          <w:r w:rsidR="0056181D">
                            <w:fldChar w:fldCharType="begin"/>
                          </w:r>
                          <w:r w:rsidR="0056181D">
                            <w:delInstrText xml:space="preserve"> SEQ Listado \* ARABIC </w:delInstrText>
                          </w:r>
                          <w:r w:rsidR="0056181D">
                            <w:fldChar w:fldCharType="separate"/>
                          </w:r>
                          <w:r w:rsidR="005226D7">
                            <w:rPr>
                              <w:noProof/>
                            </w:rPr>
                            <w:delText>16</w:delText>
                          </w:r>
                          <w:r w:rsidR="0056181D">
                            <w:rPr>
                              <w:noProof/>
                            </w:rPr>
                            <w:fldChar w:fldCharType="end"/>
                          </w:r>
                          <w:r>
                            <w:delText xml:space="preserve"> - Método createSanitario()</w:delText>
                          </w:r>
                          <w:bookmarkEnd w:id="2501"/>
                        </w:del>
                      </w:p>
                    </w:txbxContent>
                  </v:textbox>
                  <w10:wrap type="square"/>
                </v:shape>
              </w:pict>
            </mc:Fallback>
          </mc:AlternateContent>
        </w:r>
      </w:del>
    </w:p>
    <w:p w14:paraId="01D6CC1A" w14:textId="77777777" w:rsidR="00260674" w:rsidRPr="00E86BCB" w:rsidRDefault="00260674" w:rsidP="00E86BCB">
      <w:pPr>
        <w:rPr>
          <w:del w:id="2503" w:author="Redondo García Francisco Javier" w:date="2025-09-02T09:44:00Z"/>
          <w:sz w:val="24"/>
          <w:szCs w:val="24"/>
        </w:rPr>
      </w:pPr>
    </w:p>
    <w:p w14:paraId="2860C15C" w14:textId="77777777" w:rsidR="00260674" w:rsidRPr="00E86BCB" w:rsidRDefault="00260674" w:rsidP="00E86BCB">
      <w:pPr>
        <w:rPr>
          <w:del w:id="2504" w:author="Redondo García Francisco Javier" w:date="2025-09-02T09:44:00Z"/>
          <w:sz w:val="24"/>
          <w:szCs w:val="24"/>
        </w:rPr>
      </w:pPr>
    </w:p>
    <w:p w14:paraId="22E6BDF1" w14:textId="77777777" w:rsidR="00260674" w:rsidRPr="00E86BCB" w:rsidRDefault="00260674" w:rsidP="00E86BCB">
      <w:pPr>
        <w:rPr>
          <w:del w:id="2505" w:author="Redondo García Francisco Javier" w:date="2025-09-02T09:44:00Z"/>
          <w:sz w:val="24"/>
          <w:szCs w:val="24"/>
        </w:rPr>
      </w:pPr>
      <w:del w:id="2506" w:author="Redondo García Francisco Javier" w:date="2025-09-02T09:44:00Z">
        <w:r w:rsidRPr="00C920BB">
          <w:rPr>
            <w:noProof/>
            <w:sz w:val="24"/>
            <w:szCs w:val="24"/>
          </w:rPr>
          <mc:AlternateContent>
            <mc:Choice Requires="wps">
              <w:drawing>
                <wp:anchor distT="45720" distB="45720" distL="114300" distR="114300" simplePos="0" relativeHeight="251776000" behindDoc="0" locked="0" layoutInCell="1" allowOverlap="1" wp14:anchorId="77C30D55" wp14:editId="10E37004">
                  <wp:simplePos x="0" y="0"/>
                  <wp:positionH relativeFrom="margin">
                    <wp:align>left</wp:align>
                  </wp:positionH>
                  <wp:positionV relativeFrom="paragraph">
                    <wp:posOffset>474667</wp:posOffset>
                  </wp:positionV>
                  <wp:extent cx="6088380" cy="789305"/>
                  <wp:effectExtent l="0" t="0" r="26670" b="10795"/>
                  <wp:wrapSquare wrapText="bothSides"/>
                  <wp:docPr id="20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8380" cy="789305"/>
                          </a:xfrm>
                          <a:prstGeom prst="rect">
                            <a:avLst/>
                          </a:prstGeom>
                          <a:solidFill>
                            <a:srgbClr val="FFFFFF"/>
                          </a:solidFill>
                          <a:ln w="9525">
                            <a:solidFill>
                              <a:srgbClr val="000000"/>
                            </a:solidFill>
                            <a:miter lim="800000"/>
                            <a:headEnd/>
                            <a:tailEnd/>
                          </a:ln>
                        </wps:spPr>
                        <wps:txbx>
                          <w:txbxContent>
                            <w:p w14:paraId="4C140141" w14:textId="77777777" w:rsidR="00260674" w:rsidRPr="00C920BB" w:rsidRDefault="00260674" w:rsidP="00C920BB">
                              <w:pPr>
                                <w:shd w:val="clear" w:color="auto" w:fill="1F1F1F"/>
                                <w:spacing w:line="285" w:lineRule="atLeast"/>
                                <w:rPr>
                                  <w:del w:id="2507" w:author="Redondo García Francisco Javier" w:date="2025-09-02T09:44:00Z"/>
                                  <w:rFonts w:ascii="Consolas" w:eastAsia="Times New Roman" w:hAnsi="Consolas" w:cs="Times New Roman"/>
                                  <w:color w:val="CCCCCC"/>
                                  <w:sz w:val="21"/>
                                  <w:szCs w:val="21"/>
                                  <w:lang w:val="en-GB" w:eastAsia="es-ES"/>
                                </w:rPr>
                              </w:pPr>
                              <w:del w:id="2508" w:author="Redondo García Francisco Javier" w:date="2025-09-02T09:44:00Z">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569CD6"/>
                                    <w:sz w:val="21"/>
                                    <w:szCs w:val="21"/>
                                    <w:lang w:val="en-GB" w:eastAsia="es-ES"/>
                                  </w:rPr>
                                  <w:delText>public</w:delText>
                                </w:r>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DCDCAA"/>
                                    <w:sz w:val="21"/>
                                    <w:szCs w:val="21"/>
                                    <w:lang w:val="en-GB" w:eastAsia="es-ES"/>
                                  </w:rPr>
                                  <w:delText>getPacientes</w:delText>
                                </w:r>
                                <w:r w:rsidRPr="00C920BB">
                                  <w:rPr>
                                    <w:rFonts w:ascii="Consolas" w:eastAsia="Times New Roman" w:hAnsi="Consolas" w:cs="Times New Roman"/>
                                    <w:color w:val="CCCCCC"/>
                                    <w:sz w:val="21"/>
                                    <w:szCs w:val="21"/>
                                    <w:lang w:val="en-GB" w:eastAsia="es-ES"/>
                                  </w:rPr>
                                  <w:delText>() {</w:delText>
                                </w:r>
                              </w:del>
                            </w:p>
                            <w:p w14:paraId="3680FCC5" w14:textId="77777777" w:rsidR="00260674" w:rsidRPr="00C920BB" w:rsidRDefault="00260674" w:rsidP="00C920BB">
                              <w:pPr>
                                <w:shd w:val="clear" w:color="auto" w:fill="1F1F1F"/>
                                <w:spacing w:after="0" w:line="285" w:lineRule="atLeast"/>
                                <w:rPr>
                                  <w:del w:id="2509" w:author="Redondo García Francisco Javier" w:date="2025-09-02T09:44:00Z"/>
                                  <w:rFonts w:ascii="Consolas" w:eastAsia="Times New Roman" w:hAnsi="Consolas" w:cs="Times New Roman"/>
                                  <w:color w:val="CCCCCC"/>
                                  <w:sz w:val="21"/>
                                  <w:szCs w:val="21"/>
                                  <w:lang w:val="en-GB" w:eastAsia="es-ES"/>
                                </w:rPr>
                              </w:pPr>
                              <w:del w:id="2510" w:author="Redondo García Francisco Javier" w:date="2025-09-02T09:44:00Z">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C586C0"/>
                                    <w:sz w:val="21"/>
                                    <w:szCs w:val="21"/>
                                    <w:lang w:val="en-GB" w:eastAsia="es-ES"/>
                                  </w:rPr>
                                  <w:delText>return</w:delText>
                                </w:r>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569CD6"/>
                                    <w:sz w:val="21"/>
                                    <w:szCs w:val="21"/>
                                    <w:lang w:val="en-GB" w:eastAsia="es-ES"/>
                                  </w:rPr>
                                  <w:delText>this</w:delText>
                                </w:r>
                                <w:r w:rsidRPr="00C920BB">
                                  <w:rPr>
                                    <w:rFonts w:ascii="Consolas" w:eastAsia="Times New Roman" w:hAnsi="Consolas" w:cs="Times New Roman"/>
                                    <w:color w:val="CCCCCC"/>
                                    <w:sz w:val="21"/>
                                    <w:szCs w:val="21"/>
                                    <w:lang w:val="en-GB" w:eastAsia="es-ES"/>
                                  </w:rPr>
                                  <w:delText>.</w:delText>
                                </w:r>
                                <w:r w:rsidRPr="00C920BB">
                                  <w:rPr>
                                    <w:rFonts w:ascii="Consolas" w:eastAsia="Times New Roman" w:hAnsi="Consolas" w:cs="Times New Roman"/>
                                    <w:color w:val="9CDCFE"/>
                                    <w:sz w:val="21"/>
                                    <w:szCs w:val="21"/>
                                    <w:lang w:val="en-GB" w:eastAsia="es-ES"/>
                                  </w:rPr>
                                  <w:delText>db</w:delText>
                                </w:r>
                                <w:r w:rsidRPr="00C920BB">
                                  <w:rPr>
                                    <w:rFonts w:ascii="Consolas" w:eastAsia="Times New Roman" w:hAnsi="Consolas" w:cs="Times New Roman"/>
                                    <w:color w:val="CCCCCC"/>
                                    <w:sz w:val="21"/>
                                    <w:szCs w:val="21"/>
                                    <w:lang w:val="en-GB" w:eastAsia="es-ES"/>
                                  </w:rPr>
                                  <w:delText>.</w:delText>
                                </w:r>
                                <w:r w:rsidRPr="00C920BB">
                                  <w:rPr>
                                    <w:rFonts w:ascii="Consolas" w:eastAsia="Times New Roman" w:hAnsi="Consolas" w:cs="Times New Roman"/>
                                    <w:color w:val="DCDCAA"/>
                                    <w:sz w:val="21"/>
                                    <w:szCs w:val="21"/>
                                    <w:lang w:val="en-GB" w:eastAsia="es-ES"/>
                                  </w:rPr>
                                  <w:delText>list</w:delText>
                                </w:r>
                                <w:r w:rsidRPr="00C920BB">
                                  <w:rPr>
                                    <w:rFonts w:ascii="Consolas" w:eastAsia="Times New Roman" w:hAnsi="Consolas" w:cs="Times New Roman"/>
                                    <w:color w:val="CCCCCC"/>
                                    <w:sz w:val="21"/>
                                    <w:szCs w:val="21"/>
                                    <w:lang w:val="en-GB" w:eastAsia="es-ES"/>
                                  </w:rPr>
                                  <w:delText>(</w:delText>
                                </w:r>
                                <w:r w:rsidRPr="00C920BB">
                                  <w:rPr>
                                    <w:rFonts w:ascii="Consolas" w:eastAsia="Times New Roman" w:hAnsi="Consolas" w:cs="Times New Roman"/>
                                    <w:color w:val="CE9178"/>
                                    <w:sz w:val="21"/>
                                    <w:szCs w:val="21"/>
                                    <w:lang w:val="en-GB" w:eastAsia="es-ES"/>
                                  </w:rPr>
                                  <w:delText>'usuarios/pacientes'</w:delText>
                                </w:r>
                                <w:r w:rsidRPr="00C920BB">
                                  <w:rPr>
                                    <w:rFonts w:ascii="Consolas" w:eastAsia="Times New Roman" w:hAnsi="Consolas" w:cs="Times New Roman"/>
                                    <w:color w:val="CCCCCC"/>
                                    <w:sz w:val="21"/>
                                    <w:szCs w:val="21"/>
                                    <w:lang w:val="en-GB" w:eastAsia="es-ES"/>
                                  </w:rPr>
                                  <w:delText>).</w:delText>
                                </w:r>
                                <w:r w:rsidRPr="00C920BB">
                                  <w:rPr>
                                    <w:rFonts w:ascii="Consolas" w:eastAsia="Times New Roman" w:hAnsi="Consolas" w:cs="Times New Roman"/>
                                    <w:color w:val="DCDCAA"/>
                                    <w:sz w:val="21"/>
                                    <w:szCs w:val="21"/>
                                    <w:lang w:val="en-GB" w:eastAsia="es-ES"/>
                                  </w:rPr>
                                  <w:delText>snapshotChanges</w:delText>
                                </w:r>
                                <w:r w:rsidRPr="00C920BB">
                                  <w:rPr>
                                    <w:rFonts w:ascii="Consolas" w:eastAsia="Times New Roman" w:hAnsi="Consolas" w:cs="Times New Roman"/>
                                    <w:color w:val="CCCCCC"/>
                                    <w:sz w:val="21"/>
                                    <w:szCs w:val="21"/>
                                    <w:lang w:val="en-GB" w:eastAsia="es-ES"/>
                                  </w:rPr>
                                  <w:delText>();</w:delText>
                                </w:r>
                              </w:del>
                            </w:p>
                            <w:p w14:paraId="0D6DE976" w14:textId="77777777" w:rsidR="00260674" w:rsidRPr="00C920BB" w:rsidRDefault="00260674" w:rsidP="00C920BB">
                              <w:pPr>
                                <w:shd w:val="clear" w:color="auto" w:fill="1F1F1F"/>
                                <w:spacing w:after="0" w:line="285" w:lineRule="atLeast"/>
                                <w:rPr>
                                  <w:del w:id="2511" w:author="Redondo García Francisco Javier" w:date="2025-09-02T09:44:00Z"/>
                                  <w:rFonts w:ascii="Consolas" w:eastAsia="Times New Roman" w:hAnsi="Consolas" w:cs="Times New Roman"/>
                                  <w:color w:val="CCCCCC"/>
                                  <w:sz w:val="21"/>
                                  <w:szCs w:val="21"/>
                                  <w:lang w:eastAsia="es-ES"/>
                                </w:rPr>
                              </w:pPr>
                              <w:del w:id="2512" w:author="Redondo García Francisco Javier" w:date="2025-09-02T09:44:00Z">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CCCCCC"/>
                                    <w:sz w:val="21"/>
                                    <w:szCs w:val="21"/>
                                    <w:lang w:eastAsia="es-ES"/>
                                  </w:rPr>
                                  <w:delText>}</w:delText>
                                </w:r>
                              </w:del>
                            </w:p>
                            <w:p w14:paraId="4CA209D1" w14:textId="77777777" w:rsidR="00260674" w:rsidRDefault="00260674">
                              <w:pPr>
                                <w:rPr>
                                  <w:del w:id="2513" w:author="Redondo García Francisco Javier" w:date="2025-09-02T09:44:00Z"/>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C30D55" id="_x0000_s1083" type="#_x0000_t202" style="position:absolute;left:0;text-align:left;margin-left:0;margin-top:37.4pt;width:479.4pt;height:62.15pt;z-index:2517760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">
                  <v:textbox>
                    <w:txbxContent>
                      <w:p w14:paraId="4C140141" w14:textId="77777777" w:rsidR="00260674" w:rsidRPr="00C920BB" w:rsidRDefault="00260674" w:rsidP="00C920BB">
                        <w:pPr>
                          <w:shd w:val="clear" w:color="auto" w:fill="1F1F1F"/>
                          <w:spacing w:line="285" w:lineRule="atLeast"/>
                          <w:rPr>
                            <w:del w:id="2514" w:author="Redondo García Francisco Javier" w:date="2025-09-02T09:44:00Z"/>
                            <w:rFonts w:ascii="Consolas" w:eastAsia="Times New Roman" w:hAnsi="Consolas" w:cs="Times New Roman"/>
                            <w:color w:val="CCCCCC"/>
                            <w:sz w:val="21"/>
                            <w:szCs w:val="21"/>
                            <w:lang w:val="en-GB" w:eastAsia="es-ES"/>
                          </w:rPr>
                        </w:pPr>
                        <w:del w:id="2515" w:author="Redondo García Francisco Javier" w:date="2025-09-02T09:44:00Z">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569CD6"/>
                              <w:sz w:val="21"/>
                              <w:szCs w:val="21"/>
                              <w:lang w:val="en-GB" w:eastAsia="es-ES"/>
                            </w:rPr>
                            <w:delText>public</w:delText>
                          </w:r>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DCDCAA"/>
                              <w:sz w:val="21"/>
                              <w:szCs w:val="21"/>
                              <w:lang w:val="en-GB" w:eastAsia="es-ES"/>
                            </w:rPr>
                            <w:delText>getPacientes</w:delText>
                          </w:r>
                          <w:r w:rsidRPr="00C920BB">
                            <w:rPr>
                              <w:rFonts w:ascii="Consolas" w:eastAsia="Times New Roman" w:hAnsi="Consolas" w:cs="Times New Roman"/>
                              <w:color w:val="CCCCCC"/>
                              <w:sz w:val="21"/>
                              <w:szCs w:val="21"/>
                              <w:lang w:val="en-GB" w:eastAsia="es-ES"/>
                            </w:rPr>
                            <w:delText>() {</w:delText>
                          </w:r>
                        </w:del>
                      </w:p>
                      <w:p w14:paraId="3680FCC5" w14:textId="77777777" w:rsidR="00260674" w:rsidRPr="00C920BB" w:rsidRDefault="00260674" w:rsidP="00C920BB">
                        <w:pPr>
                          <w:shd w:val="clear" w:color="auto" w:fill="1F1F1F"/>
                          <w:spacing w:after="0" w:line="285" w:lineRule="atLeast"/>
                          <w:rPr>
                            <w:del w:id="2516" w:author="Redondo García Francisco Javier" w:date="2025-09-02T09:44:00Z"/>
                            <w:rFonts w:ascii="Consolas" w:eastAsia="Times New Roman" w:hAnsi="Consolas" w:cs="Times New Roman"/>
                            <w:color w:val="CCCCCC"/>
                            <w:sz w:val="21"/>
                            <w:szCs w:val="21"/>
                            <w:lang w:val="en-GB" w:eastAsia="es-ES"/>
                          </w:rPr>
                        </w:pPr>
                        <w:del w:id="2517" w:author="Redondo García Francisco Javier" w:date="2025-09-02T09:44:00Z">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C586C0"/>
                              <w:sz w:val="21"/>
                              <w:szCs w:val="21"/>
                              <w:lang w:val="en-GB" w:eastAsia="es-ES"/>
                            </w:rPr>
                            <w:delText>return</w:delText>
                          </w:r>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569CD6"/>
                              <w:sz w:val="21"/>
                              <w:szCs w:val="21"/>
                              <w:lang w:val="en-GB" w:eastAsia="es-ES"/>
                            </w:rPr>
                            <w:delText>this</w:delText>
                          </w:r>
                          <w:r w:rsidRPr="00C920BB">
                            <w:rPr>
                              <w:rFonts w:ascii="Consolas" w:eastAsia="Times New Roman" w:hAnsi="Consolas" w:cs="Times New Roman"/>
                              <w:color w:val="CCCCCC"/>
                              <w:sz w:val="21"/>
                              <w:szCs w:val="21"/>
                              <w:lang w:val="en-GB" w:eastAsia="es-ES"/>
                            </w:rPr>
                            <w:delText>.</w:delText>
                          </w:r>
                          <w:r w:rsidRPr="00C920BB">
                            <w:rPr>
                              <w:rFonts w:ascii="Consolas" w:eastAsia="Times New Roman" w:hAnsi="Consolas" w:cs="Times New Roman"/>
                              <w:color w:val="9CDCFE"/>
                              <w:sz w:val="21"/>
                              <w:szCs w:val="21"/>
                              <w:lang w:val="en-GB" w:eastAsia="es-ES"/>
                            </w:rPr>
                            <w:delText>db</w:delText>
                          </w:r>
                          <w:r w:rsidRPr="00C920BB">
                            <w:rPr>
                              <w:rFonts w:ascii="Consolas" w:eastAsia="Times New Roman" w:hAnsi="Consolas" w:cs="Times New Roman"/>
                              <w:color w:val="CCCCCC"/>
                              <w:sz w:val="21"/>
                              <w:szCs w:val="21"/>
                              <w:lang w:val="en-GB" w:eastAsia="es-ES"/>
                            </w:rPr>
                            <w:delText>.</w:delText>
                          </w:r>
                          <w:r w:rsidRPr="00C920BB">
                            <w:rPr>
                              <w:rFonts w:ascii="Consolas" w:eastAsia="Times New Roman" w:hAnsi="Consolas" w:cs="Times New Roman"/>
                              <w:color w:val="DCDCAA"/>
                              <w:sz w:val="21"/>
                              <w:szCs w:val="21"/>
                              <w:lang w:val="en-GB" w:eastAsia="es-ES"/>
                            </w:rPr>
                            <w:delText>list</w:delText>
                          </w:r>
                          <w:r w:rsidRPr="00C920BB">
                            <w:rPr>
                              <w:rFonts w:ascii="Consolas" w:eastAsia="Times New Roman" w:hAnsi="Consolas" w:cs="Times New Roman"/>
                              <w:color w:val="CCCCCC"/>
                              <w:sz w:val="21"/>
                              <w:szCs w:val="21"/>
                              <w:lang w:val="en-GB" w:eastAsia="es-ES"/>
                            </w:rPr>
                            <w:delText>(</w:delText>
                          </w:r>
                          <w:r w:rsidRPr="00C920BB">
                            <w:rPr>
                              <w:rFonts w:ascii="Consolas" w:eastAsia="Times New Roman" w:hAnsi="Consolas" w:cs="Times New Roman"/>
                              <w:color w:val="CE9178"/>
                              <w:sz w:val="21"/>
                              <w:szCs w:val="21"/>
                              <w:lang w:val="en-GB" w:eastAsia="es-ES"/>
                            </w:rPr>
                            <w:delText>'usuarios/pacientes'</w:delText>
                          </w:r>
                          <w:r w:rsidRPr="00C920BB">
                            <w:rPr>
                              <w:rFonts w:ascii="Consolas" w:eastAsia="Times New Roman" w:hAnsi="Consolas" w:cs="Times New Roman"/>
                              <w:color w:val="CCCCCC"/>
                              <w:sz w:val="21"/>
                              <w:szCs w:val="21"/>
                              <w:lang w:val="en-GB" w:eastAsia="es-ES"/>
                            </w:rPr>
                            <w:delText>).</w:delText>
                          </w:r>
                          <w:r w:rsidRPr="00C920BB">
                            <w:rPr>
                              <w:rFonts w:ascii="Consolas" w:eastAsia="Times New Roman" w:hAnsi="Consolas" w:cs="Times New Roman"/>
                              <w:color w:val="DCDCAA"/>
                              <w:sz w:val="21"/>
                              <w:szCs w:val="21"/>
                              <w:lang w:val="en-GB" w:eastAsia="es-ES"/>
                            </w:rPr>
                            <w:delText>snapshotChanges</w:delText>
                          </w:r>
                          <w:r w:rsidRPr="00C920BB">
                            <w:rPr>
                              <w:rFonts w:ascii="Consolas" w:eastAsia="Times New Roman" w:hAnsi="Consolas" w:cs="Times New Roman"/>
                              <w:color w:val="CCCCCC"/>
                              <w:sz w:val="21"/>
                              <w:szCs w:val="21"/>
                              <w:lang w:val="en-GB" w:eastAsia="es-ES"/>
                            </w:rPr>
                            <w:delText>();</w:delText>
                          </w:r>
                        </w:del>
                      </w:p>
                      <w:p w14:paraId="0D6DE976" w14:textId="77777777" w:rsidR="00260674" w:rsidRPr="00C920BB" w:rsidRDefault="00260674" w:rsidP="00C920BB">
                        <w:pPr>
                          <w:shd w:val="clear" w:color="auto" w:fill="1F1F1F"/>
                          <w:spacing w:after="0" w:line="285" w:lineRule="atLeast"/>
                          <w:rPr>
                            <w:del w:id="2518" w:author="Redondo García Francisco Javier" w:date="2025-09-02T09:44:00Z"/>
                            <w:rFonts w:ascii="Consolas" w:eastAsia="Times New Roman" w:hAnsi="Consolas" w:cs="Times New Roman"/>
                            <w:color w:val="CCCCCC"/>
                            <w:sz w:val="21"/>
                            <w:szCs w:val="21"/>
                            <w:lang w:eastAsia="es-ES"/>
                          </w:rPr>
                        </w:pPr>
                        <w:del w:id="2519" w:author="Redondo García Francisco Javier" w:date="2025-09-02T09:44:00Z">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CCCCCC"/>
                              <w:sz w:val="21"/>
                              <w:szCs w:val="21"/>
                              <w:lang w:eastAsia="es-ES"/>
                            </w:rPr>
                            <w:delText>}</w:delText>
                          </w:r>
                        </w:del>
                      </w:p>
                      <w:p w14:paraId="4CA209D1" w14:textId="77777777" w:rsidR="00260674" w:rsidRDefault="00260674">
                        <w:pPr>
                          <w:rPr>
                            <w:del w:id="2520" w:author="Redondo García Francisco Javier" w:date="2025-09-02T09:44:00Z"/>
                          </w:rPr>
                        </w:pPr>
                      </w:p>
                    </w:txbxContent>
                  </v:textbox>
                  <w10:wrap type="square" anchorx="margin"/>
                </v:shape>
              </w:pict>
            </mc:Fallback>
          </mc:AlternateContent>
        </w:r>
        <w:r>
          <w:rPr>
            <w:noProof/>
          </w:rPr>
          <mc:AlternateContent>
            <mc:Choice Requires="wps">
              <w:drawing>
                <wp:anchor distT="0" distB="0" distL="114300" distR="114300" simplePos="0" relativeHeight="251783168" behindDoc="0" locked="0" layoutInCell="1" allowOverlap="1" wp14:anchorId="004CFFEE" wp14:editId="250302F6">
                  <wp:simplePos x="0" y="0"/>
                  <wp:positionH relativeFrom="column">
                    <wp:posOffset>-221615</wp:posOffset>
                  </wp:positionH>
                  <wp:positionV relativeFrom="paragraph">
                    <wp:posOffset>1334770</wp:posOffset>
                  </wp:positionV>
                  <wp:extent cx="6088380" cy="635"/>
                  <wp:effectExtent l="0" t="0" r="0" b="0"/>
                  <wp:wrapSquare wrapText="bothSides"/>
                  <wp:docPr id="205" name="Cuadro de texto 205"/>
                  <wp:cNvGraphicFramePr/>
                  <a:graphic xmlns:a="http://schemas.openxmlformats.org/drawingml/2006/main">
                    <a:graphicData uri="http://schemas.microsoft.com/office/word/2010/wordprocessingShape">
                      <wps:wsp>
                        <wps:cNvSpPr txBox="1"/>
                        <wps:spPr>
                          <a:xfrm>
                            <a:off x="0" y="0"/>
                            <a:ext cx="6088380" cy="635"/>
                          </a:xfrm>
                          <a:prstGeom prst="rect">
                            <a:avLst/>
                          </a:prstGeom>
                          <a:solidFill>
                            <a:prstClr val="white"/>
                          </a:solidFill>
                          <a:ln>
                            <a:noFill/>
                          </a:ln>
                        </wps:spPr>
                        <wps:txbx>
                          <w:txbxContent>
                            <w:p w14:paraId="0A33EF5D" w14:textId="77777777" w:rsidR="00260674" w:rsidRPr="00383604" w:rsidRDefault="00260674" w:rsidP="00D53F14">
                              <w:pPr>
                                <w:pStyle w:val="Descripcin"/>
                                <w:jc w:val="center"/>
                                <w:rPr>
                                  <w:del w:id="2521" w:author="Redondo García Francisco Javier" w:date="2025-09-02T09:44:00Z"/>
                                  <w:noProof/>
                                  <w:sz w:val="24"/>
                                  <w:szCs w:val="24"/>
                                </w:rPr>
                              </w:pPr>
                              <w:bookmarkStart w:id="2522" w:name="_Toc202786486"/>
                              <w:del w:id="2523" w:author="Redondo García Francisco Javier" w:date="2025-09-02T09:44:00Z">
                                <w:r>
                                  <w:delText xml:space="preserve">Listado </w:delText>
                                </w:r>
                                <w:r w:rsidR="0056181D">
                                  <w:fldChar w:fldCharType="begin"/>
                                </w:r>
                                <w:r w:rsidR="0056181D">
                                  <w:delInstrText xml:space="preserve"> SEQ Listado \* ARABIC </w:delInstrText>
                                </w:r>
                                <w:r w:rsidR="0056181D">
                                  <w:fldChar w:fldCharType="separate"/>
                                </w:r>
                                <w:r w:rsidR="005226D7">
                                  <w:rPr>
                                    <w:noProof/>
                                  </w:rPr>
                                  <w:delText>17</w:delText>
                                </w:r>
                                <w:r w:rsidR="0056181D">
                                  <w:rPr>
                                    <w:noProof/>
                                  </w:rPr>
                                  <w:fldChar w:fldCharType="end"/>
                                </w:r>
                                <w:r>
                                  <w:delText xml:space="preserve"> - Método getPacientes()</w:delText>
                                </w:r>
                                <w:bookmarkEnd w:id="2522"/>
                              </w:del>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4CFFEE" id="Cuadro de texto 205" o:spid="_x0000_s1084" type="#_x0000_t202" style="position:absolute;left:0;text-align:left;margin-left:-17.45pt;margin-top:105.1pt;width:479.4pt;height:.05pt;z-index:251783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" stroked="f">
                  <v:textbox style="mso-fit-shape-to-text:t" inset="0,0,0,0">
                    <w:txbxContent>
                      <w:p w14:paraId="0A33EF5D" w14:textId="77777777" w:rsidR="00260674" w:rsidRPr="00383604" w:rsidRDefault="00260674" w:rsidP="00D53F14">
                        <w:pPr>
                          <w:pStyle w:val="Descripcin"/>
                          <w:jc w:val="center"/>
                          <w:rPr>
                            <w:del w:id="2524" w:author="Redondo García Francisco Javier" w:date="2025-09-02T09:44:00Z"/>
                            <w:noProof/>
                            <w:sz w:val="24"/>
                            <w:szCs w:val="24"/>
                          </w:rPr>
                        </w:pPr>
                        <w:bookmarkStart w:id="2525" w:name="_Toc202786486"/>
                        <w:del w:id="2526" w:author="Redondo García Francisco Javier" w:date="2025-09-02T09:44:00Z">
                          <w:r>
                            <w:delText xml:space="preserve">Listado </w:delText>
                          </w:r>
                          <w:r w:rsidR="0056181D">
                            <w:fldChar w:fldCharType="begin"/>
                          </w:r>
                          <w:r w:rsidR="0056181D">
                            <w:delInstrText xml:space="preserve"> SEQ Listado \* ARABIC </w:delInstrText>
                          </w:r>
                          <w:r w:rsidR="0056181D">
                            <w:fldChar w:fldCharType="separate"/>
                          </w:r>
                          <w:r w:rsidR="005226D7">
                            <w:rPr>
                              <w:noProof/>
                            </w:rPr>
                            <w:delText>17</w:delText>
                          </w:r>
                          <w:r w:rsidR="0056181D">
                            <w:rPr>
                              <w:noProof/>
                            </w:rPr>
                            <w:fldChar w:fldCharType="end"/>
                          </w:r>
                          <w:r>
                            <w:delText xml:space="preserve"> - Método getPacientes()</w:delText>
                          </w:r>
                          <w:bookmarkEnd w:id="2525"/>
                        </w:del>
                      </w:p>
                    </w:txbxContent>
                  </v:textbox>
                  <w10:wrap type="square"/>
                </v:shape>
              </w:pict>
            </mc:Fallback>
          </mc:AlternateContent>
        </w:r>
      </w:del>
    </w:p>
    <w:p w14:paraId="09119707" w14:textId="77777777" w:rsidR="00260674" w:rsidRPr="00E86BCB" w:rsidRDefault="00260674" w:rsidP="00E86BCB">
      <w:pPr>
        <w:rPr>
          <w:del w:id="2527" w:author="Redondo García Francisco Javier" w:date="2025-09-02T09:44:00Z"/>
          <w:sz w:val="24"/>
          <w:szCs w:val="24"/>
        </w:rPr>
      </w:pPr>
    </w:p>
    <w:p w14:paraId="02DB9E2B" w14:textId="77777777" w:rsidR="00260674" w:rsidRPr="00E86BCB" w:rsidRDefault="00260674" w:rsidP="00E86BCB">
      <w:pPr>
        <w:rPr>
          <w:del w:id="2528" w:author="Redondo García Francisco Javier" w:date="2025-09-02T09:44:00Z"/>
          <w:sz w:val="24"/>
          <w:szCs w:val="24"/>
        </w:rPr>
      </w:pPr>
      <w:del w:id="2529" w:author="Redondo García Francisco Javier" w:date="2025-09-02T09:44:00Z">
        <w:r>
          <w:rPr>
            <w:noProof/>
          </w:rPr>
          <w:lastRenderedPageBreak/>
          <mc:AlternateContent>
            <mc:Choice Requires="wps">
              <w:drawing>
                <wp:anchor distT="0" distB="0" distL="114300" distR="114300" simplePos="0" relativeHeight="251786240" behindDoc="0" locked="0" layoutInCell="1" allowOverlap="1" wp14:anchorId="7F95655E" wp14:editId="215EB2BF">
                  <wp:simplePos x="0" y="0"/>
                  <wp:positionH relativeFrom="column">
                    <wp:posOffset>0</wp:posOffset>
                  </wp:positionH>
                  <wp:positionV relativeFrom="paragraph">
                    <wp:posOffset>805180</wp:posOffset>
                  </wp:positionV>
                  <wp:extent cx="5977890" cy="635"/>
                  <wp:effectExtent l="0" t="0" r="0" b="0"/>
                  <wp:wrapSquare wrapText="bothSides"/>
                  <wp:docPr id="206" name="Cuadro de texto 206"/>
                  <wp:cNvGraphicFramePr/>
                  <a:graphic xmlns:a="http://schemas.openxmlformats.org/drawingml/2006/main">
                    <a:graphicData uri="http://schemas.microsoft.com/office/word/2010/wordprocessingShape">
                      <wps:wsp>
                        <wps:cNvSpPr txBox="1"/>
                        <wps:spPr>
                          <a:xfrm>
                            <a:off x="0" y="0"/>
                            <a:ext cx="5977890" cy="635"/>
                          </a:xfrm>
                          <a:prstGeom prst="rect">
                            <a:avLst/>
                          </a:prstGeom>
                          <a:solidFill>
                            <a:prstClr val="white"/>
                          </a:solidFill>
                          <a:ln>
                            <a:noFill/>
                          </a:ln>
                        </wps:spPr>
                        <wps:txbx>
                          <w:txbxContent>
                            <w:p w14:paraId="13523876" w14:textId="77777777" w:rsidR="00260674" w:rsidRPr="00454835" w:rsidRDefault="00260674" w:rsidP="008F22B8">
                              <w:pPr>
                                <w:pStyle w:val="Descripcin"/>
                                <w:jc w:val="center"/>
                                <w:rPr>
                                  <w:del w:id="2530" w:author="Redondo García Francisco Javier" w:date="2025-09-02T09:44:00Z"/>
                                  <w:noProof/>
                                  <w:sz w:val="24"/>
                                  <w:szCs w:val="24"/>
                                </w:rPr>
                              </w:pPr>
                              <w:bookmarkStart w:id="2531" w:name="_Toc202786487"/>
                              <w:del w:id="2532" w:author="Redondo García Francisco Javier" w:date="2025-09-02T09:44:00Z">
                                <w:r>
                                  <w:delText xml:space="preserve">Listado </w:delText>
                                </w:r>
                                <w:r w:rsidR="0056181D">
                                  <w:fldChar w:fldCharType="begin"/>
                                </w:r>
                                <w:r w:rsidR="0056181D">
                                  <w:delInstrText xml:space="preserve"> SEQ Listado \* ARABIC </w:delInstrText>
                                </w:r>
                                <w:r w:rsidR="0056181D">
                                  <w:fldChar w:fldCharType="separate"/>
                                </w:r>
                                <w:r w:rsidR="005226D7">
                                  <w:rPr>
                                    <w:noProof/>
                                  </w:rPr>
                                  <w:delText>18</w:delText>
                                </w:r>
                                <w:r w:rsidR="0056181D">
                                  <w:rPr>
                                    <w:noProof/>
                                  </w:rPr>
                                  <w:fldChar w:fldCharType="end"/>
                                </w:r>
                                <w:r>
                                  <w:delText xml:space="preserve"> - Método getPaciente()</w:delText>
                                </w:r>
                                <w:bookmarkEnd w:id="2531"/>
                              </w:del>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95655E" id="Cuadro de texto 206" o:spid="_x0000_s1085" type="#_x0000_t202" style="position:absolute;left:0;text-align:left;margin-left:0;margin-top:63.4pt;width:470.7pt;height:.05pt;z-index:251786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" stroked="f">
                  <v:textbox style="mso-fit-shape-to-text:t" inset="0,0,0,0">
                    <w:txbxContent>
                      <w:p w14:paraId="13523876" w14:textId="77777777" w:rsidR="00260674" w:rsidRPr="00454835" w:rsidRDefault="00260674" w:rsidP="008F22B8">
                        <w:pPr>
                          <w:pStyle w:val="Descripcin"/>
                          <w:jc w:val="center"/>
                          <w:rPr>
                            <w:del w:id="2533" w:author="Redondo García Francisco Javier" w:date="2025-09-02T09:44:00Z"/>
                            <w:noProof/>
                            <w:sz w:val="24"/>
                            <w:szCs w:val="24"/>
                          </w:rPr>
                        </w:pPr>
                        <w:bookmarkStart w:id="2534" w:name="_Toc202786487"/>
                        <w:del w:id="2535" w:author="Redondo García Francisco Javier" w:date="2025-09-02T09:44:00Z">
                          <w:r>
                            <w:delText xml:space="preserve">Listado </w:delText>
                          </w:r>
                          <w:r w:rsidR="0056181D">
                            <w:fldChar w:fldCharType="begin"/>
                          </w:r>
                          <w:r w:rsidR="0056181D">
                            <w:delInstrText xml:space="preserve"> SEQ Listado \* ARABIC </w:delInstrText>
                          </w:r>
                          <w:r w:rsidR="0056181D">
                            <w:fldChar w:fldCharType="separate"/>
                          </w:r>
                          <w:r w:rsidR="005226D7">
                            <w:rPr>
                              <w:noProof/>
                            </w:rPr>
                            <w:delText>18</w:delText>
                          </w:r>
                          <w:r w:rsidR="0056181D">
                            <w:rPr>
                              <w:noProof/>
                            </w:rPr>
                            <w:fldChar w:fldCharType="end"/>
                          </w:r>
                          <w:r>
                            <w:delText xml:space="preserve"> - Método getPaciente()</w:delText>
                          </w:r>
                          <w:bookmarkEnd w:id="2534"/>
                        </w:del>
                      </w:p>
                    </w:txbxContent>
                  </v:textbox>
                  <w10:wrap type="square"/>
                </v:shape>
              </w:pict>
            </mc:Fallback>
          </mc:AlternateContent>
        </w:r>
        <w:r w:rsidRPr="00C920BB">
          <w:rPr>
            <w:noProof/>
            <w:sz w:val="24"/>
            <w:szCs w:val="24"/>
          </w:rPr>
          <mc:AlternateContent>
            <mc:Choice Requires="wps">
              <w:drawing>
                <wp:anchor distT="45720" distB="45720" distL="114300" distR="114300" simplePos="0" relativeHeight="251777024" behindDoc="0" locked="0" layoutInCell="1" allowOverlap="1" wp14:anchorId="48FC1CEE" wp14:editId="0AEEC49C">
                  <wp:simplePos x="0" y="0"/>
                  <wp:positionH relativeFrom="margin">
                    <wp:align>left</wp:align>
                  </wp:positionH>
                  <wp:positionV relativeFrom="paragraph">
                    <wp:posOffset>15</wp:posOffset>
                  </wp:positionV>
                  <wp:extent cx="5977890" cy="748030"/>
                  <wp:effectExtent l="0" t="0" r="22860" b="13970"/>
                  <wp:wrapSquare wrapText="bothSides"/>
                  <wp:docPr id="2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7890" cy="748030"/>
                          </a:xfrm>
                          <a:prstGeom prst="rect">
                            <a:avLst/>
                          </a:prstGeom>
                          <a:solidFill>
                            <a:srgbClr val="FFFFFF"/>
                          </a:solidFill>
                          <a:ln w="9525">
                            <a:solidFill>
                              <a:srgbClr val="000000"/>
                            </a:solidFill>
                            <a:miter lim="800000"/>
                            <a:headEnd/>
                            <a:tailEnd/>
                          </a:ln>
                        </wps:spPr>
                        <wps:txbx>
                          <w:txbxContent>
                            <w:p w14:paraId="229AA558" w14:textId="77777777" w:rsidR="00260674" w:rsidRPr="00C920BB" w:rsidRDefault="00260674" w:rsidP="00C920BB">
                              <w:pPr>
                                <w:shd w:val="clear" w:color="auto" w:fill="1F1F1F"/>
                                <w:spacing w:line="285" w:lineRule="atLeast"/>
                                <w:rPr>
                                  <w:del w:id="2536" w:author="Redondo García Francisco Javier" w:date="2025-09-02T09:44:00Z"/>
                                  <w:rFonts w:ascii="Consolas" w:eastAsia="Times New Roman" w:hAnsi="Consolas" w:cs="Times New Roman"/>
                                  <w:color w:val="CCCCCC"/>
                                  <w:sz w:val="21"/>
                                  <w:szCs w:val="21"/>
                                  <w:lang w:val="en-GB" w:eastAsia="es-ES"/>
                                </w:rPr>
                              </w:pPr>
                              <w:del w:id="2537" w:author="Redondo García Francisco Javier" w:date="2025-09-02T09:44:00Z">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569CD6"/>
                                    <w:sz w:val="21"/>
                                    <w:szCs w:val="21"/>
                                    <w:lang w:val="en-GB" w:eastAsia="es-ES"/>
                                  </w:rPr>
                                  <w:delText>public</w:delText>
                                </w:r>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DCDCAA"/>
                                    <w:sz w:val="21"/>
                                    <w:szCs w:val="21"/>
                                    <w:lang w:val="en-GB" w:eastAsia="es-ES"/>
                                  </w:rPr>
                                  <w:delText>getPaciente</w:delText>
                                </w:r>
                                <w:r w:rsidRPr="00C920BB">
                                  <w:rPr>
                                    <w:rFonts w:ascii="Consolas" w:eastAsia="Times New Roman" w:hAnsi="Consolas" w:cs="Times New Roman"/>
                                    <w:color w:val="CCCCCC"/>
                                    <w:sz w:val="21"/>
                                    <w:szCs w:val="21"/>
                                    <w:lang w:val="en-GB" w:eastAsia="es-ES"/>
                                  </w:rPr>
                                  <w:delText>(</w:delText>
                                </w:r>
                                <w:r w:rsidRPr="00C920BB">
                                  <w:rPr>
                                    <w:rFonts w:ascii="Consolas" w:eastAsia="Times New Roman" w:hAnsi="Consolas" w:cs="Times New Roman"/>
                                    <w:color w:val="9CDCFE"/>
                                    <w:sz w:val="21"/>
                                    <w:szCs w:val="21"/>
                                    <w:lang w:val="en-GB" w:eastAsia="es-ES"/>
                                  </w:rPr>
                                  <w:delText>idPaciente</w:delText>
                                </w:r>
                                <w:r w:rsidRPr="00C920BB">
                                  <w:rPr>
                                    <w:rFonts w:ascii="Consolas" w:eastAsia="Times New Roman" w:hAnsi="Consolas" w:cs="Times New Roman"/>
                                    <w:color w:val="D4D4D4"/>
                                    <w:sz w:val="21"/>
                                    <w:szCs w:val="21"/>
                                    <w:lang w:val="en-GB" w:eastAsia="es-ES"/>
                                  </w:rPr>
                                  <w:delText>:</w:delText>
                                </w:r>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4EC9B0"/>
                                    <w:sz w:val="21"/>
                                    <w:szCs w:val="21"/>
                                    <w:lang w:val="en-GB" w:eastAsia="es-ES"/>
                                  </w:rPr>
                                  <w:delText>string</w:delText>
                                </w:r>
                                <w:r w:rsidRPr="00C920BB">
                                  <w:rPr>
                                    <w:rFonts w:ascii="Consolas" w:eastAsia="Times New Roman" w:hAnsi="Consolas" w:cs="Times New Roman"/>
                                    <w:color w:val="CCCCCC"/>
                                    <w:sz w:val="21"/>
                                    <w:szCs w:val="21"/>
                                    <w:lang w:val="en-GB" w:eastAsia="es-ES"/>
                                  </w:rPr>
                                  <w:delText>) {</w:delText>
                                </w:r>
                              </w:del>
                            </w:p>
                            <w:p w14:paraId="21C5E8D4" w14:textId="77777777" w:rsidR="00260674" w:rsidRPr="00C920BB" w:rsidRDefault="00260674" w:rsidP="00C920BB">
                              <w:pPr>
                                <w:shd w:val="clear" w:color="auto" w:fill="1F1F1F"/>
                                <w:spacing w:after="0" w:line="285" w:lineRule="atLeast"/>
                                <w:rPr>
                                  <w:del w:id="2538" w:author="Redondo García Francisco Javier" w:date="2025-09-02T09:44:00Z"/>
                                  <w:rFonts w:ascii="Consolas" w:eastAsia="Times New Roman" w:hAnsi="Consolas" w:cs="Times New Roman"/>
                                  <w:color w:val="CCCCCC"/>
                                  <w:sz w:val="21"/>
                                  <w:szCs w:val="21"/>
                                  <w:lang w:val="en-GB" w:eastAsia="es-ES"/>
                                </w:rPr>
                              </w:pPr>
                              <w:del w:id="2539" w:author="Redondo García Francisco Javier" w:date="2025-09-02T09:44:00Z">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C586C0"/>
                                    <w:sz w:val="21"/>
                                    <w:szCs w:val="21"/>
                                    <w:lang w:val="en-GB" w:eastAsia="es-ES"/>
                                  </w:rPr>
                                  <w:delText>return</w:delText>
                                </w:r>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569CD6"/>
                                    <w:sz w:val="21"/>
                                    <w:szCs w:val="21"/>
                                    <w:lang w:val="en-GB" w:eastAsia="es-ES"/>
                                  </w:rPr>
                                  <w:delText>this</w:delText>
                                </w:r>
                                <w:r w:rsidRPr="00C920BB">
                                  <w:rPr>
                                    <w:rFonts w:ascii="Consolas" w:eastAsia="Times New Roman" w:hAnsi="Consolas" w:cs="Times New Roman"/>
                                    <w:color w:val="CCCCCC"/>
                                    <w:sz w:val="21"/>
                                    <w:szCs w:val="21"/>
                                    <w:lang w:val="en-GB" w:eastAsia="es-ES"/>
                                  </w:rPr>
                                  <w:delText>.</w:delText>
                                </w:r>
                                <w:r w:rsidRPr="00C920BB">
                                  <w:rPr>
                                    <w:rFonts w:ascii="Consolas" w:eastAsia="Times New Roman" w:hAnsi="Consolas" w:cs="Times New Roman"/>
                                    <w:color w:val="9CDCFE"/>
                                    <w:sz w:val="21"/>
                                    <w:szCs w:val="21"/>
                                    <w:lang w:val="en-GB" w:eastAsia="es-ES"/>
                                  </w:rPr>
                                  <w:delText>db</w:delText>
                                </w:r>
                                <w:r w:rsidRPr="00C920BB">
                                  <w:rPr>
                                    <w:rFonts w:ascii="Consolas" w:eastAsia="Times New Roman" w:hAnsi="Consolas" w:cs="Times New Roman"/>
                                    <w:color w:val="CCCCCC"/>
                                    <w:sz w:val="21"/>
                                    <w:szCs w:val="21"/>
                                    <w:lang w:val="en-GB" w:eastAsia="es-ES"/>
                                  </w:rPr>
                                  <w:delText>.</w:delText>
                                </w:r>
                                <w:r w:rsidRPr="00C920BB">
                                  <w:rPr>
                                    <w:rFonts w:ascii="Consolas" w:eastAsia="Times New Roman" w:hAnsi="Consolas" w:cs="Times New Roman"/>
                                    <w:color w:val="DCDCAA"/>
                                    <w:sz w:val="21"/>
                                    <w:szCs w:val="21"/>
                                    <w:lang w:val="en-GB" w:eastAsia="es-ES"/>
                                  </w:rPr>
                                  <w:delText>list</w:delText>
                                </w:r>
                                <w:r w:rsidRPr="00C920BB">
                                  <w:rPr>
                                    <w:rFonts w:ascii="Consolas" w:eastAsia="Times New Roman" w:hAnsi="Consolas" w:cs="Times New Roman"/>
                                    <w:color w:val="CCCCCC"/>
                                    <w:sz w:val="21"/>
                                    <w:szCs w:val="21"/>
                                    <w:lang w:val="en-GB" w:eastAsia="es-ES"/>
                                  </w:rPr>
                                  <w:delText>(</w:delText>
                                </w:r>
                                <w:r w:rsidRPr="00C920BB">
                                  <w:rPr>
                                    <w:rFonts w:ascii="Consolas" w:eastAsia="Times New Roman" w:hAnsi="Consolas" w:cs="Times New Roman"/>
                                    <w:color w:val="CE9178"/>
                                    <w:sz w:val="21"/>
                                    <w:szCs w:val="21"/>
                                    <w:lang w:val="en-GB" w:eastAsia="es-ES"/>
                                  </w:rPr>
                                  <w:delText>'usuarios/pacientes/'</w:delText>
                                </w:r>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D4D4D4"/>
                                    <w:sz w:val="21"/>
                                    <w:szCs w:val="21"/>
                                    <w:lang w:val="en-GB" w:eastAsia="es-ES"/>
                                  </w:rPr>
                                  <w:delText>+</w:delText>
                                </w:r>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9CDCFE"/>
                                    <w:sz w:val="21"/>
                                    <w:szCs w:val="21"/>
                                    <w:lang w:val="en-GB" w:eastAsia="es-ES"/>
                                  </w:rPr>
                                  <w:delText>idPaciente</w:delText>
                                </w:r>
                                <w:r w:rsidRPr="00C920BB">
                                  <w:rPr>
                                    <w:rFonts w:ascii="Consolas" w:eastAsia="Times New Roman" w:hAnsi="Consolas" w:cs="Times New Roman"/>
                                    <w:color w:val="CCCCCC"/>
                                    <w:sz w:val="21"/>
                                    <w:szCs w:val="21"/>
                                    <w:lang w:val="en-GB" w:eastAsia="es-ES"/>
                                  </w:rPr>
                                  <w:delText>).</w:delText>
                                </w:r>
                                <w:r w:rsidRPr="00C920BB">
                                  <w:rPr>
                                    <w:rFonts w:ascii="Consolas" w:eastAsia="Times New Roman" w:hAnsi="Consolas" w:cs="Times New Roman"/>
                                    <w:color w:val="DCDCAA"/>
                                    <w:sz w:val="21"/>
                                    <w:szCs w:val="21"/>
                                    <w:lang w:val="en-GB" w:eastAsia="es-ES"/>
                                  </w:rPr>
                                  <w:delText>snapshotChanges</w:delText>
                                </w:r>
                                <w:r w:rsidRPr="00C920BB">
                                  <w:rPr>
                                    <w:rFonts w:ascii="Consolas" w:eastAsia="Times New Roman" w:hAnsi="Consolas" w:cs="Times New Roman"/>
                                    <w:color w:val="CCCCCC"/>
                                    <w:sz w:val="21"/>
                                    <w:szCs w:val="21"/>
                                    <w:lang w:val="en-GB" w:eastAsia="es-ES"/>
                                  </w:rPr>
                                  <w:delText>();</w:delText>
                                </w:r>
                              </w:del>
                            </w:p>
                            <w:p w14:paraId="4081C7E9" w14:textId="77777777" w:rsidR="00260674" w:rsidRPr="00C920BB" w:rsidRDefault="00260674" w:rsidP="00C920BB">
                              <w:pPr>
                                <w:shd w:val="clear" w:color="auto" w:fill="1F1F1F"/>
                                <w:spacing w:after="0" w:line="285" w:lineRule="atLeast"/>
                                <w:rPr>
                                  <w:del w:id="2540" w:author="Redondo García Francisco Javier" w:date="2025-09-02T09:44:00Z"/>
                                  <w:rFonts w:ascii="Consolas" w:eastAsia="Times New Roman" w:hAnsi="Consolas" w:cs="Times New Roman"/>
                                  <w:color w:val="CCCCCC"/>
                                  <w:sz w:val="21"/>
                                  <w:szCs w:val="21"/>
                                  <w:lang w:eastAsia="es-ES"/>
                                </w:rPr>
                              </w:pPr>
                              <w:del w:id="2541" w:author="Redondo García Francisco Javier" w:date="2025-09-02T09:44:00Z">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CCCCCC"/>
                                    <w:sz w:val="21"/>
                                    <w:szCs w:val="21"/>
                                    <w:lang w:eastAsia="es-ES"/>
                                  </w:rPr>
                                  <w:delText>}</w:delText>
                                </w:r>
                              </w:del>
                            </w:p>
                            <w:p w14:paraId="4DDF06A4" w14:textId="77777777" w:rsidR="00260674" w:rsidRDefault="00260674">
                              <w:pPr>
                                <w:rPr>
                                  <w:del w:id="2542" w:author="Redondo García Francisco Javier" w:date="2025-09-02T09:44:00Z"/>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FC1CEE" id="_x0000_s1086" type="#_x0000_t202" style="position:absolute;left:0;text-align:left;margin-left:0;margin-top:0;width:470.7pt;height:58.9pt;z-index:25177702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">
                  <v:textbox>
                    <w:txbxContent>
                      <w:p w14:paraId="229AA558" w14:textId="77777777" w:rsidR="00260674" w:rsidRPr="00C920BB" w:rsidRDefault="00260674" w:rsidP="00C920BB">
                        <w:pPr>
                          <w:shd w:val="clear" w:color="auto" w:fill="1F1F1F"/>
                          <w:spacing w:line="285" w:lineRule="atLeast"/>
                          <w:rPr>
                            <w:del w:id="2543" w:author="Redondo García Francisco Javier" w:date="2025-09-02T09:44:00Z"/>
                            <w:rFonts w:ascii="Consolas" w:eastAsia="Times New Roman" w:hAnsi="Consolas" w:cs="Times New Roman"/>
                            <w:color w:val="CCCCCC"/>
                            <w:sz w:val="21"/>
                            <w:szCs w:val="21"/>
                            <w:lang w:val="en-GB" w:eastAsia="es-ES"/>
                          </w:rPr>
                        </w:pPr>
                        <w:del w:id="2544" w:author="Redondo García Francisco Javier" w:date="2025-09-02T09:44:00Z">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569CD6"/>
                              <w:sz w:val="21"/>
                              <w:szCs w:val="21"/>
                              <w:lang w:val="en-GB" w:eastAsia="es-ES"/>
                            </w:rPr>
                            <w:delText>public</w:delText>
                          </w:r>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DCDCAA"/>
                              <w:sz w:val="21"/>
                              <w:szCs w:val="21"/>
                              <w:lang w:val="en-GB" w:eastAsia="es-ES"/>
                            </w:rPr>
                            <w:delText>getPaciente</w:delText>
                          </w:r>
                          <w:r w:rsidRPr="00C920BB">
                            <w:rPr>
                              <w:rFonts w:ascii="Consolas" w:eastAsia="Times New Roman" w:hAnsi="Consolas" w:cs="Times New Roman"/>
                              <w:color w:val="CCCCCC"/>
                              <w:sz w:val="21"/>
                              <w:szCs w:val="21"/>
                              <w:lang w:val="en-GB" w:eastAsia="es-ES"/>
                            </w:rPr>
                            <w:delText>(</w:delText>
                          </w:r>
                          <w:r w:rsidRPr="00C920BB">
                            <w:rPr>
                              <w:rFonts w:ascii="Consolas" w:eastAsia="Times New Roman" w:hAnsi="Consolas" w:cs="Times New Roman"/>
                              <w:color w:val="9CDCFE"/>
                              <w:sz w:val="21"/>
                              <w:szCs w:val="21"/>
                              <w:lang w:val="en-GB" w:eastAsia="es-ES"/>
                            </w:rPr>
                            <w:delText>idPaciente</w:delText>
                          </w:r>
                          <w:r w:rsidRPr="00C920BB">
                            <w:rPr>
                              <w:rFonts w:ascii="Consolas" w:eastAsia="Times New Roman" w:hAnsi="Consolas" w:cs="Times New Roman"/>
                              <w:color w:val="D4D4D4"/>
                              <w:sz w:val="21"/>
                              <w:szCs w:val="21"/>
                              <w:lang w:val="en-GB" w:eastAsia="es-ES"/>
                            </w:rPr>
                            <w:delText>:</w:delText>
                          </w:r>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4EC9B0"/>
                              <w:sz w:val="21"/>
                              <w:szCs w:val="21"/>
                              <w:lang w:val="en-GB" w:eastAsia="es-ES"/>
                            </w:rPr>
                            <w:delText>string</w:delText>
                          </w:r>
                          <w:r w:rsidRPr="00C920BB">
                            <w:rPr>
                              <w:rFonts w:ascii="Consolas" w:eastAsia="Times New Roman" w:hAnsi="Consolas" w:cs="Times New Roman"/>
                              <w:color w:val="CCCCCC"/>
                              <w:sz w:val="21"/>
                              <w:szCs w:val="21"/>
                              <w:lang w:val="en-GB" w:eastAsia="es-ES"/>
                            </w:rPr>
                            <w:delText>) {</w:delText>
                          </w:r>
                        </w:del>
                      </w:p>
                      <w:p w14:paraId="21C5E8D4" w14:textId="77777777" w:rsidR="00260674" w:rsidRPr="00C920BB" w:rsidRDefault="00260674" w:rsidP="00C920BB">
                        <w:pPr>
                          <w:shd w:val="clear" w:color="auto" w:fill="1F1F1F"/>
                          <w:spacing w:after="0" w:line="285" w:lineRule="atLeast"/>
                          <w:rPr>
                            <w:del w:id="2545" w:author="Redondo García Francisco Javier" w:date="2025-09-02T09:44:00Z"/>
                            <w:rFonts w:ascii="Consolas" w:eastAsia="Times New Roman" w:hAnsi="Consolas" w:cs="Times New Roman"/>
                            <w:color w:val="CCCCCC"/>
                            <w:sz w:val="21"/>
                            <w:szCs w:val="21"/>
                            <w:lang w:val="en-GB" w:eastAsia="es-ES"/>
                          </w:rPr>
                        </w:pPr>
                        <w:del w:id="2546" w:author="Redondo García Francisco Javier" w:date="2025-09-02T09:44:00Z">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C586C0"/>
                              <w:sz w:val="21"/>
                              <w:szCs w:val="21"/>
                              <w:lang w:val="en-GB" w:eastAsia="es-ES"/>
                            </w:rPr>
                            <w:delText>return</w:delText>
                          </w:r>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569CD6"/>
                              <w:sz w:val="21"/>
                              <w:szCs w:val="21"/>
                              <w:lang w:val="en-GB" w:eastAsia="es-ES"/>
                            </w:rPr>
                            <w:delText>this</w:delText>
                          </w:r>
                          <w:r w:rsidRPr="00C920BB">
                            <w:rPr>
                              <w:rFonts w:ascii="Consolas" w:eastAsia="Times New Roman" w:hAnsi="Consolas" w:cs="Times New Roman"/>
                              <w:color w:val="CCCCCC"/>
                              <w:sz w:val="21"/>
                              <w:szCs w:val="21"/>
                              <w:lang w:val="en-GB" w:eastAsia="es-ES"/>
                            </w:rPr>
                            <w:delText>.</w:delText>
                          </w:r>
                          <w:r w:rsidRPr="00C920BB">
                            <w:rPr>
                              <w:rFonts w:ascii="Consolas" w:eastAsia="Times New Roman" w:hAnsi="Consolas" w:cs="Times New Roman"/>
                              <w:color w:val="9CDCFE"/>
                              <w:sz w:val="21"/>
                              <w:szCs w:val="21"/>
                              <w:lang w:val="en-GB" w:eastAsia="es-ES"/>
                            </w:rPr>
                            <w:delText>db</w:delText>
                          </w:r>
                          <w:r w:rsidRPr="00C920BB">
                            <w:rPr>
                              <w:rFonts w:ascii="Consolas" w:eastAsia="Times New Roman" w:hAnsi="Consolas" w:cs="Times New Roman"/>
                              <w:color w:val="CCCCCC"/>
                              <w:sz w:val="21"/>
                              <w:szCs w:val="21"/>
                              <w:lang w:val="en-GB" w:eastAsia="es-ES"/>
                            </w:rPr>
                            <w:delText>.</w:delText>
                          </w:r>
                          <w:r w:rsidRPr="00C920BB">
                            <w:rPr>
                              <w:rFonts w:ascii="Consolas" w:eastAsia="Times New Roman" w:hAnsi="Consolas" w:cs="Times New Roman"/>
                              <w:color w:val="DCDCAA"/>
                              <w:sz w:val="21"/>
                              <w:szCs w:val="21"/>
                              <w:lang w:val="en-GB" w:eastAsia="es-ES"/>
                            </w:rPr>
                            <w:delText>list</w:delText>
                          </w:r>
                          <w:r w:rsidRPr="00C920BB">
                            <w:rPr>
                              <w:rFonts w:ascii="Consolas" w:eastAsia="Times New Roman" w:hAnsi="Consolas" w:cs="Times New Roman"/>
                              <w:color w:val="CCCCCC"/>
                              <w:sz w:val="21"/>
                              <w:szCs w:val="21"/>
                              <w:lang w:val="en-GB" w:eastAsia="es-ES"/>
                            </w:rPr>
                            <w:delText>(</w:delText>
                          </w:r>
                          <w:r w:rsidRPr="00C920BB">
                            <w:rPr>
                              <w:rFonts w:ascii="Consolas" w:eastAsia="Times New Roman" w:hAnsi="Consolas" w:cs="Times New Roman"/>
                              <w:color w:val="CE9178"/>
                              <w:sz w:val="21"/>
                              <w:szCs w:val="21"/>
                              <w:lang w:val="en-GB" w:eastAsia="es-ES"/>
                            </w:rPr>
                            <w:delText>'usuarios/pacientes/'</w:delText>
                          </w:r>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D4D4D4"/>
                              <w:sz w:val="21"/>
                              <w:szCs w:val="21"/>
                              <w:lang w:val="en-GB" w:eastAsia="es-ES"/>
                            </w:rPr>
                            <w:delText>+</w:delText>
                          </w:r>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9CDCFE"/>
                              <w:sz w:val="21"/>
                              <w:szCs w:val="21"/>
                              <w:lang w:val="en-GB" w:eastAsia="es-ES"/>
                            </w:rPr>
                            <w:delText>idPaciente</w:delText>
                          </w:r>
                          <w:r w:rsidRPr="00C920BB">
                            <w:rPr>
                              <w:rFonts w:ascii="Consolas" w:eastAsia="Times New Roman" w:hAnsi="Consolas" w:cs="Times New Roman"/>
                              <w:color w:val="CCCCCC"/>
                              <w:sz w:val="21"/>
                              <w:szCs w:val="21"/>
                              <w:lang w:val="en-GB" w:eastAsia="es-ES"/>
                            </w:rPr>
                            <w:delText>).</w:delText>
                          </w:r>
                          <w:r w:rsidRPr="00C920BB">
                            <w:rPr>
                              <w:rFonts w:ascii="Consolas" w:eastAsia="Times New Roman" w:hAnsi="Consolas" w:cs="Times New Roman"/>
                              <w:color w:val="DCDCAA"/>
                              <w:sz w:val="21"/>
                              <w:szCs w:val="21"/>
                              <w:lang w:val="en-GB" w:eastAsia="es-ES"/>
                            </w:rPr>
                            <w:delText>snapshotChanges</w:delText>
                          </w:r>
                          <w:r w:rsidRPr="00C920BB">
                            <w:rPr>
                              <w:rFonts w:ascii="Consolas" w:eastAsia="Times New Roman" w:hAnsi="Consolas" w:cs="Times New Roman"/>
                              <w:color w:val="CCCCCC"/>
                              <w:sz w:val="21"/>
                              <w:szCs w:val="21"/>
                              <w:lang w:val="en-GB" w:eastAsia="es-ES"/>
                            </w:rPr>
                            <w:delText>();</w:delText>
                          </w:r>
                        </w:del>
                      </w:p>
                      <w:p w14:paraId="4081C7E9" w14:textId="77777777" w:rsidR="00260674" w:rsidRPr="00C920BB" w:rsidRDefault="00260674" w:rsidP="00C920BB">
                        <w:pPr>
                          <w:shd w:val="clear" w:color="auto" w:fill="1F1F1F"/>
                          <w:spacing w:after="0" w:line="285" w:lineRule="atLeast"/>
                          <w:rPr>
                            <w:del w:id="2547" w:author="Redondo García Francisco Javier" w:date="2025-09-02T09:44:00Z"/>
                            <w:rFonts w:ascii="Consolas" w:eastAsia="Times New Roman" w:hAnsi="Consolas" w:cs="Times New Roman"/>
                            <w:color w:val="CCCCCC"/>
                            <w:sz w:val="21"/>
                            <w:szCs w:val="21"/>
                            <w:lang w:eastAsia="es-ES"/>
                          </w:rPr>
                        </w:pPr>
                        <w:del w:id="2548" w:author="Redondo García Francisco Javier" w:date="2025-09-02T09:44:00Z">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CCCCCC"/>
                              <w:sz w:val="21"/>
                              <w:szCs w:val="21"/>
                              <w:lang w:eastAsia="es-ES"/>
                            </w:rPr>
                            <w:delText>}</w:delText>
                          </w:r>
                        </w:del>
                      </w:p>
                      <w:p w14:paraId="4DDF06A4" w14:textId="77777777" w:rsidR="00260674" w:rsidRDefault="00260674">
                        <w:pPr>
                          <w:rPr>
                            <w:del w:id="2549" w:author="Redondo García Francisco Javier" w:date="2025-09-02T09:44:00Z"/>
                          </w:rPr>
                        </w:pPr>
                      </w:p>
                    </w:txbxContent>
                  </v:textbox>
                  <w10:wrap type="square" anchorx="margin"/>
                </v:shape>
              </w:pict>
            </mc:Fallback>
          </mc:AlternateContent>
        </w:r>
      </w:del>
    </w:p>
    <w:p w14:paraId="3E4F9B0F" w14:textId="77777777" w:rsidR="00260674" w:rsidRPr="00E86BCB" w:rsidRDefault="00260674" w:rsidP="00E86BCB">
      <w:pPr>
        <w:rPr>
          <w:del w:id="2550" w:author="Redondo García Francisco Javier" w:date="2025-09-02T09:44:00Z"/>
          <w:sz w:val="24"/>
          <w:szCs w:val="24"/>
        </w:rPr>
      </w:pPr>
      <w:del w:id="2551" w:author="Redondo García Francisco Javier" w:date="2025-09-02T09:44:00Z">
        <w:r w:rsidRPr="00BD5498">
          <w:rPr>
            <w:noProof/>
            <w:sz w:val="24"/>
            <w:szCs w:val="24"/>
          </w:rPr>
          <mc:AlternateContent>
            <mc:Choice Requires="wps">
              <w:drawing>
                <wp:anchor distT="45720" distB="45720" distL="114300" distR="114300" simplePos="0" relativeHeight="251780096" behindDoc="0" locked="0" layoutInCell="1" allowOverlap="1" wp14:anchorId="04F9489A" wp14:editId="6A62EAB3">
                  <wp:simplePos x="0" y="0"/>
                  <wp:positionH relativeFrom="margin">
                    <wp:align>left</wp:align>
                  </wp:positionH>
                  <wp:positionV relativeFrom="paragraph">
                    <wp:posOffset>318789</wp:posOffset>
                  </wp:positionV>
                  <wp:extent cx="5742305" cy="1626235"/>
                  <wp:effectExtent l="0" t="0" r="10795" b="12065"/>
                  <wp:wrapSquare wrapText="bothSides"/>
                  <wp:docPr id="20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2305" cy="1626235"/>
                          </a:xfrm>
                          <a:prstGeom prst="rect">
                            <a:avLst/>
                          </a:prstGeom>
                          <a:solidFill>
                            <a:srgbClr val="FFFFFF"/>
                          </a:solidFill>
                          <a:ln w="9525">
                            <a:solidFill>
                              <a:srgbClr val="000000"/>
                            </a:solidFill>
                            <a:miter lim="800000"/>
                            <a:headEnd/>
                            <a:tailEnd/>
                          </a:ln>
                        </wps:spPr>
                        <wps:txbx>
                          <w:txbxContent>
                            <w:p w14:paraId="4D757222" w14:textId="77777777" w:rsidR="00260674" w:rsidRPr="00BD5498" w:rsidRDefault="00260674" w:rsidP="00BD5498">
                              <w:pPr>
                                <w:shd w:val="clear" w:color="auto" w:fill="1F1F1F"/>
                                <w:spacing w:after="0" w:line="285" w:lineRule="atLeast"/>
                                <w:rPr>
                                  <w:del w:id="2552" w:author="Redondo García Francisco Javier" w:date="2025-09-02T09:44:00Z"/>
                                  <w:rFonts w:ascii="Consolas" w:eastAsia="Times New Roman" w:hAnsi="Consolas" w:cs="Times New Roman"/>
                                  <w:color w:val="CCCCCC"/>
                                  <w:sz w:val="21"/>
                                  <w:szCs w:val="21"/>
                                  <w:lang w:val="en-GB" w:eastAsia="es-ES"/>
                                </w:rPr>
                              </w:pPr>
                            </w:p>
                            <w:p w14:paraId="2DA87119" w14:textId="77777777" w:rsidR="00260674" w:rsidRPr="00BD5498" w:rsidRDefault="00260674" w:rsidP="00BD5498">
                              <w:pPr>
                                <w:shd w:val="clear" w:color="auto" w:fill="1F1F1F"/>
                                <w:spacing w:after="0" w:line="285" w:lineRule="atLeast"/>
                                <w:rPr>
                                  <w:del w:id="2553" w:author="Redondo García Francisco Javier" w:date="2025-09-02T09:44:00Z"/>
                                  <w:rFonts w:ascii="Consolas" w:eastAsia="Times New Roman" w:hAnsi="Consolas" w:cs="Times New Roman"/>
                                  <w:color w:val="CCCCCC"/>
                                  <w:sz w:val="21"/>
                                  <w:szCs w:val="21"/>
                                  <w:lang w:val="en-GB" w:eastAsia="es-ES"/>
                                </w:rPr>
                              </w:pPr>
                              <w:del w:id="2554" w:author="Redondo García Francisco Javier" w:date="2025-09-02T09:44:00Z">
                                <w:r w:rsidRPr="00BD5498">
                                  <w:rPr>
                                    <w:rFonts w:ascii="Consolas" w:eastAsia="Times New Roman" w:hAnsi="Consolas" w:cs="Times New Roman"/>
                                    <w:color w:val="CCCCCC"/>
                                    <w:sz w:val="21"/>
                                    <w:szCs w:val="21"/>
                                    <w:lang w:val="en-GB" w:eastAsia="es-ES"/>
                                  </w:rPr>
                                  <w:delText xml:space="preserve">  </w:delText>
                                </w:r>
                                <w:r w:rsidRPr="00BD5498">
                                  <w:rPr>
                                    <w:rFonts w:ascii="Consolas" w:eastAsia="Times New Roman" w:hAnsi="Consolas" w:cs="Times New Roman"/>
                                    <w:color w:val="569CD6"/>
                                    <w:sz w:val="21"/>
                                    <w:szCs w:val="21"/>
                                    <w:lang w:val="en-GB" w:eastAsia="es-ES"/>
                                  </w:rPr>
                                  <w:delText>public</w:delText>
                                </w:r>
                                <w:r w:rsidRPr="00BD5498">
                                  <w:rPr>
                                    <w:rFonts w:ascii="Consolas" w:eastAsia="Times New Roman" w:hAnsi="Consolas" w:cs="Times New Roman"/>
                                    <w:color w:val="CCCCCC"/>
                                    <w:sz w:val="21"/>
                                    <w:szCs w:val="21"/>
                                    <w:lang w:val="en-GB" w:eastAsia="es-ES"/>
                                  </w:rPr>
                                  <w:delText xml:space="preserve"> </w:delText>
                                </w:r>
                                <w:r w:rsidRPr="00BD5498">
                                  <w:rPr>
                                    <w:rFonts w:ascii="Consolas" w:eastAsia="Times New Roman" w:hAnsi="Consolas" w:cs="Times New Roman"/>
                                    <w:color w:val="DCDCAA"/>
                                    <w:sz w:val="21"/>
                                    <w:szCs w:val="21"/>
                                    <w:lang w:val="en-GB" w:eastAsia="es-ES"/>
                                  </w:rPr>
                                  <w:delText>deleteSanitario</w:delText>
                                </w:r>
                                <w:r w:rsidRPr="00BD5498">
                                  <w:rPr>
                                    <w:rFonts w:ascii="Consolas" w:eastAsia="Times New Roman" w:hAnsi="Consolas" w:cs="Times New Roman"/>
                                    <w:color w:val="CCCCCC"/>
                                    <w:sz w:val="21"/>
                                    <w:szCs w:val="21"/>
                                    <w:lang w:val="en-GB" w:eastAsia="es-ES"/>
                                  </w:rPr>
                                  <w:delText>(</w:delText>
                                </w:r>
                                <w:r w:rsidRPr="00BD5498">
                                  <w:rPr>
                                    <w:rFonts w:ascii="Consolas" w:eastAsia="Times New Roman" w:hAnsi="Consolas" w:cs="Times New Roman"/>
                                    <w:color w:val="9CDCFE"/>
                                    <w:sz w:val="21"/>
                                    <w:szCs w:val="21"/>
                                    <w:lang w:val="en-GB" w:eastAsia="es-ES"/>
                                  </w:rPr>
                                  <w:delText>uid</w:delText>
                                </w:r>
                                <w:r w:rsidRPr="00BD5498">
                                  <w:rPr>
                                    <w:rFonts w:ascii="Consolas" w:eastAsia="Times New Roman" w:hAnsi="Consolas" w:cs="Times New Roman"/>
                                    <w:color w:val="D4D4D4"/>
                                    <w:sz w:val="21"/>
                                    <w:szCs w:val="21"/>
                                    <w:lang w:val="en-GB" w:eastAsia="es-ES"/>
                                  </w:rPr>
                                  <w:delText>:</w:delText>
                                </w:r>
                                <w:r w:rsidRPr="00BD5498">
                                  <w:rPr>
                                    <w:rFonts w:ascii="Consolas" w:eastAsia="Times New Roman" w:hAnsi="Consolas" w:cs="Times New Roman"/>
                                    <w:color w:val="CCCCCC"/>
                                    <w:sz w:val="21"/>
                                    <w:szCs w:val="21"/>
                                    <w:lang w:val="en-GB" w:eastAsia="es-ES"/>
                                  </w:rPr>
                                  <w:delText xml:space="preserve"> </w:delText>
                                </w:r>
                                <w:r w:rsidRPr="00BD5498">
                                  <w:rPr>
                                    <w:rFonts w:ascii="Consolas" w:eastAsia="Times New Roman" w:hAnsi="Consolas" w:cs="Times New Roman"/>
                                    <w:color w:val="4EC9B0"/>
                                    <w:sz w:val="21"/>
                                    <w:szCs w:val="21"/>
                                    <w:lang w:val="en-GB" w:eastAsia="es-ES"/>
                                  </w:rPr>
                                  <w:delText>string</w:delText>
                                </w:r>
                                <w:r w:rsidRPr="00BD5498">
                                  <w:rPr>
                                    <w:rFonts w:ascii="Consolas" w:eastAsia="Times New Roman" w:hAnsi="Consolas" w:cs="Times New Roman"/>
                                    <w:color w:val="CCCCCC"/>
                                    <w:sz w:val="21"/>
                                    <w:szCs w:val="21"/>
                                    <w:lang w:val="en-GB" w:eastAsia="es-ES"/>
                                  </w:rPr>
                                  <w:delText>)</w:delText>
                                </w:r>
                                <w:r w:rsidRPr="00BD5498">
                                  <w:rPr>
                                    <w:rFonts w:ascii="Consolas" w:eastAsia="Times New Roman" w:hAnsi="Consolas" w:cs="Times New Roman"/>
                                    <w:color w:val="D4D4D4"/>
                                    <w:sz w:val="21"/>
                                    <w:szCs w:val="21"/>
                                    <w:lang w:val="en-GB" w:eastAsia="es-ES"/>
                                  </w:rPr>
                                  <w:delText>:</w:delText>
                                </w:r>
                                <w:r w:rsidRPr="00BD5498">
                                  <w:rPr>
                                    <w:rFonts w:ascii="Consolas" w:eastAsia="Times New Roman" w:hAnsi="Consolas" w:cs="Times New Roman"/>
                                    <w:color w:val="CCCCCC"/>
                                    <w:sz w:val="21"/>
                                    <w:szCs w:val="21"/>
                                    <w:lang w:val="en-GB" w:eastAsia="es-ES"/>
                                  </w:rPr>
                                  <w:delText xml:space="preserve"> </w:delText>
                                </w:r>
                                <w:r w:rsidRPr="00BD5498">
                                  <w:rPr>
                                    <w:rFonts w:ascii="Consolas" w:eastAsia="Times New Roman" w:hAnsi="Consolas" w:cs="Times New Roman"/>
                                    <w:color w:val="4EC9B0"/>
                                    <w:sz w:val="21"/>
                                    <w:szCs w:val="21"/>
                                    <w:lang w:val="en-GB" w:eastAsia="es-ES"/>
                                  </w:rPr>
                                  <w:delText>Promise</w:delText>
                                </w:r>
                                <w:r w:rsidRPr="00BD5498">
                                  <w:rPr>
                                    <w:rFonts w:ascii="Consolas" w:eastAsia="Times New Roman" w:hAnsi="Consolas" w:cs="Times New Roman"/>
                                    <w:color w:val="CCCCCC"/>
                                    <w:sz w:val="21"/>
                                    <w:szCs w:val="21"/>
                                    <w:lang w:val="en-GB" w:eastAsia="es-ES"/>
                                  </w:rPr>
                                  <w:delText>&lt;</w:delText>
                                </w:r>
                                <w:r w:rsidRPr="00BD5498">
                                  <w:rPr>
                                    <w:rFonts w:ascii="Consolas" w:eastAsia="Times New Roman" w:hAnsi="Consolas" w:cs="Times New Roman"/>
                                    <w:color w:val="4EC9B0"/>
                                    <w:sz w:val="21"/>
                                    <w:szCs w:val="21"/>
                                    <w:lang w:val="en-GB" w:eastAsia="es-ES"/>
                                  </w:rPr>
                                  <w:delText>void</w:delText>
                                </w:r>
                                <w:r w:rsidRPr="00BD5498">
                                  <w:rPr>
                                    <w:rFonts w:ascii="Consolas" w:eastAsia="Times New Roman" w:hAnsi="Consolas" w:cs="Times New Roman"/>
                                    <w:color w:val="CCCCCC"/>
                                    <w:sz w:val="21"/>
                                    <w:szCs w:val="21"/>
                                    <w:lang w:val="en-GB" w:eastAsia="es-ES"/>
                                  </w:rPr>
                                  <w:delText>&gt; {</w:delText>
                                </w:r>
                              </w:del>
                            </w:p>
                            <w:p w14:paraId="32079F07" w14:textId="77777777" w:rsidR="00260674" w:rsidRPr="00BD5498" w:rsidRDefault="00260674" w:rsidP="00BD5498">
                              <w:pPr>
                                <w:shd w:val="clear" w:color="auto" w:fill="1F1F1F"/>
                                <w:spacing w:after="0" w:line="285" w:lineRule="atLeast"/>
                                <w:rPr>
                                  <w:del w:id="2555" w:author="Redondo García Francisco Javier" w:date="2025-09-02T09:44:00Z"/>
                                  <w:rFonts w:ascii="Consolas" w:eastAsia="Times New Roman" w:hAnsi="Consolas" w:cs="Times New Roman"/>
                                  <w:color w:val="CCCCCC"/>
                                  <w:sz w:val="21"/>
                                  <w:szCs w:val="21"/>
                                  <w:lang w:val="en-GB" w:eastAsia="es-ES"/>
                                </w:rPr>
                              </w:pPr>
                              <w:del w:id="2556" w:author="Redondo García Francisco Javier" w:date="2025-09-02T09:44:00Z">
                                <w:r w:rsidRPr="00BD5498">
                                  <w:rPr>
                                    <w:rFonts w:ascii="Consolas" w:eastAsia="Times New Roman" w:hAnsi="Consolas" w:cs="Times New Roman"/>
                                    <w:color w:val="CCCCCC"/>
                                    <w:sz w:val="21"/>
                                    <w:szCs w:val="21"/>
                                    <w:lang w:val="en-GB" w:eastAsia="es-ES"/>
                                  </w:rPr>
                                  <w:delText xml:space="preserve">    </w:delText>
                                </w:r>
                                <w:r w:rsidRPr="00BD5498">
                                  <w:rPr>
                                    <w:rFonts w:ascii="Consolas" w:eastAsia="Times New Roman" w:hAnsi="Consolas" w:cs="Times New Roman"/>
                                    <w:color w:val="C586C0"/>
                                    <w:sz w:val="21"/>
                                    <w:szCs w:val="21"/>
                                    <w:lang w:val="en-GB" w:eastAsia="es-ES"/>
                                  </w:rPr>
                                  <w:delText>return</w:delText>
                                </w:r>
                                <w:r w:rsidRPr="00BD5498">
                                  <w:rPr>
                                    <w:rFonts w:ascii="Consolas" w:eastAsia="Times New Roman" w:hAnsi="Consolas" w:cs="Times New Roman"/>
                                    <w:color w:val="CCCCCC"/>
                                    <w:sz w:val="21"/>
                                    <w:szCs w:val="21"/>
                                    <w:lang w:val="en-GB" w:eastAsia="es-ES"/>
                                  </w:rPr>
                                  <w:delText xml:space="preserve"> </w:delText>
                                </w:r>
                                <w:r w:rsidRPr="00BD5498">
                                  <w:rPr>
                                    <w:rFonts w:ascii="Consolas" w:eastAsia="Times New Roman" w:hAnsi="Consolas" w:cs="Times New Roman"/>
                                    <w:color w:val="569CD6"/>
                                    <w:sz w:val="21"/>
                                    <w:szCs w:val="21"/>
                                    <w:lang w:val="en-GB" w:eastAsia="es-ES"/>
                                  </w:rPr>
                                  <w:delText>this</w:delText>
                                </w:r>
                                <w:r w:rsidRPr="00BD5498">
                                  <w:rPr>
                                    <w:rFonts w:ascii="Consolas" w:eastAsia="Times New Roman" w:hAnsi="Consolas" w:cs="Times New Roman"/>
                                    <w:color w:val="CCCCCC"/>
                                    <w:sz w:val="21"/>
                                    <w:szCs w:val="21"/>
                                    <w:lang w:val="en-GB" w:eastAsia="es-ES"/>
                                  </w:rPr>
                                  <w:delText>.</w:delText>
                                </w:r>
                                <w:r w:rsidRPr="00BD5498">
                                  <w:rPr>
                                    <w:rFonts w:ascii="Consolas" w:eastAsia="Times New Roman" w:hAnsi="Consolas" w:cs="Times New Roman"/>
                                    <w:color w:val="9CDCFE"/>
                                    <w:sz w:val="21"/>
                                    <w:szCs w:val="21"/>
                                    <w:lang w:val="en-GB" w:eastAsia="es-ES"/>
                                  </w:rPr>
                                  <w:delText>firestore</w:delText>
                                </w:r>
                                <w:r w:rsidRPr="00BD5498">
                                  <w:rPr>
                                    <w:rFonts w:ascii="Consolas" w:eastAsia="Times New Roman" w:hAnsi="Consolas" w:cs="Times New Roman"/>
                                    <w:color w:val="CCCCCC"/>
                                    <w:sz w:val="21"/>
                                    <w:szCs w:val="21"/>
                                    <w:lang w:val="en-GB" w:eastAsia="es-ES"/>
                                  </w:rPr>
                                  <w:delText>.</w:delText>
                                </w:r>
                                <w:r w:rsidRPr="00BD5498">
                                  <w:rPr>
                                    <w:rFonts w:ascii="Consolas" w:eastAsia="Times New Roman" w:hAnsi="Consolas" w:cs="Times New Roman"/>
                                    <w:color w:val="DCDCAA"/>
                                    <w:sz w:val="21"/>
                                    <w:szCs w:val="21"/>
                                    <w:lang w:val="en-GB" w:eastAsia="es-ES"/>
                                  </w:rPr>
                                  <w:delText>doc</w:delText>
                                </w:r>
                                <w:r w:rsidRPr="00BD5498">
                                  <w:rPr>
                                    <w:rFonts w:ascii="Consolas" w:eastAsia="Times New Roman" w:hAnsi="Consolas" w:cs="Times New Roman"/>
                                    <w:color w:val="CCCCCC"/>
                                    <w:sz w:val="21"/>
                                    <w:szCs w:val="21"/>
                                    <w:lang w:val="en-GB" w:eastAsia="es-ES"/>
                                  </w:rPr>
                                  <w:delText>(</w:delText>
                                </w:r>
                                <w:r w:rsidRPr="00BD5498">
                                  <w:rPr>
                                    <w:rFonts w:ascii="Consolas" w:eastAsia="Times New Roman" w:hAnsi="Consolas" w:cs="Times New Roman"/>
                                    <w:color w:val="CE9178"/>
                                    <w:sz w:val="21"/>
                                    <w:szCs w:val="21"/>
                                    <w:lang w:val="en-GB" w:eastAsia="es-ES"/>
                                  </w:rPr>
                                  <w:delText>`sanitarios/</w:delText>
                                </w:r>
                                <w:r w:rsidRPr="00BD5498">
                                  <w:rPr>
                                    <w:rFonts w:ascii="Consolas" w:eastAsia="Times New Roman" w:hAnsi="Consolas" w:cs="Times New Roman"/>
                                    <w:color w:val="569CD6"/>
                                    <w:sz w:val="21"/>
                                    <w:szCs w:val="21"/>
                                    <w:lang w:val="en-GB" w:eastAsia="es-ES"/>
                                  </w:rPr>
                                  <w:delText>${</w:delText>
                                </w:r>
                                <w:r w:rsidRPr="00BD5498">
                                  <w:rPr>
                                    <w:rFonts w:ascii="Consolas" w:eastAsia="Times New Roman" w:hAnsi="Consolas" w:cs="Times New Roman"/>
                                    <w:color w:val="9CDCFE"/>
                                    <w:sz w:val="21"/>
                                    <w:szCs w:val="21"/>
                                    <w:lang w:val="en-GB" w:eastAsia="es-ES"/>
                                  </w:rPr>
                                  <w:delText>uid</w:delText>
                                </w:r>
                                <w:r w:rsidRPr="00BD5498">
                                  <w:rPr>
                                    <w:rFonts w:ascii="Consolas" w:eastAsia="Times New Roman" w:hAnsi="Consolas" w:cs="Times New Roman"/>
                                    <w:color w:val="569CD6"/>
                                    <w:sz w:val="21"/>
                                    <w:szCs w:val="21"/>
                                    <w:lang w:val="en-GB" w:eastAsia="es-ES"/>
                                  </w:rPr>
                                  <w:delText>}</w:delText>
                                </w:r>
                                <w:r w:rsidRPr="00BD5498">
                                  <w:rPr>
                                    <w:rFonts w:ascii="Consolas" w:eastAsia="Times New Roman" w:hAnsi="Consolas" w:cs="Times New Roman"/>
                                    <w:color w:val="CE9178"/>
                                    <w:sz w:val="21"/>
                                    <w:szCs w:val="21"/>
                                    <w:lang w:val="en-GB" w:eastAsia="es-ES"/>
                                  </w:rPr>
                                  <w:delText>`</w:delText>
                                </w:r>
                                <w:r w:rsidRPr="00BD5498">
                                  <w:rPr>
                                    <w:rFonts w:ascii="Consolas" w:eastAsia="Times New Roman" w:hAnsi="Consolas" w:cs="Times New Roman"/>
                                    <w:color w:val="CCCCCC"/>
                                    <w:sz w:val="21"/>
                                    <w:szCs w:val="21"/>
                                    <w:lang w:val="en-GB" w:eastAsia="es-ES"/>
                                  </w:rPr>
                                  <w:delText>).</w:delText>
                                </w:r>
                                <w:r w:rsidRPr="00BD5498">
                                  <w:rPr>
                                    <w:rFonts w:ascii="Consolas" w:eastAsia="Times New Roman" w:hAnsi="Consolas" w:cs="Times New Roman"/>
                                    <w:color w:val="DCDCAA"/>
                                    <w:sz w:val="21"/>
                                    <w:szCs w:val="21"/>
                                    <w:lang w:val="en-GB" w:eastAsia="es-ES"/>
                                  </w:rPr>
                                  <w:delText>delete</w:delText>
                                </w:r>
                                <w:r w:rsidRPr="00BD5498">
                                  <w:rPr>
                                    <w:rFonts w:ascii="Consolas" w:eastAsia="Times New Roman" w:hAnsi="Consolas" w:cs="Times New Roman"/>
                                    <w:color w:val="CCCCCC"/>
                                    <w:sz w:val="21"/>
                                    <w:szCs w:val="21"/>
                                    <w:lang w:val="en-GB" w:eastAsia="es-ES"/>
                                  </w:rPr>
                                  <w:delText>().</w:delText>
                                </w:r>
                                <w:r w:rsidRPr="00BD5498">
                                  <w:rPr>
                                    <w:rFonts w:ascii="Consolas" w:eastAsia="Times New Roman" w:hAnsi="Consolas" w:cs="Times New Roman"/>
                                    <w:color w:val="DCDCAA"/>
                                    <w:sz w:val="21"/>
                                    <w:szCs w:val="21"/>
                                    <w:lang w:val="en-GB" w:eastAsia="es-ES"/>
                                  </w:rPr>
                                  <w:delText>then</w:delText>
                                </w:r>
                                <w:r w:rsidRPr="00BD5498">
                                  <w:rPr>
                                    <w:rFonts w:ascii="Consolas" w:eastAsia="Times New Roman" w:hAnsi="Consolas" w:cs="Times New Roman"/>
                                    <w:color w:val="CCCCCC"/>
                                    <w:sz w:val="21"/>
                                    <w:szCs w:val="21"/>
                                    <w:lang w:val="en-GB" w:eastAsia="es-ES"/>
                                  </w:rPr>
                                  <w:delText xml:space="preserve">(() </w:delText>
                                </w:r>
                                <w:r w:rsidRPr="00BD5498">
                                  <w:rPr>
                                    <w:rFonts w:ascii="Consolas" w:eastAsia="Times New Roman" w:hAnsi="Consolas" w:cs="Times New Roman"/>
                                    <w:color w:val="569CD6"/>
                                    <w:sz w:val="21"/>
                                    <w:szCs w:val="21"/>
                                    <w:lang w:val="en-GB" w:eastAsia="es-ES"/>
                                  </w:rPr>
                                  <w:delText>=&gt;</w:delText>
                                </w:r>
                                <w:r w:rsidRPr="00BD5498">
                                  <w:rPr>
                                    <w:rFonts w:ascii="Consolas" w:eastAsia="Times New Roman" w:hAnsi="Consolas" w:cs="Times New Roman"/>
                                    <w:color w:val="CCCCCC"/>
                                    <w:sz w:val="21"/>
                                    <w:szCs w:val="21"/>
                                    <w:lang w:val="en-GB" w:eastAsia="es-ES"/>
                                  </w:rPr>
                                  <w:delText xml:space="preserve"> {</w:delText>
                                </w:r>
                              </w:del>
                            </w:p>
                            <w:p w14:paraId="696CAC4D" w14:textId="77777777" w:rsidR="00260674" w:rsidRPr="00BD5498" w:rsidRDefault="00260674" w:rsidP="00BD5498">
                              <w:pPr>
                                <w:shd w:val="clear" w:color="auto" w:fill="1F1F1F"/>
                                <w:spacing w:after="0" w:line="285" w:lineRule="atLeast"/>
                                <w:rPr>
                                  <w:del w:id="2557" w:author="Redondo García Francisco Javier" w:date="2025-09-02T09:44:00Z"/>
                                  <w:rFonts w:ascii="Consolas" w:eastAsia="Times New Roman" w:hAnsi="Consolas" w:cs="Times New Roman"/>
                                  <w:color w:val="CCCCCC"/>
                                  <w:sz w:val="21"/>
                                  <w:szCs w:val="21"/>
                                  <w:lang w:eastAsia="es-ES"/>
                                </w:rPr>
                              </w:pPr>
                              <w:del w:id="2558" w:author="Redondo García Francisco Javier" w:date="2025-09-02T09:44:00Z">
                                <w:r w:rsidRPr="00BD5498">
                                  <w:rPr>
                                    <w:rFonts w:ascii="Consolas" w:eastAsia="Times New Roman" w:hAnsi="Consolas" w:cs="Times New Roman"/>
                                    <w:color w:val="CCCCCC"/>
                                    <w:sz w:val="21"/>
                                    <w:szCs w:val="21"/>
                                    <w:lang w:val="en-GB" w:eastAsia="es-ES"/>
                                  </w:rPr>
                                  <w:delText xml:space="preserve">      </w:delText>
                                </w:r>
                                <w:r w:rsidRPr="00BD5498">
                                  <w:rPr>
                                    <w:rFonts w:ascii="Consolas" w:eastAsia="Times New Roman" w:hAnsi="Consolas" w:cs="Times New Roman"/>
                                    <w:color w:val="9CDCFE"/>
                                    <w:sz w:val="21"/>
                                    <w:szCs w:val="21"/>
                                    <w:lang w:eastAsia="es-ES"/>
                                  </w:rPr>
                                  <w:delText>console</w:delText>
                                </w:r>
                                <w:r w:rsidRPr="00BD5498">
                                  <w:rPr>
                                    <w:rFonts w:ascii="Consolas" w:eastAsia="Times New Roman" w:hAnsi="Consolas" w:cs="Times New Roman"/>
                                    <w:color w:val="CCCCCC"/>
                                    <w:sz w:val="21"/>
                                    <w:szCs w:val="21"/>
                                    <w:lang w:eastAsia="es-ES"/>
                                  </w:rPr>
                                  <w:delText>.</w:delText>
                                </w:r>
                                <w:r w:rsidRPr="00BD5498">
                                  <w:rPr>
                                    <w:rFonts w:ascii="Consolas" w:eastAsia="Times New Roman" w:hAnsi="Consolas" w:cs="Times New Roman"/>
                                    <w:color w:val="DCDCAA"/>
                                    <w:sz w:val="21"/>
                                    <w:szCs w:val="21"/>
                                    <w:lang w:eastAsia="es-ES"/>
                                  </w:rPr>
                                  <w:delText>log</w:delText>
                                </w:r>
                                <w:r w:rsidRPr="00BD5498">
                                  <w:rPr>
                                    <w:rFonts w:ascii="Consolas" w:eastAsia="Times New Roman" w:hAnsi="Consolas" w:cs="Times New Roman"/>
                                    <w:color w:val="CCCCCC"/>
                                    <w:sz w:val="21"/>
                                    <w:szCs w:val="21"/>
                                    <w:lang w:eastAsia="es-ES"/>
                                  </w:rPr>
                                  <w:delText>(</w:delText>
                                </w:r>
                                <w:r w:rsidRPr="00BD5498">
                                  <w:rPr>
                                    <w:rFonts w:ascii="Consolas" w:eastAsia="Times New Roman" w:hAnsi="Consolas" w:cs="Times New Roman"/>
                                    <w:color w:val="CE9178"/>
                                    <w:sz w:val="21"/>
                                    <w:szCs w:val="21"/>
                                    <w:lang w:eastAsia="es-ES"/>
                                  </w:rPr>
                                  <w:delText xml:space="preserve">`Sanitario </w:delText>
                                </w:r>
                                <w:r w:rsidRPr="00BD5498">
                                  <w:rPr>
                                    <w:rFonts w:ascii="Consolas" w:eastAsia="Times New Roman" w:hAnsi="Consolas" w:cs="Times New Roman"/>
                                    <w:color w:val="569CD6"/>
                                    <w:sz w:val="21"/>
                                    <w:szCs w:val="21"/>
                                    <w:lang w:eastAsia="es-ES"/>
                                  </w:rPr>
                                  <w:delText>${</w:delText>
                                </w:r>
                                <w:r w:rsidRPr="00BD5498">
                                  <w:rPr>
                                    <w:rFonts w:ascii="Consolas" w:eastAsia="Times New Roman" w:hAnsi="Consolas" w:cs="Times New Roman"/>
                                    <w:color w:val="9CDCFE"/>
                                    <w:sz w:val="21"/>
                                    <w:szCs w:val="21"/>
                                    <w:lang w:eastAsia="es-ES"/>
                                  </w:rPr>
                                  <w:delText>uid</w:delText>
                                </w:r>
                                <w:r w:rsidRPr="00BD5498">
                                  <w:rPr>
                                    <w:rFonts w:ascii="Consolas" w:eastAsia="Times New Roman" w:hAnsi="Consolas" w:cs="Times New Roman"/>
                                    <w:color w:val="569CD6"/>
                                    <w:sz w:val="21"/>
                                    <w:szCs w:val="21"/>
                                    <w:lang w:eastAsia="es-ES"/>
                                  </w:rPr>
                                  <w:delText>}</w:delText>
                                </w:r>
                                <w:r w:rsidRPr="00BD5498">
                                  <w:rPr>
                                    <w:rFonts w:ascii="Consolas" w:eastAsia="Times New Roman" w:hAnsi="Consolas" w:cs="Times New Roman"/>
                                    <w:color w:val="CE9178"/>
                                    <w:sz w:val="21"/>
                                    <w:szCs w:val="21"/>
                                    <w:lang w:eastAsia="es-ES"/>
                                  </w:rPr>
                                  <w:delText xml:space="preserve"> eliminado`</w:delText>
                                </w:r>
                                <w:r w:rsidRPr="00BD5498">
                                  <w:rPr>
                                    <w:rFonts w:ascii="Consolas" w:eastAsia="Times New Roman" w:hAnsi="Consolas" w:cs="Times New Roman"/>
                                    <w:color w:val="CCCCCC"/>
                                    <w:sz w:val="21"/>
                                    <w:szCs w:val="21"/>
                                    <w:lang w:eastAsia="es-ES"/>
                                  </w:rPr>
                                  <w:delText>);</w:delText>
                                </w:r>
                              </w:del>
                            </w:p>
                            <w:p w14:paraId="091B013C" w14:textId="77777777" w:rsidR="00260674" w:rsidRPr="00BD5498" w:rsidRDefault="00260674" w:rsidP="00BD5498">
                              <w:pPr>
                                <w:shd w:val="clear" w:color="auto" w:fill="1F1F1F"/>
                                <w:spacing w:after="0" w:line="285" w:lineRule="atLeast"/>
                                <w:rPr>
                                  <w:del w:id="2559" w:author="Redondo García Francisco Javier" w:date="2025-09-02T09:44:00Z"/>
                                  <w:rFonts w:ascii="Consolas" w:eastAsia="Times New Roman" w:hAnsi="Consolas" w:cs="Times New Roman"/>
                                  <w:color w:val="CCCCCC"/>
                                  <w:sz w:val="21"/>
                                  <w:szCs w:val="21"/>
                                  <w:lang w:eastAsia="es-ES"/>
                                </w:rPr>
                              </w:pPr>
                              <w:del w:id="2560" w:author="Redondo García Francisco Javier" w:date="2025-09-02T09:44:00Z">
                                <w:r w:rsidRPr="00BD5498">
                                  <w:rPr>
                                    <w:rFonts w:ascii="Consolas" w:eastAsia="Times New Roman" w:hAnsi="Consolas" w:cs="Times New Roman"/>
                                    <w:color w:val="CCCCCC"/>
                                    <w:sz w:val="21"/>
                                    <w:szCs w:val="21"/>
                                    <w:lang w:eastAsia="es-ES"/>
                                  </w:rPr>
                                  <w:delText>    }).</w:delText>
                                </w:r>
                                <w:r w:rsidRPr="00BD5498">
                                  <w:rPr>
                                    <w:rFonts w:ascii="Consolas" w:eastAsia="Times New Roman" w:hAnsi="Consolas" w:cs="Times New Roman"/>
                                    <w:color w:val="DCDCAA"/>
                                    <w:sz w:val="21"/>
                                    <w:szCs w:val="21"/>
                                    <w:lang w:eastAsia="es-ES"/>
                                  </w:rPr>
                                  <w:delText>catch</w:delText>
                                </w:r>
                                <w:r w:rsidRPr="00BD5498">
                                  <w:rPr>
                                    <w:rFonts w:ascii="Consolas" w:eastAsia="Times New Roman" w:hAnsi="Consolas" w:cs="Times New Roman"/>
                                    <w:color w:val="CCCCCC"/>
                                    <w:sz w:val="21"/>
                                    <w:szCs w:val="21"/>
                                    <w:lang w:eastAsia="es-ES"/>
                                  </w:rPr>
                                  <w:delText>(</w:delText>
                                </w:r>
                                <w:r w:rsidRPr="00BD5498">
                                  <w:rPr>
                                    <w:rFonts w:ascii="Consolas" w:eastAsia="Times New Roman" w:hAnsi="Consolas" w:cs="Times New Roman"/>
                                    <w:color w:val="9CDCFE"/>
                                    <w:sz w:val="21"/>
                                    <w:szCs w:val="21"/>
                                    <w:lang w:eastAsia="es-ES"/>
                                  </w:rPr>
                                  <w:delText>error</w:delText>
                                </w:r>
                                <w:r w:rsidRPr="00BD5498">
                                  <w:rPr>
                                    <w:rFonts w:ascii="Consolas" w:eastAsia="Times New Roman" w:hAnsi="Consolas" w:cs="Times New Roman"/>
                                    <w:color w:val="CCCCCC"/>
                                    <w:sz w:val="21"/>
                                    <w:szCs w:val="21"/>
                                    <w:lang w:eastAsia="es-ES"/>
                                  </w:rPr>
                                  <w:delText xml:space="preserve"> </w:delText>
                                </w:r>
                                <w:r w:rsidRPr="00BD5498">
                                  <w:rPr>
                                    <w:rFonts w:ascii="Consolas" w:eastAsia="Times New Roman" w:hAnsi="Consolas" w:cs="Times New Roman"/>
                                    <w:color w:val="569CD6"/>
                                    <w:sz w:val="21"/>
                                    <w:szCs w:val="21"/>
                                    <w:lang w:eastAsia="es-ES"/>
                                  </w:rPr>
                                  <w:delText>=&gt;</w:delText>
                                </w:r>
                                <w:r w:rsidRPr="00BD5498">
                                  <w:rPr>
                                    <w:rFonts w:ascii="Consolas" w:eastAsia="Times New Roman" w:hAnsi="Consolas" w:cs="Times New Roman"/>
                                    <w:color w:val="CCCCCC"/>
                                    <w:sz w:val="21"/>
                                    <w:szCs w:val="21"/>
                                    <w:lang w:eastAsia="es-ES"/>
                                  </w:rPr>
                                  <w:delText xml:space="preserve"> {</w:delText>
                                </w:r>
                              </w:del>
                            </w:p>
                            <w:p w14:paraId="6C0B068D" w14:textId="77777777" w:rsidR="00260674" w:rsidRPr="00BD5498" w:rsidRDefault="00260674" w:rsidP="00BD5498">
                              <w:pPr>
                                <w:shd w:val="clear" w:color="auto" w:fill="1F1F1F"/>
                                <w:spacing w:after="0" w:line="285" w:lineRule="atLeast"/>
                                <w:rPr>
                                  <w:del w:id="2561" w:author="Redondo García Francisco Javier" w:date="2025-09-02T09:44:00Z"/>
                                  <w:rFonts w:ascii="Consolas" w:eastAsia="Times New Roman" w:hAnsi="Consolas" w:cs="Times New Roman"/>
                                  <w:color w:val="CCCCCC"/>
                                  <w:sz w:val="21"/>
                                  <w:szCs w:val="21"/>
                                  <w:lang w:eastAsia="es-ES"/>
                                </w:rPr>
                              </w:pPr>
                              <w:del w:id="2562" w:author="Redondo García Francisco Javier" w:date="2025-09-02T09:44:00Z">
                                <w:r w:rsidRPr="00BD5498">
                                  <w:rPr>
                                    <w:rFonts w:ascii="Consolas" w:eastAsia="Times New Roman" w:hAnsi="Consolas" w:cs="Times New Roman"/>
                                    <w:color w:val="CCCCCC"/>
                                    <w:sz w:val="21"/>
                                    <w:szCs w:val="21"/>
                                    <w:lang w:eastAsia="es-ES"/>
                                  </w:rPr>
                                  <w:delText xml:space="preserve">      </w:delText>
                                </w:r>
                                <w:r w:rsidRPr="00BD5498">
                                  <w:rPr>
                                    <w:rFonts w:ascii="Consolas" w:eastAsia="Times New Roman" w:hAnsi="Consolas" w:cs="Times New Roman"/>
                                    <w:color w:val="9CDCFE"/>
                                    <w:sz w:val="21"/>
                                    <w:szCs w:val="21"/>
                                    <w:lang w:eastAsia="es-ES"/>
                                  </w:rPr>
                                  <w:delText>console</w:delText>
                                </w:r>
                                <w:r w:rsidRPr="00BD5498">
                                  <w:rPr>
                                    <w:rFonts w:ascii="Consolas" w:eastAsia="Times New Roman" w:hAnsi="Consolas" w:cs="Times New Roman"/>
                                    <w:color w:val="CCCCCC"/>
                                    <w:sz w:val="21"/>
                                    <w:szCs w:val="21"/>
                                    <w:lang w:eastAsia="es-ES"/>
                                  </w:rPr>
                                  <w:delText>.</w:delText>
                                </w:r>
                                <w:r w:rsidRPr="00BD5498">
                                  <w:rPr>
                                    <w:rFonts w:ascii="Consolas" w:eastAsia="Times New Roman" w:hAnsi="Consolas" w:cs="Times New Roman"/>
                                    <w:color w:val="DCDCAA"/>
                                    <w:sz w:val="21"/>
                                    <w:szCs w:val="21"/>
                                    <w:lang w:eastAsia="es-ES"/>
                                  </w:rPr>
                                  <w:delText>error</w:delText>
                                </w:r>
                                <w:r w:rsidRPr="00BD5498">
                                  <w:rPr>
                                    <w:rFonts w:ascii="Consolas" w:eastAsia="Times New Roman" w:hAnsi="Consolas" w:cs="Times New Roman"/>
                                    <w:color w:val="CCCCCC"/>
                                    <w:sz w:val="21"/>
                                    <w:szCs w:val="21"/>
                                    <w:lang w:eastAsia="es-ES"/>
                                  </w:rPr>
                                  <w:delText>(</w:delText>
                                </w:r>
                                <w:r w:rsidRPr="00BD5498">
                                  <w:rPr>
                                    <w:rFonts w:ascii="Consolas" w:eastAsia="Times New Roman" w:hAnsi="Consolas" w:cs="Times New Roman"/>
                                    <w:color w:val="CE9178"/>
                                    <w:sz w:val="21"/>
                                    <w:szCs w:val="21"/>
                                    <w:lang w:eastAsia="es-ES"/>
                                  </w:rPr>
                                  <w:delText>'Error al eliminar el sanitario:'</w:delText>
                                </w:r>
                                <w:r w:rsidRPr="00BD5498">
                                  <w:rPr>
                                    <w:rFonts w:ascii="Consolas" w:eastAsia="Times New Roman" w:hAnsi="Consolas" w:cs="Times New Roman"/>
                                    <w:color w:val="CCCCCC"/>
                                    <w:sz w:val="21"/>
                                    <w:szCs w:val="21"/>
                                    <w:lang w:eastAsia="es-ES"/>
                                  </w:rPr>
                                  <w:delText xml:space="preserve">, </w:delText>
                                </w:r>
                                <w:r w:rsidRPr="00BD5498">
                                  <w:rPr>
                                    <w:rFonts w:ascii="Consolas" w:eastAsia="Times New Roman" w:hAnsi="Consolas" w:cs="Times New Roman"/>
                                    <w:color w:val="9CDCFE"/>
                                    <w:sz w:val="21"/>
                                    <w:szCs w:val="21"/>
                                    <w:lang w:eastAsia="es-ES"/>
                                  </w:rPr>
                                  <w:delText>error</w:delText>
                                </w:r>
                                <w:r w:rsidRPr="00BD5498">
                                  <w:rPr>
                                    <w:rFonts w:ascii="Consolas" w:eastAsia="Times New Roman" w:hAnsi="Consolas" w:cs="Times New Roman"/>
                                    <w:color w:val="CCCCCC"/>
                                    <w:sz w:val="21"/>
                                    <w:szCs w:val="21"/>
                                    <w:lang w:eastAsia="es-ES"/>
                                  </w:rPr>
                                  <w:delText>);</w:delText>
                                </w:r>
                              </w:del>
                            </w:p>
                            <w:p w14:paraId="7E07526B" w14:textId="77777777" w:rsidR="00260674" w:rsidRPr="00BD5498" w:rsidRDefault="00260674" w:rsidP="00BD5498">
                              <w:pPr>
                                <w:shd w:val="clear" w:color="auto" w:fill="1F1F1F"/>
                                <w:spacing w:after="0" w:line="285" w:lineRule="atLeast"/>
                                <w:rPr>
                                  <w:del w:id="2563" w:author="Redondo García Francisco Javier" w:date="2025-09-02T09:44:00Z"/>
                                  <w:rFonts w:ascii="Consolas" w:eastAsia="Times New Roman" w:hAnsi="Consolas" w:cs="Times New Roman"/>
                                  <w:color w:val="CCCCCC"/>
                                  <w:sz w:val="21"/>
                                  <w:szCs w:val="21"/>
                                  <w:lang w:eastAsia="es-ES"/>
                                </w:rPr>
                              </w:pPr>
                              <w:del w:id="2564" w:author="Redondo García Francisco Javier" w:date="2025-09-02T09:44:00Z">
                                <w:r w:rsidRPr="00BD5498">
                                  <w:rPr>
                                    <w:rFonts w:ascii="Consolas" w:eastAsia="Times New Roman" w:hAnsi="Consolas" w:cs="Times New Roman"/>
                                    <w:color w:val="CCCCCC"/>
                                    <w:sz w:val="21"/>
                                    <w:szCs w:val="21"/>
                                    <w:lang w:eastAsia="es-ES"/>
                                  </w:rPr>
                                  <w:delText>    });</w:delText>
                                </w:r>
                              </w:del>
                            </w:p>
                            <w:p w14:paraId="79F1D52B" w14:textId="77777777" w:rsidR="00260674" w:rsidRPr="00BD5498" w:rsidRDefault="00260674" w:rsidP="00BD5498">
                              <w:pPr>
                                <w:shd w:val="clear" w:color="auto" w:fill="1F1F1F"/>
                                <w:spacing w:after="0" w:line="285" w:lineRule="atLeast"/>
                                <w:rPr>
                                  <w:del w:id="2565" w:author="Redondo García Francisco Javier" w:date="2025-09-02T09:44:00Z"/>
                                  <w:rFonts w:ascii="Consolas" w:eastAsia="Times New Roman" w:hAnsi="Consolas" w:cs="Times New Roman"/>
                                  <w:color w:val="CCCCCC"/>
                                  <w:sz w:val="21"/>
                                  <w:szCs w:val="21"/>
                                  <w:lang w:eastAsia="es-ES"/>
                                </w:rPr>
                              </w:pPr>
                              <w:del w:id="2566" w:author="Redondo García Francisco Javier" w:date="2025-09-02T09:44:00Z">
                                <w:r w:rsidRPr="00BD5498">
                                  <w:rPr>
                                    <w:rFonts w:ascii="Consolas" w:eastAsia="Times New Roman" w:hAnsi="Consolas" w:cs="Times New Roman"/>
                                    <w:color w:val="CCCCCC"/>
                                    <w:sz w:val="21"/>
                                    <w:szCs w:val="21"/>
                                    <w:lang w:eastAsia="es-ES"/>
                                  </w:rPr>
                                  <w:delText>  }</w:delText>
                                </w:r>
                              </w:del>
                            </w:p>
                            <w:p w14:paraId="4D8BCE07" w14:textId="77777777" w:rsidR="00260674" w:rsidRDefault="00260674">
                              <w:pPr>
                                <w:rPr>
                                  <w:del w:id="2567" w:author="Redondo García Francisco Javier" w:date="2025-09-02T09:44:00Z"/>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F9489A" id="_x0000_s1087" type="#_x0000_t202" style="position:absolute;left:0;text-align:left;margin-left:0;margin-top:25.1pt;width:452.15pt;height:128.05pt;z-index:25178009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">
                  <v:textbox>
                    <w:txbxContent>
                      <w:p w14:paraId="4D757222" w14:textId="77777777" w:rsidR="00260674" w:rsidRPr="00BD5498" w:rsidRDefault="00260674" w:rsidP="00BD5498">
                        <w:pPr>
                          <w:shd w:val="clear" w:color="auto" w:fill="1F1F1F"/>
                          <w:spacing w:after="0" w:line="285" w:lineRule="atLeast"/>
                          <w:rPr>
                            <w:del w:id="2568" w:author="Redondo García Francisco Javier" w:date="2025-09-02T09:44:00Z"/>
                            <w:rFonts w:ascii="Consolas" w:eastAsia="Times New Roman" w:hAnsi="Consolas" w:cs="Times New Roman"/>
                            <w:color w:val="CCCCCC"/>
                            <w:sz w:val="21"/>
                            <w:szCs w:val="21"/>
                            <w:lang w:val="en-GB" w:eastAsia="es-ES"/>
                          </w:rPr>
                        </w:pPr>
                      </w:p>
                      <w:p w14:paraId="2DA87119" w14:textId="77777777" w:rsidR="00260674" w:rsidRPr="00BD5498" w:rsidRDefault="00260674" w:rsidP="00BD5498">
                        <w:pPr>
                          <w:shd w:val="clear" w:color="auto" w:fill="1F1F1F"/>
                          <w:spacing w:after="0" w:line="285" w:lineRule="atLeast"/>
                          <w:rPr>
                            <w:del w:id="2569" w:author="Redondo García Francisco Javier" w:date="2025-09-02T09:44:00Z"/>
                            <w:rFonts w:ascii="Consolas" w:eastAsia="Times New Roman" w:hAnsi="Consolas" w:cs="Times New Roman"/>
                            <w:color w:val="CCCCCC"/>
                            <w:sz w:val="21"/>
                            <w:szCs w:val="21"/>
                            <w:lang w:val="en-GB" w:eastAsia="es-ES"/>
                          </w:rPr>
                        </w:pPr>
                        <w:del w:id="2570" w:author="Redondo García Francisco Javier" w:date="2025-09-02T09:44:00Z">
                          <w:r w:rsidRPr="00BD5498">
                            <w:rPr>
                              <w:rFonts w:ascii="Consolas" w:eastAsia="Times New Roman" w:hAnsi="Consolas" w:cs="Times New Roman"/>
                              <w:color w:val="CCCCCC"/>
                              <w:sz w:val="21"/>
                              <w:szCs w:val="21"/>
                              <w:lang w:val="en-GB" w:eastAsia="es-ES"/>
                            </w:rPr>
                            <w:delText xml:space="preserve">  </w:delText>
                          </w:r>
                          <w:r w:rsidRPr="00BD5498">
                            <w:rPr>
                              <w:rFonts w:ascii="Consolas" w:eastAsia="Times New Roman" w:hAnsi="Consolas" w:cs="Times New Roman"/>
                              <w:color w:val="569CD6"/>
                              <w:sz w:val="21"/>
                              <w:szCs w:val="21"/>
                              <w:lang w:val="en-GB" w:eastAsia="es-ES"/>
                            </w:rPr>
                            <w:delText>public</w:delText>
                          </w:r>
                          <w:r w:rsidRPr="00BD5498">
                            <w:rPr>
                              <w:rFonts w:ascii="Consolas" w:eastAsia="Times New Roman" w:hAnsi="Consolas" w:cs="Times New Roman"/>
                              <w:color w:val="CCCCCC"/>
                              <w:sz w:val="21"/>
                              <w:szCs w:val="21"/>
                              <w:lang w:val="en-GB" w:eastAsia="es-ES"/>
                            </w:rPr>
                            <w:delText xml:space="preserve"> </w:delText>
                          </w:r>
                          <w:r w:rsidRPr="00BD5498">
                            <w:rPr>
                              <w:rFonts w:ascii="Consolas" w:eastAsia="Times New Roman" w:hAnsi="Consolas" w:cs="Times New Roman"/>
                              <w:color w:val="DCDCAA"/>
                              <w:sz w:val="21"/>
                              <w:szCs w:val="21"/>
                              <w:lang w:val="en-GB" w:eastAsia="es-ES"/>
                            </w:rPr>
                            <w:delText>deleteSanitario</w:delText>
                          </w:r>
                          <w:r w:rsidRPr="00BD5498">
                            <w:rPr>
                              <w:rFonts w:ascii="Consolas" w:eastAsia="Times New Roman" w:hAnsi="Consolas" w:cs="Times New Roman"/>
                              <w:color w:val="CCCCCC"/>
                              <w:sz w:val="21"/>
                              <w:szCs w:val="21"/>
                              <w:lang w:val="en-GB" w:eastAsia="es-ES"/>
                            </w:rPr>
                            <w:delText>(</w:delText>
                          </w:r>
                          <w:r w:rsidRPr="00BD5498">
                            <w:rPr>
                              <w:rFonts w:ascii="Consolas" w:eastAsia="Times New Roman" w:hAnsi="Consolas" w:cs="Times New Roman"/>
                              <w:color w:val="9CDCFE"/>
                              <w:sz w:val="21"/>
                              <w:szCs w:val="21"/>
                              <w:lang w:val="en-GB" w:eastAsia="es-ES"/>
                            </w:rPr>
                            <w:delText>uid</w:delText>
                          </w:r>
                          <w:r w:rsidRPr="00BD5498">
                            <w:rPr>
                              <w:rFonts w:ascii="Consolas" w:eastAsia="Times New Roman" w:hAnsi="Consolas" w:cs="Times New Roman"/>
                              <w:color w:val="D4D4D4"/>
                              <w:sz w:val="21"/>
                              <w:szCs w:val="21"/>
                              <w:lang w:val="en-GB" w:eastAsia="es-ES"/>
                            </w:rPr>
                            <w:delText>:</w:delText>
                          </w:r>
                          <w:r w:rsidRPr="00BD5498">
                            <w:rPr>
                              <w:rFonts w:ascii="Consolas" w:eastAsia="Times New Roman" w:hAnsi="Consolas" w:cs="Times New Roman"/>
                              <w:color w:val="CCCCCC"/>
                              <w:sz w:val="21"/>
                              <w:szCs w:val="21"/>
                              <w:lang w:val="en-GB" w:eastAsia="es-ES"/>
                            </w:rPr>
                            <w:delText xml:space="preserve"> </w:delText>
                          </w:r>
                          <w:r w:rsidRPr="00BD5498">
                            <w:rPr>
                              <w:rFonts w:ascii="Consolas" w:eastAsia="Times New Roman" w:hAnsi="Consolas" w:cs="Times New Roman"/>
                              <w:color w:val="4EC9B0"/>
                              <w:sz w:val="21"/>
                              <w:szCs w:val="21"/>
                              <w:lang w:val="en-GB" w:eastAsia="es-ES"/>
                            </w:rPr>
                            <w:delText>string</w:delText>
                          </w:r>
                          <w:r w:rsidRPr="00BD5498">
                            <w:rPr>
                              <w:rFonts w:ascii="Consolas" w:eastAsia="Times New Roman" w:hAnsi="Consolas" w:cs="Times New Roman"/>
                              <w:color w:val="CCCCCC"/>
                              <w:sz w:val="21"/>
                              <w:szCs w:val="21"/>
                              <w:lang w:val="en-GB" w:eastAsia="es-ES"/>
                            </w:rPr>
                            <w:delText>)</w:delText>
                          </w:r>
                          <w:r w:rsidRPr="00BD5498">
                            <w:rPr>
                              <w:rFonts w:ascii="Consolas" w:eastAsia="Times New Roman" w:hAnsi="Consolas" w:cs="Times New Roman"/>
                              <w:color w:val="D4D4D4"/>
                              <w:sz w:val="21"/>
                              <w:szCs w:val="21"/>
                              <w:lang w:val="en-GB" w:eastAsia="es-ES"/>
                            </w:rPr>
                            <w:delText>:</w:delText>
                          </w:r>
                          <w:r w:rsidRPr="00BD5498">
                            <w:rPr>
                              <w:rFonts w:ascii="Consolas" w:eastAsia="Times New Roman" w:hAnsi="Consolas" w:cs="Times New Roman"/>
                              <w:color w:val="CCCCCC"/>
                              <w:sz w:val="21"/>
                              <w:szCs w:val="21"/>
                              <w:lang w:val="en-GB" w:eastAsia="es-ES"/>
                            </w:rPr>
                            <w:delText xml:space="preserve"> </w:delText>
                          </w:r>
                          <w:r w:rsidRPr="00BD5498">
                            <w:rPr>
                              <w:rFonts w:ascii="Consolas" w:eastAsia="Times New Roman" w:hAnsi="Consolas" w:cs="Times New Roman"/>
                              <w:color w:val="4EC9B0"/>
                              <w:sz w:val="21"/>
                              <w:szCs w:val="21"/>
                              <w:lang w:val="en-GB" w:eastAsia="es-ES"/>
                            </w:rPr>
                            <w:delText>Promise</w:delText>
                          </w:r>
                          <w:r w:rsidRPr="00BD5498">
                            <w:rPr>
                              <w:rFonts w:ascii="Consolas" w:eastAsia="Times New Roman" w:hAnsi="Consolas" w:cs="Times New Roman"/>
                              <w:color w:val="CCCCCC"/>
                              <w:sz w:val="21"/>
                              <w:szCs w:val="21"/>
                              <w:lang w:val="en-GB" w:eastAsia="es-ES"/>
                            </w:rPr>
                            <w:delText>&lt;</w:delText>
                          </w:r>
                          <w:r w:rsidRPr="00BD5498">
                            <w:rPr>
                              <w:rFonts w:ascii="Consolas" w:eastAsia="Times New Roman" w:hAnsi="Consolas" w:cs="Times New Roman"/>
                              <w:color w:val="4EC9B0"/>
                              <w:sz w:val="21"/>
                              <w:szCs w:val="21"/>
                              <w:lang w:val="en-GB" w:eastAsia="es-ES"/>
                            </w:rPr>
                            <w:delText>void</w:delText>
                          </w:r>
                          <w:r w:rsidRPr="00BD5498">
                            <w:rPr>
                              <w:rFonts w:ascii="Consolas" w:eastAsia="Times New Roman" w:hAnsi="Consolas" w:cs="Times New Roman"/>
                              <w:color w:val="CCCCCC"/>
                              <w:sz w:val="21"/>
                              <w:szCs w:val="21"/>
                              <w:lang w:val="en-GB" w:eastAsia="es-ES"/>
                            </w:rPr>
                            <w:delText>&gt; {</w:delText>
                          </w:r>
                        </w:del>
                      </w:p>
                      <w:p w14:paraId="32079F07" w14:textId="77777777" w:rsidR="00260674" w:rsidRPr="00BD5498" w:rsidRDefault="00260674" w:rsidP="00BD5498">
                        <w:pPr>
                          <w:shd w:val="clear" w:color="auto" w:fill="1F1F1F"/>
                          <w:spacing w:after="0" w:line="285" w:lineRule="atLeast"/>
                          <w:rPr>
                            <w:del w:id="2571" w:author="Redondo García Francisco Javier" w:date="2025-09-02T09:44:00Z"/>
                            <w:rFonts w:ascii="Consolas" w:eastAsia="Times New Roman" w:hAnsi="Consolas" w:cs="Times New Roman"/>
                            <w:color w:val="CCCCCC"/>
                            <w:sz w:val="21"/>
                            <w:szCs w:val="21"/>
                            <w:lang w:val="en-GB" w:eastAsia="es-ES"/>
                          </w:rPr>
                        </w:pPr>
                        <w:del w:id="2572" w:author="Redondo García Francisco Javier" w:date="2025-09-02T09:44:00Z">
                          <w:r w:rsidRPr="00BD5498">
                            <w:rPr>
                              <w:rFonts w:ascii="Consolas" w:eastAsia="Times New Roman" w:hAnsi="Consolas" w:cs="Times New Roman"/>
                              <w:color w:val="CCCCCC"/>
                              <w:sz w:val="21"/>
                              <w:szCs w:val="21"/>
                              <w:lang w:val="en-GB" w:eastAsia="es-ES"/>
                            </w:rPr>
                            <w:delText xml:space="preserve">    </w:delText>
                          </w:r>
                          <w:r w:rsidRPr="00BD5498">
                            <w:rPr>
                              <w:rFonts w:ascii="Consolas" w:eastAsia="Times New Roman" w:hAnsi="Consolas" w:cs="Times New Roman"/>
                              <w:color w:val="C586C0"/>
                              <w:sz w:val="21"/>
                              <w:szCs w:val="21"/>
                              <w:lang w:val="en-GB" w:eastAsia="es-ES"/>
                            </w:rPr>
                            <w:delText>return</w:delText>
                          </w:r>
                          <w:r w:rsidRPr="00BD5498">
                            <w:rPr>
                              <w:rFonts w:ascii="Consolas" w:eastAsia="Times New Roman" w:hAnsi="Consolas" w:cs="Times New Roman"/>
                              <w:color w:val="CCCCCC"/>
                              <w:sz w:val="21"/>
                              <w:szCs w:val="21"/>
                              <w:lang w:val="en-GB" w:eastAsia="es-ES"/>
                            </w:rPr>
                            <w:delText xml:space="preserve"> </w:delText>
                          </w:r>
                          <w:r w:rsidRPr="00BD5498">
                            <w:rPr>
                              <w:rFonts w:ascii="Consolas" w:eastAsia="Times New Roman" w:hAnsi="Consolas" w:cs="Times New Roman"/>
                              <w:color w:val="569CD6"/>
                              <w:sz w:val="21"/>
                              <w:szCs w:val="21"/>
                              <w:lang w:val="en-GB" w:eastAsia="es-ES"/>
                            </w:rPr>
                            <w:delText>this</w:delText>
                          </w:r>
                          <w:r w:rsidRPr="00BD5498">
                            <w:rPr>
                              <w:rFonts w:ascii="Consolas" w:eastAsia="Times New Roman" w:hAnsi="Consolas" w:cs="Times New Roman"/>
                              <w:color w:val="CCCCCC"/>
                              <w:sz w:val="21"/>
                              <w:szCs w:val="21"/>
                              <w:lang w:val="en-GB" w:eastAsia="es-ES"/>
                            </w:rPr>
                            <w:delText>.</w:delText>
                          </w:r>
                          <w:r w:rsidRPr="00BD5498">
                            <w:rPr>
                              <w:rFonts w:ascii="Consolas" w:eastAsia="Times New Roman" w:hAnsi="Consolas" w:cs="Times New Roman"/>
                              <w:color w:val="9CDCFE"/>
                              <w:sz w:val="21"/>
                              <w:szCs w:val="21"/>
                              <w:lang w:val="en-GB" w:eastAsia="es-ES"/>
                            </w:rPr>
                            <w:delText>firestore</w:delText>
                          </w:r>
                          <w:r w:rsidRPr="00BD5498">
                            <w:rPr>
                              <w:rFonts w:ascii="Consolas" w:eastAsia="Times New Roman" w:hAnsi="Consolas" w:cs="Times New Roman"/>
                              <w:color w:val="CCCCCC"/>
                              <w:sz w:val="21"/>
                              <w:szCs w:val="21"/>
                              <w:lang w:val="en-GB" w:eastAsia="es-ES"/>
                            </w:rPr>
                            <w:delText>.</w:delText>
                          </w:r>
                          <w:r w:rsidRPr="00BD5498">
                            <w:rPr>
                              <w:rFonts w:ascii="Consolas" w:eastAsia="Times New Roman" w:hAnsi="Consolas" w:cs="Times New Roman"/>
                              <w:color w:val="DCDCAA"/>
                              <w:sz w:val="21"/>
                              <w:szCs w:val="21"/>
                              <w:lang w:val="en-GB" w:eastAsia="es-ES"/>
                            </w:rPr>
                            <w:delText>doc</w:delText>
                          </w:r>
                          <w:r w:rsidRPr="00BD5498">
                            <w:rPr>
                              <w:rFonts w:ascii="Consolas" w:eastAsia="Times New Roman" w:hAnsi="Consolas" w:cs="Times New Roman"/>
                              <w:color w:val="CCCCCC"/>
                              <w:sz w:val="21"/>
                              <w:szCs w:val="21"/>
                              <w:lang w:val="en-GB" w:eastAsia="es-ES"/>
                            </w:rPr>
                            <w:delText>(</w:delText>
                          </w:r>
                          <w:r w:rsidRPr="00BD5498">
                            <w:rPr>
                              <w:rFonts w:ascii="Consolas" w:eastAsia="Times New Roman" w:hAnsi="Consolas" w:cs="Times New Roman"/>
                              <w:color w:val="CE9178"/>
                              <w:sz w:val="21"/>
                              <w:szCs w:val="21"/>
                              <w:lang w:val="en-GB" w:eastAsia="es-ES"/>
                            </w:rPr>
                            <w:delText>`sanitarios/</w:delText>
                          </w:r>
                          <w:r w:rsidRPr="00BD5498">
                            <w:rPr>
                              <w:rFonts w:ascii="Consolas" w:eastAsia="Times New Roman" w:hAnsi="Consolas" w:cs="Times New Roman"/>
                              <w:color w:val="569CD6"/>
                              <w:sz w:val="21"/>
                              <w:szCs w:val="21"/>
                              <w:lang w:val="en-GB" w:eastAsia="es-ES"/>
                            </w:rPr>
                            <w:delText>${</w:delText>
                          </w:r>
                          <w:r w:rsidRPr="00BD5498">
                            <w:rPr>
                              <w:rFonts w:ascii="Consolas" w:eastAsia="Times New Roman" w:hAnsi="Consolas" w:cs="Times New Roman"/>
                              <w:color w:val="9CDCFE"/>
                              <w:sz w:val="21"/>
                              <w:szCs w:val="21"/>
                              <w:lang w:val="en-GB" w:eastAsia="es-ES"/>
                            </w:rPr>
                            <w:delText>uid</w:delText>
                          </w:r>
                          <w:r w:rsidRPr="00BD5498">
                            <w:rPr>
                              <w:rFonts w:ascii="Consolas" w:eastAsia="Times New Roman" w:hAnsi="Consolas" w:cs="Times New Roman"/>
                              <w:color w:val="569CD6"/>
                              <w:sz w:val="21"/>
                              <w:szCs w:val="21"/>
                              <w:lang w:val="en-GB" w:eastAsia="es-ES"/>
                            </w:rPr>
                            <w:delText>}</w:delText>
                          </w:r>
                          <w:r w:rsidRPr="00BD5498">
                            <w:rPr>
                              <w:rFonts w:ascii="Consolas" w:eastAsia="Times New Roman" w:hAnsi="Consolas" w:cs="Times New Roman"/>
                              <w:color w:val="CE9178"/>
                              <w:sz w:val="21"/>
                              <w:szCs w:val="21"/>
                              <w:lang w:val="en-GB" w:eastAsia="es-ES"/>
                            </w:rPr>
                            <w:delText>`</w:delText>
                          </w:r>
                          <w:r w:rsidRPr="00BD5498">
                            <w:rPr>
                              <w:rFonts w:ascii="Consolas" w:eastAsia="Times New Roman" w:hAnsi="Consolas" w:cs="Times New Roman"/>
                              <w:color w:val="CCCCCC"/>
                              <w:sz w:val="21"/>
                              <w:szCs w:val="21"/>
                              <w:lang w:val="en-GB" w:eastAsia="es-ES"/>
                            </w:rPr>
                            <w:delText>).</w:delText>
                          </w:r>
                          <w:r w:rsidRPr="00BD5498">
                            <w:rPr>
                              <w:rFonts w:ascii="Consolas" w:eastAsia="Times New Roman" w:hAnsi="Consolas" w:cs="Times New Roman"/>
                              <w:color w:val="DCDCAA"/>
                              <w:sz w:val="21"/>
                              <w:szCs w:val="21"/>
                              <w:lang w:val="en-GB" w:eastAsia="es-ES"/>
                            </w:rPr>
                            <w:delText>delete</w:delText>
                          </w:r>
                          <w:r w:rsidRPr="00BD5498">
                            <w:rPr>
                              <w:rFonts w:ascii="Consolas" w:eastAsia="Times New Roman" w:hAnsi="Consolas" w:cs="Times New Roman"/>
                              <w:color w:val="CCCCCC"/>
                              <w:sz w:val="21"/>
                              <w:szCs w:val="21"/>
                              <w:lang w:val="en-GB" w:eastAsia="es-ES"/>
                            </w:rPr>
                            <w:delText>().</w:delText>
                          </w:r>
                          <w:r w:rsidRPr="00BD5498">
                            <w:rPr>
                              <w:rFonts w:ascii="Consolas" w:eastAsia="Times New Roman" w:hAnsi="Consolas" w:cs="Times New Roman"/>
                              <w:color w:val="DCDCAA"/>
                              <w:sz w:val="21"/>
                              <w:szCs w:val="21"/>
                              <w:lang w:val="en-GB" w:eastAsia="es-ES"/>
                            </w:rPr>
                            <w:delText>then</w:delText>
                          </w:r>
                          <w:r w:rsidRPr="00BD5498">
                            <w:rPr>
                              <w:rFonts w:ascii="Consolas" w:eastAsia="Times New Roman" w:hAnsi="Consolas" w:cs="Times New Roman"/>
                              <w:color w:val="CCCCCC"/>
                              <w:sz w:val="21"/>
                              <w:szCs w:val="21"/>
                              <w:lang w:val="en-GB" w:eastAsia="es-ES"/>
                            </w:rPr>
                            <w:delText xml:space="preserve">(() </w:delText>
                          </w:r>
                          <w:r w:rsidRPr="00BD5498">
                            <w:rPr>
                              <w:rFonts w:ascii="Consolas" w:eastAsia="Times New Roman" w:hAnsi="Consolas" w:cs="Times New Roman"/>
                              <w:color w:val="569CD6"/>
                              <w:sz w:val="21"/>
                              <w:szCs w:val="21"/>
                              <w:lang w:val="en-GB" w:eastAsia="es-ES"/>
                            </w:rPr>
                            <w:delText>=&gt;</w:delText>
                          </w:r>
                          <w:r w:rsidRPr="00BD5498">
                            <w:rPr>
                              <w:rFonts w:ascii="Consolas" w:eastAsia="Times New Roman" w:hAnsi="Consolas" w:cs="Times New Roman"/>
                              <w:color w:val="CCCCCC"/>
                              <w:sz w:val="21"/>
                              <w:szCs w:val="21"/>
                              <w:lang w:val="en-GB" w:eastAsia="es-ES"/>
                            </w:rPr>
                            <w:delText xml:space="preserve"> {</w:delText>
                          </w:r>
                        </w:del>
                      </w:p>
                      <w:p w14:paraId="696CAC4D" w14:textId="77777777" w:rsidR="00260674" w:rsidRPr="00BD5498" w:rsidRDefault="00260674" w:rsidP="00BD5498">
                        <w:pPr>
                          <w:shd w:val="clear" w:color="auto" w:fill="1F1F1F"/>
                          <w:spacing w:after="0" w:line="285" w:lineRule="atLeast"/>
                          <w:rPr>
                            <w:del w:id="2573" w:author="Redondo García Francisco Javier" w:date="2025-09-02T09:44:00Z"/>
                            <w:rFonts w:ascii="Consolas" w:eastAsia="Times New Roman" w:hAnsi="Consolas" w:cs="Times New Roman"/>
                            <w:color w:val="CCCCCC"/>
                            <w:sz w:val="21"/>
                            <w:szCs w:val="21"/>
                            <w:lang w:eastAsia="es-ES"/>
                          </w:rPr>
                        </w:pPr>
                        <w:del w:id="2574" w:author="Redondo García Francisco Javier" w:date="2025-09-02T09:44:00Z">
                          <w:r w:rsidRPr="00BD5498">
                            <w:rPr>
                              <w:rFonts w:ascii="Consolas" w:eastAsia="Times New Roman" w:hAnsi="Consolas" w:cs="Times New Roman"/>
                              <w:color w:val="CCCCCC"/>
                              <w:sz w:val="21"/>
                              <w:szCs w:val="21"/>
                              <w:lang w:val="en-GB" w:eastAsia="es-ES"/>
                            </w:rPr>
                            <w:delText xml:space="preserve">      </w:delText>
                          </w:r>
                          <w:r w:rsidRPr="00BD5498">
                            <w:rPr>
                              <w:rFonts w:ascii="Consolas" w:eastAsia="Times New Roman" w:hAnsi="Consolas" w:cs="Times New Roman"/>
                              <w:color w:val="9CDCFE"/>
                              <w:sz w:val="21"/>
                              <w:szCs w:val="21"/>
                              <w:lang w:eastAsia="es-ES"/>
                            </w:rPr>
                            <w:delText>console</w:delText>
                          </w:r>
                          <w:r w:rsidRPr="00BD5498">
                            <w:rPr>
                              <w:rFonts w:ascii="Consolas" w:eastAsia="Times New Roman" w:hAnsi="Consolas" w:cs="Times New Roman"/>
                              <w:color w:val="CCCCCC"/>
                              <w:sz w:val="21"/>
                              <w:szCs w:val="21"/>
                              <w:lang w:eastAsia="es-ES"/>
                            </w:rPr>
                            <w:delText>.</w:delText>
                          </w:r>
                          <w:r w:rsidRPr="00BD5498">
                            <w:rPr>
                              <w:rFonts w:ascii="Consolas" w:eastAsia="Times New Roman" w:hAnsi="Consolas" w:cs="Times New Roman"/>
                              <w:color w:val="DCDCAA"/>
                              <w:sz w:val="21"/>
                              <w:szCs w:val="21"/>
                              <w:lang w:eastAsia="es-ES"/>
                            </w:rPr>
                            <w:delText>log</w:delText>
                          </w:r>
                          <w:r w:rsidRPr="00BD5498">
                            <w:rPr>
                              <w:rFonts w:ascii="Consolas" w:eastAsia="Times New Roman" w:hAnsi="Consolas" w:cs="Times New Roman"/>
                              <w:color w:val="CCCCCC"/>
                              <w:sz w:val="21"/>
                              <w:szCs w:val="21"/>
                              <w:lang w:eastAsia="es-ES"/>
                            </w:rPr>
                            <w:delText>(</w:delText>
                          </w:r>
                          <w:r w:rsidRPr="00BD5498">
                            <w:rPr>
                              <w:rFonts w:ascii="Consolas" w:eastAsia="Times New Roman" w:hAnsi="Consolas" w:cs="Times New Roman"/>
                              <w:color w:val="CE9178"/>
                              <w:sz w:val="21"/>
                              <w:szCs w:val="21"/>
                              <w:lang w:eastAsia="es-ES"/>
                            </w:rPr>
                            <w:delText xml:space="preserve">`Sanitario </w:delText>
                          </w:r>
                          <w:r w:rsidRPr="00BD5498">
                            <w:rPr>
                              <w:rFonts w:ascii="Consolas" w:eastAsia="Times New Roman" w:hAnsi="Consolas" w:cs="Times New Roman"/>
                              <w:color w:val="569CD6"/>
                              <w:sz w:val="21"/>
                              <w:szCs w:val="21"/>
                              <w:lang w:eastAsia="es-ES"/>
                            </w:rPr>
                            <w:delText>${</w:delText>
                          </w:r>
                          <w:r w:rsidRPr="00BD5498">
                            <w:rPr>
                              <w:rFonts w:ascii="Consolas" w:eastAsia="Times New Roman" w:hAnsi="Consolas" w:cs="Times New Roman"/>
                              <w:color w:val="9CDCFE"/>
                              <w:sz w:val="21"/>
                              <w:szCs w:val="21"/>
                              <w:lang w:eastAsia="es-ES"/>
                            </w:rPr>
                            <w:delText>uid</w:delText>
                          </w:r>
                          <w:r w:rsidRPr="00BD5498">
                            <w:rPr>
                              <w:rFonts w:ascii="Consolas" w:eastAsia="Times New Roman" w:hAnsi="Consolas" w:cs="Times New Roman"/>
                              <w:color w:val="569CD6"/>
                              <w:sz w:val="21"/>
                              <w:szCs w:val="21"/>
                              <w:lang w:eastAsia="es-ES"/>
                            </w:rPr>
                            <w:delText>}</w:delText>
                          </w:r>
                          <w:r w:rsidRPr="00BD5498">
                            <w:rPr>
                              <w:rFonts w:ascii="Consolas" w:eastAsia="Times New Roman" w:hAnsi="Consolas" w:cs="Times New Roman"/>
                              <w:color w:val="CE9178"/>
                              <w:sz w:val="21"/>
                              <w:szCs w:val="21"/>
                              <w:lang w:eastAsia="es-ES"/>
                            </w:rPr>
                            <w:delText xml:space="preserve"> eliminado`</w:delText>
                          </w:r>
                          <w:r w:rsidRPr="00BD5498">
                            <w:rPr>
                              <w:rFonts w:ascii="Consolas" w:eastAsia="Times New Roman" w:hAnsi="Consolas" w:cs="Times New Roman"/>
                              <w:color w:val="CCCCCC"/>
                              <w:sz w:val="21"/>
                              <w:szCs w:val="21"/>
                              <w:lang w:eastAsia="es-ES"/>
                            </w:rPr>
                            <w:delText>);</w:delText>
                          </w:r>
                        </w:del>
                      </w:p>
                      <w:p w14:paraId="091B013C" w14:textId="77777777" w:rsidR="00260674" w:rsidRPr="00BD5498" w:rsidRDefault="00260674" w:rsidP="00BD5498">
                        <w:pPr>
                          <w:shd w:val="clear" w:color="auto" w:fill="1F1F1F"/>
                          <w:spacing w:after="0" w:line="285" w:lineRule="atLeast"/>
                          <w:rPr>
                            <w:del w:id="2575" w:author="Redondo García Francisco Javier" w:date="2025-09-02T09:44:00Z"/>
                            <w:rFonts w:ascii="Consolas" w:eastAsia="Times New Roman" w:hAnsi="Consolas" w:cs="Times New Roman"/>
                            <w:color w:val="CCCCCC"/>
                            <w:sz w:val="21"/>
                            <w:szCs w:val="21"/>
                            <w:lang w:eastAsia="es-ES"/>
                          </w:rPr>
                        </w:pPr>
                        <w:del w:id="2576" w:author="Redondo García Francisco Javier" w:date="2025-09-02T09:44:00Z">
                          <w:r w:rsidRPr="00BD5498">
                            <w:rPr>
                              <w:rFonts w:ascii="Consolas" w:eastAsia="Times New Roman" w:hAnsi="Consolas" w:cs="Times New Roman"/>
                              <w:color w:val="CCCCCC"/>
                              <w:sz w:val="21"/>
                              <w:szCs w:val="21"/>
                              <w:lang w:eastAsia="es-ES"/>
                            </w:rPr>
                            <w:delText>    }).</w:delText>
                          </w:r>
                          <w:r w:rsidRPr="00BD5498">
                            <w:rPr>
                              <w:rFonts w:ascii="Consolas" w:eastAsia="Times New Roman" w:hAnsi="Consolas" w:cs="Times New Roman"/>
                              <w:color w:val="DCDCAA"/>
                              <w:sz w:val="21"/>
                              <w:szCs w:val="21"/>
                              <w:lang w:eastAsia="es-ES"/>
                            </w:rPr>
                            <w:delText>catch</w:delText>
                          </w:r>
                          <w:r w:rsidRPr="00BD5498">
                            <w:rPr>
                              <w:rFonts w:ascii="Consolas" w:eastAsia="Times New Roman" w:hAnsi="Consolas" w:cs="Times New Roman"/>
                              <w:color w:val="CCCCCC"/>
                              <w:sz w:val="21"/>
                              <w:szCs w:val="21"/>
                              <w:lang w:eastAsia="es-ES"/>
                            </w:rPr>
                            <w:delText>(</w:delText>
                          </w:r>
                          <w:r w:rsidRPr="00BD5498">
                            <w:rPr>
                              <w:rFonts w:ascii="Consolas" w:eastAsia="Times New Roman" w:hAnsi="Consolas" w:cs="Times New Roman"/>
                              <w:color w:val="9CDCFE"/>
                              <w:sz w:val="21"/>
                              <w:szCs w:val="21"/>
                              <w:lang w:eastAsia="es-ES"/>
                            </w:rPr>
                            <w:delText>error</w:delText>
                          </w:r>
                          <w:r w:rsidRPr="00BD5498">
                            <w:rPr>
                              <w:rFonts w:ascii="Consolas" w:eastAsia="Times New Roman" w:hAnsi="Consolas" w:cs="Times New Roman"/>
                              <w:color w:val="CCCCCC"/>
                              <w:sz w:val="21"/>
                              <w:szCs w:val="21"/>
                              <w:lang w:eastAsia="es-ES"/>
                            </w:rPr>
                            <w:delText xml:space="preserve"> </w:delText>
                          </w:r>
                          <w:r w:rsidRPr="00BD5498">
                            <w:rPr>
                              <w:rFonts w:ascii="Consolas" w:eastAsia="Times New Roman" w:hAnsi="Consolas" w:cs="Times New Roman"/>
                              <w:color w:val="569CD6"/>
                              <w:sz w:val="21"/>
                              <w:szCs w:val="21"/>
                              <w:lang w:eastAsia="es-ES"/>
                            </w:rPr>
                            <w:delText>=&gt;</w:delText>
                          </w:r>
                          <w:r w:rsidRPr="00BD5498">
                            <w:rPr>
                              <w:rFonts w:ascii="Consolas" w:eastAsia="Times New Roman" w:hAnsi="Consolas" w:cs="Times New Roman"/>
                              <w:color w:val="CCCCCC"/>
                              <w:sz w:val="21"/>
                              <w:szCs w:val="21"/>
                              <w:lang w:eastAsia="es-ES"/>
                            </w:rPr>
                            <w:delText xml:space="preserve"> {</w:delText>
                          </w:r>
                        </w:del>
                      </w:p>
                      <w:p w14:paraId="6C0B068D" w14:textId="77777777" w:rsidR="00260674" w:rsidRPr="00BD5498" w:rsidRDefault="00260674" w:rsidP="00BD5498">
                        <w:pPr>
                          <w:shd w:val="clear" w:color="auto" w:fill="1F1F1F"/>
                          <w:spacing w:after="0" w:line="285" w:lineRule="atLeast"/>
                          <w:rPr>
                            <w:del w:id="2577" w:author="Redondo García Francisco Javier" w:date="2025-09-02T09:44:00Z"/>
                            <w:rFonts w:ascii="Consolas" w:eastAsia="Times New Roman" w:hAnsi="Consolas" w:cs="Times New Roman"/>
                            <w:color w:val="CCCCCC"/>
                            <w:sz w:val="21"/>
                            <w:szCs w:val="21"/>
                            <w:lang w:eastAsia="es-ES"/>
                          </w:rPr>
                        </w:pPr>
                        <w:del w:id="2578" w:author="Redondo García Francisco Javier" w:date="2025-09-02T09:44:00Z">
                          <w:r w:rsidRPr="00BD5498">
                            <w:rPr>
                              <w:rFonts w:ascii="Consolas" w:eastAsia="Times New Roman" w:hAnsi="Consolas" w:cs="Times New Roman"/>
                              <w:color w:val="CCCCCC"/>
                              <w:sz w:val="21"/>
                              <w:szCs w:val="21"/>
                              <w:lang w:eastAsia="es-ES"/>
                            </w:rPr>
                            <w:delText xml:space="preserve">      </w:delText>
                          </w:r>
                          <w:r w:rsidRPr="00BD5498">
                            <w:rPr>
                              <w:rFonts w:ascii="Consolas" w:eastAsia="Times New Roman" w:hAnsi="Consolas" w:cs="Times New Roman"/>
                              <w:color w:val="9CDCFE"/>
                              <w:sz w:val="21"/>
                              <w:szCs w:val="21"/>
                              <w:lang w:eastAsia="es-ES"/>
                            </w:rPr>
                            <w:delText>console</w:delText>
                          </w:r>
                          <w:r w:rsidRPr="00BD5498">
                            <w:rPr>
                              <w:rFonts w:ascii="Consolas" w:eastAsia="Times New Roman" w:hAnsi="Consolas" w:cs="Times New Roman"/>
                              <w:color w:val="CCCCCC"/>
                              <w:sz w:val="21"/>
                              <w:szCs w:val="21"/>
                              <w:lang w:eastAsia="es-ES"/>
                            </w:rPr>
                            <w:delText>.</w:delText>
                          </w:r>
                          <w:r w:rsidRPr="00BD5498">
                            <w:rPr>
                              <w:rFonts w:ascii="Consolas" w:eastAsia="Times New Roman" w:hAnsi="Consolas" w:cs="Times New Roman"/>
                              <w:color w:val="DCDCAA"/>
                              <w:sz w:val="21"/>
                              <w:szCs w:val="21"/>
                              <w:lang w:eastAsia="es-ES"/>
                            </w:rPr>
                            <w:delText>error</w:delText>
                          </w:r>
                          <w:r w:rsidRPr="00BD5498">
                            <w:rPr>
                              <w:rFonts w:ascii="Consolas" w:eastAsia="Times New Roman" w:hAnsi="Consolas" w:cs="Times New Roman"/>
                              <w:color w:val="CCCCCC"/>
                              <w:sz w:val="21"/>
                              <w:szCs w:val="21"/>
                              <w:lang w:eastAsia="es-ES"/>
                            </w:rPr>
                            <w:delText>(</w:delText>
                          </w:r>
                          <w:r w:rsidRPr="00BD5498">
                            <w:rPr>
                              <w:rFonts w:ascii="Consolas" w:eastAsia="Times New Roman" w:hAnsi="Consolas" w:cs="Times New Roman"/>
                              <w:color w:val="CE9178"/>
                              <w:sz w:val="21"/>
                              <w:szCs w:val="21"/>
                              <w:lang w:eastAsia="es-ES"/>
                            </w:rPr>
                            <w:delText>'Error al eliminar el sanitario:'</w:delText>
                          </w:r>
                          <w:r w:rsidRPr="00BD5498">
                            <w:rPr>
                              <w:rFonts w:ascii="Consolas" w:eastAsia="Times New Roman" w:hAnsi="Consolas" w:cs="Times New Roman"/>
                              <w:color w:val="CCCCCC"/>
                              <w:sz w:val="21"/>
                              <w:szCs w:val="21"/>
                              <w:lang w:eastAsia="es-ES"/>
                            </w:rPr>
                            <w:delText xml:space="preserve">, </w:delText>
                          </w:r>
                          <w:r w:rsidRPr="00BD5498">
                            <w:rPr>
                              <w:rFonts w:ascii="Consolas" w:eastAsia="Times New Roman" w:hAnsi="Consolas" w:cs="Times New Roman"/>
                              <w:color w:val="9CDCFE"/>
                              <w:sz w:val="21"/>
                              <w:szCs w:val="21"/>
                              <w:lang w:eastAsia="es-ES"/>
                            </w:rPr>
                            <w:delText>error</w:delText>
                          </w:r>
                          <w:r w:rsidRPr="00BD5498">
                            <w:rPr>
                              <w:rFonts w:ascii="Consolas" w:eastAsia="Times New Roman" w:hAnsi="Consolas" w:cs="Times New Roman"/>
                              <w:color w:val="CCCCCC"/>
                              <w:sz w:val="21"/>
                              <w:szCs w:val="21"/>
                              <w:lang w:eastAsia="es-ES"/>
                            </w:rPr>
                            <w:delText>);</w:delText>
                          </w:r>
                        </w:del>
                      </w:p>
                      <w:p w14:paraId="7E07526B" w14:textId="77777777" w:rsidR="00260674" w:rsidRPr="00BD5498" w:rsidRDefault="00260674" w:rsidP="00BD5498">
                        <w:pPr>
                          <w:shd w:val="clear" w:color="auto" w:fill="1F1F1F"/>
                          <w:spacing w:after="0" w:line="285" w:lineRule="atLeast"/>
                          <w:rPr>
                            <w:del w:id="2579" w:author="Redondo García Francisco Javier" w:date="2025-09-02T09:44:00Z"/>
                            <w:rFonts w:ascii="Consolas" w:eastAsia="Times New Roman" w:hAnsi="Consolas" w:cs="Times New Roman"/>
                            <w:color w:val="CCCCCC"/>
                            <w:sz w:val="21"/>
                            <w:szCs w:val="21"/>
                            <w:lang w:eastAsia="es-ES"/>
                          </w:rPr>
                        </w:pPr>
                        <w:del w:id="2580" w:author="Redondo García Francisco Javier" w:date="2025-09-02T09:44:00Z">
                          <w:r w:rsidRPr="00BD5498">
                            <w:rPr>
                              <w:rFonts w:ascii="Consolas" w:eastAsia="Times New Roman" w:hAnsi="Consolas" w:cs="Times New Roman"/>
                              <w:color w:val="CCCCCC"/>
                              <w:sz w:val="21"/>
                              <w:szCs w:val="21"/>
                              <w:lang w:eastAsia="es-ES"/>
                            </w:rPr>
                            <w:delText>    });</w:delText>
                          </w:r>
                        </w:del>
                      </w:p>
                      <w:p w14:paraId="79F1D52B" w14:textId="77777777" w:rsidR="00260674" w:rsidRPr="00BD5498" w:rsidRDefault="00260674" w:rsidP="00BD5498">
                        <w:pPr>
                          <w:shd w:val="clear" w:color="auto" w:fill="1F1F1F"/>
                          <w:spacing w:after="0" w:line="285" w:lineRule="atLeast"/>
                          <w:rPr>
                            <w:del w:id="2581" w:author="Redondo García Francisco Javier" w:date="2025-09-02T09:44:00Z"/>
                            <w:rFonts w:ascii="Consolas" w:eastAsia="Times New Roman" w:hAnsi="Consolas" w:cs="Times New Roman"/>
                            <w:color w:val="CCCCCC"/>
                            <w:sz w:val="21"/>
                            <w:szCs w:val="21"/>
                            <w:lang w:eastAsia="es-ES"/>
                          </w:rPr>
                        </w:pPr>
                        <w:del w:id="2582" w:author="Redondo García Francisco Javier" w:date="2025-09-02T09:44:00Z">
                          <w:r w:rsidRPr="00BD5498">
                            <w:rPr>
                              <w:rFonts w:ascii="Consolas" w:eastAsia="Times New Roman" w:hAnsi="Consolas" w:cs="Times New Roman"/>
                              <w:color w:val="CCCCCC"/>
                              <w:sz w:val="21"/>
                              <w:szCs w:val="21"/>
                              <w:lang w:eastAsia="es-ES"/>
                            </w:rPr>
                            <w:delText>  }</w:delText>
                          </w:r>
                        </w:del>
                      </w:p>
                      <w:p w14:paraId="4D8BCE07" w14:textId="77777777" w:rsidR="00260674" w:rsidRDefault="00260674">
                        <w:pPr>
                          <w:rPr>
                            <w:del w:id="2583" w:author="Redondo García Francisco Javier" w:date="2025-09-02T09:44:00Z"/>
                          </w:rPr>
                        </w:pPr>
                      </w:p>
                    </w:txbxContent>
                  </v:textbox>
                  <w10:wrap type="square" anchorx="margin"/>
                </v:shape>
              </w:pict>
            </mc:Fallback>
          </mc:AlternateContent>
        </w:r>
        <w:r>
          <w:rPr>
            <w:noProof/>
          </w:rPr>
          <mc:AlternateContent>
            <mc:Choice Requires="wps">
              <w:drawing>
                <wp:anchor distT="0" distB="0" distL="114300" distR="114300" simplePos="0" relativeHeight="251785216" behindDoc="0" locked="0" layoutInCell="1" allowOverlap="1" wp14:anchorId="6FD2BC0D" wp14:editId="02853590">
                  <wp:simplePos x="0" y="0"/>
                  <wp:positionH relativeFrom="margin">
                    <wp:align>center</wp:align>
                  </wp:positionH>
                  <wp:positionV relativeFrom="paragraph">
                    <wp:posOffset>2164434</wp:posOffset>
                  </wp:positionV>
                  <wp:extent cx="5742305" cy="635"/>
                  <wp:effectExtent l="0" t="0" r="0" b="0"/>
                  <wp:wrapSquare wrapText="bothSides"/>
                  <wp:docPr id="209" name="Cuadro de texto 209"/>
                  <wp:cNvGraphicFramePr/>
                  <a:graphic xmlns:a="http://schemas.openxmlformats.org/drawingml/2006/main">
                    <a:graphicData uri="http://schemas.microsoft.com/office/word/2010/wordprocessingShape">
                      <wps:wsp>
                        <wps:cNvSpPr txBox="1"/>
                        <wps:spPr>
                          <a:xfrm>
                            <a:off x="0" y="0"/>
                            <a:ext cx="5742305" cy="635"/>
                          </a:xfrm>
                          <a:prstGeom prst="rect">
                            <a:avLst/>
                          </a:prstGeom>
                          <a:solidFill>
                            <a:prstClr val="white"/>
                          </a:solidFill>
                          <a:ln>
                            <a:noFill/>
                          </a:ln>
                        </wps:spPr>
                        <wps:txbx>
                          <w:txbxContent>
                            <w:p w14:paraId="4C184269" w14:textId="77777777" w:rsidR="00260674" w:rsidRPr="007159C1" w:rsidRDefault="00260674" w:rsidP="00D53F14">
                              <w:pPr>
                                <w:pStyle w:val="Descripcin"/>
                                <w:jc w:val="center"/>
                                <w:rPr>
                                  <w:del w:id="2584" w:author="Redondo García Francisco Javier" w:date="2025-09-02T09:44:00Z"/>
                                  <w:noProof/>
                                  <w:sz w:val="24"/>
                                  <w:szCs w:val="24"/>
                                </w:rPr>
                              </w:pPr>
                              <w:bookmarkStart w:id="2585" w:name="_Toc202786488"/>
                              <w:del w:id="2586" w:author="Redondo García Francisco Javier" w:date="2025-09-02T09:44:00Z">
                                <w:r>
                                  <w:delText xml:space="preserve">Listado </w:delText>
                                </w:r>
                                <w:r w:rsidR="0056181D">
                                  <w:fldChar w:fldCharType="begin"/>
                                </w:r>
                                <w:r w:rsidR="0056181D">
                                  <w:delInstrText xml:space="preserve"> SEQ Listado \* ARABIC </w:delInstrText>
                                </w:r>
                                <w:r w:rsidR="0056181D">
                                  <w:fldChar w:fldCharType="separate"/>
                                </w:r>
                                <w:r w:rsidR="005226D7">
                                  <w:rPr>
                                    <w:noProof/>
                                  </w:rPr>
                                  <w:delText>19</w:delText>
                                </w:r>
                                <w:r w:rsidR="0056181D">
                                  <w:rPr>
                                    <w:noProof/>
                                  </w:rPr>
                                  <w:fldChar w:fldCharType="end"/>
                                </w:r>
                                <w:r>
                                  <w:delText xml:space="preserve"> - Método  deleteSanitario()</w:delText>
                                </w:r>
                                <w:bookmarkEnd w:id="2585"/>
                              </w:del>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D2BC0D" id="Cuadro de texto 209" o:spid="_x0000_s1088" type="#_x0000_t202" style="position:absolute;left:0;text-align:left;margin-left:0;margin-top:170.45pt;width:452.15pt;height:.05pt;z-index:25178521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" stroked="f">
                  <v:textbox style="mso-fit-shape-to-text:t" inset="0,0,0,0">
                    <w:txbxContent>
                      <w:p w14:paraId="4C184269" w14:textId="77777777" w:rsidR="00260674" w:rsidRPr="007159C1" w:rsidRDefault="00260674" w:rsidP="00D53F14">
                        <w:pPr>
                          <w:pStyle w:val="Descripcin"/>
                          <w:jc w:val="center"/>
                          <w:rPr>
                            <w:del w:id="2587" w:author="Redondo García Francisco Javier" w:date="2025-09-02T09:44:00Z"/>
                            <w:noProof/>
                            <w:sz w:val="24"/>
                            <w:szCs w:val="24"/>
                          </w:rPr>
                        </w:pPr>
                        <w:bookmarkStart w:id="2588" w:name="_Toc202786488"/>
                        <w:del w:id="2589" w:author="Redondo García Francisco Javier" w:date="2025-09-02T09:44:00Z">
                          <w:r>
                            <w:delText xml:space="preserve">Listado </w:delText>
                          </w:r>
                          <w:r w:rsidR="0056181D">
                            <w:fldChar w:fldCharType="begin"/>
                          </w:r>
                          <w:r w:rsidR="0056181D">
                            <w:delInstrText xml:space="preserve"> SEQ Listado \* ARABIC </w:delInstrText>
                          </w:r>
                          <w:r w:rsidR="0056181D">
                            <w:fldChar w:fldCharType="separate"/>
                          </w:r>
                          <w:r w:rsidR="005226D7">
                            <w:rPr>
                              <w:noProof/>
                            </w:rPr>
                            <w:delText>19</w:delText>
                          </w:r>
                          <w:r w:rsidR="0056181D">
                            <w:rPr>
                              <w:noProof/>
                            </w:rPr>
                            <w:fldChar w:fldCharType="end"/>
                          </w:r>
                          <w:r>
                            <w:delText xml:space="preserve"> - Método  deleteSanitario()</w:delText>
                          </w:r>
                          <w:bookmarkEnd w:id="2588"/>
                        </w:del>
                      </w:p>
                    </w:txbxContent>
                  </v:textbox>
                  <w10:wrap type="square" anchorx="margin"/>
                </v:shape>
              </w:pict>
            </mc:Fallback>
          </mc:AlternateContent>
        </w:r>
      </w:del>
    </w:p>
    <w:p w14:paraId="0EFC5437" w14:textId="77777777" w:rsidR="00260674" w:rsidRPr="00E86BCB" w:rsidRDefault="00260674" w:rsidP="00E86BCB">
      <w:pPr>
        <w:rPr>
          <w:del w:id="2590" w:author="Redondo García Francisco Javier" w:date="2025-09-02T09:44:00Z"/>
          <w:sz w:val="24"/>
          <w:szCs w:val="24"/>
        </w:rPr>
      </w:pPr>
    </w:p>
    <w:p w14:paraId="01376A39" w14:textId="77777777" w:rsidR="00637F6F" w:rsidRDefault="00637F6F" w:rsidP="00E86BCB">
      <w:pPr>
        <w:rPr>
          <w:del w:id="2591" w:author="Redondo García Francisco Javier" w:date="2025-09-02T09:44:00Z"/>
          <w:sz w:val="24"/>
          <w:szCs w:val="24"/>
        </w:rPr>
      </w:pPr>
    </w:p>
    <w:p w14:paraId="45F2AE93" w14:textId="77777777" w:rsidR="00260674" w:rsidRPr="00E86BCB" w:rsidRDefault="00260674" w:rsidP="00E86BCB">
      <w:pPr>
        <w:rPr>
          <w:del w:id="2592" w:author="Redondo García Francisco Javier" w:date="2025-09-02T09:44:00Z"/>
          <w:sz w:val="24"/>
          <w:szCs w:val="24"/>
        </w:rPr>
      </w:pPr>
      <w:del w:id="2593" w:author="Redondo García Francisco Javier" w:date="2025-09-02T09:44:00Z">
        <w:r>
          <w:rPr>
            <w:noProof/>
          </w:rPr>
          <mc:AlternateContent>
            <mc:Choice Requires="wps">
              <w:drawing>
                <wp:anchor distT="0" distB="0" distL="114300" distR="114300" simplePos="0" relativeHeight="251788288" behindDoc="0" locked="0" layoutInCell="1" allowOverlap="1" wp14:anchorId="4B648C16" wp14:editId="6B5EF95D">
                  <wp:simplePos x="0" y="0"/>
                  <wp:positionH relativeFrom="column">
                    <wp:posOffset>-424180</wp:posOffset>
                  </wp:positionH>
                  <wp:positionV relativeFrom="paragraph">
                    <wp:posOffset>1373859</wp:posOffset>
                  </wp:positionV>
                  <wp:extent cx="6226810" cy="635"/>
                  <wp:effectExtent l="0" t="0" r="0" b="0"/>
                  <wp:wrapSquare wrapText="bothSides"/>
                  <wp:docPr id="210" name="Cuadro de texto 210"/>
                  <wp:cNvGraphicFramePr/>
                  <a:graphic xmlns:a="http://schemas.openxmlformats.org/drawingml/2006/main">
                    <a:graphicData uri="http://schemas.microsoft.com/office/word/2010/wordprocessingShape">
                      <wps:wsp>
                        <wps:cNvSpPr txBox="1"/>
                        <wps:spPr>
                          <a:xfrm>
                            <a:off x="0" y="0"/>
                            <a:ext cx="6226810" cy="635"/>
                          </a:xfrm>
                          <a:prstGeom prst="rect">
                            <a:avLst/>
                          </a:prstGeom>
                          <a:solidFill>
                            <a:prstClr val="white"/>
                          </a:solidFill>
                          <a:ln>
                            <a:noFill/>
                          </a:ln>
                        </wps:spPr>
                        <wps:txbx>
                          <w:txbxContent>
                            <w:p w14:paraId="1844CA8D" w14:textId="77777777" w:rsidR="00260674" w:rsidRPr="00B72051" w:rsidRDefault="00260674" w:rsidP="008F22B8">
                              <w:pPr>
                                <w:pStyle w:val="Descripcin"/>
                                <w:jc w:val="center"/>
                                <w:rPr>
                                  <w:del w:id="2594" w:author="Redondo García Francisco Javier" w:date="2025-09-02T09:44:00Z"/>
                                  <w:noProof/>
                                  <w:sz w:val="24"/>
                                  <w:szCs w:val="24"/>
                                </w:rPr>
                              </w:pPr>
                              <w:bookmarkStart w:id="2595" w:name="_Toc202786489"/>
                              <w:del w:id="2596" w:author="Redondo García Francisco Javier" w:date="2025-09-02T09:44:00Z">
                                <w:r>
                                  <w:delText xml:space="preserve">Listado </w:delText>
                                </w:r>
                                <w:r w:rsidR="0056181D">
                                  <w:fldChar w:fldCharType="begin"/>
                                </w:r>
                                <w:r w:rsidR="0056181D">
                                  <w:delInstrText xml:space="preserve"> SEQ Listado \* ARABIC </w:delInstrText>
                                </w:r>
                                <w:r w:rsidR="0056181D">
                                  <w:fldChar w:fldCharType="separate"/>
                                </w:r>
                                <w:r w:rsidR="005226D7">
                                  <w:rPr>
                                    <w:noProof/>
                                  </w:rPr>
                                  <w:delText>20</w:delText>
                                </w:r>
                                <w:r w:rsidR="0056181D">
                                  <w:rPr>
                                    <w:noProof/>
                                  </w:rPr>
                                  <w:fldChar w:fldCharType="end"/>
                                </w:r>
                                <w:r>
                                  <w:delText xml:space="preserve"> - </w:delText>
                                </w:r>
                                <w:r w:rsidRPr="00396CCC">
                                  <w:delText>Método</w:delText>
                                </w:r>
                                <w:r>
                                  <w:delText xml:space="preserve"> deletePaciente()</w:delText>
                                </w:r>
                                <w:bookmarkEnd w:id="2595"/>
                              </w:del>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648C16" id="Cuadro de texto 210" o:spid="_x0000_s1089" type="#_x0000_t202" style="position:absolute;left:0;text-align:left;margin-left:-33.4pt;margin-top:108.2pt;width:490.3pt;height:.05pt;z-index:251788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" stroked="f">
                  <v:textbox style="mso-fit-shape-to-text:t" inset="0,0,0,0">
                    <w:txbxContent>
                      <w:p w14:paraId="1844CA8D" w14:textId="77777777" w:rsidR="00260674" w:rsidRPr="00B72051" w:rsidRDefault="00260674" w:rsidP="008F22B8">
                        <w:pPr>
                          <w:pStyle w:val="Descripcin"/>
                          <w:jc w:val="center"/>
                          <w:rPr>
                            <w:del w:id="2597" w:author="Redondo García Francisco Javier" w:date="2025-09-02T09:44:00Z"/>
                            <w:noProof/>
                            <w:sz w:val="24"/>
                            <w:szCs w:val="24"/>
                          </w:rPr>
                        </w:pPr>
                        <w:bookmarkStart w:id="2598" w:name="_Toc202786489"/>
                        <w:del w:id="2599" w:author="Redondo García Francisco Javier" w:date="2025-09-02T09:44:00Z">
                          <w:r>
                            <w:delText xml:space="preserve">Listado </w:delText>
                          </w:r>
                          <w:r w:rsidR="0056181D">
                            <w:fldChar w:fldCharType="begin"/>
                          </w:r>
                          <w:r w:rsidR="0056181D">
                            <w:delInstrText xml:space="preserve"> SEQ Listado \* ARABIC </w:delInstrText>
                          </w:r>
                          <w:r w:rsidR="0056181D">
                            <w:fldChar w:fldCharType="separate"/>
                          </w:r>
                          <w:r w:rsidR="005226D7">
                            <w:rPr>
                              <w:noProof/>
                            </w:rPr>
                            <w:delText>20</w:delText>
                          </w:r>
                          <w:r w:rsidR="0056181D">
                            <w:rPr>
                              <w:noProof/>
                            </w:rPr>
                            <w:fldChar w:fldCharType="end"/>
                          </w:r>
                          <w:r>
                            <w:delText xml:space="preserve"> - </w:delText>
                          </w:r>
                          <w:r w:rsidRPr="00396CCC">
                            <w:delText>Método</w:delText>
                          </w:r>
                          <w:r>
                            <w:delText xml:space="preserve"> deletePaciente()</w:delText>
                          </w:r>
                          <w:bookmarkEnd w:id="2598"/>
                        </w:del>
                      </w:p>
                    </w:txbxContent>
                  </v:textbox>
                  <w10:wrap type="square"/>
                </v:shape>
              </w:pict>
            </mc:Fallback>
          </mc:AlternateContent>
        </w:r>
        <w:r>
          <w:rPr>
            <w:noProof/>
          </w:rPr>
          <mc:AlternateContent>
            <mc:Choice Requires="wps">
              <w:drawing>
                <wp:anchor distT="0" distB="0" distL="114300" distR="114300" simplePos="0" relativeHeight="251790336" behindDoc="0" locked="0" layoutInCell="1" allowOverlap="1" wp14:anchorId="35915FAB" wp14:editId="250FF8C4">
                  <wp:simplePos x="0" y="0"/>
                  <wp:positionH relativeFrom="margin">
                    <wp:align>center</wp:align>
                  </wp:positionH>
                  <wp:positionV relativeFrom="paragraph">
                    <wp:posOffset>4055612</wp:posOffset>
                  </wp:positionV>
                  <wp:extent cx="5887720" cy="635"/>
                  <wp:effectExtent l="0" t="0" r="0" b="0"/>
                  <wp:wrapSquare wrapText="bothSides"/>
                  <wp:docPr id="211" name="Cuadro de texto 211"/>
                  <wp:cNvGraphicFramePr/>
                  <a:graphic xmlns:a="http://schemas.openxmlformats.org/drawingml/2006/main">
                    <a:graphicData uri="http://schemas.microsoft.com/office/word/2010/wordprocessingShape">
                      <wps:wsp>
                        <wps:cNvSpPr txBox="1"/>
                        <wps:spPr>
                          <a:xfrm>
                            <a:off x="0" y="0"/>
                            <a:ext cx="5887720" cy="635"/>
                          </a:xfrm>
                          <a:prstGeom prst="rect">
                            <a:avLst/>
                          </a:prstGeom>
                          <a:solidFill>
                            <a:prstClr val="white"/>
                          </a:solidFill>
                          <a:ln>
                            <a:noFill/>
                          </a:ln>
                        </wps:spPr>
                        <wps:txbx>
                          <w:txbxContent>
                            <w:p w14:paraId="089B47E0" w14:textId="77777777" w:rsidR="00260674" w:rsidRPr="008E375F" w:rsidRDefault="00260674" w:rsidP="008F22B8">
                              <w:pPr>
                                <w:pStyle w:val="Descripcin"/>
                                <w:jc w:val="center"/>
                                <w:rPr>
                                  <w:del w:id="2600" w:author="Redondo García Francisco Javier" w:date="2025-09-02T09:44:00Z"/>
                                  <w:noProof/>
                                  <w:sz w:val="24"/>
                                  <w:szCs w:val="24"/>
                                </w:rPr>
                              </w:pPr>
                              <w:bookmarkStart w:id="2601" w:name="_Toc202786490"/>
                              <w:del w:id="2602" w:author="Redondo García Francisco Javier" w:date="2025-09-02T09:44:00Z">
                                <w:r>
                                  <w:delText xml:space="preserve">Listado </w:delText>
                                </w:r>
                                <w:r w:rsidR="0056181D">
                                  <w:fldChar w:fldCharType="begin"/>
                                </w:r>
                                <w:r w:rsidR="0056181D">
                                  <w:delInstrText xml:space="preserve"> SEQ Listado \* ARABIC </w:delInstrText>
                                </w:r>
                                <w:r w:rsidR="0056181D">
                                  <w:fldChar w:fldCharType="separate"/>
                                </w:r>
                                <w:r w:rsidR="005226D7">
                                  <w:rPr>
                                    <w:noProof/>
                                  </w:rPr>
                                  <w:delText>21</w:delText>
                                </w:r>
                                <w:r w:rsidR="0056181D">
                                  <w:rPr>
                                    <w:noProof/>
                                  </w:rPr>
                                  <w:fldChar w:fldCharType="end"/>
                                </w:r>
                                <w:r>
                                  <w:delText xml:space="preserve"> - </w:delText>
                                </w:r>
                                <w:r w:rsidRPr="00915361">
                                  <w:delText>Método</w:delText>
                                </w:r>
                                <w:r>
                                  <w:delText xml:space="preserve"> updatePaciente()</w:delText>
                                </w:r>
                                <w:bookmarkEnd w:id="2601"/>
                              </w:del>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915FAB" id="Cuadro de texto 211" o:spid="_x0000_s1090" type="#_x0000_t202" style="position:absolute;left:0;text-align:left;margin-left:0;margin-top:319.35pt;width:463.6pt;height:.05pt;z-index:2517903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" stroked="f">
                  <v:textbox style="mso-fit-shape-to-text:t" inset="0,0,0,0">
                    <w:txbxContent>
                      <w:p w14:paraId="089B47E0" w14:textId="77777777" w:rsidR="00260674" w:rsidRPr="008E375F" w:rsidRDefault="00260674" w:rsidP="008F22B8">
                        <w:pPr>
                          <w:pStyle w:val="Descripcin"/>
                          <w:jc w:val="center"/>
                          <w:rPr>
                            <w:del w:id="2603" w:author="Redondo García Francisco Javier" w:date="2025-09-02T09:44:00Z"/>
                            <w:noProof/>
                            <w:sz w:val="24"/>
                            <w:szCs w:val="24"/>
                          </w:rPr>
                        </w:pPr>
                        <w:bookmarkStart w:id="2604" w:name="_Toc202786490"/>
                        <w:del w:id="2605" w:author="Redondo García Francisco Javier" w:date="2025-09-02T09:44:00Z">
                          <w:r>
                            <w:delText xml:space="preserve">Listado </w:delText>
                          </w:r>
                          <w:r w:rsidR="0056181D">
                            <w:fldChar w:fldCharType="begin"/>
                          </w:r>
                          <w:r w:rsidR="0056181D">
                            <w:delInstrText xml:space="preserve"> SEQ Listado \* ARABIC </w:delInstrText>
                          </w:r>
                          <w:r w:rsidR="0056181D">
                            <w:fldChar w:fldCharType="separate"/>
                          </w:r>
                          <w:r w:rsidR="005226D7">
                            <w:rPr>
                              <w:noProof/>
                            </w:rPr>
                            <w:delText>21</w:delText>
                          </w:r>
                          <w:r w:rsidR="0056181D">
                            <w:rPr>
                              <w:noProof/>
                            </w:rPr>
                            <w:fldChar w:fldCharType="end"/>
                          </w:r>
                          <w:r>
                            <w:delText xml:space="preserve"> - </w:delText>
                          </w:r>
                          <w:r w:rsidRPr="00915361">
                            <w:delText>Método</w:delText>
                          </w:r>
                          <w:r>
                            <w:delText xml:space="preserve"> updatePaciente()</w:delText>
                          </w:r>
                          <w:bookmarkEnd w:id="2604"/>
                        </w:del>
                      </w:p>
                    </w:txbxContent>
                  </v:textbox>
                  <w10:wrap type="square" anchorx="margin"/>
                </v:shape>
              </w:pict>
            </mc:Fallback>
          </mc:AlternateContent>
        </w:r>
        <w:r w:rsidRPr="00C920BB">
          <w:rPr>
            <w:noProof/>
            <w:sz w:val="24"/>
            <w:szCs w:val="24"/>
          </w:rPr>
          <mc:AlternateContent>
            <mc:Choice Requires="wps">
              <w:drawing>
                <wp:anchor distT="45720" distB="45720" distL="114300" distR="114300" simplePos="0" relativeHeight="251779072" behindDoc="0" locked="0" layoutInCell="1" allowOverlap="1" wp14:anchorId="70C74247" wp14:editId="27469E26">
                  <wp:simplePos x="0" y="0"/>
                  <wp:positionH relativeFrom="margin">
                    <wp:align>center</wp:align>
                  </wp:positionH>
                  <wp:positionV relativeFrom="paragraph">
                    <wp:posOffset>3039169</wp:posOffset>
                  </wp:positionV>
                  <wp:extent cx="5887720" cy="920750"/>
                  <wp:effectExtent l="0" t="0" r="17780" b="12700"/>
                  <wp:wrapSquare wrapText="bothSides"/>
                  <wp:docPr id="2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7720" cy="920750"/>
                          </a:xfrm>
                          <a:prstGeom prst="rect">
                            <a:avLst/>
                          </a:prstGeom>
                          <a:solidFill>
                            <a:srgbClr val="FFFFFF"/>
                          </a:solidFill>
                          <a:ln w="9525">
                            <a:solidFill>
                              <a:srgbClr val="000000"/>
                            </a:solidFill>
                            <a:miter lim="800000"/>
                            <a:headEnd/>
                            <a:tailEnd/>
                          </a:ln>
                        </wps:spPr>
                        <wps:txbx>
                          <w:txbxContent>
                            <w:p w14:paraId="390D9CFC" w14:textId="77777777" w:rsidR="00260674" w:rsidRPr="00C920BB" w:rsidRDefault="00260674" w:rsidP="00C920BB">
                              <w:pPr>
                                <w:shd w:val="clear" w:color="auto" w:fill="1F1F1F"/>
                                <w:spacing w:line="285" w:lineRule="atLeast"/>
                                <w:rPr>
                                  <w:del w:id="2606" w:author="Redondo García Francisco Javier" w:date="2025-09-02T09:44:00Z"/>
                                  <w:rFonts w:ascii="Consolas" w:eastAsia="Times New Roman" w:hAnsi="Consolas" w:cs="Times New Roman"/>
                                  <w:color w:val="CCCCCC"/>
                                  <w:sz w:val="21"/>
                                  <w:szCs w:val="21"/>
                                  <w:lang w:val="en-GB" w:eastAsia="es-ES"/>
                                </w:rPr>
                              </w:pPr>
                              <w:del w:id="2607" w:author="Redondo García Francisco Javier" w:date="2025-09-02T09:44:00Z">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569CD6"/>
                                    <w:sz w:val="21"/>
                                    <w:szCs w:val="21"/>
                                    <w:lang w:val="en-GB" w:eastAsia="es-ES"/>
                                  </w:rPr>
                                  <w:delText>public</w:delText>
                                </w:r>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DCDCAA"/>
                                    <w:sz w:val="21"/>
                                    <w:szCs w:val="21"/>
                                    <w:lang w:val="en-GB" w:eastAsia="es-ES"/>
                                  </w:rPr>
                                  <w:delText>updatePaciente</w:delText>
                                </w:r>
                                <w:r w:rsidRPr="00C920BB">
                                  <w:rPr>
                                    <w:rFonts w:ascii="Consolas" w:eastAsia="Times New Roman" w:hAnsi="Consolas" w:cs="Times New Roman"/>
                                    <w:color w:val="CCCCCC"/>
                                    <w:sz w:val="21"/>
                                    <w:szCs w:val="21"/>
                                    <w:lang w:val="en-GB" w:eastAsia="es-ES"/>
                                  </w:rPr>
                                  <w:delText>(</w:delText>
                                </w:r>
                                <w:r w:rsidRPr="00C920BB">
                                  <w:rPr>
                                    <w:rFonts w:ascii="Consolas" w:eastAsia="Times New Roman" w:hAnsi="Consolas" w:cs="Times New Roman"/>
                                    <w:color w:val="9CDCFE"/>
                                    <w:sz w:val="21"/>
                                    <w:szCs w:val="21"/>
                                    <w:lang w:val="en-GB" w:eastAsia="es-ES"/>
                                  </w:rPr>
                                  <w:delText>documentId</w:delText>
                                </w:r>
                                <w:r w:rsidRPr="00C920BB">
                                  <w:rPr>
                                    <w:rFonts w:ascii="Consolas" w:eastAsia="Times New Roman" w:hAnsi="Consolas" w:cs="Times New Roman"/>
                                    <w:color w:val="D4D4D4"/>
                                    <w:sz w:val="21"/>
                                    <w:szCs w:val="21"/>
                                    <w:lang w:val="en-GB" w:eastAsia="es-ES"/>
                                  </w:rPr>
                                  <w:delText>:</w:delText>
                                </w:r>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4EC9B0"/>
                                    <w:sz w:val="21"/>
                                    <w:szCs w:val="21"/>
                                    <w:lang w:val="en-GB" w:eastAsia="es-ES"/>
                                  </w:rPr>
                                  <w:delText>string</w:delText>
                                </w:r>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9CDCFE"/>
                                    <w:sz w:val="21"/>
                                    <w:szCs w:val="21"/>
                                    <w:lang w:val="en-GB" w:eastAsia="es-ES"/>
                                  </w:rPr>
                                  <w:delText>data</w:delText>
                                </w:r>
                                <w:r w:rsidRPr="00C920BB">
                                  <w:rPr>
                                    <w:rFonts w:ascii="Consolas" w:eastAsia="Times New Roman" w:hAnsi="Consolas" w:cs="Times New Roman"/>
                                    <w:color w:val="D4D4D4"/>
                                    <w:sz w:val="21"/>
                                    <w:szCs w:val="21"/>
                                    <w:lang w:val="en-GB" w:eastAsia="es-ES"/>
                                  </w:rPr>
                                  <w:delText>:</w:delText>
                                </w:r>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4EC9B0"/>
                                    <w:sz w:val="21"/>
                                    <w:szCs w:val="21"/>
                                    <w:lang w:val="en-GB" w:eastAsia="es-ES"/>
                                  </w:rPr>
                                  <w:delText>any</w:delText>
                                </w:r>
                                <w:r w:rsidRPr="00C920BB">
                                  <w:rPr>
                                    <w:rFonts w:ascii="Consolas" w:eastAsia="Times New Roman" w:hAnsi="Consolas" w:cs="Times New Roman"/>
                                    <w:color w:val="CCCCCC"/>
                                    <w:sz w:val="21"/>
                                    <w:szCs w:val="21"/>
                                    <w:lang w:val="en-GB" w:eastAsia="es-ES"/>
                                  </w:rPr>
                                  <w:delText>) {</w:delText>
                                </w:r>
                              </w:del>
                            </w:p>
                            <w:p w14:paraId="5A4C5513" w14:textId="77777777" w:rsidR="00260674" w:rsidRPr="00C920BB" w:rsidRDefault="00260674" w:rsidP="00C920BB">
                              <w:pPr>
                                <w:shd w:val="clear" w:color="auto" w:fill="1F1F1F"/>
                                <w:spacing w:after="0" w:line="285" w:lineRule="atLeast"/>
                                <w:rPr>
                                  <w:del w:id="2608" w:author="Redondo García Francisco Javier" w:date="2025-09-02T09:44:00Z"/>
                                  <w:rFonts w:ascii="Consolas" w:eastAsia="Times New Roman" w:hAnsi="Consolas" w:cs="Times New Roman"/>
                                  <w:color w:val="CCCCCC"/>
                                  <w:sz w:val="21"/>
                                  <w:szCs w:val="21"/>
                                  <w:lang w:eastAsia="es-ES"/>
                                </w:rPr>
                              </w:pPr>
                              <w:del w:id="2609" w:author="Redondo García Francisco Javier" w:date="2025-09-02T09:44:00Z">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569CD6"/>
                                    <w:sz w:val="21"/>
                                    <w:szCs w:val="21"/>
                                    <w:lang w:eastAsia="es-ES"/>
                                  </w:rPr>
                                  <w:delText>const</w:delText>
                                </w:r>
                                <w:r w:rsidRPr="00C920BB">
                                  <w:rPr>
                                    <w:rFonts w:ascii="Consolas" w:eastAsia="Times New Roman" w:hAnsi="Consolas" w:cs="Times New Roman"/>
                                    <w:color w:val="CCCCCC"/>
                                    <w:sz w:val="21"/>
                                    <w:szCs w:val="21"/>
                                    <w:lang w:eastAsia="es-ES"/>
                                  </w:rPr>
                                  <w:delText xml:space="preserve"> </w:delText>
                                </w:r>
                                <w:r w:rsidRPr="00C920BB">
                                  <w:rPr>
                                    <w:rFonts w:ascii="Consolas" w:eastAsia="Times New Roman" w:hAnsi="Consolas" w:cs="Times New Roman"/>
                                    <w:color w:val="4FC1FF"/>
                                    <w:sz w:val="21"/>
                                    <w:szCs w:val="21"/>
                                    <w:lang w:eastAsia="es-ES"/>
                                  </w:rPr>
                                  <w:delText>pacientesRef</w:delText>
                                </w:r>
                                <w:r w:rsidRPr="00C920BB">
                                  <w:rPr>
                                    <w:rFonts w:ascii="Consolas" w:eastAsia="Times New Roman" w:hAnsi="Consolas" w:cs="Times New Roman"/>
                                    <w:color w:val="CCCCCC"/>
                                    <w:sz w:val="21"/>
                                    <w:szCs w:val="21"/>
                                    <w:lang w:eastAsia="es-ES"/>
                                  </w:rPr>
                                  <w:delText xml:space="preserve"> </w:delText>
                                </w:r>
                                <w:r w:rsidRPr="00C920BB">
                                  <w:rPr>
                                    <w:rFonts w:ascii="Consolas" w:eastAsia="Times New Roman" w:hAnsi="Consolas" w:cs="Times New Roman"/>
                                    <w:color w:val="D4D4D4"/>
                                    <w:sz w:val="21"/>
                                    <w:szCs w:val="21"/>
                                    <w:lang w:eastAsia="es-ES"/>
                                  </w:rPr>
                                  <w:delText>=</w:delText>
                                </w:r>
                                <w:r w:rsidRPr="00C920BB">
                                  <w:rPr>
                                    <w:rFonts w:ascii="Consolas" w:eastAsia="Times New Roman" w:hAnsi="Consolas" w:cs="Times New Roman"/>
                                    <w:color w:val="CCCCCC"/>
                                    <w:sz w:val="21"/>
                                    <w:szCs w:val="21"/>
                                    <w:lang w:eastAsia="es-ES"/>
                                  </w:rPr>
                                  <w:delText xml:space="preserve"> </w:delText>
                                </w:r>
                                <w:r w:rsidRPr="00C920BB">
                                  <w:rPr>
                                    <w:rFonts w:ascii="Consolas" w:eastAsia="Times New Roman" w:hAnsi="Consolas" w:cs="Times New Roman"/>
                                    <w:color w:val="569CD6"/>
                                    <w:sz w:val="21"/>
                                    <w:szCs w:val="21"/>
                                    <w:lang w:eastAsia="es-ES"/>
                                  </w:rPr>
                                  <w:delText>this</w:delText>
                                </w:r>
                                <w:r w:rsidRPr="00C920BB">
                                  <w:rPr>
                                    <w:rFonts w:ascii="Consolas" w:eastAsia="Times New Roman" w:hAnsi="Consolas" w:cs="Times New Roman"/>
                                    <w:color w:val="CCCCCC"/>
                                    <w:sz w:val="21"/>
                                    <w:szCs w:val="21"/>
                                    <w:lang w:eastAsia="es-ES"/>
                                  </w:rPr>
                                  <w:delText>.</w:delText>
                                </w:r>
                                <w:r w:rsidRPr="00C920BB">
                                  <w:rPr>
                                    <w:rFonts w:ascii="Consolas" w:eastAsia="Times New Roman" w:hAnsi="Consolas" w:cs="Times New Roman"/>
                                    <w:color w:val="9CDCFE"/>
                                    <w:sz w:val="21"/>
                                    <w:szCs w:val="21"/>
                                    <w:lang w:eastAsia="es-ES"/>
                                  </w:rPr>
                                  <w:delText>db</w:delText>
                                </w:r>
                                <w:r w:rsidRPr="00C920BB">
                                  <w:rPr>
                                    <w:rFonts w:ascii="Consolas" w:eastAsia="Times New Roman" w:hAnsi="Consolas" w:cs="Times New Roman"/>
                                    <w:color w:val="CCCCCC"/>
                                    <w:sz w:val="21"/>
                                    <w:szCs w:val="21"/>
                                    <w:lang w:eastAsia="es-ES"/>
                                  </w:rPr>
                                  <w:delText>.</w:delText>
                                </w:r>
                                <w:r w:rsidRPr="00C920BB">
                                  <w:rPr>
                                    <w:rFonts w:ascii="Consolas" w:eastAsia="Times New Roman" w:hAnsi="Consolas" w:cs="Times New Roman"/>
                                    <w:color w:val="DCDCAA"/>
                                    <w:sz w:val="21"/>
                                    <w:szCs w:val="21"/>
                                    <w:lang w:eastAsia="es-ES"/>
                                  </w:rPr>
                                  <w:delText>list</w:delText>
                                </w:r>
                                <w:r w:rsidRPr="00C920BB">
                                  <w:rPr>
                                    <w:rFonts w:ascii="Consolas" w:eastAsia="Times New Roman" w:hAnsi="Consolas" w:cs="Times New Roman"/>
                                    <w:color w:val="CCCCCC"/>
                                    <w:sz w:val="21"/>
                                    <w:szCs w:val="21"/>
                                    <w:lang w:eastAsia="es-ES"/>
                                  </w:rPr>
                                  <w:delText>(</w:delText>
                                </w:r>
                                <w:r w:rsidRPr="00C920BB">
                                  <w:rPr>
                                    <w:rFonts w:ascii="Consolas" w:eastAsia="Times New Roman" w:hAnsi="Consolas" w:cs="Times New Roman"/>
                                    <w:color w:val="CE9178"/>
                                    <w:sz w:val="21"/>
                                    <w:szCs w:val="21"/>
                                    <w:lang w:eastAsia="es-ES"/>
                                  </w:rPr>
                                  <w:delText>'usuarios/pacientes'</w:delText>
                                </w:r>
                                <w:r w:rsidRPr="00C920BB">
                                  <w:rPr>
                                    <w:rFonts w:ascii="Consolas" w:eastAsia="Times New Roman" w:hAnsi="Consolas" w:cs="Times New Roman"/>
                                    <w:color w:val="CCCCCC"/>
                                    <w:sz w:val="21"/>
                                    <w:szCs w:val="21"/>
                                    <w:lang w:eastAsia="es-ES"/>
                                  </w:rPr>
                                  <w:delText>)</w:delText>
                                </w:r>
                              </w:del>
                            </w:p>
                            <w:p w14:paraId="3D689876" w14:textId="77777777" w:rsidR="00260674" w:rsidRPr="00C920BB" w:rsidRDefault="00260674" w:rsidP="00C920BB">
                              <w:pPr>
                                <w:shd w:val="clear" w:color="auto" w:fill="1F1F1F"/>
                                <w:spacing w:after="0" w:line="285" w:lineRule="atLeast"/>
                                <w:rPr>
                                  <w:del w:id="2610" w:author="Redondo García Francisco Javier" w:date="2025-09-02T09:44:00Z"/>
                                  <w:rFonts w:ascii="Consolas" w:eastAsia="Times New Roman" w:hAnsi="Consolas" w:cs="Times New Roman"/>
                                  <w:color w:val="CCCCCC"/>
                                  <w:sz w:val="21"/>
                                  <w:szCs w:val="21"/>
                                  <w:lang w:eastAsia="es-ES"/>
                                </w:rPr>
                              </w:pPr>
                              <w:del w:id="2611" w:author="Redondo García Francisco Javier" w:date="2025-09-02T09:44:00Z">
                                <w:r w:rsidRPr="00C920BB">
                                  <w:rPr>
                                    <w:rFonts w:ascii="Consolas" w:eastAsia="Times New Roman" w:hAnsi="Consolas" w:cs="Times New Roman"/>
                                    <w:color w:val="CCCCCC"/>
                                    <w:sz w:val="21"/>
                                    <w:szCs w:val="21"/>
                                    <w:lang w:eastAsia="es-ES"/>
                                  </w:rPr>
                                  <w:delText xml:space="preserve">    </w:delText>
                                </w:r>
                                <w:r w:rsidRPr="00C920BB">
                                  <w:rPr>
                                    <w:rFonts w:ascii="Consolas" w:eastAsia="Times New Roman" w:hAnsi="Consolas" w:cs="Times New Roman"/>
                                    <w:color w:val="4FC1FF"/>
                                    <w:sz w:val="21"/>
                                    <w:szCs w:val="21"/>
                                    <w:lang w:eastAsia="es-ES"/>
                                  </w:rPr>
                                  <w:delText>pacientesRef</w:delText>
                                </w:r>
                                <w:r w:rsidRPr="00C920BB">
                                  <w:rPr>
                                    <w:rFonts w:ascii="Consolas" w:eastAsia="Times New Roman" w:hAnsi="Consolas" w:cs="Times New Roman"/>
                                    <w:color w:val="CCCCCC"/>
                                    <w:sz w:val="21"/>
                                    <w:szCs w:val="21"/>
                                    <w:lang w:eastAsia="es-ES"/>
                                  </w:rPr>
                                  <w:delText>.</w:delText>
                                </w:r>
                                <w:r w:rsidRPr="00C920BB">
                                  <w:rPr>
                                    <w:rFonts w:ascii="Consolas" w:eastAsia="Times New Roman" w:hAnsi="Consolas" w:cs="Times New Roman"/>
                                    <w:color w:val="DCDCAA"/>
                                    <w:sz w:val="21"/>
                                    <w:szCs w:val="21"/>
                                    <w:lang w:eastAsia="es-ES"/>
                                  </w:rPr>
                                  <w:delText>update</w:delText>
                                </w:r>
                                <w:r w:rsidRPr="00C920BB">
                                  <w:rPr>
                                    <w:rFonts w:ascii="Consolas" w:eastAsia="Times New Roman" w:hAnsi="Consolas" w:cs="Times New Roman"/>
                                    <w:color w:val="CCCCCC"/>
                                    <w:sz w:val="21"/>
                                    <w:szCs w:val="21"/>
                                    <w:lang w:eastAsia="es-ES"/>
                                  </w:rPr>
                                  <w:delText>(</w:delText>
                                </w:r>
                                <w:r w:rsidRPr="00C920BB">
                                  <w:rPr>
                                    <w:rFonts w:ascii="Consolas" w:eastAsia="Times New Roman" w:hAnsi="Consolas" w:cs="Times New Roman"/>
                                    <w:color w:val="9CDCFE"/>
                                    <w:sz w:val="21"/>
                                    <w:szCs w:val="21"/>
                                    <w:lang w:eastAsia="es-ES"/>
                                  </w:rPr>
                                  <w:delText>documentId</w:delText>
                                </w:r>
                                <w:r w:rsidRPr="00C920BB">
                                  <w:rPr>
                                    <w:rFonts w:ascii="Consolas" w:eastAsia="Times New Roman" w:hAnsi="Consolas" w:cs="Times New Roman"/>
                                    <w:color w:val="CCCCCC"/>
                                    <w:sz w:val="21"/>
                                    <w:szCs w:val="21"/>
                                    <w:lang w:eastAsia="es-ES"/>
                                  </w:rPr>
                                  <w:delText xml:space="preserve">, </w:delText>
                                </w:r>
                                <w:r w:rsidRPr="00C920BB">
                                  <w:rPr>
                                    <w:rFonts w:ascii="Consolas" w:eastAsia="Times New Roman" w:hAnsi="Consolas" w:cs="Times New Roman"/>
                                    <w:color w:val="9CDCFE"/>
                                    <w:sz w:val="21"/>
                                    <w:szCs w:val="21"/>
                                    <w:lang w:eastAsia="es-ES"/>
                                  </w:rPr>
                                  <w:delText>data</w:delText>
                                </w:r>
                                <w:r w:rsidRPr="00C920BB">
                                  <w:rPr>
                                    <w:rFonts w:ascii="Consolas" w:eastAsia="Times New Roman" w:hAnsi="Consolas" w:cs="Times New Roman"/>
                                    <w:color w:val="CCCCCC"/>
                                    <w:sz w:val="21"/>
                                    <w:szCs w:val="21"/>
                                    <w:lang w:eastAsia="es-ES"/>
                                  </w:rPr>
                                  <w:delText>)</w:delText>
                                </w:r>
                              </w:del>
                            </w:p>
                            <w:p w14:paraId="70ADC98C" w14:textId="77777777" w:rsidR="00260674" w:rsidRPr="00C920BB" w:rsidRDefault="00260674" w:rsidP="00C920BB">
                              <w:pPr>
                                <w:shd w:val="clear" w:color="auto" w:fill="1F1F1F"/>
                                <w:spacing w:after="0" w:line="285" w:lineRule="atLeast"/>
                                <w:rPr>
                                  <w:del w:id="2612" w:author="Redondo García Francisco Javier" w:date="2025-09-02T09:44:00Z"/>
                                  <w:rFonts w:ascii="Consolas" w:eastAsia="Times New Roman" w:hAnsi="Consolas" w:cs="Times New Roman"/>
                                  <w:color w:val="CCCCCC"/>
                                  <w:sz w:val="21"/>
                                  <w:szCs w:val="21"/>
                                  <w:lang w:eastAsia="es-ES"/>
                                </w:rPr>
                              </w:pPr>
                              <w:del w:id="2613" w:author="Redondo García Francisco Javier" w:date="2025-09-02T09:44:00Z">
                                <w:r w:rsidRPr="00C920BB">
                                  <w:rPr>
                                    <w:rFonts w:ascii="Consolas" w:eastAsia="Times New Roman" w:hAnsi="Consolas" w:cs="Times New Roman"/>
                                    <w:color w:val="CCCCCC"/>
                                    <w:sz w:val="21"/>
                                    <w:szCs w:val="21"/>
                                    <w:lang w:eastAsia="es-ES"/>
                                  </w:rPr>
                                  <w:delText>  }</w:delText>
                                </w:r>
                              </w:del>
                            </w:p>
                            <w:p w14:paraId="5619E22A" w14:textId="77777777" w:rsidR="00260674" w:rsidRDefault="00260674">
                              <w:pPr>
                                <w:rPr>
                                  <w:del w:id="2614" w:author="Redondo García Francisco Javier" w:date="2025-09-02T09:44:00Z"/>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C74247" id="_x0000_s1091" type="#_x0000_t202" style="position:absolute;left:0;text-align:left;margin-left:0;margin-top:239.3pt;width:463.6pt;height:72.5pt;z-index:25177907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">
                  <v:textbox>
                    <w:txbxContent>
                      <w:p w14:paraId="390D9CFC" w14:textId="77777777" w:rsidR="00260674" w:rsidRPr="00C920BB" w:rsidRDefault="00260674" w:rsidP="00C920BB">
                        <w:pPr>
                          <w:shd w:val="clear" w:color="auto" w:fill="1F1F1F"/>
                          <w:spacing w:line="285" w:lineRule="atLeast"/>
                          <w:rPr>
                            <w:del w:id="2615" w:author="Redondo García Francisco Javier" w:date="2025-09-02T09:44:00Z"/>
                            <w:rFonts w:ascii="Consolas" w:eastAsia="Times New Roman" w:hAnsi="Consolas" w:cs="Times New Roman"/>
                            <w:color w:val="CCCCCC"/>
                            <w:sz w:val="21"/>
                            <w:szCs w:val="21"/>
                            <w:lang w:val="en-GB" w:eastAsia="es-ES"/>
                          </w:rPr>
                        </w:pPr>
                        <w:del w:id="2616" w:author="Redondo García Francisco Javier" w:date="2025-09-02T09:44:00Z">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569CD6"/>
                              <w:sz w:val="21"/>
                              <w:szCs w:val="21"/>
                              <w:lang w:val="en-GB" w:eastAsia="es-ES"/>
                            </w:rPr>
                            <w:delText>public</w:delText>
                          </w:r>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DCDCAA"/>
                              <w:sz w:val="21"/>
                              <w:szCs w:val="21"/>
                              <w:lang w:val="en-GB" w:eastAsia="es-ES"/>
                            </w:rPr>
                            <w:delText>updatePaciente</w:delText>
                          </w:r>
                          <w:r w:rsidRPr="00C920BB">
                            <w:rPr>
                              <w:rFonts w:ascii="Consolas" w:eastAsia="Times New Roman" w:hAnsi="Consolas" w:cs="Times New Roman"/>
                              <w:color w:val="CCCCCC"/>
                              <w:sz w:val="21"/>
                              <w:szCs w:val="21"/>
                              <w:lang w:val="en-GB" w:eastAsia="es-ES"/>
                            </w:rPr>
                            <w:delText>(</w:delText>
                          </w:r>
                          <w:r w:rsidRPr="00C920BB">
                            <w:rPr>
                              <w:rFonts w:ascii="Consolas" w:eastAsia="Times New Roman" w:hAnsi="Consolas" w:cs="Times New Roman"/>
                              <w:color w:val="9CDCFE"/>
                              <w:sz w:val="21"/>
                              <w:szCs w:val="21"/>
                              <w:lang w:val="en-GB" w:eastAsia="es-ES"/>
                            </w:rPr>
                            <w:delText>documentId</w:delText>
                          </w:r>
                          <w:r w:rsidRPr="00C920BB">
                            <w:rPr>
                              <w:rFonts w:ascii="Consolas" w:eastAsia="Times New Roman" w:hAnsi="Consolas" w:cs="Times New Roman"/>
                              <w:color w:val="D4D4D4"/>
                              <w:sz w:val="21"/>
                              <w:szCs w:val="21"/>
                              <w:lang w:val="en-GB" w:eastAsia="es-ES"/>
                            </w:rPr>
                            <w:delText>:</w:delText>
                          </w:r>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4EC9B0"/>
                              <w:sz w:val="21"/>
                              <w:szCs w:val="21"/>
                              <w:lang w:val="en-GB" w:eastAsia="es-ES"/>
                            </w:rPr>
                            <w:delText>string</w:delText>
                          </w:r>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9CDCFE"/>
                              <w:sz w:val="21"/>
                              <w:szCs w:val="21"/>
                              <w:lang w:val="en-GB" w:eastAsia="es-ES"/>
                            </w:rPr>
                            <w:delText>data</w:delText>
                          </w:r>
                          <w:r w:rsidRPr="00C920BB">
                            <w:rPr>
                              <w:rFonts w:ascii="Consolas" w:eastAsia="Times New Roman" w:hAnsi="Consolas" w:cs="Times New Roman"/>
                              <w:color w:val="D4D4D4"/>
                              <w:sz w:val="21"/>
                              <w:szCs w:val="21"/>
                              <w:lang w:val="en-GB" w:eastAsia="es-ES"/>
                            </w:rPr>
                            <w:delText>:</w:delText>
                          </w:r>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4EC9B0"/>
                              <w:sz w:val="21"/>
                              <w:szCs w:val="21"/>
                              <w:lang w:val="en-GB" w:eastAsia="es-ES"/>
                            </w:rPr>
                            <w:delText>any</w:delText>
                          </w:r>
                          <w:r w:rsidRPr="00C920BB">
                            <w:rPr>
                              <w:rFonts w:ascii="Consolas" w:eastAsia="Times New Roman" w:hAnsi="Consolas" w:cs="Times New Roman"/>
                              <w:color w:val="CCCCCC"/>
                              <w:sz w:val="21"/>
                              <w:szCs w:val="21"/>
                              <w:lang w:val="en-GB" w:eastAsia="es-ES"/>
                            </w:rPr>
                            <w:delText>) {</w:delText>
                          </w:r>
                        </w:del>
                      </w:p>
                      <w:p w14:paraId="5A4C5513" w14:textId="77777777" w:rsidR="00260674" w:rsidRPr="00C920BB" w:rsidRDefault="00260674" w:rsidP="00C920BB">
                        <w:pPr>
                          <w:shd w:val="clear" w:color="auto" w:fill="1F1F1F"/>
                          <w:spacing w:after="0" w:line="285" w:lineRule="atLeast"/>
                          <w:rPr>
                            <w:del w:id="2617" w:author="Redondo García Francisco Javier" w:date="2025-09-02T09:44:00Z"/>
                            <w:rFonts w:ascii="Consolas" w:eastAsia="Times New Roman" w:hAnsi="Consolas" w:cs="Times New Roman"/>
                            <w:color w:val="CCCCCC"/>
                            <w:sz w:val="21"/>
                            <w:szCs w:val="21"/>
                            <w:lang w:eastAsia="es-ES"/>
                          </w:rPr>
                        </w:pPr>
                        <w:del w:id="2618" w:author="Redondo García Francisco Javier" w:date="2025-09-02T09:44:00Z">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569CD6"/>
                              <w:sz w:val="21"/>
                              <w:szCs w:val="21"/>
                              <w:lang w:eastAsia="es-ES"/>
                            </w:rPr>
                            <w:delText>const</w:delText>
                          </w:r>
                          <w:r w:rsidRPr="00C920BB">
                            <w:rPr>
                              <w:rFonts w:ascii="Consolas" w:eastAsia="Times New Roman" w:hAnsi="Consolas" w:cs="Times New Roman"/>
                              <w:color w:val="CCCCCC"/>
                              <w:sz w:val="21"/>
                              <w:szCs w:val="21"/>
                              <w:lang w:eastAsia="es-ES"/>
                            </w:rPr>
                            <w:delText xml:space="preserve"> </w:delText>
                          </w:r>
                          <w:r w:rsidRPr="00C920BB">
                            <w:rPr>
                              <w:rFonts w:ascii="Consolas" w:eastAsia="Times New Roman" w:hAnsi="Consolas" w:cs="Times New Roman"/>
                              <w:color w:val="4FC1FF"/>
                              <w:sz w:val="21"/>
                              <w:szCs w:val="21"/>
                              <w:lang w:eastAsia="es-ES"/>
                            </w:rPr>
                            <w:delText>pacientesRef</w:delText>
                          </w:r>
                          <w:r w:rsidRPr="00C920BB">
                            <w:rPr>
                              <w:rFonts w:ascii="Consolas" w:eastAsia="Times New Roman" w:hAnsi="Consolas" w:cs="Times New Roman"/>
                              <w:color w:val="CCCCCC"/>
                              <w:sz w:val="21"/>
                              <w:szCs w:val="21"/>
                              <w:lang w:eastAsia="es-ES"/>
                            </w:rPr>
                            <w:delText xml:space="preserve"> </w:delText>
                          </w:r>
                          <w:r w:rsidRPr="00C920BB">
                            <w:rPr>
                              <w:rFonts w:ascii="Consolas" w:eastAsia="Times New Roman" w:hAnsi="Consolas" w:cs="Times New Roman"/>
                              <w:color w:val="D4D4D4"/>
                              <w:sz w:val="21"/>
                              <w:szCs w:val="21"/>
                              <w:lang w:eastAsia="es-ES"/>
                            </w:rPr>
                            <w:delText>=</w:delText>
                          </w:r>
                          <w:r w:rsidRPr="00C920BB">
                            <w:rPr>
                              <w:rFonts w:ascii="Consolas" w:eastAsia="Times New Roman" w:hAnsi="Consolas" w:cs="Times New Roman"/>
                              <w:color w:val="CCCCCC"/>
                              <w:sz w:val="21"/>
                              <w:szCs w:val="21"/>
                              <w:lang w:eastAsia="es-ES"/>
                            </w:rPr>
                            <w:delText xml:space="preserve"> </w:delText>
                          </w:r>
                          <w:r w:rsidRPr="00C920BB">
                            <w:rPr>
                              <w:rFonts w:ascii="Consolas" w:eastAsia="Times New Roman" w:hAnsi="Consolas" w:cs="Times New Roman"/>
                              <w:color w:val="569CD6"/>
                              <w:sz w:val="21"/>
                              <w:szCs w:val="21"/>
                              <w:lang w:eastAsia="es-ES"/>
                            </w:rPr>
                            <w:delText>this</w:delText>
                          </w:r>
                          <w:r w:rsidRPr="00C920BB">
                            <w:rPr>
                              <w:rFonts w:ascii="Consolas" w:eastAsia="Times New Roman" w:hAnsi="Consolas" w:cs="Times New Roman"/>
                              <w:color w:val="CCCCCC"/>
                              <w:sz w:val="21"/>
                              <w:szCs w:val="21"/>
                              <w:lang w:eastAsia="es-ES"/>
                            </w:rPr>
                            <w:delText>.</w:delText>
                          </w:r>
                          <w:r w:rsidRPr="00C920BB">
                            <w:rPr>
                              <w:rFonts w:ascii="Consolas" w:eastAsia="Times New Roman" w:hAnsi="Consolas" w:cs="Times New Roman"/>
                              <w:color w:val="9CDCFE"/>
                              <w:sz w:val="21"/>
                              <w:szCs w:val="21"/>
                              <w:lang w:eastAsia="es-ES"/>
                            </w:rPr>
                            <w:delText>db</w:delText>
                          </w:r>
                          <w:r w:rsidRPr="00C920BB">
                            <w:rPr>
                              <w:rFonts w:ascii="Consolas" w:eastAsia="Times New Roman" w:hAnsi="Consolas" w:cs="Times New Roman"/>
                              <w:color w:val="CCCCCC"/>
                              <w:sz w:val="21"/>
                              <w:szCs w:val="21"/>
                              <w:lang w:eastAsia="es-ES"/>
                            </w:rPr>
                            <w:delText>.</w:delText>
                          </w:r>
                          <w:r w:rsidRPr="00C920BB">
                            <w:rPr>
                              <w:rFonts w:ascii="Consolas" w:eastAsia="Times New Roman" w:hAnsi="Consolas" w:cs="Times New Roman"/>
                              <w:color w:val="DCDCAA"/>
                              <w:sz w:val="21"/>
                              <w:szCs w:val="21"/>
                              <w:lang w:eastAsia="es-ES"/>
                            </w:rPr>
                            <w:delText>list</w:delText>
                          </w:r>
                          <w:r w:rsidRPr="00C920BB">
                            <w:rPr>
                              <w:rFonts w:ascii="Consolas" w:eastAsia="Times New Roman" w:hAnsi="Consolas" w:cs="Times New Roman"/>
                              <w:color w:val="CCCCCC"/>
                              <w:sz w:val="21"/>
                              <w:szCs w:val="21"/>
                              <w:lang w:eastAsia="es-ES"/>
                            </w:rPr>
                            <w:delText>(</w:delText>
                          </w:r>
                          <w:r w:rsidRPr="00C920BB">
                            <w:rPr>
                              <w:rFonts w:ascii="Consolas" w:eastAsia="Times New Roman" w:hAnsi="Consolas" w:cs="Times New Roman"/>
                              <w:color w:val="CE9178"/>
                              <w:sz w:val="21"/>
                              <w:szCs w:val="21"/>
                              <w:lang w:eastAsia="es-ES"/>
                            </w:rPr>
                            <w:delText>'usuarios/pacientes'</w:delText>
                          </w:r>
                          <w:r w:rsidRPr="00C920BB">
                            <w:rPr>
                              <w:rFonts w:ascii="Consolas" w:eastAsia="Times New Roman" w:hAnsi="Consolas" w:cs="Times New Roman"/>
                              <w:color w:val="CCCCCC"/>
                              <w:sz w:val="21"/>
                              <w:szCs w:val="21"/>
                              <w:lang w:eastAsia="es-ES"/>
                            </w:rPr>
                            <w:delText>)</w:delText>
                          </w:r>
                        </w:del>
                      </w:p>
                      <w:p w14:paraId="3D689876" w14:textId="77777777" w:rsidR="00260674" w:rsidRPr="00C920BB" w:rsidRDefault="00260674" w:rsidP="00C920BB">
                        <w:pPr>
                          <w:shd w:val="clear" w:color="auto" w:fill="1F1F1F"/>
                          <w:spacing w:after="0" w:line="285" w:lineRule="atLeast"/>
                          <w:rPr>
                            <w:del w:id="2619" w:author="Redondo García Francisco Javier" w:date="2025-09-02T09:44:00Z"/>
                            <w:rFonts w:ascii="Consolas" w:eastAsia="Times New Roman" w:hAnsi="Consolas" w:cs="Times New Roman"/>
                            <w:color w:val="CCCCCC"/>
                            <w:sz w:val="21"/>
                            <w:szCs w:val="21"/>
                            <w:lang w:eastAsia="es-ES"/>
                          </w:rPr>
                        </w:pPr>
                        <w:del w:id="2620" w:author="Redondo García Francisco Javier" w:date="2025-09-02T09:44:00Z">
                          <w:r w:rsidRPr="00C920BB">
                            <w:rPr>
                              <w:rFonts w:ascii="Consolas" w:eastAsia="Times New Roman" w:hAnsi="Consolas" w:cs="Times New Roman"/>
                              <w:color w:val="CCCCCC"/>
                              <w:sz w:val="21"/>
                              <w:szCs w:val="21"/>
                              <w:lang w:eastAsia="es-ES"/>
                            </w:rPr>
                            <w:delText xml:space="preserve">    </w:delText>
                          </w:r>
                          <w:r w:rsidRPr="00C920BB">
                            <w:rPr>
                              <w:rFonts w:ascii="Consolas" w:eastAsia="Times New Roman" w:hAnsi="Consolas" w:cs="Times New Roman"/>
                              <w:color w:val="4FC1FF"/>
                              <w:sz w:val="21"/>
                              <w:szCs w:val="21"/>
                              <w:lang w:eastAsia="es-ES"/>
                            </w:rPr>
                            <w:delText>pacientesRef</w:delText>
                          </w:r>
                          <w:r w:rsidRPr="00C920BB">
                            <w:rPr>
                              <w:rFonts w:ascii="Consolas" w:eastAsia="Times New Roman" w:hAnsi="Consolas" w:cs="Times New Roman"/>
                              <w:color w:val="CCCCCC"/>
                              <w:sz w:val="21"/>
                              <w:szCs w:val="21"/>
                              <w:lang w:eastAsia="es-ES"/>
                            </w:rPr>
                            <w:delText>.</w:delText>
                          </w:r>
                          <w:r w:rsidRPr="00C920BB">
                            <w:rPr>
                              <w:rFonts w:ascii="Consolas" w:eastAsia="Times New Roman" w:hAnsi="Consolas" w:cs="Times New Roman"/>
                              <w:color w:val="DCDCAA"/>
                              <w:sz w:val="21"/>
                              <w:szCs w:val="21"/>
                              <w:lang w:eastAsia="es-ES"/>
                            </w:rPr>
                            <w:delText>update</w:delText>
                          </w:r>
                          <w:r w:rsidRPr="00C920BB">
                            <w:rPr>
                              <w:rFonts w:ascii="Consolas" w:eastAsia="Times New Roman" w:hAnsi="Consolas" w:cs="Times New Roman"/>
                              <w:color w:val="CCCCCC"/>
                              <w:sz w:val="21"/>
                              <w:szCs w:val="21"/>
                              <w:lang w:eastAsia="es-ES"/>
                            </w:rPr>
                            <w:delText>(</w:delText>
                          </w:r>
                          <w:r w:rsidRPr="00C920BB">
                            <w:rPr>
                              <w:rFonts w:ascii="Consolas" w:eastAsia="Times New Roman" w:hAnsi="Consolas" w:cs="Times New Roman"/>
                              <w:color w:val="9CDCFE"/>
                              <w:sz w:val="21"/>
                              <w:szCs w:val="21"/>
                              <w:lang w:eastAsia="es-ES"/>
                            </w:rPr>
                            <w:delText>documentId</w:delText>
                          </w:r>
                          <w:r w:rsidRPr="00C920BB">
                            <w:rPr>
                              <w:rFonts w:ascii="Consolas" w:eastAsia="Times New Roman" w:hAnsi="Consolas" w:cs="Times New Roman"/>
                              <w:color w:val="CCCCCC"/>
                              <w:sz w:val="21"/>
                              <w:szCs w:val="21"/>
                              <w:lang w:eastAsia="es-ES"/>
                            </w:rPr>
                            <w:delText xml:space="preserve">, </w:delText>
                          </w:r>
                          <w:r w:rsidRPr="00C920BB">
                            <w:rPr>
                              <w:rFonts w:ascii="Consolas" w:eastAsia="Times New Roman" w:hAnsi="Consolas" w:cs="Times New Roman"/>
                              <w:color w:val="9CDCFE"/>
                              <w:sz w:val="21"/>
                              <w:szCs w:val="21"/>
                              <w:lang w:eastAsia="es-ES"/>
                            </w:rPr>
                            <w:delText>data</w:delText>
                          </w:r>
                          <w:r w:rsidRPr="00C920BB">
                            <w:rPr>
                              <w:rFonts w:ascii="Consolas" w:eastAsia="Times New Roman" w:hAnsi="Consolas" w:cs="Times New Roman"/>
                              <w:color w:val="CCCCCC"/>
                              <w:sz w:val="21"/>
                              <w:szCs w:val="21"/>
                              <w:lang w:eastAsia="es-ES"/>
                            </w:rPr>
                            <w:delText>)</w:delText>
                          </w:r>
                        </w:del>
                      </w:p>
                      <w:p w14:paraId="70ADC98C" w14:textId="77777777" w:rsidR="00260674" w:rsidRPr="00C920BB" w:rsidRDefault="00260674" w:rsidP="00C920BB">
                        <w:pPr>
                          <w:shd w:val="clear" w:color="auto" w:fill="1F1F1F"/>
                          <w:spacing w:after="0" w:line="285" w:lineRule="atLeast"/>
                          <w:rPr>
                            <w:del w:id="2621" w:author="Redondo García Francisco Javier" w:date="2025-09-02T09:44:00Z"/>
                            <w:rFonts w:ascii="Consolas" w:eastAsia="Times New Roman" w:hAnsi="Consolas" w:cs="Times New Roman"/>
                            <w:color w:val="CCCCCC"/>
                            <w:sz w:val="21"/>
                            <w:szCs w:val="21"/>
                            <w:lang w:eastAsia="es-ES"/>
                          </w:rPr>
                        </w:pPr>
                        <w:del w:id="2622" w:author="Redondo García Francisco Javier" w:date="2025-09-02T09:44:00Z">
                          <w:r w:rsidRPr="00C920BB">
                            <w:rPr>
                              <w:rFonts w:ascii="Consolas" w:eastAsia="Times New Roman" w:hAnsi="Consolas" w:cs="Times New Roman"/>
                              <w:color w:val="CCCCCC"/>
                              <w:sz w:val="21"/>
                              <w:szCs w:val="21"/>
                              <w:lang w:eastAsia="es-ES"/>
                            </w:rPr>
                            <w:delText>  }</w:delText>
                          </w:r>
                        </w:del>
                      </w:p>
                      <w:p w14:paraId="5619E22A" w14:textId="77777777" w:rsidR="00260674" w:rsidRDefault="00260674">
                        <w:pPr>
                          <w:rPr>
                            <w:del w:id="2623" w:author="Redondo García Francisco Javier" w:date="2025-09-02T09:44:00Z"/>
                          </w:rPr>
                        </w:pPr>
                      </w:p>
                    </w:txbxContent>
                  </v:textbox>
                  <w10:wrap type="square" anchorx="margin"/>
                </v:shape>
              </w:pict>
            </mc:Fallback>
          </mc:AlternateContent>
        </w:r>
        <w:r>
          <w:rPr>
            <w:noProof/>
          </w:rPr>
          <mc:AlternateContent>
            <mc:Choice Requires="wps">
              <w:drawing>
                <wp:anchor distT="0" distB="0" distL="114300" distR="114300" simplePos="0" relativeHeight="251789312" behindDoc="0" locked="0" layoutInCell="1" allowOverlap="1" wp14:anchorId="5B2DD120" wp14:editId="07BC90BF">
                  <wp:simplePos x="0" y="0"/>
                  <wp:positionH relativeFrom="column">
                    <wp:posOffset>-304165</wp:posOffset>
                  </wp:positionH>
                  <wp:positionV relativeFrom="paragraph">
                    <wp:posOffset>2659380</wp:posOffset>
                  </wp:positionV>
                  <wp:extent cx="5991860" cy="635"/>
                  <wp:effectExtent l="0" t="0" r="0" b="0"/>
                  <wp:wrapSquare wrapText="bothSides"/>
                  <wp:docPr id="213" name="Cuadro de texto 213"/>
                  <wp:cNvGraphicFramePr/>
                  <a:graphic xmlns:a="http://schemas.openxmlformats.org/drawingml/2006/main">
                    <a:graphicData uri="http://schemas.microsoft.com/office/word/2010/wordprocessingShape">
                      <wps:wsp>
                        <wps:cNvSpPr txBox="1"/>
                        <wps:spPr>
                          <a:xfrm>
                            <a:off x="0" y="0"/>
                            <a:ext cx="5991860" cy="635"/>
                          </a:xfrm>
                          <a:prstGeom prst="rect">
                            <a:avLst/>
                          </a:prstGeom>
                          <a:solidFill>
                            <a:prstClr val="white"/>
                          </a:solidFill>
                          <a:ln>
                            <a:noFill/>
                          </a:ln>
                        </wps:spPr>
                        <wps:txbx>
                          <w:txbxContent>
                            <w:p w14:paraId="1E7B5F10" w14:textId="77777777" w:rsidR="00260674" w:rsidRPr="006E08D7" w:rsidRDefault="00260674" w:rsidP="008F22B8">
                              <w:pPr>
                                <w:pStyle w:val="Descripcin"/>
                                <w:jc w:val="center"/>
                                <w:rPr>
                                  <w:del w:id="2624" w:author="Redondo García Francisco Javier" w:date="2025-09-02T09:44:00Z"/>
                                  <w:noProof/>
                                  <w:sz w:val="24"/>
                                  <w:szCs w:val="24"/>
                                </w:rPr>
                              </w:pPr>
                              <w:bookmarkStart w:id="2625" w:name="_Toc202786491"/>
                              <w:del w:id="2626" w:author="Redondo García Francisco Javier" w:date="2025-09-02T09:44:00Z">
                                <w:r>
                                  <w:delText xml:space="preserve">Listado </w:delText>
                                </w:r>
                                <w:r w:rsidR="0056181D">
                                  <w:fldChar w:fldCharType="begin"/>
                                </w:r>
                                <w:r w:rsidR="0056181D">
                                  <w:delInstrText xml:space="preserve"> SEQ Listado \* ARABIC </w:delInstrText>
                                </w:r>
                                <w:r w:rsidR="0056181D">
                                  <w:fldChar w:fldCharType="separate"/>
                                </w:r>
                                <w:r w:rsidR="005226D7">
                                  <w:rPr>
                                    <w:noProof/>
                                  </w:rPr>
                                  <w:delText>22</w:delText>
                                </w:r>
                                <w:r w:rsidR="0056181D">
                                  <w:rPr>
                                    <w:noProof/>
                                  </w:rPr>
                                  <w:fldChar w:fldCharType="end"/>
                                </w:r>
                                <w:r>
                                  <w:delText xml:space="preserve"> - </w:delText>
                                </w:r>
                                <w:r w:rsidRPr="001E3850">
                                  <w:delText>Método</w:delText>
                                </w:r>
                                <w:r>
                                  <w:delText xml:space="preserve"> getUsuarios()</w:delText>
                                </w:r>
                                <w:bookmarkEnd w:id="2625"/>
                              </w:del>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2DD120" id="Cuadro de texto 213" o:spid="_x0000_s1092" type="#_x0000_t202" style="position:absolute;left:0;text-align:left;margin-left:-23.95pt;margin-top:209.4pt;width:471.8pt;height:.05pt;z-index:251789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" stroked="f">
                  <v:textbox style="mso-fit-shape-to-text:t" inset="0,0,0,0">
                    <w:txbxContent>
                      <w:p w14:paraId="1E7B5F10" w14:textId="77777777" w:rsidR="00260674" w:rsidRPr="006E08D7" w:rsidRDefault="00260674" w:rsidP="008F22B8">
                        <w:pPr>
                          <w:pStyle w:val="Descripcin"/>
                          <w:jc w:val="center"/>
                          <w:rPr>
                            <w:del w:id="2627" w:author="Redondo García Francisco Javier" w:date="2025-09-02T09:44:00Z"/>
                            <w:noProof/>
                            <w:sz w:val="24"/>
                            <w:szCs w:val="24"/>
                          </w:rPr>
                        </w:pPr>
                        <w:bookmarkStart w:id="2628" w:name="_Toc202786491"/>
                        <w:del w:id="2629" w:author="Redondo García Francisco Javier" w:date="2025-09-02T09:44:00Z">
                          <w:r>
                            <w:delText xml:space="preserve">Listado </w:delText>
                          </w:r>
                          <w:r w:rsidR="0056181D">
                            <w:fldChar w:fldCharType="begin"/>
                          </w:r>
                          <w:r w:rsidR="0056181D">
                            <w:delInstrText xml:space="preserve"> SEQ Listado \* ARABIC </w:delInstrText>
                          </w:r>
                          <w:r w:rsidR="0056181D">
                            <w:fldChar w:fldCharType="separate"/>
                          </w:r>
                          <w:r w:rsidR="005226D7">
                            <w:rPr>
                              <w:noProof/>
                            </w:rPr>
                            <w:delText>22</w:delText>
                          </w:r>
                          <w:r w:rsidR="0056181D">
                            <w:rPr>
                              <w:noProof/>
                            </w:rPr>
                            <w:fldChar w:fldCharType="end"/>
                          </w:r>
                          <w:r>
                            <w:delText xml:space="preserve"> - </w:delText>
                          </w:r>
                          <w:r w:rsidRPr="001E3850">
                            <w:delText>Método</w:delText>
                          </w:r>
                          <w:r>
                            <w:delText xml:space="preserve"> getUsuarios()</w:delText>
                          </w:r>
                          <w:bookmarkEnd w:id="2628"/>
                        </w:del>
                      </w:p>
                    </w:txbxContent>
                  </v:textbox>
                  <w10:wrap type="square"/>
                </v:shape>
              </w:pict>
            </mc:Fallback>
          </mc:AlternateContent>
        </w:r>
        <w:r w:rsidRPr="00C920BB">
          <w:rPr>
            <w:noProof/>
            <w:sz w:val="24"/>
            <w:szCs w:val="24"/>
          </w:rPr>
          <mc:AlternateContent>
            <mc:Choice Requires="wps">
              <w:drawing>
                <wp:anchor distT="45720" distB="45720" distL="114300" distR="114300" simplePos="0" relativeHeight="251778048" behindDoc="0" locked="0" layoutInCell="1" allowOverlap="1" wp14:anchorId="680993E0" wp14:editId="527AE3D2">
                  <wp:simplePos x="0" y="0"/>
                  <wp:positionH relativeFrom="margin">
                    <wp:align>center</wp:align>
                  </wp:positionH>
                  <wp:positionV relativeFrom="paragraph">
                    <wp:posOffset>1896745</wp:posOffset>
                  </wp:positionV>
                  <wp:extent cx="5991860" cy="706120"/>
                  <wp:effectExtent l="0" t="0" r="27940" b="17780"/>
                  <wp:wrapSquare wrapText="bothSides"/>
                  <wp:docPr id="2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1860" cy="706120"/>
                          </a:xfrm>
                          <a:prstGeom prst="rect">
                            <a:avLst/>
                          </a:prstGeom>
                          <a:solidFill>
                            <a:srgbClr val="FFFFFF"/>
                          </a:solidFill>
                          <a:ln w="9525">
                            <a:solidFill>
                              <a:srgbClr val="000000"/>
                            </a:solidFill>
                            <a:miter lim="800000"/>
                            <a:headEnd/>
                            <a:tailEnd/>
                          </a:ln>
                        </wps:spPr>
                        <wps:txbx>
                          <w:txbxContent>
                            <w:p w14:paraId="16E51F89" w14:textId="77777777" w:rsidR="00260674" w:rsidRPr="00C920BB" w:rsidRDefault="00260674" w:rsidP="00C920BB">
                              <w:pPr>
                                <w:shd w:val="clear" w:color="auto" w:fill="1F1F1F"/>
                                <w:spacing w:after="0" w:line="285" w:lineRule="atLeast"/>
                                <w:rPr>
                                  <w:del w:id="2630" w:author="Redondo García Francisco Javier" w:date="2025-09-02T09:44:00Z"/>
                                  <w:rFonts w:ascii="Consolas" w:eastAsia="Times New Roman" w:hAnsi="Consolas" w:cs="Times New Roman"/>
                                  <w:color w:val="CCCCCC"/>
                                  <w:sz w:val="21"/>
                                  <w:szCs w:val="21"/>
                                  <w:lang w:val="en-GB" w:eastAsia="es-ES"/>
                                </w:rPr>
                              </w:pPr>
                              <w:del w:id="2631" w:author="Redondo García Francisco Javier" w:date="2025-09-02T09:44:00Z">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569CD6"/>
                                    <w:sz w:val="21"/>
                                    <w:szCs w:val="21"/>
                                    <w:lang w:val="en-GB" w:eastAsia="es-ES"/>
                                  </w:rPr>
                                  <w:delText>public</w:delText>
                                </w:r>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DCDCAA"/>
                                    <w:sz w:val="21"/>
                                    <w:szCs w:val="21"/>
                                    <w:lang w:val="en-GB" w:eastAsia="es-ES"/>
                                  </w:rPr>
                                  <w:delText>getUsuarios</w:delText>
                                </w:r>
                                <w:r w:rsidRPr="00C920BB">
                                  <w:rPr>
                                    <w:rFonts w:ascii="Consolas" w:eastAsia="Times New Roman" w:hAnsi="Consolas" w:cs="Times New Roman"/>
                                    <w:color w:val="CCCCCC"/>
                                    <w:sz w:val="21"/>
                                    <w:szCs w:val="21"/>
                                    <w:lang w:val="en-GB" w:eastAsia="es-ES"/>
                                  </w:rPr>
                                  <w:delText>() {</w:delText>
                                </w:r>
                              </w:del>
                            </w:p>
                            <w:p w14:paraId="6EF77C25" w14:textId="77777777" w:rsidR="00260674" w:rsidRPr="00C920BB" w:rsidRDefault="00260674" w:rsidP="00C920BB">
                              <w:pPr>
                                <w:shd w:val="clear" w:color="auto" w:fill="1F1F1F"/>
                                <w:spacing w:after="0" w:line="285" w:lineRule="atLeast"/>
                                <w:rPr>
                                  <w:del w:id="2632" w:author="Redondo García Francisco Javier" w:date="2025-09-02T09:44:00Z"/>
                                  <w:rFonts w:ascii="Consolas" w:eastAsia="Times New Roman" w:hAnsi="Consolas" w:cs="Times New Roman"/>
                                  <w:color w:val="CCCCCC"/>
                                  <w:sz w:val="21"/>
                                  <w:szCs w:val="21"/>
                                  <w:lang w:val="en-GB" w:eastAsia="es-ES"/>
                                </w:rPr>
                              </w:pPr>
                              <w:del w:id="2633" w:author="Redondo García Francisco Javier" w:date="2025-09-02T09:44:00Z">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C586C0"/>
                                    <w:sz w:val="21"/>
                                    <w:szCs w:val="21"/>
                                    <w:lang w:val="en-GB" w:eastAsia="es-ES"/>
                                  </w:rPr>
                                  <w:delText>return</w:delText>
                                </w:r>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569CD6"/>
                                    <w:sz w:val="21"/>
                                    <w:szCs w:val="21"/>
                                    <w:lang w:val="en-GB" w:eastAsia="es-ES"/>
                                  </w:rPr>
                                  <w:delText>this</w:delText>
                                </w:r>
                                <w:r w:rsidRPr="00C920BB">
                                  <w:rPr>
                                    <w:rFonts w:ascii="Consolas" w:eastAsia="Times New Roman" w:hAnsi="Consolas" w:cs="Times New Roman"/>
                                    <w:color w:val="CCCCCC"/>
                                    <w:sz w:val="21"/>
                                    <w:szCs w:val="21"/>
                                    <w:lang w:val="en-GB" w:eastAsia="es-ES"/>
                                  </w:rPr>
                                  <w:delText>.</w:delText>
                                </w:r>
                                <w:r w:rsidRPr="00C920BB">
                                  <w:rPr>
                                    <w:rFonts w:ascii="Consolas" w:eastAsia="Times New Roman" w:hAnsi="Consolas" w:cs="Times New Roman"/>
                                    <w:color w:val="9CDCFE"/>
                                    <w:sz w:val="21"/>
                                    <w:szCs w:val="21"/>
                                    <w:lang w:val="en-GB" w:eastAsia="es-ES"/>
                                  </w:rPr>
                                  <w:delText>firestore</w:delText>
                                </w:r>
                                <w:r w:rsidRPr="00C920BB">
                                  <w:rPr>
                                    <w:rFonts w:ascii="Consolas" w:eastAsia="Times New Roman" w:hAnsi="Consolas" w:cs="Times New Roman"/>
                                    <w:color w:val="CCCCCC"/>
                                    <w:sz w:val="21"/>
                                    <w:szCs w:val="21"/>
                                    <w:lang w:val="en-GB" w:eastAsia="es-ES"/>
                                  </w:rPr>
                                  <w:delText>.</w:delText>
                                </w:r>
                                <w:r w:rsidRPr="00C920BB">
                                  <w:rPr>
                                    <w:rFonts w:ascii="Consolas" w:eastAsia="Times New Roman" w:hAnsi="Consolas" w:cs="Times New Roman"/>
                                    <w:color w:val="DCDCAA"/>
                                    <w:sz w:val="21"/>
                                    <w:szCs w:val="21"/>
                                    <w:lang w:val="en-GB" w:eastAsia="es-ES"/>
                                  </w:rPr>
                                  <w:delText>collection</w:delText>
                                </w:r>
                                <w:r w:rsidRPr="00C920BB">
                                  <w:rPr>
                                    <w:rFonts w:ascii="Consolas" w:eastAsia="Times New Roman" w:hAnsi="Consolas" w:cs="Times New Roman"/>
                                    <w:color w:val="CCCCCC"/>
                                    <w:sz w:val="21"/>
                                    <w:szCs w:val="21"/>
                                    <w:lang w:val="en-GB" w:eastAsia="es-ES"/>
                                  </w:rPr>
                                  <w:delText>(</w:delText>
                                </w:r>
                                <w:r w:rsidRPr="00C920BB">
                                  <w:rPr>
                                    <w:rFonts w:ascii="Consolas" w:eastAsia="Times New Roman" w:hAnsi="Consolas" w:cs="Times New Roman"/>
                                    <w:color w:val="CE9178"/>
                                    <w:sz w:val="21"/>
                                    <w:szCs w:val="21"/>
                                    <w:lang w:val="en-GB" w:eastAsia="es-ES"/>
                                  </w:rPr>
                                  <w:delText>'sanitarios'</w:delText>
                                </w:r>
                                <w:r w:rsidRPr="00C920BB">
                                  <w:rPr>
                                    <w:rFonts w:ascii="Consolas" w:eastAsia="Times New Roman" w:hAnsi="Consolas" w:cs="Times New Roman"/>
                                    <w:color w:val="CCCCCC"/>
                                    <w:sz w:val="21"/>
                                    <w:szCs w:val="21"/>
                                    <w:lang w:val="en-GB" w:eastAsia="es-ES"/>
                                  </w:rPr>
                                  <w:delText>).</w:delText>
                                </w:r>
                                <w:r w:rsidRPr="00C920BB">
                                  <w:rPr>
                                    <w:rFonts w:ascii="Consolas" w:eastAsia="Times New Roman" w:hAnsi="Consolas" w:cs="Times New Roman"/>
                                    <w:color w:val="DCDCAA"/>
                                    <w:sz w:val="21"/>
                                    <w:szCs w:val="21"/>
                                    <w:lang w:val="en-GB" w:eastAsia="es-ES"/>
                                  </w:rPr>
                                  <w:delText>snapshotChanges</w:delText>
                                </w:r>
                                <w:r w:rsidRPr="00C920BB">
                                  <w:rPr>
                                    <w:rFonts w:ascii="Consolas" w:eastAsia="Times New Roman" w:hAnsi="Consolas" w:cs="Times New Roman"/>
                                    <w:color w:val="CCCCCC"/>
                                    <w:sz w:val="21"/>
                                    <w:szCs w:val="21"/>
                                    <w:lang w:val="en-GB" w:eastAsia="es-ES"/>
                                  </w:rPr>
                                  <w:delText>();</w:delText>
                                </w:r>
                              </w:del>
                            </w:p>
                            <w:p w14:paraId="27628C2E" w14:textId="77777777" w:rsidR="00260674" w:rsidRPr="00C920BB" w:rsidRDefault="00260674" w:rsidP="00C920BB">
                              <w:pPr>
                                <w:shd w:val="clear" w:color="auto" w:fill="1F1F1F"/>
                                <w:spacing w:after="0" w:line="285" w:lineRule="atLeast"/>
                                <w:rPr>
                                  <w:del w:id="2634" w:author="Redondo García Francisco Javier" w:date="2025-09-02T09:44:00Z"/>
                                  <w:rFonts w:ascii="Consolas" w:eastAsia="Times New Roman" w:hAnsi="Consolas" w:cs="Times New Roman"/>
                                  <w:color w:val="CCCCCC"/>
                                  <w:sz w:val="21"/>
                                  <w:szCs w:val="21"/>
                                  <w:lang w:eastAsia="es-ES"/>
                                </w:rPr>
                              </w:pPr>
                              <w:del w:id="2635" w:author="Redondo García Francisco Javier" w:date="2025-09-02T09:44:00Z">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CCCCCC"/>
                                    <w:sz w:val="21"/>
                                    <w:szCs w:val="21"/>
                                    <w:lang w:eastAsia="es-ES"/>
                                  </w:rPr>
                                  <w:delText>}</w:delText>
                                </w:r>
                              </w:del>
                            </w:p>
                            <w:p w14:paraId="0AA89A8E" w14:textId="77777777" w:rsidR="00260674" w:rsidRDefault="00260674">
                              <w:pPr>
                                <w:rPr>
                                  <w:del w:id="2636" w:author="Redondo García Francisco Javier" w:date="2025-09-02T09:44:00Z"/>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0993E0" id="_x0000_s1093" type="#_x0000_t202" style="position:absolute;left:0;text-align:left;margin-left:0;margin-top:149.35pt;width:471.8pt;height:55.6pt;z-index:25177804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">
                  <v:textbox>
                    <w:txbxContent>
                      <w:p w14:paraId="16E51F89" w14:textId="77777777" w:rsidR="00260674" w:rsidRPr="00C920BB" w:rsidRDefault="00260674" w:rsidP="00C920BB">
                        <w:pPr>
                          <w:shd w:val="clear" w:color="auto" w:fill="1F1F1F"/>
                          <w:spacing w:after="0" w:line="285" w:lineRule="atLeast"/>
                          <w:rPr>
                            <w:del w:id="2637" w:author="Redondo García Francisco Javier" w:date="2025-09-02T09:44:00Z"/>
                            <w:rFonts w:ascii="Consolas" w:eastAsia="Times New Roman" w:hAnsi="Consolas" w:cs="Times New Roman"/>
                            <w:color w:val="CCCCCC"/>
                            <w:sz w:val="21"/>
                            <w:szCs w:val="21"/>
                            <w:lang w:val="en-GB" w:eastAsia="es-ES"/>
                          </w:rPr>
                        </w:pPr>
                        <w:del w:id="2638" w:author="Redondo García Francisco Javier" w:date="2025-09-02T09:44:00Z">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569CD6"/>
                              <w:sz w:val="21"/>
                              <w:szCs w:val="21"/>
                              <w:lang w:val="en-GB" w:eastAsia="es-ES"/>
                            </w:rPr>
                            <w:delText>public</w:delText>
                          </w:r>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DCDCAA"/>
                              <w:sz w:val="21"/>
                              <w:szCs w:val="21"/>
                              <w:lang w:val="en-GB" w:eastAsia="es-ES"/>
                            </w:rPr>
                            <w:delText>getUsuarios</w:delText>
                          </w:r>
                          <w:r w:rsidRPr="00C920BB">
                            <w:rPr>
                              <w:rFonts w:ascii="Consolas" w:eastAsia="Times New Roman" w:hAnsi="Consolas" w:cs="Times New Roman"/>
                              <w:color w:val="CCCCCC"/>
                              <w:sz w:val="21"/>
                              <w:szCs w:val="21"/>
                              <w:lang w:val="en-GB" w:eastAsia="es-ES"/>
                            </w:rPr>
                            <w:delText>() {</w:delText>
                          </w:r>
                        </w:del>
                      </w:p>
                      <w:p w14:paraId="6EF77C25" w14:textId="77777777" w:rsidR="00260674" w:rsidRPr="00C920BB" w:rsidRDefault="00260674" w:rsidP="00C920BB">
                        <w:pPr>
                          <w:shd w:val="clear" w:color="auto" w:fill="1F1F1F"/>
                          <w:spacing w:after="0" w:line="285" w:lineRule="atLeast"/>
                          <w:rPr>
                            <w:del w:id="2639" w:author="Redondo García Francisco Javier" w:date="2025-09-02T09:44:00Z"/>
                            <w:rFonts w:ascii="Consolas" w:eastAsia="Times New Roman" w:hAnsi="Consolas" w:cs="Times New Roman"/>
                            <w:color w:val="CCCCCC"/>
                            <w:sz w:val="21"/>
                            <w:szCs w:val="21"/>
                            <w:lang w:val="en-GB" w:eastAsia="es-ES"/>
                          </w:rPr>
                        </w:pPr>
                        <w:del w:id="2640" w:author="Redondo García Francisco Javier" w:date="2025-09-02T09:44:00Z">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C586C0"/>
                              <w:sz w:val="21"/>
                              <w:szCs w:val="21"/>
                              <w:lang w:val="en-GB" w:eastAsia="es-ES"/>
                            </w:rPr>
                            <w:delText>return</w:delText>
                          </w:r>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569CD6"/>
                              <w:sz w:val="21"/>
                              <w:szCs w:val="21"/>
                              <w:lang w:val="en-GB" w:eastAsia="es-ES"/>
                            </w:rPr>
                            <w:delText>this</w:delText>
                          </w:r>
                          <w:r w:rsidRPr="00C920BB">
                            <w:rPr>
                              <w:rFonts w:ascii="Consolas" w:eastAsia="Times New Roman" w:hAnsi="Consolas" w:cs="Times New Roman"/>
                              <w:color w:val="CCCCCC"/>
                              <w:sz w:val="21"/>
                              <w:szCs w:val="21"/>
                              <w:lang w:val="en-GB" w:eastAsia="es-ES"/>
                            </w:rPr>
                            <w:delText>.</w:delText>
                          </w:r>
                          <w:r w:rsidRPr="00C920BB">
                            <w:rPr>
                              <w:rFonts w:ascii="Consolas" w:eastAsia="Times New Roman" w:hAnsi="Consolas" w:cs="Times New Roman"/>
                              <w:color w:val="9CDCFE"/>
                              <w:sz w:val="21"/>
                              <w:szCs w:val="21"/>
                              <w:lang w:val="en-GB" w:eastAsia="es-ES"/>
                            </w:rPr>
                            <w:delText>firestore</w:delText>
                          </w:r>
                          <w:r w:rsidRPr="00C920BB">
                            <w:rPr>
                              <w:rFonts w:ascii="Consolas" w:eastAsia="Times New Roman" w:hAnsi="Consolas" w:cs="Times New Roman"/>
                              <w:color w:val="CCCCCC"/>
                              <w:sz w:val="21"/>
                              <w:szCs w:val="21"/>
                              <w:lang w:val="en-GB" w:eastAsia="es-ES"/>
                            </w:rPr>
                            <w:delText>.</w:delText>
                          </w:r>
                          <w:r w:rsidRPr="00C920BB">
                            <w:rPr>
                              <w:rFonts w:ascii="Consolas" w:eastAsia="Times New Roman" w:hAnsi="Consolas" w:cs="Times New Roman"/>
                              <w:color w:val="DCDCAA"/>
                              <w:sz w:val="21"/>
                              <w:szCs w:val="21"/>
                              <w:lang w:val="en-GB" w:eastAsia="es-ES"/>
                            </w:rPr>
                            <w:delText>collection</w:delText>
                          </w:r>
                          <w:r w:rsidRPr="00C920BB">
                            <w:rPr>
                              <w:rFonts w:ascii="Consolas" w:eastAsia="Times New Roman" w:hAnsi="Consolas" w:cs="Times New Roman"/>
                              <w:color w:val="CCCCCC"/>
                              <w:sz w:val="21"/>
                              <w:szCs w:val="21"/>
                              <w:lang w:val="en-GB" w:eastAsia="es-ES"/>
                            </w:rPr>
                            <w:delText>(</w:delText>
                          </w:r>
                          <w:r w:rsidRPr="00C920BB">
                            <w:rPr>
                              <w:rFonts w:ascii="Consolas" w:eastAsia="Times New Roman" w:hAnsi="Consolas" w:cs="Times New Roman"/>
                              <w:color w:val="CE9178"/>
                              <w:sz w:val="21"/>
                              <w:szCs w:val="21"/>
                              <w:lang w:val="en-GB" w:eastAsia="es-ES"/>
                            </w:rPr>
                            <w:delText>'sanitarios'</w:delText>
                          </w:r>
                          <w:r w:rsidRPr="00C920BB">
                            <w:rPr>
                              <w:rFonts w:ascii="Consolas" w:eastAsia="Times New Roman" w:hAnsi="Consolas" w:cs="Times New Roman"/>
                              <w:color w:val="CCCCCC"/>
                              <w:sz w:val="21"/>
                              <w:szCs w:val="21"/>
                              <w:lang w:val="en-GB" w:eastAsia="es-ES"/>
                            </w:rPr>
                            <w:delText>).</w:delText>
                          </w:r>
                          <w:r w:rsidRPr="00C920BB">
                            <w:rPr>
                              <w:rFonts w:ascii="Consolas" w:eastAsia="Times New Roman" w:hAnsi="Consolas" w:cs="Times New Roman"/>
                              <w:color w:val="DCDCAA"/>
                              <w:sz w:val="21"/>
                              <w:szCs w:val="21"/>
                              <w:lang w:val="en-GB" w:eastAsia="es-ES"/>
                            </w:rPr>
                            <w:delText>snapshotChanges</w:delText>
                          </w:r>
                          <w:r w:rsidRPr="00C920BB">
                            <w:rPr>
                              <w:rFonts w:ascii="Consolas" w:eastAsia="Times New Roman" w:hAnsi="Consolas" w:cs="Times New Roman"/>
                              <w:color w:val="CCCCCC"/>
                              <w:sz w:val="21"/>
                              <w:szCs w:val="21"/>
                              <w:lang w:val="en-GB" w:eastAsia="es-ES"/>
                            </w:rPr>
                            <w:delText>();</w:delText>
                          </w:r>
                        </w:del>
                      </w:p>
                      <w:p w14:paraId="27628C2E" w14:textId="77777777" w:rsidR="00260674" w:rsidRPr="00C920BB" w:rsidRDefault="00260674" w:rsidP="00C920BB">
                        <w:pPr>
                          <w:shd w:val="clear" w:color="auto" w:fill="1F1F1F"/>
                          <w:spacing w:after="0" w:line="285" w:lineRule="atLeast"/>
                          <w:rPr>
                            <w:del w:id="2641" w:author="Redondo García Francisco Javier" w:date="2025-09-02T09:44:00Z"/>
                            <w:rFonts w:ascii="Consolas" w:eastAsia="Times New Roman" w:hAnsi="Consolas" w:cs="Times New Roman"/>
                            <w:color w:val="CCCCCC"/>
                            <w:sz w:val="21"/>
                            <w:szCs w:val="21"/>
                            <w:lang w:eastAsia="es-ES"/>
                          </w:rPr>
                        </w:pPr>
                        <w:del w:id="2642" w:author="Redondo García Francisco Javier" w:date="2025-09-02T09:44:00Z">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CCCCCC"/>
                              <w:sz w:val="21"/>
                              <w:szCs w:val="21"/>
                              <w:lang w:eastAsia="es-ES"/>
                            </w:rPr>
                            <w:delText>}</w:delText>
                          </w:r>
                        </w:del>
                      </w:p>
                      <w:p w14:paraId="0AA89A8E" w14:textId="77777777" w:rsidR="00260674" w:rsidRDefault="00260674">
                        <w:pPr>
                          <w:rPr>
                            <w:del w:id="2643" w:author="Redondo García Francisco Javier" w:date="2025-09-02T09:44:00Z"/>
                          </w:rPr>
                        </w:pPr>
                      </w:p>
                    </w:txbxContent>
                  </v:textbox>
                  <w10:wrap type="square" anchorx="margin"/>
                </v:shape>
              </w:pict>
            </mc:Fallback>
          </mc:AlternateContent>
        </w:r>
        <w:r w:rsidRPr="00466BE6">
          <w:rPr>
            <w:noProof/>
            <w:sz w:val="24"/>
            <w:szCs w:val="24"/>
          </w:rPr>
          <mc:AlternateContent>
            <mc:Choice Requires="wps">
              <w:drawing>
                <wp:anchor distT="45720" distB="45720" distL="114300" distR="114300" simplePos="0" relativeHeight="251774976" behindDoc="0" locked="0" layoutInCell="1" allowOverlap="1" wp14:anchorId="4F82DB43" wp14:editId="6A22695C">
                  <wp:simplePos x="0" y="0"/>
                  <wp:positionH relativeFrom="margin">
                    <wp:align>center</wp:align>
                  </wp:positionH>
                  <wp:positionV relativeFrom="paragraph">
                    <wp:posOffset>81354</wp:posOffset>
                  </wp:positionV>
                  <wp:extent cx="6226810" cy="1129030"/>
                  <wp:effectExtent l="0" t="0" r="21590" b="13970"/>
                  <wp:wrapSquare wrapText="bothSides"/>
                  <wp:docPr id="2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6810" cy="1129030"/>
                          </a:xfrm>
                          <a:prstGeom prst="rect">
                            <a:avLst/>
                          </a:prstGeom>
                          <a:solidFill>
                            <a:srgbClr val="FFFFFF"/>
                          </a:solidFill>
                          <a:ln w="9525">
                            <a:solidFill>
                              <a:srgbClr val="000000"/>
                            </a:solidFill>
                            <a:miter lim="800000"/>
                            <a:headEnd/>
                            <a:tailEnd/>
                          </a:ln>
                        </wps:spPr>
                        <wps:txbx>
                          <w:txbxContent>
                            <w:p w14:paraId="3E82FE95" w14:textId="77777777" w:rsidR="00260674" w:rsidRPr="00466BE6" w:rsidRDefault="00260674" w:rsidP="00637F6F">
                              <w:pPr>
                                <w:shd w:val="clear" w:color="auto" w:fill="1F1F1F"/>
                                <w:spacing w:line="285" w:lineRule="atLeast"/>
                                <w:jc w:val="left"/>
                                <w:rPr>
                                  <w:del w:id="2644" w:author="Redondo García Francisco Javier" w:date="2025-09-02T09:44:00Z"/>
                                  <w:rFonts w:ascii="Consolas" w:eastAsia="Times New Roman" w:hAnsi="Consolas" w:cs="Times New Roman"/>
                                  <w:color w:val="CCCCCC"/>
                                  <w:sz w:val="21"/>
                                  <w:szCs w:val="21"/>
                                  <w:lang w:val="en-GB" w:eastAsia="es-ES"/>
                                </w:rPr>
                              </w:pPr>
                              <w:del w:id="2645" w:author="Redondo García Francisco Javier" w:date="2025-09-02T09:44:00Z">
                                <w:r w:rsidRPr="00466BE6">
                                  <w:rPr>
                                    <w:rFonts w:ascii="Consolas" w:eastAsia="Times New Roman" w:hAnsi="Consolas" w:cs="Times New Roman"/>
                                    <w:color w:val="569CD6"/>
                                    <w:sz w:val="21"/>
                                    <w:szCs w:val="21"/>
                                    <w:lang w:val="en-GB" w:eastAsia="es-ES"/>
                                  </w:rPr>
                                  <w:delText>const</w:delText>
                                </w:r>
                                <w:r w:rsidRPr="00466BE6">
                                  <w:rPr>
                                    <w:rFonts w:ascii="Consolas" w:eastAsia="Times New Roman" w:hAnsi="Consolas" w:cs="Times New Roman"/>
                                    <w:color w:val="CCCCCC"/>
                                    <w:sz w:val="21"/>
                                    <w:szCs w:val="21"/>
                                    <w:lang w:val="en-GB" w:eastAsia="es-ES"/>
                                  </w:rPr>
                                  <w:delText xml:space="preserve"> </w:delText>
                                </w:r>
                                <w:r w:rsidRPr="00466BE6">
                                  <w:rPr>
                                    <w:rFonts w:ascii="Consolas" w:eastAsia="Times New Roman" w:hAnsi="Consolas" w:cs="Times New Roman"/>
                                    <w:color w:val="4FC1FF"/>
                                    <w:sz w:val="21"/>
                                    <w:szCs w:val="21"/>
                                    <w:lang w:val="en-GB" w:eastAsia="es-ES"/>
                                  </w:rPr>
                                  <w:delText>equilibrioRef</w:delText>
                                </w:r>
                                <w:r w:rsidRPr="00466BE6">
                                  <w:rPr>
                                    <w:rFonts w:ascii="Consolas" w:eastAsia="Times New Roman" w:hAnsi="Consolas" w:cs="Times New Roman"/>
                                    <w:color w:val="CCCCCC"/>
                                    <w:sz w:val="21"/>
                                    <w:szCs w:val="21"/>
                                    <w:lang w:val="en-GB" w:eastAsia="es-ES"/>
                                  </w:rPr>
                                  <w:delText xml:space="preserve"> </w:delText>
                                </w:r>
                                <w:r w:rsidRPr="00466BE6">
                                  <w:rPr>
                                    <w:rFonts w:ascii="Consolas" w:eastAsia="Times New Roman" w:hAnsi="Consolas" w:cs="Times New Roman"/>
                                    <w:color w:val="D4D4D4"/>
                                    <w:sz w:val="21"/>
                                    <w:szCs w:val="21"/>
                                    <w:lang w:val="en-GB" w:eastAsia="es-ES"/>
                                  </w:rPr>
                                  <w:delText>=</w:delText>
                                </w:r>
                                <w:r w:rsidRPr="00466BE6">
                                  <w:rPr>
                                    <w:rFonts w:ascii="Consolas" w:eastAsia="Times New Roman" w:hAnsi="Consolas" w:cs="Times New Roman"/>
                                    <w:color w:val="CCCCCC"/>
                                    <w:sz w:val="21"/>
                                    <w:szCs w:val="21"/>
                                    <w:lang w:val="en-GB" w:eastAsia="es-ES"/>
                                  </w:rPr>
                                  <w:delText xml:space="preserve"> </w:delText>
                                </w:r>
                                <w:r w:rsidRPr="00466BE6">
                                  <w:rPr>
                                    <w:rFonts w:ascii="Consolas" w:eastAsia="Times New Roman" w:hAnsi="Consolas" w:cs="Times New Roman"/>
                                    <w:color w:val="569CD6"/>
                                    <w:sz w:val="21"/>
                                    <w:szCs w:val="21"/>
                                    <w:lang w:val="en-GB" w:eastAsia="es-ES"/>
                                  </w:rPr>
                                  <w:delText>this</w:delText>
                                </w:r>
                                <w:r w:rsidRPr="00466BE6">
                                  <w:rPr>
                                    <w:rFonts w:ascii="Consolas" w:eastAsia="Times New Roman" w:hAnsi="Consolas" w:cs="Times New Roman"/>
                                    <w:color w:val="CCCCCC"/>
                                    <w:sz w:val="21"/>
                                    <w:szCs w:val="21"/>
                                    <w:lang w:val="en-GB" w:eastAsia="es-ES"/>
                                  </w:rPr>
                                  <w:delText>.</w:delText>
                                </w:r>
                                <w:r w:rsidRPr="00466BE6">
                                  <w:rPr>
                                    <w:rFonts w:ascii="Consolas" w:eastAsia="Times New Roman" w:hAnsi="Consolas" w:cs="Times New Roman"/>
                                    <w:color w:val="9CDCFE"/>
                                    <w:sz w:val="21"/>
                                    <w:szCs w:val="21"/>
                                    <w:lang w:val="en-GB" w:eastAsia="es-ES"/>
                                  </w:rPr>
                                  <w:delText>db</w:delText>
                                </w:r>
                                <w:r w:rsidRPr="00466BE6">
                                  <w:rPr>
                                    <w:rFonts w:ascii="Consolas" w:eastAsia="Times New Roman" w:hAnsi="Consolas" w:cs="Times New Roman"/>
                                    <w:color w:val="CCCCCC"/>
                                    <w:sz w:val="21"/>
                                    <w:szCs w:val="21"/>
                                    <w:lang w:val="en-GB" w:eastAsia="es-ES"/>
                                  </w:rPr>
                                  <w:delText>.</w:delText>
                                </w:r>
                                <w:r w:rsidRPr="00466BE6">
                                  <w:rPr>
                                    <w:rFonts w:ascii="Consolas" w:eastAsia="Times New Roman" w:hAnsi="Consolas" w:cs="Times New Roman"/>
                                    <w:color w:val="DCDCAA"/>
                                    <w:sz w:val="21"/>
                                    <w:szCs w:val="21"/>
                                    <w:lang w:val="en-GB" w:eastAsia="es-ES"/>
                                  </w:rPr>
                                  <w:delText>list</w:delText>
                                </w:r>
                                <w:r w:rsidRPr="00466BE6">
                                  <w:rPr>
                                    <w:rFonts w:ascii="Consolas" w:eastAsia="Times New Roman" w:hAnsi="Consolas" w:cs="Times New Roman"/>
                                    <w:color w:val="CCCCCC"/>
                                    <w:sz w:val="21"/>
                                    <w:szCs w:val="21"/>
                                    <w:lang w:val="en-GB" w:eastAsia="es-ES"/>
                                  </w:rPr>
                                  <w:delText>(</w:delText>
                                </w:r>
                                <w:r w:rsidRPr="00466BE6">
                                  <w:rPr>
                                    <w:rFonts w:ascii="Consolas" w:eastAsia="Times New Roman" w:hAnsi="Consolas" w:cs="Times New Roman"/>
                                    <w:color w:val="CE9178"/>
                                    <w:sz w:val="21"/>
                                    <w:szCs w:val="21"/>
                                    <w:lang w:val="en-GB" w:eastAsia="es-ES"/>
                                  </w:rPr>
                                  <w:delText>'tBA'</w:delText>
                                </w:r>
                                <w:r w:rsidRPr="00466BE6">
                                  <w:rPr>
                                    <w:rFonts w:ascii="Consolas" w:eastAsia="Times New Roman" w:hAnsi="Consolas" w:cs="Times New Roman"/>
                                    <w:color w:val="CCCCCC"/>
                                    <w:sz w:val="21"/>
                                    <w:szCs w:val="21"/>
                                    <w:lang w:val="en-GB" w:eastAsia="es-ES"/>
                                  </w:rPr>
                                  <w:delText xml:space="preserve">, </w:delText>
                                </w:r>
                                <w:r w:rsidRPr="00466BE6">
                                  <w:rPr>
                                    <w:rFonts w:ascii="Consolas" w:eastAsia="Times New Roman" w:hAnsi="Consolas" w:cs="Times New Roman"/>
                                    <w:color w:val="9CDCFE"/>
                                    <w:sz w:val="21"/>
                                    <w:szCs w:val="21"/>
                                    <w:lang w:val="en-GB" w:eastAsia="es-ES"/>
                                  </w:rPr>
                                  <w:delText>ref</w:delText>
                                </w:r>
                                <w:r w:rsidRPr="00466BE6">
                                  <w:rPr>
                                    <w:rFonts w:ascii="Consolas" w:eastAsia="Times New Roman" w:hAnsi="Consolas" w:cs="Times New Roman"/>
                                    <w:color w:val="CCCCCC"/>
                                    <w:sz w:val="21"/>
                                    <w:szCs w:val="21"/>
                                    <w:lang w:val="en-GB" w:eastAsia="es-ES"/>
                                  </w:rPr>
                                  <w:delText xml:space="preserve"> </w:delText>
                                </w:r>
                                <w:r w:rsidRPr="00466BE6">
                                  <w:rPr>
                                    <w:rFonts w:ascii="Consolas" w:eastAsia="Times New Roman" w:hAnsi="Consolas" w:cs="Times New Roman"/>
                                    <w:color w:val="569CD6"/>
                                    <w:sz w:val="21"/>
                                    <w:szCs w:val="21"/>
                                    <w:lang w:val="en-GB" w:eastAsia="es-ES"/>
                                  </w:rPr>
                                  <w:delText>=&gt;</w:delText>
                                </w:r>
                                <w:r w:rsidRPr="00466BE6">
                                  <w:rPr>
                                    <w:rFonts w:ascii="Consolas" w:eastAsia="Times New Roman" w:hAnsi="Consolas" w:cs="Times New Roman"/>
                                    <w:color w:val="CCCCCC"/>
                                    <w:sz w:val="21"/>
                                    <w:szCs w:val="21"/>
                                    <w:lang w:val="en-GB" w:eastAsia="es-ES"/>
                                  </w:rPr>
                                  <w:delText xml:space="preserve"> </w:delText>
                                </w:r>
                                <w:r w:rsidRPr="00466BE6">
                                  <w:rPr>
                                    <w:rFonts w:ascii="Consolas" w:eastAsia="Times New Roman" w:hAnsi="Consolas" w:cs="Times New Roman"/>
                                    <w:color w:val="9CDCFE"/>
                                    <w:sz w:val="21"/>
                                    <w:szCs w:val="21"/>
                                    <w:lang w:val="en-GB" w:eastAsia="es-ES"/>
                                  </w:rPr>
                                  <w:delText>ref</w:delText>
                                </w:r>
                                <w:r w:rsidRPr="00466BE6">
                                  <w:rPr>
                                    <w:rFonts w:ascii="Consolas" w:eastAsia="Times New Roman" w:hAnsi="Consolas" w:cs="Times New Roman"/>
                                    <w:color w:val="CCCCCC"/>
                                    <w:sz w:val="21"/>
                                    <w:szCs w:val="21"/>
                                    <w:lang w:val="en-GB" w:eastAsia="es-ES"/>
                                  </w:rPr>
                                  <w:delText>.</w:delText>
                                </w:r>
                                <w:r w:rsidRPr="00466BE6">
                                  <w:rPr>
                                    <w:rFonts w:ascii="Consolas" w:eastAsia="Times New Roman" w:hAnsi="Consolas" w:cs="Times New Roman"/>
                                    <w:color w:val="DCDCAA"/>
                                    <w:sz w:val="21"/>
                                    <w:szCs w:val="21"/>
                                    <w:lang w:val="en-GB" w:eastAsia="es-ES"/>
                                  </w:rPr>
                                  <w:delText>orderByChild</w:delText>
                                </w:r>
                                <w:r w:rsidRPr="00466BE6">
                                  <w:rPr>
                                    <w:rFonts w:ascii="Consolas" w:eastAsia="Times New Roman" w:hAnsi="Consolas" w:cs="Times New Roman"/>
                                    <w:color w:val="CCCCCC"/>
                                    <w:sz w:val="21"/>
                                    <w:szCs w:val="21"/>
                                    <w:lang w:val="en-GB" w:eastAsia="es-ES"/>
                                  </w:rPr>
                                  <w:delText>(</w:delText>
                                </w:r>
                                <w:r w:rsidRPr="00466BE6">
                                  <w:rPr>
                                    <w:rFonts w:ascii="Consolas" w:eastAsia="Times New Roman" w:hAnsi="Consolas" w:cs="Times New Roman"/>
                                    <w:color w:val="CE9178"/>
                                    <w:sz w:val="21"/>
                                    <w:szCs w:val="21"/>
                                    <w:lang w:val="en-GB" w:eastAsia="es-ES"/>
                                  </w:rPr>
                                  <w:delText>"numHistorial"</w:delText>
                                </w:r>
                                <w:r w:rsidRPr="00466BE6">
                                  <w:rPr>
                                    <w:rFonts w:ascii="Consolas" w:eastAsia="Times New Roman" w:hAnsi="Consolas" w:cs="Times New Roman"/>
                                    <w:color w:val="CCCCCC"/>
                                    <w:sz w:val="21"/>
                                    <w:szCs w:val="21"/>
                                    <w:lang w:val="en-GB" w:eastAsia="es-ES"/>
                                  </w:rPr>
                                  <w:delText>).</w:delText>
                                </w:r>
                                <w:r w:rsidRPr="00466BE6">
                                  <w:rPr>
                                    <w:rFonts w:ascii="Consolas" w:eastAsia="Times New Roman" w:hAnsi="Consolas" w:cs="Times New Roman"/>
                                    <w:color w:val="DCDCAA"/>
                                    <w:sz w:val="21"/>
                                    <w:szCs w:val="21"/>
                                    <w:lang w:val="en-GB" w:eastAsia="es-ES"/>
                                  </w:rPr>
                                  <w:delText>equalTo</w:delText>
                                </w:r>
                                <w:r w:rsidRPr="00466BE6">
                                  <w:rPr>
                                    <w:rFonts w:ascii="Consolas" w:eastAsia="Times New Roman" w:hAnsi="Consolas" w:cs="Times New Roman"/>
                                    <w:color w:val="CCCCCC"/>
                                    <w:sz w:val="21"/>
                                    <w:szCs w:val="21"/>
                                    <w:lang w:val="en-GB" w:eastAsia="es-ES"/>
                                  </w:rPr>
                                  <w:delText>(</w:delText>
                                </w:r>
                                <w:r w:rsidRPr="00466BE6">
                                  <w:rPr>
                                    <w:rFonts w:ascii="Consolas" w:eastAsia="Times New Roman" w:hAnsi="Consolas" w:cs="Times New Roman"/>
                                    <w:color w:val="9CDCFE"/>
                                    <w:sz w:val="21"/>
                                    <w:szCs w:val="21"/>
                                    <w:lang w:val="en-GB" w:eastAsia="es-ES"/>
                                  </w:rPr>
                                  <w:delText>numHistorial</w:delText>
                                </w:r>
                                <w:r w:rsidRPr="00466BE6">
                                  <w:rPr>
                                    <w:rFonts w:ascii="Consolas" w:eastAsia="Times New Roman" w:hAnsi="Consolas" w:cs="Times New Roman"/>
                                    <w:color w:val="CCCCCC"/>
                                    <w:sz w:val="21"/>
                                    <w:szCs w:val="21"/>
                                    <w:lang w:val="en-GB" w:eastAsia="es-ES"/>
                                  </w:rPr>
                                  <w:delText>))</w:delText>
                                </w:r>
                              </w:del>
                            </w:p>
                            <w:p w14:paraId="426D685B" w14:textId="77777777" w:rsidR="00260674" w:rsidRPr="00466BE6" w:rsidRDefault="00260674" w:rsidP="00637F6F">
                              <w:pPr>
                                <w:shd w:val="clear" w:color="auto" w:fill="1F1F1F"/>
                                <w:spacing w:after="0" w:line="285" w:lineRule="atLeast"/>
                                <w:jc w:val="left"/>
                                <w:rPr>
                                  <w:del w:id="2646" w:author="Redondo García Francisco Javier" w:date="2025-09-02T09:44:00Z"/>
                                  <w:rFonts w:ascii="Consolas" w:eastAsia="Times New Roman" w:hAnsi="Consolas" w:cs="Times New Roman"/>
                                  <w:color w:val="CCCCCC"/>
                                  <w:sz w:val="21"/>
                                  <w:szCs w:val="21"/>
                                  <w:lang w:eastAsia="es-ES"/>
                                </w:rPr>
                              </w:pPr>
                              <w:del w:id="2647" w:author="Redondo García Francisco Javier" w:date="2025-09-02T09:44:00Z">
                                <w:r w:rsidRPr="00466BE6">
                                  <w:rPr>
                                    <w:rFonts w:ascii="Consolas" w:eastAsia="Times New Roman" w:hAnsi="Consolas" w:cs="Times New Roman"/>
                                    <w:color w:val="4FC1FF"/>
                                    <w:sz w:val="21"/>
                                    <w:szCs w:val="21"/>
                                    <w:lang w:eastAsia="es-ES"/>
                                  </w:rPr>
                                  <w:delText>equilibrioRef</w:delText>
                                </w:r>
                                <w:r w:rsidRPr="00466BE6">
                                  <w:rPr>
                                    <w:rFonts w:ascii="Consolas" w:eastAsia="Times New Roman" w:hAnsi="Consolas" w:cs="Times New Roman"/>
                                    <w:color w:val="CCCCCC"/>
                                    <w:sz w:val="21"/>
                                    <w:szCs w:val="21"/>
                                    <w:lang w:eastAsia="es-ES"/>
                                  </w:rPr>
                                  <w:delText>.</w:delText>
                                </w:r>
                                <w:r w:rsidRPr="00466BE6">
                                  <w:rPr>
                                    <w:rFonts w:ascii="Consolas" w:eastAsia="Times New Roman" w:hAnsi="Consolas" w:cs="Times New Roman"/>
                                    <w:color w:val="DCDCAA"/>
                                    <w:sz w:val="21"/>
                                    <w:szCs w:val="21"/>
                                    <w:lang w:eastAsia="es-ES"/>
                                  </w:rPr>
                                  <w:delText>snapshotChanges</w:delText>
                                </w:r>
                                <w:r w:rsidRPr="00466BE6">
                                  <w:rPr>
                                    <w:rFonts w:ascii="Consolas" w:eastAsia="Times New Roman" w:hAnsi="Consolas" w:cs="Times New Roman"/>
                                    <w:color w:val="CCCCCC"/>
                                    <w:sz w:val="21"/>
                                    <w:szCs w:val="21"/>
                                    <w:lang w:eastAsia="es-ES"/>
                                  </w:rPr>
                                  <w:delText>().</w:delText>
                                </w:r>
                                <w:r w:rsidRPr="00466BE6">
                                  <w:rPr>
                                    <w:rFonts w:ascii="Consolas" w:eastAsia="Times New Roman" w:hAnsi="Consolas" w:cs="Times New Roman"/>
                                    <w:color w:val="DCDCAA"/>
                                    <w:sz w:val="21"/>
                                    <w:szCs w:val="21"/>
                                    <w:lang w:eastAsia="es-ES"/>
                                  </w:rPr>
                                  <w:delText>subscribe</w:delText>
                                </w:r>
                                <w:r w:rsidRPr="00466BE6">
                                  <w:rPr>
                                    <w:rFonts w:ascii="Consolas" w:eastAsia="Times New Roman" w:hAnsi="Consolas" w:cs="Times New Roman"/>
                                    <w:color w:val="CCCCCC"/>
                                    <w:sz w:val="21"/>
                                    <w:szCs w:val="21"/>
                                    <w:lang w:eastAsia="es-ES"/>
                                  </w:rPr>
                                  <w:delText>((</w:delText>
                                </w:r>
                                <w:r w:rsidRPr="00466BE6">
                                  <w:rPr>
                                    <w:rFonts w:ascii="Consolas" w:eastAsia="Times New Roman" w:hAnsi="Consolas" w:cs="Times New Roman"/>
                                    <w:color w:val="9CDCFE"/>
                                    <w:sz w:val="21"/>
                                    <w:szCs w:val="21"/>
                                    <w:lang w:eastAsia="es-ES"/>
                                  </w:rPr>
                                  <w:delText>equilibrioSnapshot</w:delText>
                                </w:r>
                                <w:r w:rsidRPr="00466BE6">
                                  <w:rPr>
                                    <w:rFonts w:ascii="Consolas" w:eastAsia="Times New Roman" w:hAnsi="Consolas" w:cs="Times New Roman"/>
                                    <w:color w:val="CCCCCC"/>
                                    <w:sz w:val="21"/>
                                    <w:szCs w:val="21"/>
                                    <w:lang w:eastAsia="es-ES"/>
                                  </w:rPr>
                                  <w:delText xml:space="preserve">) </w:delText>
                                </w:r>
                                <w:r w:rsidRPr="00466BE6">
                                  <w:rPr>
                                    <w:rFonts w:ascii="Consolas" w:eastAsia="Times New Roman" w:hAnsi="Consolas" w:cs="Times New Roman"/>
                                    <w:color w:val="569CD6"/>
                                    <w:sz w:val="21"/>
                                    <w:szCs w:val="21"/>
                                    <w:lang w:eastAsia="es-ES"/>
                                  </w:rPr>
                                  <w:delText>=&gt;</w:delText>
                                </w:r>
                                <w:r w:rsidRPr="00466BE6">
                                  <w:rPr>
                                    <w:rFonts w:ascii="Consolas" w:eastAsia="Times New Roman" w:hAnsi="Consolas" w:cs="Times New Roman"/>
                                    <w:color w:val="CCCCCC"/>
                                    <w:sz w:val="21"/>
                                    <w:szCs w:val="21"/>
                                    <w:lang w:eastAsia="es-ES"/>
                                  </w:rPr>
                                  <w:delText xml:space="preserve"> {</w:delText>
                                </w:r>
                              </w:del>
                            </w:p>
                            <w:p w14:paraId="7A494246" w14:textId="77777777" w:rsidR="00260674" w:rsidRPr="00466BE6" w:rsidRDefault="00260674" w:rsidP="00637F6F">
                              <w:pPr>
                                <w:shd w:val="clear" w:color="auto" w:fill="1F1F1F"/>
                                <w:spacing w:after="0" w:line="285" w:lineRule="atLeast"/>
                                <w:jc w:val="left"/>
                                <w:rPr>
                                  <w:del w:id="2648" w:author="Redondo García Francisco Javier" w:date="2025-09-02T09:44:00Z"/>
                                  <w:rFonts w:ascii="Consolas" w:eastAsia="Times New Roman" w:hAnsi="Consolas" w:cs="Times New Roman"/>
                                  <w:color w:val="CCCCCC"/>
                                  <w:sz w:val="21"/>
                                  <w:szCs w:val="21"/>
                                  <w:lang w:eastAsia="es-ES"/>
                                </w:rPr>
                              </w:pPr>
                              <w:del w:id="2649" w:author="Redondo García Francisco Javier" w:date="2025-09-02T09:44:00Z">
                                <w:r w:rsidRPr="00466BE6">
                                  <w:rPr>
                                    <w:rFonts w:ascii="Consolas" w:eastAsia="Times New Roman" w:hAnsi="Consolas" w:cs="Times New Roman"/>
                                    <w:color w:val="CCCCCC"/>
                                    <w:sz w:val="21"/>
                                    <w:szCs w:val="21"/>
                                    <w:lang w:eastAsia="es-ES"/>
                                  </w:rPr>
                                  <w:delText xml:space="preserve">      </w:delText>
                                </w:r>
                                <w:r w:rsidRPr="00466BE6">
                                  <w:rPr>
                                    <w:rFonts w:ascii="Consolas" w:eastAsia="Times New Roman" w:hAnsi="Consolas" w:cs="Times New Roman"/>
                                    <w:color w:val="9CDCFE"/>
                                    <w:sz w:val="21"/>
                                    <w:szCs w:val="21"/>
                                    <w:lang w:eastAsia="es-ES"/>
                                  </w:rPr>
                                  <w:delText>equilibrioSnapshot</w:delText>
                                </w:r>
                                <w:r w:rsidRPr="00466BE6">
                                  <w:rPr>
                                    <w:rFonts w:ascii="Consolas" w:eastAsia="Times New Roman" w:hAnsi="Consolas" w:cs="Times New Roman"/>
                                    <w:color w:val="CCCCCC"/>
                                    <w:sz w:val="21"/>
                                    <w:szCs w:val="21"/>
                                    <w:lang w:eastAsia="es-ES"/>
                                  </w:rPr>
                                  <w:delText>.</w:delText>
                                </w:r>
                                <w:r w:rsidRPr="00466BE6">
                                  <w:rPr>
                                    <w:rFonts w:ascii="Consolas" w:eastAsia="Times New Roman" w:hAnsi="Consolas" w:cs="Times New Roman"/>
                                    <w:color w:val="DCDCAA"/>
                                    <w:sz w:val="21"/>
                                    <w:szCs w:val="21"/>
                                    <w:lang w:eastAsia="es-ES"/>
                                  </w:rPr>
                                  <w:delText>forEach</w:delText>
                                </w:r>
                                <w:r w:rsidRPr="00466BE6">
                                  <w:rPr>
                                    <w:rFonts w:ascii="Consolas" w:eastAsia="Times New Roman" w:hAnsi="Consolas" w:cs="Times New Roman"/>
                                    <w:color w:val="CCCCCC"/>
                                    <w:sz w:val="21"/>
                                    <w:szCs w:val="21"/>
                                    <w:lang w:eastAsia="es-ES"/>
                                  </w:rPr>
                                  <w:delText>((</w:delText>
                                </w:r>
                                <w:r w:rsidRPr="00466BE6">
                                  <w:rPr>
                                    <w:rFonts w:ascii="Consolas" w:eastAsia="Times New Roman" w:hAnsi="Consolas" w:cs="Times New Roman"/>
                                    <w:color w:val="9CDCFE"/>
                                    <w:sz w:val="21"/>
                                    <w:szCs w:val="21"/>
                                    <w:lang w:eastAsia="es-ES"/>
                                  </w:rPr>
                                  <w:delText>equilibrioData</w:delText>
                                </w:r>
                                <w:r w:rsidRPr="00466BE6">
                                  <w:rPr>
                                    <w:rFonts w:ascii="Consolas" w:eastAsia="Times New Roman" w:hAnsi="Consolas" w:cs="Times New Roman"/>
                                    <w:color w:val="D4D4D4"/>
                                    <w:sz w:val="21"/>
                                    <w:szCs w:val="21"/>
                                    <w:lang w:eastAsia="es-ES"/>
                                  </w:rPr>
                                  <w:delText>:</w:delText>
                                </w:r>
                                <w:r w:rsidRPr="00466BE6">
                                  <w:rPr>
                                    <w:rFonts w:ascii="Consolas" w:eastAsia="Times New Roman" w:hAnsi="Consolas" w:cs="Times New Roman"/>
                                    <w:color w:val="CCCCCC"/>
                                    <w:sz w:val="21"/>
                                    <w:szCs w:val="21"/>
                                    <w:lang w:eastAsia="es-ES"/>
                                  </w:rPr>
                                  <w:delText xml:space="preserve"> </w:delText>
                                </w:r>
                                <w:r w:rsidRPr="00466BE6">
                                  <w:rPr>
                                    <w:rFonts w:ascii="Consolas" w:eastAsia="Times New Roman" w:hAnsi="Consolas" w:cs="Times New Roman"/>
                                    <w:color w:val="4EC9B0"/>
                                    <w:sz w:val="21"/>
                                    <w:szCs w:val="21"/>
                                    <w:lang w:eastAsia="es-ES"/>
                                  </w:rPr>
                                  <w:delText>any</w:delText>
                                </w:r>
                                <w:r w:rsidRPr="00466BE6">
                                  <w:rPr>
                                    <w:rFonts w:ascii="Consolas" w:eastAsia="Times New Roman" w:hAnsi="Consolas" w:cs="Times New Roman"/>
                                    <w:color w:val="CCCCCC"/>
                                    <w:sz w:val="21"/>
                                    <w:szCs w:val="21"/>
                                    <w:lang w:eastAsia="es-ES"/>
                                  </w:rPr>
                                  <w:delText xml:space="preserve">) </w:delText>
                                </w:r>
                                <w:r w:rsidRPr="00466BE6">
                                  <w:rPr>
                                    <w:rFonts w:ascii="Consolas" w:eastAsia="Times New Roman" w:hAnsi="Consolas" w:cs="Times New Roman"/>
                                    <w:color w:val="569CD6"/>
                                    <w:sz w:val="21"/>
                                    <w:szCs w:val="21"/>
                                    <w:lang w:eastAsia="es-ES"/>
                                  </w:rPr>
                                  <w:delText>=&gt;</w:delText>
                                </w:r>
                                <w:r w:rsidRPr="00466BE6">
                                  <w:rPr>
                                    <w:rFonts w:ascii="Consolas" w:eastAsia="Times New Roman" w:hAnsi="Consolas" w:cs="Times New Roman"/>
                                    <w:color w:val="CCCCCC"/>
                                    <w:sz w:val="21"/>
                                    <w:szCs w:val="21"/>
                                    <w:lang w:eastAsia="es-ES"/>
                                  </w:rPr>
                                  <w:delText xml:space="preserve"> {</w:delText>
                                </w:r>
                              </w:del>
                            </w:p>
                            <w:p w14:paraId="678061C0" w14:textId="77777777" w:rsidR="00260674" w:rsidRPr="00466BE6" w:rsidRDefault="00260674" w:rsidP="00637F6F">
                              <w:pPr>
                                <w:shd w:val="clear" w:color="auto" w:fill="1F1F1F"/>
                                <w:spacing w:after="0" w:line="285" w:lineRule="atLeast"/>
                                <w:jc w:val="left"/>
                                <w:rPr>
                                  <w:del w:id="2650" w:author="Redondo García Francisco Javier" w:date="2025-09-02T09:44:00Z"/>
                                  <w:rFonts w:ascii="Consolas" w:eastAsia="Times New Roman" w:hAnsi="Consolas" w:cs="Times New Roman"/>
                                  <w:color w:val="CCCCCC"/>
                                  <w:sz w:val="21"/>
                                  <w:szCs w:val="21"/>
                                  <w:lang w:eastAsia="es-ES"/>
                                </w:rPr>
                              </w:pPr>
                              <w:del w:id="2651" w:author="Redondo García Francisco Javier" w:date="2025-09-02T09:44:00Z">
                                <w:r w:rsidRPr="00466BE6">
                                  <w:rPr>
                                    <w:rFonts w:ascii="Consolas" w:eastAsia="Times New Roman" w:hAnsi="Consolas" w:cs="Times New Roman"/>
                                    <w:color w:val="CCCCCC"/>
                                    <w:sz w:val="21"/>
                                    <w:szCs w:val="21"/>
                                    <w:lang w:eastAsia="es-ES"/>
                                  </w:rPr>
                                  <w:delText xml:space="preserve">        </w:delText>
                                </w:r>
                                <w:r w:rsidRPr="00466BE6">
                                  <w:rPr>
                                    <w:rFonts w:ascii="Consolas" w:eastAsia="Times New Roman" w:hAnsi="Consolas" w:cs="Times New Roman"/>
                                    <w:color w:val="4FC1FF"/>
                                    <w:sz w:val="21"/>
                                    <w:szCs w:val="21"/>
                                    <w:lang w:eastAsia="es-ES"/>
                                  </w:rPr>
                                  <w:delText>equilibrioRef</w:delText>
                                </w:r>
                                <w:r w:rsidRPr="00466BE6">
                                  <w:rPr>
                                    <w:rFonts w:ascii="Consolas" w:eastAsia="Times New Roman" w:hAnsi="Consolas" w:cs="Times New Roman"/>
                                    <w:color w:val="CCCCCC"/>
                                    <w:sz w:val="21"/>
                                    <w:szCs w:val="21"/>
                                    <w:lang w:eastAsia="es-ES"/>
                                  </w:rPr>
                                  <w:delText>.</w:delText>
                                </w:r>
                                <w:r w:rsidRPr="00466BE6">
                                  <w:rPr>
                                    <w:rFonts w:ascii="Consolas" w:eastAsia="Times New Roman" w:hAnsi="Consolas" w:cs="Times New Roman"/>
                                    <w:color w:val="DCDCAA"/>
                                    <w:sz w:val="21"/>
                                    <w:szCs w:val="21"/>
                                    <w:lang w:eastAsia="es-ES"/>
                                  </w:rPr>
                                  <w:delText>remove</w:delText>
                                </w:r>
                                <w:r w:rsidRPr="00466BE6">
                                  <w:rPr>
                                    <w:rFonts w:ascii="Consolas" w:eastAsia="Times New Roman" w:hAnsi="Consolas" w:cs="Times New Roman"/>
                                    <w:color w:val="CCCCCC"/>
                                    <w:sz w:val="21"/>
                                    <w:szCs w:val="21"/>
                                    <w:lang w:eastAsia="es-ES"/>
                                  </w:rPr>
                                  <w:delText>(</w:delText>
                                </w:r>
                                <w:r w:rsidRPr="00466BE6">
                                  <w:rPr>
                                    <w:rFonts w:ascii="Consolas" w:eastAsia="Times New Roman" w:hAnsi="Consolas" w:cs="Times New Roman"/>
                                    <w:color w:val="9CDCFE"/>
                                    <w:sz w:val="21"/>
                                    <w:szCs w:val="21"/>
                                    <w:lang w:eastAsia="es-ES"/>
                                  </w:rPr>
                                  <w:delText>equilibrioData</w:delText>
                                </w:r>
                                <w:r w:rsidRPr="00466BE6">
                                  <w:rPr>
                                    <w:rFonts w:ascii="Consolas" w:eastAsia="Times New Roman" w:hAnsi="Consolas" w:cs="Times New Roman"/>
                                    <w:color w:val="CCCCCC"/>
                                    <w:sz w:val="21"/>
                                    <w:szCs w:val="21"/>
                                    <w:lang w:eastAsia="es-ES"/>
                                  </w:rPr>
                                  <w:delText>.</w:delText>
                                </w:r>
                                <w:r w:rsidRPr="00466BE6">
                                  <w:rPr>
                                    <w:rFonts w:ascii="Consolas" w:eastAsia="Times New Roman" w:hAnsi="Consolas" w:cs="Times New Roman"/>
                                    <w:color w:val="9CDCFE"/>
                                    <w:sz w:val="21"/>
                                    <w:szCs w:val="21"/>
                                    <w:lang w:eastAsia="es-ES"/>
                                  </w:rPr>
                                  <w:delText>payload</w:delText>
                                </w:r>
                                <w:r w:rsidRPr="00466BE6">
                                  <w:rPr>
                                    <w:rFonts w:ascii="Consolas" w:eastAsia="Times New Roman" w:hAnsi="Consolas" w:cs="Times New Roman"/>
                                    <w:color w:val="CCCCCC"/>
                                    <w:sz w:val="21"/>
                                    <w:szCs w:val="21"/>
                                    <w:lang w:eastAsia="es-ES"/>
                                  </w:rPr>
                                  <w:delText>.</w:delText>
                                </w:r>
                                <w:r w:rsidRPr="00466BE6">
                                  <w:rPr>
                                    <w:rFonts w:ascii="Consolas" w:eastAsia="Times New Roman" w:hAnsi="Consolas" w:cs="Times New Roman"/>
                                    <w:color w:val="9CDCFE"/>
                                    <w:sz w:val="21"/>
                                    <w:szCs w:val="21"/>
                                    <w:lang w:eastAsia="es-ES"/>
                                  </w:rPr>
                                  <w:delText>key</w:delText>
                                </w:r>
                                <w:r w:rsidRPr="00466BE6">
                                  <w:rPr>
                                    <w:rFonts w:ascii="Consolas" w:eastAsia="Times New Roman" w:hAnsi="Consolas" w:cs="Times New Roman"/>
                                    <w:color w:val="CCCCCC"/>
                                    <w:sz w:val="21"/>
                                    <w:szCs w:val="21"/>
                                    <w:lang w:eastAsia="es-ES"/>
                                  </w:rPr>
                                  <w:delText>)</w:delText>
                                </w:r>
                              </w:del>
                            </w:p>
                            <w:p w14:paraId="4332F95D" w14:textId="77777777" w:rsidR="00260674" w:rsidRPr="00C920BB" w:rsidRDefault="00260674" w:rsidP="00637F6F">
                              <w:pPr>
                                <w:jc w:val="left"/>
                                <w:rPr>
                                  <w:del w:id="2652" w:author="Redondo García Francisco Javier" w:date="2025-09-02T09:44:00Z"/>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82DB43" id="_x0000_s1094" type="#_x0000_t202" style="position:absolute;left:0;text-align:left;margin-left:0;margin-top:6.4pt;width:490.3pt;height:88.9pt;z-index:25177497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">
                  <v:textbox>
                    <w:txbxContent>
                      <w:p w14:paraId="3E82FE95" w14:textId="77777777" w:rsidR="00260674" w:rsidRPr="00466BE6" w:rsidRDefault="00260674" w:rsidP="00637F6F">
                        <w:pPr>
                          <w:shd w:val="clear" w:color="auto" w:fill="1F1F1F"/>
                          <w:spacing w:line="285" w:lineRule="atLeast"/>
                          <w:jc w:val="left"/>
                          <w:rPr>
                            <w:del w:id="2653" w:author="Redondo García Francisco Javier" w:date="2025-09-02T09:44:00Z"/>
                            <w:rFonts w:ascii="Consolas" w:eastAsia="Times New Roman" w:hAnsi="Consolas" w:cs="Times New Roman"/>
                            <w:color w:val="CCCCCC"/>
                            <w:sz w:val="21"/>
                            <w:szCs w:val="21"/>
                            <w:lang w:val="en-GB" w:eastAsia="es-ES"/>
                          </w:rPr>
                        </w:pPr>
                        <w:del w:id="2654" w:author="Redondo García Francisco Javier" w:date="2025-09-02T09:44:00Z">
                          <w:r w:rsidRPr="00466BE6">
                            <w:rPr>
                              <w:rFonts w:ascii="Consolas" w:eastAsia="Times New Roman" w:hAnsi="Consolas" w:cs="Times New Roman"/>
                              <w:color w:val="569CD6"/>
                              <w:sz w:val="21"/>
                              <w:szCs w:val="21"/>
                              <w:lang w:val="en-GB" w:eastAsia="es-ES"/>
                            </w:rPr>
                            <w:delText>const</w:delText>
                          </w:r>
                          <w:r w:rsidRPr="00466BE6">
                            <w:rPr>
                              <w:rFonts w:ascii="Consolas" w:eastAsia="Times New Roman" w:hAnsi="Consolas" w:cs="Times New Roman"/>
                              <w:color w:val="CCCCCC"/>
                              <w:sz w:val="21"/>
                              <w:szCs w:val="21"/>
                              <w:lang w:val="en-GB" w:eastAsia="es-ES"/>
                            </w:rPr>
                            <w:delText xml:space="preserve"> </w:delText>
                          </w:r>
                          <w:r w:rsidRPr="00466BE6">
                            <w:rPr>
                              <w:rFonts w:ascii="Consolas" w:eastAsia="Times New Roman" w:hAnsi="Consolas" w:cs="Times New Roman"/>
                              <w:color w:val="4FC1FF"/>
                              <w:sz w:val="21"/>
                              <w:szCs w:val="21"/>
                              <w:lang w:val="en-GB" w:eastAsia="es-ES"/>
                            </w:rPr>
                            <w:delText>equilibrioRef</w:delText>
                          </w:r>
                          <w:r w:rsidRPr="00466BE6">
                            <w:rPr>
                              <w:rFonts w:ascii="Consolas" w:eastAsia="Times New Roman" w:hAnsi="Consolas" w:cs="Times New Roman"/>
                              <w:color w:val="CCCCCC"/>
                              <w:sz w:val="21"/>
                              <w:szCs w:val="21"/>
                              <w:lang w:val="en-GB" w:eastAsia="es-ES"/>
                            </w:rPr>
                            <w:delText xml:space="preserve"> </w:delText>
                          </w:r>
                          <w:r w:rsidRPr="00466BE6">
                            <w:rPr>
                              <w:rFonts w:ascii="Consolas" w:eastAsia="Times New Roman" w:hAnsi="Consolas" w:cs="Times New Roman"/>
                              <w:color w:val="D4D4D4"/>
                              <w:sz w:val="21"/>
                              <w:szCs w:val="21"/>
                              <w:lang w:val="en-GB" w:eastAsia="es-ES"/>
                            </w:rPr>
                            <w:delText>=</w:delText>
                          </w:r>
                          <w:r w:rsidRPr="00466BE6">
                            <w:rPr>
                              <w:rFonts w:ascii="Consolas" w:eastAsia="Times New Roman" w:hAnsi="Consolas" w:cs="Times New Roman"/>
                              <w:color w:val="CCCCCC"/>
                              <w:sz w:val="21"/>
                              <w:szCs w:val="21"/>
                              <w:lang w:val="en-GB" w:eastAsia="es-ES"/>
                            </w:rPr>
                            <w:delText xml:space="preserve"> </w:delText>
                          </w:r>
                          <w:r w:rsidRPr="00466BE6">
                            <w:rPr>
                              <w:rFonts w:ascii="Consolas" w:eastAsia="Times New Roman" w:hAnsi="Consolas" w:cs="Times New Roman"/>
                              <w:color w:val="569CD6"/>
                              <w:sz w:val="21"/>
                              <w:szCs w:val="21"/>
                              <w:lang w:val="en-GB" w:eastAsia="es-ES"/>
                            </w:rPr>
                            <w:delText>this</w:delText>
                          </w:r>
                          <w:r w:rsidRPr="00466BE6">
                            <w:rPr>
                              <w:rFonts w:ascii="Consolas" w:eastAsia="Times New Roman" w:hAnsi="Consolas" w:cs="Times New Roman"/>
                              <w:color w:val="CCCCCC"/>
                              <w:sz w:val="21"/>
                              <w:szCs w:val="21"/>
                              <w:lang w:val="en-GB" w:eastAsia="es-ES"/>
                            </w:rPr>
                            <w:delText>.</w:delText>
                          </w:r>
                          <w:r w:rsidRPr="00466BE6">
                            <w:rPr>
                              <w:rFonts w:ascii="Consolas" w:eastAsia="Times New Roman" w:hAnsi="Consolas" w:cs="Times New Roman"/>
                              <w:color w:val="9CDCFE"/>
                              <w:sz w:val="21"/>
                              <w:szCs w:val="21"/>
                              <w:lang w:val="en-GB" w:eastAsia="es-ES"/>
                            </w:rPr>
                            <w:delText>db</w:delText>
                          </w:r>
                          <w:r w:rsidRPr="00466BE6">
                            <w:rPr>
                              <w:rFonts w:ascii="Consolas" w:eastAsia="Times New Roman" w:hAnsi="Consolas" w:cs="Times New Roman"/>
                              <w:color w:val="CCCCCC"/>
                              <w:sz w:val="21"/>
                              <w:szCs w:val="21"/>
                              <w:lang w:val="en-GB" w:eastAsia="es-ES"/>
                            </w:rPr>
                            <w:delText>.</w:delText>
                          </w:r>
                          <w:r w:rsidRPr="00466BE6">
                            <w:rPr>
                              <w:rFonts w:ascii="Consolas" w:eastAsia="Times New Roman" w:hAnsi="Consolas" w:cs="Times New Roman"/>
                              <w:color w:val="DCDCAA"/>
                              <w:sz w:val="21"/>
                              <w:szCs w:val="21"/>
                              <w:lang w:val="en-GB" w:eastAsia="es-ES"/>
                            </w:rPr>
                            <w:delText>list</w:delText>
                          </w:r>
                          <w:r w:rsidRPr="00466BE6">
                            <w:rPr>
                              <w:rFonts w:ascii="Consolas" w:eastAsia="Times New Roman" w:hAnsi="Consolas" w:cs="Times New Roman"/>
                              <w:color w:val="CCCCCC"/>
                              <w:sz w:val="21"/>
                              <w:szCs w:val="21"/>
                              <w:lang w:val="en-GB" w:eastAsia="es-ES"/>
                            </w:rPr>
                            <w:delText>(</w:delText>
                          </w:r>
                          <w:r w:rsidRPr="00466BE6">
                            <w:rPr>
                              <w:rFonts w:ascii="Consolas" w:eastAsia="Times New Roman" w:hAnsi="Consolas" w:cs="Times New Roman"/>
                              <w:color w:val="CE9178"/>
                              <w:sz w:val="21"/>
                              <w:szCs w:val="21"/>
                              <w:lang w:val="en-GB" w:eastAsia="es-ES"/>
                            </w:rPr>
                            <w:delText>'tBA'</w:delText>
                          </w:r>
                          <w:r w:rsidRPr="00466BE6">
                            <w:rPr>
                              <w:rFonts w:ascii="Consolas" w:eastAsia="Times New Roman" w:hAnsi="Consolas" w:cs="Times New Roman"/>
                              <w:color w:val="CCCCCC"/>
                              <w:sz w:val="21"/>
                              <w:szCs w:val="21"/>
                              <w:lang w:val="en-GB" w:eastAsia="es-ES"/>
                            </w:rPr>
                            <w:delText xml:space="preserve">, </w:delText>
                          </w:r>
                          <w:r w:rsidRPr="00466BE6">
                            <w:rPr>
                              <w:rFonts w:ascii="Consolas" w:eastAsia="Times New Roman" w:hAnsi="Consolas" w:cs="Times New Roman"/>
                              <w:color w:val="9CDCFE"/>
                              <w:sz w:val="21"/>
                              <w:szCs w:val="21"/>
                              <w:lang w:val="en-GB" w:eastAsia="es-ES"/>
                            </w:rPr>
                            <w:delText>ref</w:delText>
                          </w:r>
                          <w:r w:rsidRPr="00466BE6">
                            <w:rPr>
                              <w:rFonts w:ascii="Consolas" w:eastAsia="Times New Roman" w:hAnsi="Consolas" w:cs="Times New Roman"/>
                              <w:color w:val="CCCCCC"/>
                              <w:sz w:val="21"/>
                              <w:szCs w:val="21"/>
                              <w:lang w:val="en-GB" w:eastAsia="es-ES"/>
                            </w:rPr>
                            <w:delText xml:space="preserve"> </w:delText>
                          </w:r>
                          <w:r w:rsidRPr="00466BE6">
                            <w:rPr>
                              <w:rFonts w:ascii="Consolas" w:eastAsia="Times New Roman" w:hAnsi="Consolas" w:cs="Times New Roman"/>
                              <w:color w:val="569CD6"/>
                              <w:sz w:val="21"/>
                              <w:szCs w:val="21"/>
                              <w:lang w:val="en-GB" w:eastAsia="es-ES"/>
                            </w:rPr>
                            <w:delText>=&gt;</w:delText>
                          </w:r>
                          <w:r w:rsidRPr="00466BE6">
                            <w:rPr>
                              <w:rFonts w:ascii="Consolas" w:eastAsia="Times New Roman" w:hAnsi="Consolas" w:cs="Times New Roman"/>
                              <w:color w:val="CCCCCC"/>
                              <w:sz w:val="21"/>
                              <w:szCs w:val="21"/>
                              <w:lang w:val="en-GB" w:eastAsia="es-ES"/>
                            </w:rPr>
                            <w:delText xml:space="preserve"> </w:delText>
                          </w:r>
                          <w:r w:rsidRPr="00466BE6">
                            <w:rPr>
                              <w:rFonts w:ascii="Consolas" w:eastAsia="Times New Roman" w:hAnsi="Consolas" w:cs="Times New Roman"/>
                              <w:color w:val="9CDCFE"/>
                              <w:sz w:val="21"/>
                              <w:szCs w:val="21"/>
                              <w:lang w:val="en-GB" w:eastAsia="es-ES"/>
                            </w:rPr>
                            <w:delText>ref</w:delText>
                          </w:r>
                          <w:r w:rsidRPr="00466BE6">
                            <w:rPr>
                              <w:rFonts w:ascii="Consolas" w:eastAsia="Times New Roman" w:hAnsi="Consolas" w:cs="Times New Roman"/>
                              <w:color w:val="CCCCCC"/>
                              <w:sz w:val="21"/>
                              <w:szCs w:val="21"/>
                              <w:lang w:val="en-GB" w:eastAsia="es-ES"/>
                            </w:rPr>
                            <w:delText>.</w:delText>
                          </w:r>
                          <w:r w:rsidRPr="00466BE6">
                            <w:rPr>
                              <w:rFonts w:ascii="Consolas" w:eastAsia="Times New Roman" w:hAnsi="Consolas" w:cs="Times New Roman"/>
                              <w:color w:val="DCDCAA"/>
                              <w:sz w:val="21"/>
                              <w:szCs w:val="21"/>
                              <w:lang w:val="en-GB" w:eastAsia="es-ES"/>
                            </w:rPr>
                            <w:delText>orderByChild</w:delText>
                          </w:r>
                          <w:r w:rsidRPr="00466BE6">
                            <w:rPr>
                              <w:rFonts w:ascii="Consolas" w:eastAsia="Times New Roman" w:hAnsi="Consolas" w:cs="Times New Roman"/>
                              <w:color w:val="CCCCCC"/>
                              <w:sz w:val="21"/>
                              <w:szCs w:val="21"/>
                              <w:lang w:val="en-GB" w:eastAsia="es-ES"/>
                            </w:rPr>
                            <w:delText>(</w:delText>
                          </w:r>
                          <w:r w:rsidRPr="00466BE6">
                            <w:rPr>
                              <w:rFonts w:ascii="Consolas" w:eastAsia="Times New Roman" w:hAnsi="Consolas" w:cs="Times New Roman"/>
                              <w:color w:val="CE9178"/>
                              <w:sz w:val="21"/>
                              <w:szCs w:val="21"/>
                              <w:lang w:val="en-GB" w:eastAsia="es-ES"/>
                            </w:rPr>
                            <w:delText>"numHistorial"</w:delText>
                          </w:r>
                          <w:r w:rsidRPr="00466BE6">
                            <w:rPr>
                              <w:rFonts w:ascii="Consolas" w:eastAsia="Times New Roman" w:hAnsi="Consolas" w:cs="Times New Roman"/>
                              <w:color w:val="CCCCCC"/>
                              <w:sz w:val="21"/>
                              <w:szCs w:val="21"/>
                              <w:lang w:val="en-GB" w:eastAsia="es-ES"/>
                            </w:rPr>
                            <w:delText>).</w:delText>
                          </w:r>
                          <w:r w:rsidRPr="00466BE6">
                            <w:rPr>
                              <w:rFonts w:ascii="Consolas" w:eastAsia="Times New Roman" w:hAnsi="Consolas" w:cs="Times New Roman"/>
                              <w:color w:val="DCDCAA"/>
                              <w:sz w:val="21"/>
                              <w:szCs w:val="21"/>
                              <w:lang w:val="en-GB" w:eastAsia="es-ES"/>
                            </w:rPr>
                            <w:delText>equalTo</w:delText>
                          </w:r>
                          <w:r w:rsidRPr="00466BE6">
                            <w:rPr>
                              <w:rFonts w:ascii="Consolas" w:eastAsia="Times New Roman" w:hAnsi="Consolas" w:cs="Times New Roman"/>
                              <w:color w:val="CCCCCC"/>
                              <w:sz w:val="21"/>
                              <w:szCs w:val="21"/>
                              <w:lang w:val="en-GB" w:eastAsia="es-ES"/>
                            </w:rPr>
                            <w:delText>(</w:delText>
                          </w:r>
                          <w:r w:rsidRPr="00466BE6">
                            <w:rPr>
                              <w:rFonts w:ascii="Consolas" w:eastAsia="Times New Roman" w:hAnsi="Consolas" w:cs="Times New Roman"/>
                              <w:color w:val="9CDCFE"/>
                              <w:sz w:val="21"/>
                              <w:szCs w:val="21"/>
                              <w:lang w:val="en-GB" w:eastAsia="es-ES"/>
                            </w:rPr>
                            <w:delText>numHistorial</w:delText>
                          </w:r>
                          <w:r w:rsidRPr="00466BE6">
                            <w:rPr>
                              <w:rFonts w:ascii="Consolas" w:eastAsia="Times New Roman" w:hAnsi="Consolas" w:cs="Times New Roman"/>
                              <w:color w:val="CCCCCC"/>
                              <w:sz w:val="21"/>
                              <w:szCs w:val="21"/>
                              <w:lang w:val="en-GB" w:eastAsia="es-ES"/>
                            </w:rPr>
                            <w:delText>))</w:delText>
                          </w:r>
                        </w:del>
                      </w:p>
                      <w:p w14:paraId="426D685B" w14:textId="77777777" w:rsidR="00260674" w:rsidRPr="00466BE6" w:rsidRDefault="00260674" w:rsidP="00637F6F">
                        <w:pPr>
                          <w:shd w:val="clear" w:color="auto" w:fill="1F1F1F"/>
                          <w:spacing w:after="0" w:line="285" w:lineRule="atLeast"/>
                          <w:jc w:val="left"/>
                          <w:rPr>
                            <w:del w:id="2655" w:author="Redondo García Francisco Javier" w:date="2025-09-02T09:44:00Z"/>
                            <w:rFonts w:ascii="Consolas" w:eastAsia="Times New Roman" w:hAnsi="Consolas" w:cs="Times New Roman"/>
                            <w:color w:val="CCCCCC"/>
                            <w:sz w:val="21"/>
                            <w:szCs w:val="21"/>
                            <w:lang w:eastAsia="es-ES"/>
                          </w:rPr>
                        </w:pPr>
                        <w:del w:id="2656" w:author="Redondo García Francisco Javier" w:date="2025-09-02T09:44:00Z">
                          <w:r w:rsidRPr="00466BE6">
                            <w:rPr>
                              <w:rFonts w:ascii="Consolas" w:eastAsia="Times New Roman" w:hAnsi="Consolas" w:cs="Times New Roman"/>
                              <w:color w:val="4FC1FF"/>
                              <w:sz w:val="21"/>
                              <w:szCs w:val="21"/>
                              <w:lang w:eastAsia="es-ES"/>
                            </w:rPr>
                            <w:delText>equilibrioRef</w:delText>
                          </w:r>
                          <w:r w:rsidRPr="00466BE6">
                            <w:rPr>
                              <w:rFonts w:ascii="Consolas" w:eastAsia="Times New Roman" w:hAnsi="Consolas" w:cs="Times New Roman"/>
                              <w:color w:val="CCCCCC"/>
                              <w:sz w:val="21"/>
                              <w:szCs w:val="21"/>
                              <w:lang w:eastAsia="es-ES"/>
                            </w:rPr>
                            <w:delText>.</w:delText>
                          </w:r>
                          <w:r w:rsidRPr="00466BE6">
                            <w:rPr>
                              <w:rFonts w:ascii="Consolas" w:eastAsia="Times New Roman" w:hAnsi="Consolas" w:cs="Times New Roman"/>
                              <w:color w:val="DCDCAA"/>
                              <w:sz w:val="21"/>
                              <w:szCs w:val="21"/>
                              <w:lang w:eastAsia="es-ES"/>
                            </w:rPr>
                            <w:delText>snapshotChanges</w:delText>
                          </w:r>
                          <w:r w:rsidRPr="00466BE6">
                            <w:rPr>
                              <w:rFonts w:ascii="Consolas" w:eastAsia="Times New Roman" w:hAnsi="Consolas" w:cs="Times New Roman"/>
                              <w:color w:val="CCCCCC"/>
                              <w:sz w:val="21"/>
                              <w:szCs w:val="21"/>
                              <w:lang w:eastAsia="es-ES"/>
                            </w:rPr>
                            <w:delText>().</w:delText>
                          </w:r>
                          <w:r w:rsidRPr="00466BE6">
                            <w:rPr>
                              <w:rFonts w:ascii="Consolas" w:eastAsia="Times New Roman" w:hAnsi="Consolas" w:cs="Times New Roman"/>
                              <w:color w:val="DCDCAA"/>
                              <w:sz w:val="21"/>
                              <w:szCs w:val="21"/>
                              <w:lang w:eastAsia="es-ES"/>
                            </w:rPr>
                            <w:delText>subscribe</w:delText>
                          </w:r>
                          <w:r w:rsidRPr="00466BE6">
                            <w:rPr>
                              <w:rFonts w:ascii="Consolas" w:eastAsia="Times New Roman" w:hAnsi="Consolas" w:cs="Times New Roman"/>
                              <w:color w:val="CCCCCC"/>
                              <w:sz w:val="21"/>
                              <w:szCs w:val="21"/>
                              <w:lang w:eastAsia="es-ES"/>
                            </w:rPr>
                            <w:delText>((</w:delText>
                          </w:r>
                          <w:r w:rsidRPr="00466BE6">
                            <w:rPr>
                              <w:rFonts w:ascii="Consolas" w:eastAsia="Times New Roman" w:hAnsi="Consolas" w:cs="Times New Roman"/>
                              <w:color w:val="9CDCFE"/>
                              <w:sz w:val="21"/>
                              <w:szCs w:val="21"/>
                              <w:lang w:eastAsia="es-ES"/>
                            </w:rPr>
                            <w:delText>equilibrioSnapshot</w:delText>
                          </w:r>
                          <w:r w:rsidRPr="00466BE6">
                            <w:rPr>
                              <w:rFonts w:ascii="Consolas" w:eastAsia="Times New Roman" w:hAnsi="Consolas" w:cs="Times New Roman"/>
                              <w:color w:val="CCCCCC"/>
                              <w:sz w:val="21"/>
                              <w:szCs w:val="21"/>
                              <w:lang w:eastAsia="es-ES"/>
                            </w:rPr>
                            <w:delText xml:space="preserve">) </w:delText>
                          </w:r>
                          <w:r w:rsidRPr="00466BE6">
                            <w:rPr>
                              <w:rFonts w:ascii="Consolas" w:eastAsia="Times New Roman" w:hAnsi="Consolas" w:cs="Times New Roman"/>
                              <w:color w:val="569CD6"/>
                              <w:sz w:val="21"/>
                              <w:szCs w:val="21"/>
                              <w:lang w:eastAsia="es-ES"/>
                            </w:rPr>
                            <w:delText>=&gt;</w:delText>
                          </w:r>
                          <w:r w:rsidRPr="00466BE6">
                            <w:rPr>
                              <w:rFonts w:ascii="Consolas" w:eastAsia="Times New Roman" w:hAnsi="Consolas" w:cs="Times New Roman"/>
                              <w:color w:val="CCCCCC"/>
                              <w:sz w:val="21"/>
                              <w:szCs w:val="21"/>
                              <w:lang w:eastAsia="es-ES"/>
                            </w:rPr>
                            <w:delText xml:space="preserve"> {</w:delText>
                          </w:r>
                        </w:del>
                      </w:p>
                      <w:p w14:paraId="7A494246" w14:textId="77777777" w:rsidR="00260674" w:rsidRPr="00466BE6" w:rsidRDefault="00260674" w:rsidP="00637F6F">
                        <w:pPr>
                          <w:shd w:val="clear" w:color="auto" w:fill="1F1F1F"/>
                          <w:spacing w:after="0" w:line="285" w:lineRule="atLeast"/>
                          <w:jc w:val="left"/>
                          <w:rPr>
                            <w:del w:id="2657" w:author="Redondo García Francisco Javier" w:date="2025-09-02T09:44:00Z"/>
                            <w:rFonts w:ascii="Consolas" w:eastAsia="Times New Roman" w:hAnsi="Consolas" w:cs="Times New Roman"/>
                            <w:color w:val="CCCCCC"/>
                            <w:sz w:val="21"/>
                            <w:szCs w:val="21"/>
                            <w:lang w:eastAsia="es-ES"/>
                          </w:rPr>
                        </w:pPr>
                        <w:del w:id="2658" w:author="Redondo García Francisco Javier" w:date="2025-09-02T09:44:00Z">
                          <w:r w:rsidRPr="00466BE6">
                            <w:rPr>
                              <w:rFonts w:ascii="Consolas" w:eastAsia="Times New Roman" w:hAnsi="Consolas" w:cs="Times New Roman"/>
                              <w:color w:val="CCCCCC"/>
                              <w:sz w:val="21"/>
                              <w:szCs w:val="21"/>
                              <w:lang w:eastAsia="es-ES"/>
                            </w:rPr>
                            <w:delText xml:space="preserve">      </w:delText>
                          </w:r>
                          <w:r w:rsidRPr="00466BE6">
                            <w:rPr>
                              <w:rFonts w:ascii="Consolas" w:eastAsia="Times New Roman" w:hAnsi="Consolas" w:cs="Times New Roman"/>
                              <w:color w:val="9CDCFE"/>
                              <w:sz w:val="21"/>
                              <w:szCs w:val="21"/>
                              <w:lang w:eastAsia="es-ES"/>
                            </w:rPr>
                            <w:delText>equilibrioSnapshot</w:delText>
                          </w:r>
                          <w:r w:rsidRPr="00466BE6">
                            <w:rPr>
                              <w:rFonts w:ascii="Consolas" w:eastAsia="Times New Roman" w:hAnsi="Consolas" w:cs="Times New Roman"/>
                              <w:color w:val="CCCCCC"/>
                              <w:sz w:val="21"/>
                              <w:szCs w:val="21"/>
                              <w:lang w:eastAsia="es-ES"/>
                            </w:rPr>
                            <w:delText>.</w:delText>
                          </w:r>
                          <w:r w:rsidRPr="00466BE6">
                            <w:rPr>
                              <w:rFonts w:ascii="Consolas" w:eastAsia="Times New Roman" w:hAnsi="Consolas" w:cs="Times New Roman"/>
                              <w:color w:val="DCDCAA"/>
                              <w:sz w:val="21"/>
                              <w:szCs w:val="21"/>
                              <w:lang w:eastAsia="es-ES"/>
                            </w:rPr>
                            <w:delText>forEach</w:delText>
                          </w:r>
                          <w:r w:rsidRPr="00466BE6">
                            <w:rPr>
                              <w:rFonts w:ascii="Consolas" w:eastAsia="Times New Roman" w:hAnsi="Consolas" w:cs="Times New Roman"/>
                              <w:color w:val="CCCCCC"/>
                              <w:sz w:val="21"/>
                              <w:szCs w:val="21"/>
                              <w:lang w:eastAsia="es-ES"/>
                            </w:rPr>
                            <w:delText>((</w:delText>
                          </w:r>
                          <w:r w:rsidRPr="00466BE6">
                            <w:rPr>
                              <w:rFonts w:ascii="Consolas" w:eastAsia="Times New Roman" w:hAnsi="Consolas" w:cs="Times New Roman"/>
                              <w:color w:val="9CDCFE"/>
                              <w:sz w:val="21"/>
                              <w:szCs w:val="21"/>
                              <w:lang w:eastAsia="es-ES"/>
                            </w:rPr>
                            <w:delText>equilibrioData</w:delText>
                          </w:r>
                          <w:r w:rsidRPr="00466BE6">
                            <w:rPr>
                              <w:rFonts w:ascii="Consolas" w:eastAsia="Times New Roman" w:hAnsi="Consolas" w:cs="Times New Roman"/>
                              <w:color w:val="D4D4D4"/>
                              <w:sz w:val="21"/>
                              <w:szCs w:val="21"/>
                              <w:lang w:eastAsia="es-ES"/>
                            </w:rPr>
                            <w:delText>:</w:delText>
                          </w:r>
                          <w:r w:rsidRPr="00466BE6">
                            <w:rPr>
                              <w:rFonts w:ascii="Consolas" w:eastAsia="Times New Roman" w:hAnsi="Consolas" w:cs="Times New Roman"/>
                              <w:color w:val="CCCCCC"/>
                              <w:sz w:val="21"/>
                              <w:szCs w:val="21"/>
                              <w:lang w:eastAsia="es-ES"/>
                            </w:rPr>
                            <w:delText xml:space="preserve"> </w:delText>
                          </w:r>
                          <w:r w:rsidRPr="00466BE6">
                            <w:rPr>
                              <w:rFonts w:ascii="Consolas" w:eastAsia="Times New Roman" w:hAnsi="Consolas" w:cs="Times New Roman"/>
                              <w:color w:val="4EC9B0"/>
                              <w:sz w:val="21"/>
                              <w:szCs w:val="21"/>
                              <w:lang w:eastAsia="es-ES"/>
                            </w:rPr>
                            <w:delText>any</w:delText>
                          </w:r>
                          <w:r w:rsidRPr="00466BE6">
                            <w:rPr>
                              <w:rFonts w:ascii="Consolas" w:eastAsia="Times New Roman" w:hAnsi="Consolas" w:cs="Times New Roman"/>
                              <w:color w:val="CCCCCC"/>
                              <w:sz w:val="21"/>
                              <w:szCs w:val="21"/>
                              <w:lang w:eastAsia="es-ES"/>
                            </w:rPr>
                            <w:delText xml:space="preserve">) </w:delText>
                          </w:r>
                          <w:r w:rsidRPr="00466BE6">
                            <w:rPr>
                              <w:rFonts w:ascii="Consolas" w:eastAsia="Times New Roman" w:hAnsi="Consolas" w:cs="Times New Roman"/>
                              <w:color w:val="569CD6"/>
                              <w:sz w:val="21"/>
                              <w:szCs w:val="21"/>
                              <w:lang w:eastAsia="es-ES"/>
                            </w:rPr>
                            <w:delText>=&gt;</w:delText>
                          </w:r>
                          <w:r w:rsidRPr="00466BE6">
                            <w:rPr>
                              <w:rFonts w:ascii="Consolas" w:eastAsia="Times New Roman" w:hAnsi="Consolas" w:cs="Times New Roman"/>
                              <w:color w:val="CCCCCC"/>
                              <w:sz w:val="21"/>
                              <w:szCs w:val="21"/>
                              <w:lang w:eastAsia="es-ES"/>
                            </w:rPr>
                            <w:delText xml:space="preserve"> {</w:delText>
                          </w:r>
                        </w:del>
                      </w:p>
                      <w:p w14:paraId="678061C0" w14:textId="77777777" w:rsidR="00260674" w:rsidRPr="00466BE6" w:rsidRDefault="00260674" w:rsidP="00637F6F">
                        <w:pPr>
                          <w:shd w:val="clear" w:color="auto" w:fill="1F1F1F"/>
                          <w:spacing w:after="0" w:line="285" w:lineRule="atLeast"/>
                          <w:jc w:val="left"/>
                          <w:rPr>
                            <w:del w:id="2659" w:author="Redondo García Francisco Javier" w:date="2025-09-02T09:44:00Z"/>
                            <w:rFonts w:ascii="Consolas" w:eastAsia="Times New Roman" w:hAnsi="Consolas" w:cs="Times New Roman"/>
                            <w:color w:val="CCCCCC"/>
                            <w:sz w:val="21"/>
                            <w:szCs w:val="21"/>
                            <w:lang w:eastAsia="es-ES"/>
                          </w:rPr>
                        </w:pPr>
                        <w:del w:id="2660" w:author="Redondo García Francisco Javier" w:date="2025-09-02T09:44:00Z">
                          <w:r w:rsidRPr="00466BE6">
                            <w:rPr>
                              <w:rFonts w:ascii="Consolas" w:eastAsia="Times New Roman" w:hAnsi="Consolas" w:cs="Times New Roman"/>
                              <w:color w:val="CCCCCC"/>
                              <w:sz w:val="21"/>
                              <w:szCs w:val="21"/>
                              <w:lang w:eastAsia="es-ES"/>
                            </w:rPr>
                            <w:delText xml:space="preserve">        </w:delText>
                          </w:r>
                          <w:r w:rsidRPr="00466BE6">
                            <w:rPr>
                              <w:rFonts w:ascii="Consolas" w:eastAsia="Times New Roman" w:hAnsi="Consolas" w:cs="Times New Roman"/>
                              <w:color w:val="4FC1FF"/>
                              <w:sz w:val="21"/>
                              <w:szCs w:val="21"/>
                              <w:lang w:eastAsia="es-ES"/>
                            </w:rPr>
                            <w:delText>equilibrioRef</w:delText>
                          </w:r>
                          <w:r w:rsidRPr="00466BE6">
                            <w:rPr>
                              <w:rFonts w:ascii="Consolas" w:eastAsia="Times New Roman" w:hAnsi="Consolas" w:cs="Times New Roman"/>
                              <w:color w:val="CCCCCC"/>
                              <w:sz w:val="21"/>
                              <w:szCs w:val="21"/>
                              <w:lang w:eastAsia="es-ES"/>
                            </w:rPr>
                            <w:delText>.</w:delText>
                          </w:r>
                          <w:r w:rsidRPr="00466BE6">
                            <w:rPr>
                              <w:rFonts w:ascii="Consolas" w:eastAsia="Times New Roman" w:hAnsi="Consolas" w:cs="Times New Roman"/>
                              <w:color w:val="DCDCAA"/>
                              <w:sz w:val="21"/>
                              <w:szCs w:val="21"/>
                              <w:lang w:eastAsia="es-ES"/>
                            </w:rPr>
                            <w:delText>remove</w:delText>
                          </w:r>
                          <w:r w:rsidRPr="00466BE6">
                            <w:rPr>
                              <w:rFonts w:ascii="Consolas" w:eastAsia="Times New Roman" w:hAnsi="Consolas" w:cs="Times New Roman"/>
                              <w:color w:val="CCCCCC"/>
                              <w:sz w:val="21"/>
                              <w:szCs w:val="21"/>
                              <w:lang w:eastAsia="es-ES"/>
                            </w:rPr>
                            <w:delText>(</w:delText>
                          </w:r>
                          <w:r w:rsidRPr="00466BE6">
                            <w:rPr>
                              <w:rFonts w:ascii="Consolas" w:eastAsia="Times New Roman" w:hAnsi="Consolas" w:cs="Times New Roman"/>
                              <w:color w:val="9CDCFE"/>
                              <w:sz w:val="21"/>
                              <w:szCs w:val="21"/>
                              <w:lang w:eastAsia="es-ES"/>
                            </w:rPr>
                            <w:delText>equilibrioData</w:delText>
                          </w:r>
                          <w:r w:rsidRPr="00466BE6">
                            <w:rPr>
                              <w:rFonts w:ascii="Consolas" w:eastAsia="Times New Roman" w:hAnsi="Consolas" w:cs="Times New Roman"/>
                              <w:color w:val="CCCCCC"/>
                              <w:sz w:val="21"/>
                              <w:szCs w:val="21"/>
                              <w:lang w:eastAsia="es-ES"/>
                            </w:rPr>
                            <w:delText>.</w:delText>
                          </w:r>
                          <w:r w:rsidRPr="00466BE6">
                            <w:rPr>
                              <w:rFonts w:ascii="Consolas" w:eastAsia="Times New Roman" w:hAnsi="Consolas" w:cs="Times New Roman"/>
                              <w:color w:val="9CDCFE"/>
                              <w:sz w:val="21"/>
                              <w:szCs w:val="21"/>
                              <w:lang w:eastAsia="es-ES"/>
                            </w:rPr>
                            <w:delText>payload</w:delText>
                          </w:r>
                          <w:r w:rsidRPr="00466BE6">
                            <w:rPr>
                              <w:rFonts w:ascii="Consolas" w:eastAsia="Times New Roman" w:hAnsi="Consolas" w:cs="Times New Roman"/>
                              <w:color w:val="CCCCCC"/>
                              <w:sz w:val="21"/>
                              <w:szCs w:val="21"/>
                              <w:lang w:eastAsia="es-ES"/>
                            </w:rPr>
                            <w:delText>.</w:delText>
                          </w:r>
                          <w:r w:rsidRPr="00466BE6">
                            <w:rPr>
                              <w:rFonts w:ascii="Consolas" w:eastAsia="Times New Roman" w:hAnsi="Consolas" w:cs="Times New Roman"/>
                              <w:color w:val="9CDCFE"/>
                              <w:sz w:val="21"/>
                              <w:szCs w:val="21"/>
                              <w:lang w:eastAsia="es-ES"/>
                            </w:rPr>
                            <w:delText>key</w:delText>
                          </w:r>
                          <w:r w:rsidRPr="00466BE6">
                            <w:rPr>
                              <w:rFonts w:ascii="Consolas" w:eastAsia="Times New Roman" w:hAnsi="Consolas" w:cs="Times New Roman"/>
                              <w:color w:val="CCCCCC"/>
                              <w:sz w:val="21"/>
                              <w:szCs w:val="21"/>
                              <w:lang w:eastAsia="es-ES"/>
                            </w:rPr>
                            <w:delText>)</w:delText>
                          </w:r>
                        </w:del>
                      </w:p>
                      <w:p w14:paraId="4332F95D" w14:textId="77777777" w:rsidR="00260674" w:rsidRPr="00C920BB" w:rsidRDefault="00260674" w:rsidP="00637F6F">
                        <w:pPr>
                          <w:jc w:val="left"/>
                          <w:rPr>
                            <w:del w:id="2661" w:author="Redondo García Francisco Javier" w:date="2025-09-02T09:44:00Z"/>
                          </w:rPr>
                        </w:pPr>
                      </w:p>
                    </w:txbxContent>
                  </v:textbox>
                  <w10:wrap type="square" anchorx="margin"/>
                </v:shape>
              </w:pict>
            </mc:Fallback>
          </mc:AlternateContent>
        </w:r>
      </w:del>
    </w:p>
    <w:p w14:paraId="0A201B24" w14:textId="77777777" w:rsidR="00260674" w:rsidRDefault="00260674">
      <w:pPr>
        <w:rPr>
          <w:del w:id="2662" w:author="Redondo García Francisco Javier" w:date="2025-09-02T09:44:00Z"/>
        </w:rPr>
      </w:pPr>
    </w:p>
    <w:p w14:paraId="0CBDFBF0" w14:textId="77777777" w:rsidR="00260674" w:rsidRDefault="00260674">
      <w:pPr>
        <w:rPr>
          <w:del w:id="2663" w:author="Redondo García Francisco Javier" w:date="2025-09-02T09:44:00Z"/>
        </w:rPr>
      </w:pPr>
    </w:p>
    <w:p w14:paraId="615D25DF" w14:textId="6F76E114" w:rsidR="00260674" w:rsidRPr="00E86BCB" w:rsidRDefault="00260674" w:rsidP="00E86BCB">
      <w:pPr>
        <w:rPr>
          <w:ins w:id="2664" w:author="Redondo García Francisco Javier" w:date="2025-09-02T09:44:00Z"/>
          <w:sz w:val="24"/>
          <w:szCs w:val="24"/>
        </w:rPr>
      </w:pPr>
      <w:del w:id="2665" w:author="Redondo García Francisco Javier" w:date="2025-09-02T09:44:00Z">
        <w:r>
          <w:rPr>
            <w:noProof/>
          </w:rPr>
          <mc:AlternateContent>
            <mc:Choice Requires="wps">
              <w:drawing>
                <wp:anchor distT="0" distB="0" distL="114300" distR="114300" simplePos="0" relativeHeight="251787264" behindDoc="0" locked="0" layoutInCell="1" allowOverlap="1" wp14:anchorId="4530EE53" wp14:editId="0133C251">
                  <wp:simplePos x="0" y="0"/>
                  <wp:positionH relativeFrom="margin">
                    <wp:align>right</wp:align>
                  </wp:positionH>
                  <wp:positionV relativeFrom="paragraph">
                    <wp:posOffset>2753716</wp:posOffset>
                  </wp:positionV>
                  <wp:extent cx="5700395" cy="635"/>
                  <wp:effectExtent l="0" t="0" r="0" b="0"/>
                  <wp:wrapSquare wrapText="bothSides"/>
                  <wp:docPr id="216" name="Cuadro de texto 216"/>
                  <wp:cNvGraphicFramePr/>
                  <a:graphic xmlns:a="http://schemas.openxmlformats.org/drawingml/2006/main">
                    <a:graphicData uri="http://schemas.microsoft.com/office/word/2010/wordprocessingShape">
                      <wps:wsp>
                        <wps:cNvSpPr txBox="1"/>
                        <wps:spPr>
                          <a:xfrm>
                            <a:off x="0" y="0"/>
                            <a:ext cx="5700395" cy="635"/>
                          </a:xfrm>
                          <a:prstGeom prst="rect">
                            <a:avLst/>
                          </a:prstGeom>
                          <a:solidFill>
                            <a:prstClr val="white"/>
                          </a:solidFill>
                          <a:ln>
                            <a:noFill/>
                          </a:ln>
                        </wps:spPr>
                        <wps:txbx>
                          <w:txbxContent>
                            <w:p w14:paraId="16E71073" w14:textId="77777777" w:rsidR="00260674" w:rsidRPr="009C2108" w:rsidRDefault="00260674" w:rsidP="008F22B8">
                              <w:pPr>
                                <w:pStyle w:val="Descripcin"/>
                                <w:jc w:val="center"/>
                                <w:rPr>
                                  <w:del w:id="2666" w:author="Redondo García Francisco Javier" w:date="2025-09-02T09:44:00Z"/>
                                  <w:noProof/>
                                  <w:sz w:val="24"/>
                                  <w:szCs w:val="24"/>
                                </w:rPr>
                              </w:pPr>
                              <w:bookmarkStart w:id="2667" w:name="_Toc202786492"/>
                              <w:del w:id="2668" w:author="Redondo García Francisco Javier" w:date="2025-09-02T09:44:00Z">
                                <w:r>
                                  <w:delText xml:space="preserve">Listado </w:delText>
                                </w:r>
                                <w:r w:rsidR="0056181D">
                                  <w:fldChar w:fldCharType="begin"/>
                                </w:r>
                                <w:r w:rsidR="0056181D">
                                  <w:delInstrText xml:space="preserve"> SEQ Listado \* ARABIC </w:delInstrText>
                                </w:r>
                                <w:r w:rsidR="0056181D">
                                  <w:fldChar w:fldCharType="separate"/>
                                </w:r>
                                <w:r w:rsidR="005226D7">
                                  <w:rPr>
                                    <w:noProof/>
                                  </w:rPr>
                                  <w:delText>23</w:delText>
                                </w:r>
                                <w:r w:rsidR="0056181D">
                                  <w:rPr>
                                    <w:noProof/>
                                  </w:rPr>
                                  <w:fldChar w:fldCharType="end"/>
                                </w:r>
                                <w:r>
                                  <w:delText xml:space="preserve"> - Método loginAdmin()</w:delText>
                                </w:r>
                                <w:bookmarkEnd w:id="2667"/>
                              </w:del>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30EE53" id="Cuadro de texto 216" o:spid="_x0000_s1095" type="#_x0000_t202" style="position:absolute;left:0;text-align:left;margin-left:397.65pt;margin-top:216.85pt;width:448.85pt;height:.05pt;z-index:25178726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" stroked="f">
                  <v:textbox style="mso-fit-shape-to-text:t" inset="0,0,0,0">
                    <w:txbxContent>
                      <w:p w14:paraId="16E71073" w14:textId="77777777" w:rsidR="00260674" w:rsidRPr="009C2108" w:rsidRDefault="00260674" w:rsidP="008F22B8">
                        <w:pPr>
                          <w:pStyle w:val="Descripcin"/>
                          <w:jc w:val="center"/>
                          <w:rPr>
                            <w:del w:id="2669" w:author="Redondo García Francisco Javier" w:date="2025-09-02T09:44:00Z"/>
                            <w:noProof/>
                            <w:sz w:val="24"/>
                            <w:szCs w:val="24"/>
                          </w:rPr>
                        </w:pPr>
                        <w:bookmarkStart w:id="2670" w:name="_Toc202786492"/>
                        <w:del w:id="2671" w:author="Redondo García Francisco Javier" w:date="2025-09-02T09:44:00Z">
                          <w:r>
                            <w:delText xml:space="preserve">Listado </w:delText>
                          </w:r>
                          <w:r w:rsidR="0056181D">
                            <w:fldChar w:fldCharType="begin"/>
                          </w:r>
                          <w:r w:rsidR="0056181D">
                            <w:delInstrText xml:space="preserve"> SEQ Listado \* ARABIC </w:delInstrText>
                          </w:r>
                          <w:r w:rsidR="0056181D">
                            <w:fldChar w:fldCharType="separate"/>
                          </w:r>
                          <w:r w:rsidR="005226D7">
                            <w:rPr>
                              <w:noProof/>
                            </w:rPr>
                            <w:delText>23</w:delText>
                          </w:r>
                          <w:r w:rsidR="0056181D">
                            <w:rPr>
                              <w:noProof/>
                            </w:rPr>
                            <w:fldChar w:fldCharType="end"/>
                          </w:r>
                          <w:r>
                            <w:delText xml:space="preserve"> - Método loginAdmin()</w:delText>
                          </w:r>
                          <w:bookmarkEnd w:id="2670"/>
                        </w:del>
                      </w:p>
                    </w:txbxContent>
                  </v:textbox>
                  <w10:wrap type="square" anchorx="margin"/>
                </v:shape>
              </w:pict>
            </mc:Fallback>
          </mc:AlternateContent>
        </w:r>
        <w:r w:rsidRPr="00C920BB">
          <w:rPr>
            <w:noProof/>
            <w:sz w:val="24"/>
            <w:szCs w:val="24"/>
          </w:rPr>
          <mc:AlternateContent>
            <mc:Choice Requires="wps">
              <w:drawing>
                <wp:inline distT="0" distB="0" distL="0" distR="0" wp14:anchorId="39B260F0" wp14:editId="0B3DA3EB">
                  <wp:extent cx="5618404" cy="2607945"/>
                  <wp:effectExtent l="0" t="0" r="20955" b="20955"/>
                  <wp:docPr id="2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8404" cy="2607945"/>
                          </a:xfrm>
                          <a:prstGeom prst="rect">
                            <a:avLst/>
                          </a:prstGeom>
                          <a:solidFill>
                            <a:srgbClr val="FFFFFF"/>
                          </a:solidFill>
                          <a:ln w="9525">
                            <a:solidFill>
                              <a:srgbClr val="000000"/>
                            </a:solidFill>
                            <a:miter lim="800000"/>
                            <a:headEnd/>
                            <a:tailEnd/>
                          </a:ln>
                        </wps:spPr>
                        <wps:txbx>
                          <w:txbxContent>
                            <w:p w14:paraId="6B3E34AB" w14:textId="77777777" w:rsidR="008862CF" w:rsidRDefault="00260674" w:rsidP="00A3092E">
                              <w:pPr>
                                <w:shd w:val="clear" w:color="auto" w:fill="1F1F1F"/>
                                <w:spacing w:line="285" w:lineRule="atLeast"/>
                                <w:rPr>
                                  <w:del w:id="2672" w:author="Redondo García Francisco Javier" w:date="2025-09-02T09:44:00Z"/>
                                  <w:rFonts w:ascii="Consolas" w:eastAsia="Times New Roman" w:hAnsi="Consolas" w:cs="Times New Roman"/>
                                  <w:color w:val="CCCCCC"/>
                                  <w:sz w:val="21"/>
                                  <w:szCs w:val="21"/>
                                  <w:lang w:val="en-GB" w:eastAsia="es-ES"/>
                                </w:rPr>
                              </w:pPr>
                              <w:del w:id="2673" w:author="Redondo García Francisco Javier" w:date="2025-09-02T09:44:00Z">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DCDCAA"/>
                                    <w:sz w:val="21"/>
                                    <w:szCs w:val="21"/>
                                    <w:lang w:val="en-GB" w:eastAsia="es-ES"/>
                                  </w:rPr>
                                  <w:delText>loginAdmin</w:delText>
                                </w:r>
                                <w:r w:rsidRPr="00C920BB">
                                  <w:rPr>
                                    <w:rFonts w:ascii="Consolas" w:eastAsia="Times New Roman" w:hAnsi="Consolas" w:cs="Times New Roman"/>
                                    <w:color w:val="CCCCCC"/>
                                    <w:sz w:val="21"/>
                                    <w:szCs w:val="21"/>
                                    <w:lang w:val="en-GB" w:eastAsia="es-ES"/>
                                  </w:rPr>
                                  <w:delText>(</w:delText>
                                </w:r>
                                <w:r w:rsidRPr="00C920BB">
                                  <w:rPr>
                                    <w:rFonts w:ascii="Consolas" w:eastAsia="Times New Roman" w:hAnsi="Consolas" w:cs="Times New Roman"/>
                                    <w:color w:val="9CDCFE"/>
                                    <w:sz w:val="21"/>
                                    <w:szCs w:val="21"/>
                                    <w:lang w:val="en-GB" w:eastAsia="es-ES"/>
                                  </w:rPr>
                                  <w:delText>username</w:delText>
                                </w:r>
                                <w:r w:rsidRPr="00C920BB">
                                  <w:rPr>
                                    <w:rFonts w:ascii="Consolas" w:eastAsia="Times New Roman" w:hAnsi="Consolas" w:cs="Times New Roman"/>
                                    <w:color w:val="D4D4D4"/>
                                    <w:sz w:val="21"/>
                                    <w:szCs w:val="21"/>
                                    <w:lang w:val="en-GB" w:eastAsia="es-ES"/>
                                  </w:rPr>
                                  <w:delText>:</w:delText>
                                </w:r>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4EC9B0"/>
                                    <w:sz w:val="21"/>
                                    <w:szCs w:val="21"/>
                                    <w:lang w:val="en-GB" w:eastAsia="es-ES"/>
                                  </w:rPr>
                                  <w:delText>string</w:delText>
                                </w:r>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9CDCFE"/>
                                    <w:sz w:val="21"/>
                                    <w:szCs w:val="21"/>
                                    <w:lang w:val="en-GB" w:eastAsia="es-ES"/>
                                  </w:rPr>
                                  <w:delText>password</w:delText>
                                </w:r>
                                <w:r w:rsidRPr="00C920BB">
                                  <w:rPr>
                                    <w:rFonts w:ascii="Consolas" w:eastAsia="Times New Roman" w:hAnsi="Consolas" w:cs="Times New Roman"/>
                                    <w:color w:val="D4D4D4"/>
                                    <w:sz w:val="21"/>
                                    <w:szCs w:val="21"/>
                                    <w:lang w:val="en-GB" w:eastAsia="es-ES"/>
                                  </w:rPr>
                                  <w:delText>:</w:delText>
                                </w:r>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4EC9B0"/>
                                    <w:sz w:val="21"/>
                                    <w:szCs w:val="21"/>
                                    <w:lang w:val="en-GB" w:eastAsia="es-ES"/>
                                  </w:rPr>
                                  <w:delText>string</w:delText>
                                </w:r>
                                <w:r w:rsidRPr="00C920BB">
                                  <w:rPr>
                                    <w:rFonts w:ascii="Consolas" w:eastAsia="Times New Roman" w:hAnsi="Consolas" w:cs="Times New Roman"/>
                                    <w:color w:val="CCCCCC"/>
                                    <w:sz w:val="21"/>
                                    <w:szCs w:val="21"/>
                                    <w:lang w:val="en-GB" w:eastAsia="es-ES"/>
                                  </w:rPr>
                                  <w:delText>)</w:delText>
                                </w:r>
                                <w:r w:rsidRPr="00C920BB">
                                  <w:rPr>
                                    <w:rFonts w:ascii="Consolas" w:eastAsia="Times New Roman" w:hAnsi="Consolas" w:cs="Times New Roman"/>
                                    <w:color w:val="D4D4D4"/>
                                    <w:sz w:val="21"/>
                                    <w:szCs w:val="21"/>
                                    <w:lang w:val="en-GB" w:eastAsia="es-ES"/>
                                  </w:rPr>
                                  <w:delText>:</w:delText>
                                </w:r>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4EC9B0"/>
                                    <w:sz w:val="21"/>
                                    <w:szCs w:val="21"/>
                                    <w:lang w:val="en-GB" w:eastAsia="es-ES"/>
                                  </w:rPr>
                                  <w:delText>Observable</w:delText>
                                </w:r>
                                <w:r w:rsidRPr="00C920BB">
                                  <w:rPr>
                                    <w:rFonts w:ascii="Consolas" w:eastAsia="Times New Roman" w:hAnsi="Consolas" w:cs="Times New Roman"/>
                                    <w:color w:val="CCCCCC"/>
                                    <w:sz w:val="21"/>
                                    <w:szCs w:val="21"/>
                                    <w:lang w:val="en-GB" w:eastAsia="es-ES"/>
                                  </w:rPr>
                                  <w:delText>&lt;</w:delText>
                                </w:r>
                                <w:r w:rsidRPr="00C920BB">
                                  <w:rPr>
                                    <w:rFonts w:ascii="Consolas" w:eastAsia="Times New Roman" w:hAnsi="Consolas" w:cs="Times New Roman"/>
                                    <w:color w:val="4EC9B0"/>
                                    <w:sz w:val="21"/>
                                    <w:szCs w:val="21"/>
                                    <w:lang w:val="en-GB" w:eastAsia="es-ES"/>
                                  </w:rPr>
                                  <w:delText>string</w:delText>
                                </w:r>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D4D4D4"/>
                                    <w:sz w:val="21"/>
                                    <w:szCs w:val="21"/>
                                    <w:lang w:val="en-GB" w:eastAsia="es-ES"/>
                                  </w:rPr>
                                  <w:delText>|</w:delText>
                                </w:r>
                              </w:del>
                            </w:p>
                            <w:p w14:paraId="4C776CDF" w14:textId="77777777" w:rsidR="00260674" w:rsidRPr="00C920BB" w:rsidRDefault="00260674" w:rsidP="00A3092E">
                              <w:pPr>
                                <w:shd w:val="clear" w:color="auto" w:fill="1F1F1F"/>
                                <w:spacing w:line="285" w:lineRule="atLeast"/>
                                <w:rPr>
                                  <w:del w:id="2674" w:author="Redondo García Francisco Javier" w:date="2025-09-02T09:44:00Z"/>
                                  <w:rFonts w:ascii="Consolas" w:eastAsia="Times New Roman" w:hAnsi="Consolas" w:cs="Times New Roman"/>
                                  <w:color w:val="CCCCCC"/>
                                  <w:sz w:val="21"/>
                                  <w:szCs w:val="21"/>
                                  <w:lang w:val="en-GB" w:eastAsia="es-ES"/>
                                </w:rPr>
                              </w:pPr>
                              <w:del w:id="2675" w:author="Redondo García Francisco Javier" w:date="2025-09-02T09:44:00Z">
                                <w:r w:rsidRPr="00C920BB">
                                  <w:rPr>
                                    <w:rFonts w:ascii="Consolas" w:eastAsia="Times New Roman" w:hAnsi="Consolas" w:cs="Times New Roman"/>
                                    <w:color w:val="4EC9B0"/>
                                    <w:sz w:val="21"/>
                                    <w:szCs w:val="21"/>
                                    <w:lang w:val="en-GB" w:eastAsia="es-ES"/>
                                  </w:rPr>
                                  <w:delText>null</w:delText>
                                </w:r>
                                <w:r w:rsidRPr="00C920BB">
                                  <w:rPr>
                                    <w:rFonts w:ascii="Consolas" w:eastAsia="Times New Roman" w:hAnsi="Consolas" w:cs="Times New Roman"/>
                                    <w:color w:val="CCCCCC"/>
                                    <w:sz w:val="21"/>
                                    <w:szCs w:val="21"/>
                                    <w:lang w:val="en-GB" w:eastAsia="es-ES"/>
                                  </w:rPr>
                                  <w:delText>&gt; {</w:delText>
                                </w:r>
                              </w:del>
                            </w:p>
                            <w:p w14:paraId="1C987E75" w14:textId="77777777" w:rsidR="00260674" w:rsidRPr="00C920BB" w:rsidRDefault="00260674" w:rsidP="00A3092E">
                              <w:pPr>
                                <w:shd w:val="clear" w:color="auto" w:fill="1F1F1F"/>
                                <w:spacing w:after="0" w:line="285" w:lineRule="atLeast"/>
                                <w:rPr>
                                  <w:del w:id="2676" w:author="Redondo García Francisco Javier" w:date="2025-09-02T09:44:00Z"/>
                                  <w:rFonts w:ascii="Consolas" w:eastAsia="Times New Roman" w:hAnsi="Consolas" w:cs="Times New Roman"/>
                                  <w:color w:val="CCCCCC"/>
                                  <w:sz w:val="21"/>
                                  <w:szCs w:val="21"/>
                                  <w:lang w:val="en-GB" w:eastAsia="es-ES"/>
                                </w:rPr>
                              </w:pPr>
                              <w:del w:id="2677" w:author="Redondo García Francisco Javier" w:date="2025-09-02T09:44:00Z">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C586C0"/>
                                    <w:sz w:val="21"/>
                                    <w:szCs w:val="21"/>
                                    <w:lang w:val="en-GB" w:eastAsia="es-ES"/>
                                  </w:rPr>
                                  <w:delText>return</w:delText>
                                </w:r>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569CD6"/>
                                    <w:sz w:val="21"/>
                                    <w:szCs w:val="21"/>
                                    <w:lang w:val="en-GB" w:eastAsia="es-ES"/>
                                  </w:rPr>
                                  <w:delText>this</w:delText>
                                </w:r>
                                <w:r w:rsidRPr="00C920BB">
                                  <w:rPr>
                                    <w:rFonts w:ascii="Consolas" w:eastAsia="Times New Roman" w:hAnsi="Consolas" w:cs="Times New Roman"/>
                                    <w:color w:val="CCCCCC"/>
                                    <w:sz w:val="21"/>
                                    <w:szCs w:val="21"/>
                                    <w:lang w:val="en-GB" w:eastAsia="es-ES"/>
                                  </w:rPr>
                                  <w:delText>.</w:delText>
                                </w:r>
                                <w:r w:rsidRPr="00C920BB">
                                  <w:rPr>
                                    <w:rFonts w:ascii="Consolas" w:eastAsia="Times New Roman" w:hAnsi="Consolas" w:cs="Times New Roman"/>
                                    <w:color w:val="9CDCFE"/>
                                    <w:sz w:val="21"/>
                                    <w:szCs w:val="21"/>
                                    <w:lang w:val="en-GB" w:eastAsia="es-ES"/>
                                  </w:rPr>
                                  <w:delText>firestore</w:delText>
                                </w:r>
                                <w:r w:rsidRPr="00C920BB">
                                  <w:rPr>
                                    <w:rFonts w:ascii="Consolas" w:eastAsia="Times New Roman" w:hAnsi="Consolas" w:cs="Times New Roman"/>
                                    <w:color w:val="CCCCCC"/>
                                    <w:sz w:val="21"/>
                                    <w:szCs w:val="21"/>
                                    <w:lang w:val="en-GB" w:eastAsia="es-ES"/>
                                  </w:rPr>
                                  <w:delText>.</w:delText>
                                </w:r>
                                <w:r w:rsidRPr="00C920BB">
                                  <w:rPr>
                                    <w:rFonts w:ascii="Consolas" w:eastAsia="Times New Roman" w:hAnsi="Consolas" w:cs="Times New Roman"/>
                                    <w:color w:val="DCDCAA"/>
                                    <w:sz w:val="21"/>
                                    <w:szCs w:val="21"/>
                                    <w:lang w:val="en-GB" w:eastAsia="es-ES"/>
                                  </w:rPr>
                                  <w:delText>collection</w:delText>
                                </w:r>
                                <w:r w:rsidRPr="00C920BB">
                                  <w:rPr>
                                    <w:rFonts w:ascii="Consolas" w:eastAsia="Times New Roman" w:hAnsi="Consolas" w:cs="Times New Roman"/>
                                    <w:color w:val="CCCCCC"/>
                                    <w:sz w:val="21"/>
                                    <w:szCs w:val="21"/>
                                    <w:lang w:val="en-GB" w:eastAsia="es-ES"/>
                                  </w:rPr>
                                  <w:delText>(</w:delText>
                                </w:r>
                                <w:r w:rsidRPr="00C920BB">
                                  <w:rPr>
                                    <w:rFonts w:ascii="Consolas" w:eastAsia="Times New Roman" w:hAnsi="Consolas" w:cs="Times New Roman"/>
                                    <w:color w:val="CE9178"/>
                                    <w:sz w:val="21"/>
                                    <w:szCs w:val="21"/>
                                    <w:lang w:val="en-GB" w:eastAsia="es-ES"/>
                                  </w:rPr>
                                  <w:delText>'sanitarios'</w:delText>
                                </w:r>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9CDCFE"/>
                                    <w:sz w:val="21"/>
                                    <w:szCs w:val="21"/>
                                    <w:lang w:val="en-GB" w:eastAsia="es-ES"/>
                                  </w:rPr>
                                  <w:delText>ref</w:delText>
                                </w:r>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569CD6"/>
                                    <w:sz w:val="21"/>
                                    <w:szCs w:val="21"/>
                                    <w:lang w:val="en-GB" w:eastAsia="es-ES"/>
                                  </w:rPr>
                                  <w:delText>=&gt;</w:delText>
                                </w:r>
                              </w:del>
                            </w:p>
                            <w:p w14:paraId="21380102" w14:textId="77777777" w:rsidR="00260674" w:rsidRPr="00C920BB" w:rsidRDefault="00260674" w:rsidP="00A3092E">
                              <w:pPr>
                                <w:shd w:val="clear" w:color="auto" w:fill="1F1F1F"/>
                                <w:spacing w:after="0" w:line="285" w:lineRule="atLeast"/>
                                <w:rPr>
                                  <w:del w:id="2678" w:author="Redondo García Francisco Javier" w:date="2025-09-02T09:44:00Z"/>
                                  <w:rFonts w:ascii="Consolas" w:eastAsia="Times New Roman" w:hAnsi="Consolas" w:cs="Times New Roman"/>
                                  <w:color w:val="CCCCCC"/>
                                  <w:sz w:val="21"/>
                                  <w:szCs w:val="21"/>
                                  <w:lang w:val="en-GB" w:eastAsia="es-ES"/>
                                </w:rPr>
                              </w:pPr>
                              <w:del w:id="2679" w:author="Redondo García Francisco Javier" w:date="2025-09-02T09:44:00Z">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9CDCFE"/>
                                    <w:sz w:val="21"/>
                                    <w:szCs w:val="21"/>
                                    <w:lang w:val="en-GB" w:eastAsia="es-ES"/>
                                  </w:rPr>
                                  <w:delText>ref</w:delText>
                                </w:r>
                                <w:r w:rsidRPr="00C920BB">
                                  <w:rPr>
                                    <w:rFonts w:ascii="Consolas" w:eastAsia="Times New Roman" w:hAnsi="Consolas" w:cs="Times New Roman"/>
                                    <w:color w:val="CCCCCC"/>
                                    <w:sz w:val="21"/>
                                    <w:szCs w:val="21"/>
                                    <w:lang w:val="en-GB" w:eastAsia="es-ES"/>
                                  </w:rPr>
                                  <w:delText>.</w:delText>
                                </w:r>
                                <w:r w:rsidRPr="00C920BB">
                                  <w:rPr>
                                    <w:rFonts w:ascii="Consolas" w:eastAsia="Times New Roman" w:hAnsi="Consolas" w:cs="Times New Roman"/>
                                    <w:color w:val="DCDCAA"/>
                                    <w:sz w:val="21"/>
                                    <w:szCs w:val="21"/>
                                    <w:lang w:val="en-GB" w:eastAsia="es-ES"/>
                                  </w:rPr>
                                  <w:delText>where</w:delText>
                                </w:r>
                                <w:r w:rsidRPr="00C920BB">
                                  <w:rPr>
                                    <w:rFonts w:ascii="Consolas" w:eastAsia="Times New Roman" w:hAnsi="Consolas" w:cs="Times New Roman"/>
                                    <w:color w:val="CCCCCC"/>
                                    <w:sz w:val="21"/>
                                    <w:szCs w:val="21"/>
                                    <w:lang w:val="en-GB" w:eastAsia="es-ES"/>
                                  </w:rPr>
                                  <w:delText>(</w:delText>
                                </w:r>
                                <w:r w:rsidRPr="00C920BB">
                                  <w:rPr>
                                    <w:rFonts w:ascii="Consolas" w:eastAsia="Times New Roman" w:hAnsi="Consolas" w:cs="Times New Roman"/>
                                    <w:color w:val="CE9178"/>
                                    <w:sz w:val="21"/>
                                    <w:szCs w:val="21"/>
                                    <w:lang w:val="en-GB" w:eastAsia="es-ES"/>
                                  </w:rPr>
                                  <w:delText>'username'</w:delText>
                                </w:r>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CE9178"/>
                                    <w:sz w:val="21"/>
                                    <w:szCs w:val="21"/>
                                    <w:lang w:val="en-GB" w:eastAsia="es-ES"/>
                                  </w:rPr>
                                  <w:delText>'=='</w:delText>
                                </w:r>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9CDCFE"/>
                                    <w:sz w:val="21"/>
                                    <w:szCs w:val="21"/>
                                    <w:lang w:val="en-GB" w:eastAsia="es-ES"/>
                                  </w:rPr>
                                  <w:delText>username</w:delText>
                                </w:r>
                                <w:r w:rsidRPr="00C920BB">
                                  <w:rPr>
                                    <w:rFonts w:ascii="Consolas" w:eastAsia="Times New Roman" w:hAnsi="Consolas" w:cs="Times New Roman"/>
                                    <w:color w:val="CCCCCC"/>
                                    <w:sz w:val="21"/>
                                    <w:szCs w:val="21"/>
                                    <w:lang w:val="en-GB" w:eastAsia="es-ES"/>
                                  </w:rPr>
                                  <w:delText>).</w:delText>
                                </w:r>
                                <w:r w:rsidRPr="00C920BB">
                                  <w:rPr>
                                    <w:rFonts w:ascii="Consolas" w:eastAsia="Times New Roman" w:hAnsi="Consolas" w:cs="Times New Roman"/>
                                    <w:color w:val="DCDCAA"/>
                                    <w:sz w:val="21"/>
                                    <w:szCs w:val="21"/>
                                    <w:lang w:val="en-GB" w:eastAsia="es-ES"/>
                                  </w:rPr>
                                  <w:delText>where</w:delText>
                                </w:r>
                                <w:r w:rsidRPr="00C920BB">
                                  <w:rPr>
                                    <w:rFonts w:ascii="Consolas" w:eastAsia="Times New Roman" w:hAnsi="Consolas" w:cs="Times New Roman"/>
                                    <w:color w:val="CCCCCC"/>
                                    <w:sz w:val="21"/>
                                    <w:szCs w:val="21"/>
                                    <w:lang w:val="en-GB" w:eastAsia="es-ES"/>
                                  </w:rPr>
                                  <w:delText>(</w:delText>
                                </w:r>
                                <w:r w:rsidRPr="00C920BB">
                                  <w:rPr>
                                    <w:rFonts w:ascii="Consolas" w:eastAsia="Times New Roman" w:hAnsi="Consolas" w:cs="Times New Roman"/>
                                    <w:color w:val="CE9178"/>
                                    <w:sz w:val="21"/>
                                    <w:szCs w:val="21"/>
                                    <w:lang w:val="en-GB" w:eastAsia="es-ES"/>
                                  </w:rPr>
                                  <w:delText>'password'</w:delText>
                                </w:r>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CE9178"/>
                                    <w:sz w:val="21"/>
                                    <w:szCs w:val="21"/>
                                    <w:lang w:val="en-GB" w:eastAsia="es-ES"/>
                                  </w:rPr>
                                  <w:delText>'=='</w:delText>
                                </w:r>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9CDCFE"/>
                                    <w:sz w:val="21"/>
                                    <w:szCs w:val="21"/>
                                    <w:lang w:val="en-GB" w:eastAsia="es-ES"/>
                                  </w:rPr>
                                  <w:delText>password</w:delText>
                                </w:r>
                                <w:r w:rsidRPr="00C920BB">
                                  <w:rPr>
                                    <w:rFonts w:ascii="Consolas" w:eastAsia="Times New Roman" w:hAnsi="Consolas" w:cs="Times New Roman"/>
                                    <w:color w:val="CCCCCC"/>
                                    <w:sz w:val="21"/>
                                    <w:szCs w:val="21"/>
                                    <w:lang w:val="en-GB" w:eastAsia="es-ES"/>
                                  </w:rPr>
                                  <w:delText>)</w:delText>
                                </w:r>
                              </w:del>
                            </w:p>
                            <w:p w14:paraId="7C8B6D89" w14:textId="77777777" w:rsidR="00260674" w:rsidRPr="00C920BB" w:rsidRDefault="00260674" w:rsidP="00A3092E">
                              <w:pPr>
                                <w:shd w:val="clear" w:color="auto" w:fill="1F1F1F"/>
                                <w:spacing w:after="0" w:line="285" w:lineRule="atLeast"/>
                                <w:rPr>
                                  <w:del w:id="2680" w:author="Redondo García Francisco Javier" w:date="2025-09-02T09:44:00Z"/>
                                  <w:rFonts w:ascii="Consolas" w:eastAsia="Times New Roman" w:hAnsi="Consolas" w:cs="Times New Roman"/>
                                  <w:color w:val="CCCCCC"/>
                                  <w:sz w:val="21"/>
                                  <w:szCs w:val="21"/>
                                  <w:lang w:val="en-GB" w:eastAsia="es-ES"/>
                                </w:rPr>
                              </w:pPr>
                              <w:del w:id="2681" w:author="Redondo García Francisco Javier" w:date="2025-09-02T09:44:00Z">
                                <w:r w:rsidRPr="00C920BB">
                                  <w:rPr>
                                    <w:rFonts w:ascii="Consolas" w:eastAsia="Times New Roman" w:hAnsi="Consolas" w:cs="Times New Roman"/>
                                    <w:color w:val="CCCCCC"/>
                                    <w:sz w:val="21"/>
                                    <w:szCs w:val="21"/>
                                    <w:lang w:val="en-GB" w:eastAsia="es-ES"/>
                                  </w:rPr>
                                  <w:delText>    ).</w:delText>
                                </w:r>
                                <w:r w:rsidRPr="00C920BB">
                                  <w:rPr>
                                    <w:rFonts w:ascii="Consolas" w:eastAsia="Times New Roman" w:hAnsi="Consolas" w:cs="Times New Roman"/>
                                    <w:color w:val="DCDCAA"/>
                                    <w:sz w:val="21"/>
                                    <w:szCs w:val="21"/>
                                    <w:lang w:val="en-GB" w:eastAsia="es-ES"/>
                                  </w:rPr>
                                  <w:delText>get</w:delText>
                                </w:r>
                                <w:r w:rsidRPr="00C920BB">
                                  <w:rPr>
                                    <w:rFonts w:ascii="Consolas" w:eastAsia="Times New Roman" w:hAnsi="Consolas" w:cs="Times New Roman"/>
                                    <w:color w:val="CCCCCC"/>
                                    <w:sz w:val="21"/>
                                    <w:szCs w:val="21"/>
                                    <w:lang w:val="en-GB" w:eastAsia="es-ES"/>
                                  </w:rPr>
                                  <w:delText>().</w:delText>
                                </w:r>
                                <w:r w:rsidRPr="00C920BB">
                                  <w:rPr>
                                    <w:rFonts w:ascii="Consolas" w:eastAsia="Times New Roman" w:hAnsi="Consolas" w:cs="Times New Roman"/>
                                    <w:color w:val="DCDCAA"/>
                                    <w:sz w:val="21"/>
                                    <w:szCs w:val="21"/>
                                    <w:lang w:val="en-GB" w:eastAsia="es-ES"/>
                                  </w:rPr>
                                  <w:delText>pipe</w:delText>
                                </w:r>
                                <w:r w:rsidRPr="00C920BB">
                                  <w:rPr>
                                    <w:rFonts w:ascii="Consolas" w:eastAsia="Times New Roman" w:hAnsi="Consolas" w:cs="Times New Roman"/>
                                    <w:color w:val="CCCCCC"/>
                                    <w:sz w:val="21"/>
                                    <w:szCs w:val="21"/>
                                    <w:lang w:val="en-GB" w:eastAsia="es-ES"/>
                                  </w:rPr>
                                  <w:delText>(</w:delText>
                                </w:r>
                              </w:del>
                            </w:p>
                            <w:p w14:paraId="0BF6095F" w14:textId="77777777" w:rsidR="00260674" w:rsidRPr="00C920BB" w:rsidRDefault="00260674" w:rsidP="00A3092E">
                              <w:pPr>
                                <w:shd w:val="clear" w:color="auto" w:fill="1F1F1F"/>
                                <w:spacing w:after="0" w:line="285" w:lineRule="atLeast"/>
                                <w:rPr>
                                  <w:del w:id="2682" w:author="Redondo García Francisco Javier" w:date="2025-09-02T09:44:00Z"/>
                                  <w:rFonts w:ascii="Consolas" w:eastAsia="Times New Roman" w:hAnsi="Consolas" w:cs="Times New Roman"/>
                                  <w:color w:val="CCCCCC"/>
                                  <w:sz w:val="21"/>
                                  <w:szCs w:val="21"/>
                                  <w:lang w:val="en-GB" w:eastAsia="es-ES"/>
                                </w:rPr>
                              </w:pPr>
                              <w:del w:id="2683" w:author="Redondo García Francisco Javier" w:date="2025-09-02T09:44:00Z">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DCDCAA"/>
                                    <w:sz w:val="21"/>
                                    <w:szCs w:val="21"/>
                                    <w:lang w:val="en-GB" w:eastAsia="es-ES"/>
                                  </w:rPr>
                                  <w:delText>map</w:delText>
                                </w:r>
                                <w:r w:rsidRPr="00C920BB">
                                  <w:rPr>
                                    <w:rFonts w:ascii="Consolas" w:eastAsia="Times New Roman" w:hAnsi="Consolas" w:cs="Times New Roman"/>
                                    <w:color w:val="CCCCCC"/>
                                    <w:sz w:val="21"/>
                                    <w:szCs w:val="21"/>
                                    <w:lang w:val="en-GB" w:eastAsia="es-ES"/>
                                  </w:rPr>
                                  <w:delText>(</w:delText>
                                </w:r>
                                <w:r w:rsidRPr="00C920BB">
                                  <w:rPr>
                                    <w:rFonts w:ascii="Consolas" w:eastAsia="Times New Roman" w:hAnsi="Consolas" w:cs="Times New Roman"/>
                                    <w:color w:val="9CDCFE"/>
                                    <w:sz w:val="21"/>
                                    <w:szCs w:val="21"/>
                                    <w:lang w:val="en-GB" w:eastAsia="es-ES"/>
                                  </w:rPr>
                                  <w:delText>snapshot</w:delText>
                                </w:r>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569CD6"/>
                                    <w:sz w:val="21"/>
                                    <w:szCs w:val="21"/>
                                    <w:lang w:val="en-GB" w:eastAsia="es-ES"/>
                                  </w:rPr>
                                  <w:delText>=&gt;</w:delText>
                                </w:r>
                                <w:r w:rsidRPr="00C920BB">
                                  <w:rPr>
                                    <w:rFonts w:ascii="Consolas" w:eastAsia="Times New Roman" w:hAnsi="Consolas" w:cs="Times New Roman"/>
                                    <w:color w:val="CCCCCC"/>
                                    <w:sz w:val="21"/>
                                    <w:szCs w:val="21"/>
                                    <w:lang w:val="en-GB" w:eastAsia="es-ES"/>
                                  </w:rPr>
                                  <w:delText xml:space="preserve"> {</w:delText>
                                </w:r>
                              </w:del>
                            </w:p>
                            <w:p w14:paraId="78D24ADD" w14:textId="77777777" w:rsidR="00260674" w:rsidRPr="00C920BB" w:rsidRDefault="00260674" w:rsidP="00A3092E">
                              <w:pPr>
                                <w:shd w:val="clear" w:color="auto" w:fill="1F1F1F"/>
                                <w:spacing w:after="0" w:line="285" w:lineRule="atLeast"/>
                                <w:rPr>
                                  <w:del w:id="2684" w:author="Redondo García Francisco Javier" w:date="2025-09-02T09:44:00Z"/>
                                  <w:rFonts w:ascii="Consolas" w:eastAsia="Times New Roman" w:hAnsi="Consolas" w:cs="Times New Roman"/>
                                  <w:color w:val="CCCCCC"/>
                                  <w:sz w:val="21"/>
                                  <w:szCs w:val="21"/>
                                  <w:lang w:val="en-GB" w:eastAsia="es-ES"/>
                                </w:rPr>
                              </w:pPr>
                              <w:del w:id="2685" w:author="Redondo García Francisco Javier" w:date="2025-09-02T09:44:00Z">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C586C0"/>
                                    <w:sz w:val="21"/>
                                    <w:szCs w:val="21"/>
                                    <w:lang w:val="en-GB" w:eastAsia="es-ES"/>
                                  </w:rPr>
                                  <w:delText>if</w:delText>
                                </w:r>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9CDCFE"/>
                                    <w:sz w:val="21"/>
                                    <w:szCs w:val="21"/>
                                    <w:lang w:val="en-GB" w:eastAsia="es-ES"/>
                                  </w:rPr>
                                  <w:delText>snapshot</w:delText>
                                </w:r>
                                <w:r w:rsidRPr="00C920BB">
                                  <w:rPr>
                                    <w:rFonts w:ascii="Consolas" w:eastAsia="Times New Roman" w:hAnsi="Consolas" w:cs="Times New Roman"/>
                                    <w:color w:val="CCCCCC"/>
                                    <w:sz w:val="21"/>
                                    <w:szCs w:val="21"/>
                                    <w:lang w:val="en-GB" w:eastAsia="es-ES"/>
                                  </w:rPr>
                                  <w:delText>.</w:delText>
                                </w:r>
                                <w:r w:rsidRPr="00C920BB">
                                  <w:rPr>
                                    <w:rFonts w:ascii="Consolas" w:eastAsia="Times New Roman" w:hAnsi="Consolas" w:cs="Times New Roman"/>
                                    <w:color w:val="9CDCFE"/>
                                    <w:sz w:val="21"/>
                                    <w:szCs w:val="21"/>
                                    <w:lang w:val="en-GB" w:eastAsia="es-ES"/>
                                  </w:rPr>
                                  <w:delText>empty</w:delText>
                                </w:r>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C586C0"/>
                                    <w:sz w:val="21"/>
                                    <w:szCs w:val="21"/>
                                    <w:lang w:val="en-GB" w:eastAsia="es-ES"/>
                                  </w:rPr>
                                  <w:delText>return</w:delText>
                                </w:r>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569CD6"/>
                                    <w:sz w:val="21"/>
                                    <w:szCs w:val="21"/>
                                    <w:lang w:val="en-GB" w:eastAsia="es-ES"/>
                                  </w:rPr>
                                  <w:delText>null</w:delText>
                                </w:r>
                                <w:r w:rsidRPr="00C920BB">
                                  <w:rPr>
                                    <w:rFonts w:ascii="Consolas" w:eastAsia="Times New Roman" w:hAnsi="Consolas" w:cs="Times New Roman"/>
                                    <w:color w:val="CCCCCC"/>
                                    <w:sz w:val="21"/>
                                    <w:szCs w:val="21"/>
                                    <w:lang w:val="en-GB" w:eastAsia="es-ES"/>
                                  </w:rPr>
                                  <w:delText>;</w:delText>
                                </w:r>
                              </w:del>
                            </w:p>
                            <w:p w14:paraId="368EF9D2" w14:textId="77777777" w:rsidR="00260674" w:rsidRPr="00C920BB" w:rsidRDefault="00260674" w:rsidP="00A3092E">
                              <w:pPr>
                                <w:shd w:val="clear" w:color="auto" w:fill="1F1F1F"/>
                                <w:spacing w:after="0" w:line="285" w:lineRule="atLeast"/>
                                <w:rPr>
                                  <w:del w:id="2686" w:author="Redondo García Francisco Javier" w:date="2025-09-02T09:44:00Z"/>
                                  <w:rFonts w:ascii="Consolas" w:eastAsia="Times New Roman" w:hAnsi="Consolas" w:cs="Times New Roman"/>
                                  <w:color w:val="CCCCCC"/>
                                  <w:sz w:val="21"/>
                                  <w:szCs w:val="21"/>
                                  <w:lang w:val="en-GB" w:eastAsia="es-ES"/>
                                </w:rPr>
                              </w:pPr>
                            </w:p>
                            <w:p w14:paraId="2612B8BE" w14:textId="77777777" w:rsidR="00260674" w:rsidRPr="00C920BB" w:rsidRDefault="00260674" w:rsidP="00A3092E">
                              <w:pPr>
                                <w:shd w:val="clear" w:color="auto" w:fill="1F1F1F"/>
                                <w:spacing w:after="0" w:line="285" w:lineRule="atLeast"/>
                                <w:rPr>
                                  <w:del w:id="2687" w:author="Redondo García Francisco Javier" w:date="2025-09-02T09:44:00Z"/>
                                  <w:rFonts w:ascii="Consolas" w:eastAsia="Times New Roman" w:hAnsi="Consolas" w:cs="Times New Roman"/>
                                  <w:color w:val="CCCCCC"/>
                                  <w:sz w:val="21"/>
                                  <w:szCs w:val="21"/>
                                  <w:lang w:val="en-GB" w:eastAsia="es-ES"/>
                                </w:rPr>
                              </w:pPr>
                              <w:del w:id="2688" w:author="Redondo García Francisco Javier" w:date="2025-09-02T09:44:00Z">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569CD6"/>
                                    <w:sz w:val="21"/>
                                    <w:szCs w:val="21"/>
                                    <w:lang w:val="en-GB" w:eastAsia="es-ES"/>
                                  </w:rPr>
                                  <w:delText>const</w:delText>
                                </w:r>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4FC1FF"/>
                                    <w:sz w:val="21"/>
                                    <w:szCs w:val="21"/>
                                    <w:lang w:val="en-GB" w:eastAsia="es-ES"/>
                                  </w:rPr>
                                  <w:delText>docData</w:delText>
                                </w:r>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D4D4D4"/>
                                    <w:sz w:val="21"/>
                                    <w:szCs w:val="21"/>
                                    <w:lang w:val="en-GB" w:eastAsia="es-ES"/>
                                  </w:rPr>
                                  <w:delText>=</w:delText>
                                </w:r>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9CDCFE"/>
                                    <w:sz w:val="21"/>
                                    <w:szCs w:val="21"/>
                                    <w:lang w:val="en-GB" w:eastAsia="es-ES"/>
                                  </w:rPr>
                                  <w:delText>snapshot</w:delText>
                                </w:r>
                                <w:r w:rsidRPr="00C920BB">
                                  <w:rPr>
                                    <w:rFonts w:ascii="Consolas" w:eastAsia="Times New Roman" w:hAnsi="Consolas" w:cs="Times New Roman"/>
                                    <w:color w:val="CCCCCC"/>
                                    <w:sz w:val="21"/>
                                    <w:szCs w:val="21"/>
                                    <w:lang w:val="en-GB" w:eastAsia="es-ES"/>
                                  </w:rPr>
                                  <w:delText>.</w:delText>
                                </w:r>
                                <w:r w:rsidRPr="00C920BB">
                                  <w:rPr>
                                    <w:rFonts w:ascii="Consolas" w:eastAsia="Times New Roman" w:hAnsi="Consolas" w:cs="Times New Roman"/>
                                    <w:color w:val="9CDCFE"/>
                                    <w:sz w:val="21"/>
                                    <w:szCs w:val="21"/>
                                    <w:lang w:val="en-GB" w:eastAsia="es-ES"/>
                                  </w:rPr>
                                  <w:delText>docs</w:delText>
                                </w:r>
                                <w:r w:rsidRPr="00C920BB">
                                  <w:rPr>
                                    <w:rFonts w:ascii="Consolas" w:eastAsia="Times New Roman" w:hAnsi="Consolas" w:cs="Times New Roman"/>
                                    <w:color w:val="CCCCCC"/>
                                    <w:sz w:val="21"/>
                                    <w:szCs w:val="21"/>
                                    <w:lang w:val="en-GB" w:eastAsia="es-ES"/>
                                  </w:rPr>
                                  <w:delText>[</w:delText>
                                </w:r>
                                <w:r w:rsidRPr="00C920BB">
                                  <w:rPr>
                                    <w:rFonts w:ascii="Consolas" w:eastAsia="Times New Roman" w:hAnsi="Consolas" w:cs="Times New Roman"/>
                                    <w:color w:val="B5CEA8"/>
                                    <w:sz w:val="21"/>
                                    <w:szCs w:val="21"/>
                                    <w:lang w:val="en-GB" w:eastAsia="es-ES"/>
                                  </w:rPr>
                                  <w:delText>0</w:delText>
                                </w:r>
                                <w:r w:rsidRPr="00C920BB">
                                  <w:rPr>
                                    <w:rFonts w:ascii="Consolas" w:eastAsia="Times New Roman" w:hAnsi="Consolas" w:cs="Times New Roman"/>
                                    <w:color w:val="CCCCCC"/>
                                    <w:sz w:val="21"/>
                                    <w:szCs w:val="21"/>
                                    <w:lang w:val="en-GB" w:eastAsia="es-ES"/>
                                  </w:rPr>
                                  <w:delText>].</w:delText>
                                </w:r>
                                <w:r w:rsidRPr="00C920BB">
                                  <w:rPr>
                                    <w:rFonts w:ascii="Consolas" w:eastAsia="Times New Roman" w:hAnsi="Consolas" w:cs="Times New Roman"/>
                                    <w:color w:val="DCDCAA"/>
                                    <w:sz w:val="21"/>
                                    <w:szCs w:val="21"/>
                                    <w:lang w:val="en-GB" w:eastAsia="es-ES"/>
                                  </w:rPr>
                                  <w:delText>data</w:delText>
                                </w:r>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C586C0"/>
                                    <w:sz w:val="21"/>
                                    <w:szCs w:val="21"/>
                                    <w:lang w:val="en-GB" w:eastAsia="es-ES"/>
                                  </w:rPr>
                                  <w:delText>as</w:delText>
                                </w:r>
                                <w:r w:rsidRPr="00C920BB">
                                  <w:rPr>
                                    <w:rFonts w:ascii="Consolas" w:eastAsia="Times New Roman" w:hAnsi="Consolas" w:cs="Times New Roman"/>
                                    <w:color w:val="CCCCCC"/>
                                    <w:sz w:val="21"/>
                                    <w:szCs w:val="21"/>
                                    <w:lang w:val="en-GB" w:eastAsia="es-ES"/>
                                  </w:rPr>
                                  <w:delText xml:space="preserve"> { </w:delText>
                                </w:r>
                                <w:r w:rsidRPr="00C920BB">
                                  <w:rPr>
                                    <w:rFonts w:ascii="Consolas" w:eastAsia="Times New Roman" w:hAnsi="Consolas" w:cs="Times New Roman"/>
                                    <w:color w:val="9CDCFE"/>
                                    <w:sz w:val="21"/>
                                    <w:szCs w:val="21"/>
                                    <w:lang w:val="en-GB" w:eastAsia="es-ES"/>
                                  </w:rPr>
                                  <w:delText>role</w:delText>
                                </w:r>
                                <w:r w:rsidRPr="00C920BB">
                                  <w:rPr>
                                    <w:rFonts w:ascii="Consolas" w:eastAsia="Times New Roman" w:hAnsi="Consolas" w:cs="Times New Roman"/>
                                    <w:color w:val="D4D4D4"/>
                                    <w:sz w:val="21"/>
                                    <w:szCs w:val="21"/>
                                    <w:lang w:val="en-GB" w:eastAsia="es-ES"/>
                                  </w:rPr>
                                  <w:delText>?:</w:delText>
                                </w:r>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4EC9B0"/>
                                    <w:sz w:val="21"/>
                                    <w:szCs w:val="21"/>
                                    <w:lang w:val="en-GB" w:eastAsia="es-ES"/>
                                  </w:rPr>
                                  <w:delText>string</w:delText>
                                </w:r>
                                <w:r w:rsidRPr="00C920BB">
                                  <w:rPr>
                                    <w:rFonts w:ascii="Consolas" w:eastAsia="Times New Roman" w:hAnsi="Consolas" w:cs="Times New Roman"/>
                                    <w:color w:val="CCCCCC"/>
                                    <w:sz w:val="21"/>
                                    <w:szCs w:val="21"/>
                                    <w:lang w:val="en-GB" w:eastAsia="es-ES"/>
                                  </w:rPr>
                                  <w:delText xml:space="preserve"> };</w:delText>
                                </w:r>
                              </w:del>
                            </w:p>
                            <w:p w14:paraId="3746277E" w14:textId="77777777" w:rsidR="00260674" w:rsidRPr="00C920BB" w:rsidRDefault="00260674" w:rsidP="00A3092E">
                              <w:pPr>
                                <w:shd w:val="clear" w:color="auto" w:fill="1F1F1F"/>
                                <w:spacing w:after="0" w:line="285" w:lineRule="atLeast"/>
                                <w:rPr>
                                  <w:del w:id="2689" w:author="Redondo García Francisco Javier" w:date="2025-09-02T09:44:00Z"/>
                                  <w:rFonts w:ascii="Consolas" w:eastAsia="Times New Roman" w:hAnsi="Consolas" w:cs="Times New Roman"/>
                                  <w:color w:val="CCCCCC"/>
                                  <w:sz w:val="21"/>
                                  <w:szCs w:val="21"/>
                                  <w:lang w:eastAsia="es-ES"/>
                                </w:rPr>
                              </w:pPr>
                              <w:del w:id="2690" w:author="Redondo García Francisco Javier" w:date="2025-09-02T09:44:00Z">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C586C0"/>
                                    <w:sz w:val="21"/>
                                    <w:szCs w:val="21"/>
                                    <w:lang w:eastAsia="es-ES"/>
                                  </w:rPr>
                                  <w:delText>return</w:delText>
                                </w:r>
                                <w:r w:rsidRPr="00C920BB">
                                  <w:rPr>
                                    <w:rFonts w:ascii="Consolas" w:eastAsia="Times New Roman" w:hAnsi="Consolas" w:cs="Times New Roman"/>
                                    <w:color w:val="CCCCCC"/>
                                    <w:sz w:val="21"/>
                                    <w:szCs w:val="21"/>
                                    <w:lang w:eastAsia="es-ES"/>
                                  </w:rPr>
                                  <w:delText xml:space="preserve"> </w:delText>
                                </w:r>
                                <w:r w:rsidRPr="00C920BB">
                                  <w:rPr>
                                    <w:rFonts w:ascii="Consolas" w:eastAsia="Times New Roman" w:hAnsi="Consolas" w:cs="Times New Roman"/>
                                    <w:color w:val="4FC1FF"/>
                                    <w:sz w:val="21"/>
                                    <w:szCs w:val="21"/>
                                    <w:lang w:eastAsia="es-ES"/>
                                  </w:rPr>
                                  <w:delText>docData</w:delText>
                                </w:r>
                                <w:r w:rsidRPr="00C920BB">
                                  <w:rPr>
                                    <w:rFonts w:ascii="Consolas" w:eastAsia="Times New Roman" w:hAnsi="Consolas" w:cs="Times New Roman"/>
                                    <w:color w:val="CCCCCC"/>
                                    <w:sz w:val="21"/>
                                    <w:szCs w:val="21"/>
                                    <w:lang w:eastAsia="es-ES"/>
                                  </w:rPr>
                                  <w:delText>.</w:delText>
                                </w:r>
                                <w:r w:rsidRPr="00C920BB">
                                  <w:rPr>
                                    <w:rFonts w:ascii="Consolas" w:eastAsia="Times New Roman" w:hAnsi="Consolas" w:cs="Times New Roman"/>
                                    <w:color w:val="9CDCFE"/>
                                    <w:sz w:val="21"/>
                                    <w:szCs w:val="21"/>
                                    <w:lang w:eastAsia="es-ES"/>
                                  </w:rPr>
                                  <w:delText>role</w:delText>
                                </w:r>
                                <w:r w:rsidRPr="00C920BB">
                                  <w:rPr>
                                    <w:rFonts w:ascii="Consolas" w:eastAsia="Times New Roman" w:hAnsi="Consolas" w:cs="Times New Roman"/>
                                    <w:color w:val="CCCCCC"/>
                                    <w:sz w:val="21"/>
                                    <w:szCs w:val="21"/>
                                    <w:lang w:eastAsia="es-ES"/>
                                  </w:rPr>
                                  <w:delText xml:space="preserve"> </w:delText>
                                </w:r>
                                <w:r w:rsidRPr="00C920BB">
                                  <w:rPr>
                                    <w:rFonts w:ascii="Consolas" w:eastAsia="Times New Roman" w:hAnsi="Consolas" w:cs="Times New Roman"/>
                                    <w:color w:val="D4D4D4"/>
                                    <w:sz w:val="21"/>
                                    <w:szCs w:val="21"/>
                                    <w:lang w:eastAsia="es-ES"/>
                                  </w:rPr>
                                  <w:delText>||</w:delText>
                                </w:r>
                                <w:r w:rsidRPr="00C920BB">
                                  <w:rPr>
                                    <w:rFonts w:ascii="Consolas" w:eastAsia="Times New Roman" w:hAnsi="Consolas" w:cs="Times New Roman"/>
                                    <w:color w:val="CCCCCC"/>
                                    <w:sz w:val="21"/>
                                    <w:szCs w:val="21"/>
                                    <w:lang w:eastAsia="es-ES"/>
                                  </w:rPr>
                                  <w:delText xml:space="preserve"> </w:delText>
                                </w:r>
                                <w:r w:rsidRPr="00C920BB">
                                  <w:rPr>
                                    <w:rFonts w:ascii="Consolas" w:eastAsia="Times New Roman" w:hAnsi="Consolas" w:cs="Times New Roman"/>
                                    <w:color w:val="569CD6"/>
                                    <w:sz w:val="21"/>
                                    <w:szCs w:val="21"/>
                                    <w:lang w:eastAsia="es-ES"/>
                                  </w:rPr>
                                  <w:delText>null</w:delText>
                                </w:r>
                                <w:r w:rsidRPr="00C920BB">
                                  <w:rPr>
                                    <w:rFonts w:ascii="Consolas" w:eastAsia="Times New Roman" w:hAnsi="Consolas" w:cs="Times New Roman"/>
                                    <w:color w:val="CCCCCC"/>
                                    <w:sz w:val="21"/>
                                    <w:szCs w:val="21"/>
                                    <w:lang w:eastAsia="es-ES"/>
                                  </w:rPr>
                                  <w:delText>;</w:delText>
                                </w:r>
                              </w:del>
                            </w:p>
                            <w:p w14:paraId="1965D7C8" w14:textId="77777777" w:rsidR="00260674" w:rsidRPr="00C920BB" w:rsidRDefault="00260674" w:rsidP="00A3092E">
                              <w:pPr>
                                <w:shd w:val="clear" w:color="auto" w:fill="1F1F1F"/>
                                <w:spacing w:after="0" w:line="285" w:lineRule="atLeast"/>
                                <w:rPr>
                                  <w:del w:id="2691" w:author="Redondo García Francisco Javier" w:date="2025-09-02T09:44:00Z"/>
                                  <w:rFonts w:ascii="Consolas" w:eastAsia="Times New Roman" w:hAnsi="Consolas" w:cs="Times New Roman"/>
                                  <w:color w:val="CCCCCC"/>
                                  <w:sz w:val="21"/>
                                  <w:szCs w:val="21"/>
                                  <w:lang w:eastAsia="es-ES"/>
                                </w:rPr>
                              </w:pPr>
                              <w:del w:id="2692" w:author="Redondo García Francisco Javier" w:date="2025-09-02T09:44:00Z">
                                <w:r w:rsidRPr="00C920BB">
                                  <w:rPr>
                                    <w:rFonts w:ascii="Consolas" w:eastAsia="Times New Roman" w:hAnsi="Consolas" w:cs="Times New Roman"/>
                                    <w:color w:val="CCCCCC"/>
                                    <w:sz w:val="21"/>
                                    <w:szCs w:val="21"/>
                                    <w:lang w:eastAsia="es-ES"/>
                                  </w:rPr>
                                  <w:delText>      })</w:delText>
                                </w:r>
                              </w:del>
                            </w:p>
                            <w:p w14:paraId="7313C050" w14:textId="77777777" w:rsidR="00260674" w:rsidRPr="00C920BB" w:rsidRDefault="00260674" w:rsidP="00A3092E">
                              <w:pPr>
                                <w:shd w:val="clear" w:color="auto" w:fill="1F1F1F"/>
                                <w:spacing w:after="0" w:line="285" w:lineRule="atLeast"/>
                                <w:rPr>
                                  <w:del w:id="2693" w:author="Redondo García Francisco Javier" w:date="2025-09-02T09:44:00Z"/>
                                  <w:rFonts w:ascii="Consolas" w:eastAsia="Times New Roman" w:hAnsi="Consolas" w:cs="Times New Roman"/>
                                  <w:color w:val="CCCCCC"/>
                                  <w:sz w:val="21"/>
                                  <w:szCs w:val="21"/>
                                  <w:lang w:eastAsia="es-ES"/>
                                </w:rPr>
                              </w:pPr>
                              <w:del w:id="2694" w:author="Redondo García Francisco Javier" w:date="2025-09-02T09:44:00Z">
                                <w:r w:rsidRPr="00C920BB">
                                  <w:rPr>
                                    <w:rFonts w:ascii="Consolas" w:eastAsia="Times New Roman" w:hAnsi="Consolas" w:cs="Times New Roman"/>
                                    <w:color w:val="CCCCCC"/>
                                    <w:sz w:val="21"/>
                                    <w:szCs w:val="21"/>
                                    <w:lang w:eastAsia="es-ES"/>
                                  </w:rPr>
                                  <w:delText>    );</w:delText>
                                </w:r>
                              </w:del>
                            </w:p>
                            <w:p w14:paraId="57C5A0CA" w14:textId="77777777" w:rsidR="00260674" w:rsidRPr="00C920BB" w:rsidRDefault="00260674" w:rsidP="00A3092E">
                              <w:pPr>
                                <w:shd w:val="clear" w:color="auto" w:fill="1F1F1F"/>
                                <w:spacing w:after="0" w:line="285" w:lineRule="atLeast"/>
                                <w:rPr>
                                  <w:del w:id="2695" w:author="Redondo García Francisco Javier" w:date="2025-09-02T09:44:00Z"/>
                                  <w:rFonts w:ascii="Consolas" w:eastAsia="Times New Roman" w:hAnsi="Consolas" w:cs="Times New Roman"/>
                                  <w:color w:val="CCCCCC"/>
                                  <w:sz w:val="21"/>
                                  <w:szCs w:val="21"/>
                                  <w:lang w:eastAsia="es-ES"/>
                                </w:rPr>
                              </w:pPr>
                              <w:del w:id="2696" w:author="Redondo García Francisco Javier" w:date="2025-09-02T09:44:00Z">
                                <w:r w:rsidRPr="00C920BB">
                                  <w:rPr>
                                    <w:rFonts w:ascii="Consolas" w:eastAsia="Times New Roman" w:hAnsi="Consolas" w:cs="Times New Roman"/>
                                    <w:color w:val="CCCCCC"/>
                                    <w:sz w:val="21"/>
                                    <w:szCs w:val="21"/>
                                    <w:lang w:eastAsia="es-ES"/>
                                  </w:rPr>
                                  <w:delText>  }</w:delText>
                                </w:r>
                              </w:del>
                            </w:p>
                            <w:p w14:paraId="53B65C98" w14:textId="77777777" w:rsidR="00260674" w:rsidRDefault="00260674" w:rsidP="00A3092E">
                              <w:pPr>
                                <w:rPr>
                                  <w:del w:id="2697" w:author="Redondo García Francisco Javier" w:date="2025-09-02T09:44:00Z"/>
                                </w:rPr>
                              </w:pPr>
                            </w:p>
                          </w:txbxContent>
                        </wps:txbx>
                        <wps:bodyPr rot="0" vert="horz" wrap="square" lIns="91440" tIns="45720" rIns="91440" bIns="45720" anchor="t" anchorCtr="0">
                          <a:noAutofit/>
                        </wps:bodyPr>
                      </wps:wsp>
                    </a:graphicData>
                  </a:graphic>
                </wp:inline>
              </w:drawing>
            </mc:Choice>
            <mc:Fallback>
              <w:pict>
                <v:shape w14:anchorId="39B260F0" id="_x0000_s1096" type="#_x0000_t202" style="width:442.4pt;height:205.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">
                  <v:textbox>
                    <w:txbxContent>
                      <w:p w14:paraId="6B3E34AB" w14:textId="77777777" w:rsidR="008862CF" w:rsidRDefault="00260674" w:rsidP="00A3092E">
                        <w:pPr>
                          <w:shd w:val="clear" w:color="auto" w:fill="1F1F1F"/>
                          <w:spacing w:line="285" w:lineRule="atLeast"/>
                          <w:rPr>
                            <w:del w:id="2698" w:author="Redondo García Francisco Javier" w:date="2025-09-02T09:44:00Z"/>
                            <w:rFonts w:ascii="Consolas" w:eastAsia="Times New Roman" w:hAnsi="Consolas" w:cs="Times New Roman"/>
                            <w:color w:val="CCCCCC"/>
                            <w:sz w:val="21"/>
                            <w:szCs w:val="21"/>
                            <w:lang w:val="en-GB" w:eastAsia="es-ES"/>
                          </w:rPr>
                        </w:pPr>
                        <w:del w:id="2699" w:author="Redondo García Francisco Javier" w:date="2025-09-02T09:44:00Z">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DCDCAA"/>
                              <w:sz w:val="21"/>
                              <w:szCs w:val="21"/>
                              <w:lang w:val="en-GB" w:eastAsia="es-ES"/>
                            </w:rPr>
                            <w:delText>loginAdmin</w:delText>
                          </w:r>
                          <w:r w:rsidRPr="00C920BB">
                            <w:rPr>
                              <w:rFonts w:ascii="Consolas" w:eastAsia="Times New Roman" w:hAnsi="Consolas" w:cs="Times New Roman"/>
                              <w:color w:val="CCCCCC"/>
                              <w:sz w:val="21"/>
                              <w:szCs w:val="21"/>
                              <w:lang w:val="en-GB" w:eastAsia="es-ES"/>
                            </w:rPr>
                            <w:delText>(</w:delText>
                          </w:r>
                          <w:r w:rsidRPr="00C920BB">
                            <w:rPr>
                              <w:rFonts w:ascii="Consolas" w:eastAsia="Times New Roman" w:hAnsi="Consolas" w:cs="Times New Roman"/>
                              <w:color w:val="9CDCFE"/>
                              <w:sz w:val="21"/>
                              <w:szCs w:val="21"/>
                              <w:lang w:val="en-GB" w:eastAsia="es-ES"/>
                            </w:rPr>
                            <w:delText>username</w:delText>
                          </w:r>
                          <w:r w:rsidRPr="00C920BB">
                            <w:rPr>
                              <w:rFonts w:ascii="Consolas" w:eastAsia="Times New Roman" w:hAnsi="Consolas" w:cs="Times New Roman"/>
                              <w:color w:val="D4D4D4"/>
                              <w:sz w:val="21"/>
                              <w:szCs w:val="21"/>
                              <w:lang w:val="en-GB" w:eastAsia="es-ES"/>
                            </w:rPr>
                            <w:delText>:</w:delText>
                          </w:r>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4EC9B0"/>
                              <w:sz w:val="21"/>
                              <w:szCs w:val="21"/>
                              <w:lang w:val="en-GB" w:eastAsia="es-ES"/>
                            </w:rPr>
                            <w:delText>string</w:delText>
                          </w:r>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9CDCFE"/>
                              <w:sz w:val="21"/>
                              <w:szCs w:val="21"/>
                              <w:lang w:val="en-GB" w:eastAsia="es-ES"/>
                            </w:rPr>
                            <w:delText>password</w:delText>
                          </w:r>
                          <w:r w:rsidRPr="00C920BB">
                            <w:rPr>
                              <w:rFonts w:ascii="Consolas" w:eastAsia="Times New Roman" w:hAnsi="Consolas" w:cs="Times New Roman"/>
                              <w:color w:val="D4D4D4"/>
                              <w:sz w:val="21"/>
                              <w:szCs w:val="21"/>
                              <w:lang w:val="en-GB" w:eastAsia="es-ES"/>
                            </w:rPr>
                            <w:delText>:</w:delText>
                          </w:r>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4EC9B0"/>
                              <w:sz w:val="21"/>
                              <w:szCs w:val="21"/>
                              <w:lang w:val="en-GB" w:eastAsia="es-ES"/>
                            </w:rPr>
                            <w:delText>string</w:delText>
                          </w:r>
                          <w:r w:rsidRPr="00C920BB">
                            <w:rPr>
                              <w:rFonts w:ascii="Consolas" w:eastAsia="Times New Roman" w:hAnsi="Consolas" w:cs="Times New Roman"/>
                              <w:color w:val="CCCCCC"/>
                              <w:sz w:val="21"/>
                              <w:szCs w:val="21"/>
                              <w:lang w:val="en-GB" w:eastAsia="es-ES"/>
                            </w:rPr>
                            <w:delText>)</w:delText>
                          </w:r>
                          <w:r w:rsidRPr="00C920BB">
                            <w:rPr>
                              <w:rFonts w:ascii="Consolas" w:eastAsia="Times New Roman" w:hAnsi="Consolas" w:cs="Times New Roman"/>
                              <w:color w:val="D4D4D4"/>
                              <w:sz w:val="21"/>
                              <w:szCs w:val="21"/>
                              <w:lang w:val="en-GB" w:eastAsia="es-ES"/>
                            </w:rPr>
                            <w:delText>:</w:delText>
                          </w:r>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4EC9B0"/>
                              <w:sz w:val="21"/>
                              <w:szCs w:val="21"/>
                              <w:lang w:val="en-GB" w:eastAsia="es-ES"/>
                            </w:rPr>
                            <w:delText>Observable</w:delText>
                          </w:r>
                          <w:r w:rsidRPr="00C920BB">
                            <w:rPr>
                              <w:rFonts w:ascii="Consolas" w:eastAsia="Times New Roman" w:hAnsi="Consolas" w:cs="Times New Roman"/>
                              <w:color w:val="CCCCCC"/>
                              <w:sz w:val="21"/>
                              <w:szCs w:val="21"/>
                              <w:lang w:val="en-GB" w:eastAsia="es-ES"/>
                            </w:rPr>
                            <w:delText>&lt;</w:delText>
                          </w:r>
                          <w:r w:rsidRPr="00C920BB">
                            <w:rPr>
                              <w:rFonts w:ascii="Consolas" w:eastAsia="Times New Roman" w:hAnsi="Consolas" w:cs="Times New Roman"/>
                              <w:color w:val="4EC9B0"/>
                              <w:sz w:val="21"/>
                              <w:szCs w:val="21"/>
                              <w:lang w:val="en-GB" w:eastAsia="es-ES"/>
                            </w:rPr>
                            <w:delText>string</w:delText>
                          </w:r>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D4D4D4"/>
                              <w:sz w:val="21"/>
                              <w:szCs w:val="21"/>
                              <w:lang w:val="en-GB" w:eastAsia="es-ES"/>
                            </w:rPr>
                            <w:delText>|</w:delText>
                          </w:r>
                        </w:del>
                      </w:p>
                      <w:p w14:paraId="4C776CDF" w14:textId="77777777" w:rsidR="00260674" w:rsidRPr="00C920BB" w:rsidRDefault="00260674" w:rsidP="00A3092E">
                        <w:pPr>
                          <w:shd w:val="clear" w:color="auto" w:fill="1F1F1F"/>
                          <w:spacing w:line="285" w:lineRule="atLeast"/>
                          <w:rPr>
                            <w:del w:id="2700" w:author="Redondo García Francisco Javier" w:date="2025-09-02T09:44:00Z"/>
                            <w:rFonts w:ascii="Consolas" w:eastAsia="Times New Roman" w:hAnsi="Consolas" w:cs="Times New Roman"/>
                            <w:color w:val="CCCCCC"/>
                            <w:sz w:val="21"/>
                            <w:szCs w:val="21"/>
                            <w:lang w:val="en-GB" w:eastAsia="es-ES"/>
                          </w:rPr>
                        </w:pPr>
                        <w:del w:id="2701" w:author="Redondo García Francisco Javier" w:date="2025-09-02T09:44:00Z">
                          <w:r w:rsidRPr="00C920BB">
                            <w:rPr>
                              <w:rFonts w:ascii="Consolas" w:eastAsia="Times New Roman" w:hAnsi="Consolas" w:cs="Times New Roman"/>
                              <w:color w:val="4EC9B0"/>
                              <w:sz w:val="21"/>
                              <w:szCs w:val="21"/>
                              <w:lang w:val="en-GB" w:eastAsia="es-ES"/>
                            </w:rPr>
                            <w:delText>null</w:delText>
                          </w:r>
                          <w:r w:rsidRPr="00C920BB">
                            <w:rPr>
                              <w:rFonts w:ascii="Consolas" w:eastAsia="Times New Roman" w:hAnsi="Consolas" w:cs="Times New Roman"/>
                              <w:color w:val="CCCCCC"/>
                              <w:sz w:val="21"/>
                              <w:szCs w:val="21"/>
                              <w:lang w:val="en-GB" w:eastAsia="es-ES"/>
                            </w:rPr>
                            <w:delText>&gt; {</w:delText>
                          </w:r>
                        </w:del>
                      </w:p>
                      <w:p w14:paraId="1C987E75" w14:textId="77777777" w:rsidR="00260674" w:rsidRPr="00C920BB" w:rsidRDefault="00260674" w:rsidP="00A3092E">
                        <w:pPr>
                          <w:shd w:val="clear" w:color="auto" w:fill="1F1F1F"/>
                          <w:spacing w:after="0" w:line="285" w:lineRule="atLeast"/>
                          <w:rPr>
                            <w:del w:id="2702" w:author="Redondo García Francisco Javier" w:date="2025-09-02T09:44:00Z"/>
                            <w:rFonts w:ascii="Consolas" w:eastAsia="Times New Roman" w:hAnsi="Consolas" w:cs="Times New Roman"/>
                            <w:color w:val="CCCCCC"/>
                            <w:sz w:val="21"/>
                            <w:szCs w:val="21"/>
                            <w:lang w:val="en-GB" w:eastAsia="es-ES"/>
                          </w:rPr>
                        </w:pPr>
                        <w:del w:id="2703" w:author="Redondo García Francisco Javier" w:date="2025-09-02T09:44:00Z">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C586C0"/>
                              <w:sz w:val="21"/>
                              <w:szCs w:val="21"/>
                              <w:lang w:val="en-GB" w:eastAsia="es-ES"/>
                            </w:rPr>
                            <w:delText>return</w:delText>
                          </w:r>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569CD6"/>
                              <w:sz w:val="21"/>
                              <w:szCs w:val="21"/>
                              <w:lang w:val="en-GB" w:eastAsia="es-ES"/>
                            </w:rPr>
                            <w:delText>this</w:delText>
                          </w:r>
                          <w:r w:rsidRPr="00C920BB">
                            <w:rPr>
                              <w:rFonts w:ascii="Consolas" w:eastAsia="Times New Roman" w:hAnsi="Consolas" w:cs="Times New Roman"/>
                              <w:color w:val="CCCCCC"/>
                              <w:sz w:val="21"/>
                              <w:szCs w:val="21"/>
                              <w:lang w:val="en-GB" w:eastAsia="es-ES"/>
                            </w:rPr>
                            <w:delText>.</w:delText>
                          </w:r>
                          <w:r w:rsidRPr="00C920BB">
                            <w:rPr>
                              <w:rFonts w:ascii="Consolas" w:eastAsia="Times New Roman" w:hAnsi="Consolas" w:cs="Times New Roman"/>
                              <w:color w:val="9CDCFE"/>
                              <w:sz w:val="21"/>
                              <w:szCs w:val="21"/>
                              <w:lang w:val="en-GB" w:eastAsia="es-ES"/>
                            </w:rPr>
                            <w:delText>firestore</w:delText>
                          </w:r>
                          <w:r w:rsidRPr="00C920BB">
                            <w:rPr>
                              <w:rFonts w:ascii="Consolas" w:eastAsia="Times New Roman" w:hAnsi="Consolas" w:cs="Times New Roman"/>
                              <w:color w:val="CCCCCC"/>
                              <w:sz w:val="21"/>
                              <w:szCs w:val="21"/>
                              <w:lang w:val="en-GB" w:eastAsia="es-ES"/>
                            </w:rPr>
                            <w:delText>.</w:delText>
                          </w:r>
                          <w:r w:rsidRPr="00C920BB">
                            <w:rPr>
                              <w:rFonts w:ascii="Consolas" w:eastAsia="Times New Roman" w:hAnsi="Consolas" w:cs="Times New Roman"/>
                              <w:color w:val="DCDCAA"/>
                              <w:sz w:val="21"/>
                              <w:szCs w:val="21"/>
                              <w:lang w:val="en-GB" w:eastAsia="es-ES"/>
                            </w:rPr>
                            <w:delText>collection</w:delText>
                          </w:r>
                          <w:r w:rsidRPr="00C920BB">
                            <w:rPr>
                              <w:rFonts w:ascii="Consolas" w:eastAsia="Times New Roman" w:hAnsi="Consolas" w:cs="Times New Roman"/>
                              <w:color w:val="CCCCCC"/>
                              <w:sz w:val="21"/>
                              <w:szCs w:val="21"/>
                              <w:lang w:val="en-GB" w:eastAsia="es-ES"/>
                            </w:rPr>
                            <w:delText>(</w:delText>
                          </w:r>
                          <w:r w:rsidRPr="00C920BB">
                            <w:rPr>
                              <w:rFonts w:ascii="Consolas" w:eastAsia="Times New Roman" w:hAnsi="Consolas" w:cs="Times New Roman"/>
                              <w:color w:val="CE9178"/>
                              <w:sz w:val="21"/>
                              <w:szCs w:val="21"/>
                              <w:lang w:val="en-GB" w:eastAsia="es-ES"/>
                            </w:rPr>
                            <w:delText>'sanitarios'</w:delText>
                          </w:r>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9CDCFE"/>
                              <w:sz w:val="21"/>
                              <w:szCs w:val="21"/>
                              <w:lang w:val="en-GB" w:eastAsia="es-ES"/>
                            </w:rPr>
                            <w:delText>ref</w:delText>
                          </w:r>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569CD6"/>
                              <w:sz w:val="21"/>
                              <w:szCs w:val="21"/>
                              <w:lang w:val="en-GB" w:eastAsia="es-ES"/>
                            </w:rPr>
                            <w:delText>=&gt;</w:delText>
                          </w:r>
                        </w:del>
                      </w:p>
                      <w:p w14:paraId="21380102" w14:textId="77777777" w:rsidR="00260674" w:rsidRPr="00C920BB" w:rsidRDefault="00260674" w:rsidP="00A3092E">
                        <w:pPr>
                          <w:shd w:val="clear" w:color="auto" w:fill="1F1F1F"/>
                          <w:spacing w:after="0" w:line="285" w:lineRule="atLeast"/>
                          <w:rPr>
                            <w:del w:id="2704" w:author="Redondo García Francisco Javier" w:date="2025-09-02T09:44:00Z"/>
                            <w:rFonts w:ascii="Consolas" w:eastAsia="Times New Roman" w:hAnsi="Consolas" w:cs="Times New Roman"/>
                            <w:color w:val="CCCCCC"/>
                            <w:sz w:val="21"/>
                            <w:szCs w:val="21"/>
                            <w:lang w:val="en-GB" w:eastAsia="es-ES"/>
                          </w:rPr>
                        </w:pPr>
                        <w:del w:id="2705" w:author="Redondo García Francisco Javier" w:date="2025-09-02T09:44:00Z">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9CDCFE"/>
                              <w:sz w:val="21"/>
                              <w:szCs w:val="21"/>
                              <w:lang w:val="en-GB" w:eastAsia="es-ES"/>
                            </w:rPr>
                            <w:delText>ref</w:delText>
                          </w:r>
                          <w:r w:rsidRPr="00C920BB">
                            <w:rPr>
                              <w:rFonts w:ascii="Consolas" w:eastAsia="Times New Roman" w:hAnsi="Consolas" w:cs="Times New Roman"/>
                              <w:color w:val="CCCCCC"/>
                              <w:sz w:val="21"/>
                              <w:szCs w:val="21"/>
                              <w:lang w:val="en-GB" w:eastAsia="es-ES"/>
                            </w:rPr>
                            <w:delText>.</w:delText>
                          </w:r>
                          <w:r w:rsidRPr="00C920BB">
                            <w:rPr>
                              <w:rFonts w:ascii="Consolas" w:eastAsia="Times New Roman" w:hAnsi="Consolas" w:cs="Times New Roman"/>
                              <w:color w:val="DCDCAA"/>
                              <w:sz w:val="21"/>
                              <w:szCs w:val="21"/>
                              <w:lang w:val="en-GB" w:eastAsia="es-ES"/>
                            </w:rPr>
                            <w:delText>where</w:delText>
                          </w:r>
                          <w:r w:rsidRPr="00C920BB">
                            <w:rPr>
                              <w:rFonts w:ascii="Consolas" w:eastAsia="Times New Roman" w:hAnsi="Consolas" w:cs="Times New Roman"/>
                              <w:color w:val="CCCCCC"/>
                              <w:sz w:val="21"/>
                              <w:szCs w:val="21"/>
                              <w:lang w:val="en-GB" w:eastAsia="es-ES"/>
                            </w:rPr>
                            <w:delText>(</w:delText>
                          </w:r>
                          <w:r w:rsidRPr="00C920BB">
                            <w:rPr>
                              <w:rFonts w:ascii="Consolas" w:eastAsia="Times New Roman" w:hAnsi="Consolas" w:cs="Times New Roman"/>
                              <w:color w:val="CE9178"/>
                              <w:sz w:val="21"/>
                              <w:szCs w:val="21"/>
                              <w:lang w:val="en-GB" w:eastAsia="es-ES"/>
                            </w:rPr>
                            <w:delText>'username'</w:delText>
                          </w:r>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CE9178"/>
                              <w:sz w:val="21"/>
                              <w:szCs w:val="21"/>
                              <w:lang w:val="en-GB" w:eastAsia="es-ES"/>
                            </w:rPr>
                            <w:delText>'=='</w:delText>
                          </w:r>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9CDCFE"/>
                              <w:sz w:val="21"/>
                              <w:szCs w:val="21"/>
                              <w:lang w:val="en-GB" w:eastAsia="es-ES"/>
                            </w:rPr>
                            <w:delText>username</w:delText>
                          </w:r>
                          <w:r w:rsidRPr="00C920BB">
                            <w:rPr>
                              <w:rFonts w:ascii="Consolas" w:eastAsia="Times New Roman" w:hAnsi="Consolas" w:cs="Times New Roman"/>
                              <w:color w:val="CCCCCC"/>
                              <w:sz w:val="21"/>
                              <w:szCs w:val="21"/>
                              <w:lang w:val="en-GB" w:eastAsia="es-ES"/>
                            </w:rPr>
                            <w:delText>).</w:delText>
                          </w:r>
                          <w:r w:rsidRPr="00C920BB">
                            <w:rPr>
                              <w:rFonts w:ascii="Consolas" w:eastAsia="Times New Roman" w:hAnsi="Consolas" w:cs="Times New Roman"/>
                              <w:color w:val="DCDCAA"/>
                              <w:sz w:val="21"/>
                              <w:szCs w:val="21"/>
                              <w:lang w:val="en-GB" w:eastAsia="es-ES"/>
                            </w:rPr>
                            <w:delText>where</w:delText>
                          </w:r>
                          <w:r w:rsidRPr="00C920BB">
                            <w:rPr>
                              <w:rFonts w:ascii="Consolas" w:eastAsia="Times New Roman" w:hAnsi="Consolas" w:cs="Times New Roman"/>
                              <w:color w:val="CCCCCC"/>
                              <w:sz w:val="21"/>
                              <w:szCs w:val="21"/>
                              <w:lang w:val="en-GB" w:eastAsia="es-ES"/>
                            </w:rPr>
                            <w:delText>(</w:delText>
                          </w:r>
                          <w:r w:rsidRPr="00C920BB">
                            <w:rPr>
                              <w:rFonts w:ascii="Consolas" w:eastAsia="Times New Roman" w:hAnsi="Consolas" w:cs="Times New Roman"/>
                              <w:color w:val="CE9178"/>
                              <w:sz w:val="21"/>
                              <w:szCs w:val="21"/>
                              <w:lang w:val="en-GB" w:eastAsia="es-ES"/>
                            </w:rPr>
                            <w:delText>'password'</w:delText>
                          </w:r>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CE9178"/>
                              <w:sz w:val="21"/>
                              <w:szCs w:val="21"/>
                              <w:lang w:val="en-GB" w:eastAsia="es-ES"/>
                            </w:rPr>
                            <w:delText>'=='</w:delText>
                          </w:r>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9CDCFE"/>
                              <w:sz w:val="21"/>
                              <w:szCs w:val="21"/>
                              <w:lang w:val="en-GB" w:eastAsia="es-ES"/>
                            </w:rPr>
                            <w:delText>password</w:delText>
                          </w:r>
                          <w:r w:rsidRPr="00C920BB">
                            <w:rPr>
                              <w:rFonts w:ascii="Consolas" w:eastAsia="Times New Roman" w:hAnsi="Consolas" w:cs="Times New Roman"/>
                              <w:color w:val="CCCCCC"/>
                              <w:sz w:val="21"/>
                              <w:szCs w:val="21"/>
                              <w:lang w:val="en-GB" w:eastAsia="es-ES"/>
                            </w:rPr>
                            <w:delText>)</w:delText>
                          </w:r>
                        </w:del>
                      </w:p>
                      <w:p w14:paraId="7C8B6D89" w14:textId="77777777" w:rsidR="00260674" w:rsidRPr="00C920BB" w:rsidRDefault="00260674" w:rsidP="00A3092E">
                        <w:pPr>
                          <w:shd w:val="clear" w:color="auto" w:fill="1F1F1F"/>
                          <w:spacing w:after="0" w:line="285" w:lineRule="atLeast"/>
                          <w:rPr>
                            <w:del w:id="2706" w:author="Redondo García Francisco Javier" w:date="2025-09-02T09:44:00Z"/>
                            <w:rFonts w:ascii="Consolas" w:eastAsia="Times New Roman" w:hAnsi="Consolas" w:cs="Times New Roman"/>
                            <w:color w:val="CCCCCC"/>
                            <w:sz w:val="21"/>
                            <w:szCs w:val="21"/>
                            <w:lang w:val="en-GB" w:eastAsia="es-ES"/>
                          </w:rPr>
                        </w:pPr>
                        <w:del w:id="2707" w:author="Redondo García Francisco Javier" w:date="2025-09-02T09:44:00Z">
                          <w:r w:rsidRPr="00C920BB">
                            <w:rPr>
                              <w:rFonts w:ascii="Consolas" w:eastAsia="Times New Roman" w:hAnsi="Consolas" w:cs="Times New Roman"/>
                              <w:color w:val="CCCCCC"/>
                              <w:sz w:val="21"/>
                              <w:szCs w:val="21"/>
                              <w:lang w:val="en-GB" w:eastAsia="es-ES"/>
                            </w:rPr>
                            <w:delText>    ).</w:delText>
                          </w:r>
                          <w:r w:rsidRPr="00C920BB">
                            <w:rPr>
                              <w:rFonts w:ascii="Consolas" w:eastAsia="Times New Roman" w:hAnsi="Consolas" w:cs="Times New Roman"/>
                              <w:color w:val="DCDCAA"/>
                              <w:sz w:val="21"/>
                              <w:szCs w:val="21"/>
                              <w:lang w:val="en-GB" w:eastAsia="es-ES"/>
                            </w:rPr>
                            <w:delText>get</w:delText>
                          </w:r>
                          <w:r w:rsidRPr="00C920BB">
                            <w:rPr>
                              <w:rFonts w:ascii="Consolas" w:eastAsia="Times New Roman" w:hAnsi="Consolas" w:cs="Times New Roman"/>
                              <w:color w:val="CCCCCC"/>
                              <w:sz w:val="21"/>
                              <w:szCs w:val="21"/>
                              <w:lang w:val="en-GB" w:eastAsia="es-ES"/>
                            </w:rPr>
                            <w:delText>().</w:delText>
                          </w:r>
                          <w:r w:rsidRPr="00C920BB">
                            <w:rPr>
                              <w:rFonts w:ascii="Consolas" w:eastAsia="Times New Roman" w:hAnsi="Consolas" w:cs="Times New Roman"/>
                              <w:color w:val="DCDCAA"/>
                              <w:sz w:val="21"/>
                              <w:szCs w:val="21"/>
                              <w:lang w:val="en-GB" w:eastAsia="es-ES"/>
                            </w:rPr>
                            <w:delText>pipe</w:delText>
                          </w:r>
                          <w:r w:rsidRPr="00C920BB">
                            <w:rPr>
                              <w:rFonts w:ascii="Consolas" w:eastAsia="Times New Roman" w:hAnsi="Consolas" w:cs="Times New Roman"/>
                              <w:color w:val="CCCCCC"/>
                              <w:sz w:val="21"/>
                              <w:szCs w:val="21"/>
                              <w:lang w:val="en-GB" w:eastAsia="es-ES"/>
                            </w:rPr>
                            <w:delText>(</w:delText>
                          </w:r>
                        </w:del>
                      </w:p>
                      <w:p w14:paraId="0BF6095F" w14:textId="77777777" w:rsidR="00260674" w:rsidRPr="00C920BB" w:rsidRDefault="00260674" w:rsidP="00A3092E">
                        <w:pPr>
                          <w:shd w:val="clear" w:color="auto" w:fill="1F1F1F"/>
                          <w:spacing w:after="0" w:line="285" w:lineRule="atLeast"/>
                          <w:rPr>
                            <w:del w:id="2708" w:author="Redondo García Francisco Javier" w:date="2025-09-02T09:44:00Z"/>
                            <w:rFonts w:ascii="Consolas" w:eastAsia="Times New Roman" w:hAnsi="Consolas" w:cs="Times New Roman"/>
                            <w:color w:val="CCCCCC"/>
                            <w:sz w:val="21"/>
                            <w:szCs w:val="21"/>
                            <w:lang w:val="en-GB" w:eastAsia="es-ES"/>
                          </w:rPr>
                        </w:pPr>
                        <w:del w:id="2709" w:author="Redondo García Francisco Javier" w:date="2025-09-02T09:44:00Z">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DCDCAA"/>
                              <w:sz w:val="21"/>
                              <w:szCs w:val="21"/>
                              <w:lang w:val="en-GB" w:eastAsia="es-ES"/>
                            </w:rPr>
                            <w:delText>map</w:delText>
                          </w:r>
                          <w:r w:rsidRPr="00C920BB">
                            <w:rPr>
                              <w:rFonts w:ascii="Consolas" w:eastAsia="Times New Roman" w:hAnsi="Consolas" w:cs="Times New Roman"/>
                              <w:color w:val="CCCCCC"/>
                              <w:sz w:val="21"/>
                              <w:szCs w:val="21"/>
                              <w:lang w:val="en-GB" w:eastAsia="es-ES"/>
                            </w:rPr>
                            <w:delText>(</w:delText>
                          </w:r>
                          <w:r w:rsidRPr="00C920BB">
                            <w:rPr>
                              <w:rFonts w:ascii="Consolas" w:eastAsia="Times New Roman" w:hAnsi="Consolas" w:cs="Times New Roman"/>
                              <w:color w:val="9CDCFE"/>
                              <w:sz w:val="21"/>
                              <w:szCs w:val="21"/>
                              <w:lang w:val="en-GB" w:eastAsia="es-ES"/>
                            </w:rPr>
                            <w:delText>snapshot</w:delText>
                          </w:r>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569CD6"/>
                              <w:sz w:val="21"/>
                              <w:szCs w:val="21"/>
                              <w:lang w:val="en-GB" w:eastAsia="es-ES"/>
                            </w:rPr>
                            <w:delText>=&gt;</w:delText>
                          </w:r>
                          <w:r w:rsidRPr="00C920BB">
                            <w:rPr>
                              <w:rFonts w:ascii="Consolas" w:eastAsia="Times New Roman" w:hAnsi="Consolas" w:cs="Times New Roman"/>
                              <w:color w:val="CCCCCC"/>
                              <w:sz w:val="21"/>
                              <w:szCs w:val="21"/>
                              <w:lang w:val="en-GB" w:eastAsia="es-ES"/>
                            </w:rPr>
                            <w:delText xml:space="preserve"> {</w:delText>
                          </w:r>
                        </w:del>
                      </w:p>
                      <w:p w14:paraId="78D24ADD" w14:textId="77777777" w:rsidR="00260674" w:rsidRPr="00C920BB" w:rsidRDefault="00260674" w:rsidP="00A3092E">
                        <w:pPr>
                          <w:shd w:val="clear" w:color="auto" w:fill="1F1F1F"/>
                          <w:spacing w:after="0" w:line="285" w:lineRule="atLeast"/>
                          <w:rPr>
                            <w:del w:id="2710" w:author="Redondo García Francisco Javier" w:date="2025-09-02T09:44:00Z"/>
                            <w:rFonts w:ascii="Consolas" w:eastAsia="Times New Roman" w:hAnsi="Consolas" w:cs="Times New Roman"/>
                            <w:color w:val="CCCCCC"/>
                            <w:sz w:val="21"/>
                            <w:szCs w:val="21"/>
                            <w:lang w:val="en-GB" w:eastAsia="es-ES"/>
                          </w:rPr>
                        </w:pPr>
                        <w:del w:id="2711" w:author="Redondo García Francisco Javier" w:date="2025-09-02T09:44:00Z">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C586C0"/>
                              <w:sz w:val="21"/>
                              <w:szCs w:val="21"/>
                              <w:lang w:val="en-GB" w:eastAsia="es-ES"/>
                            </w:rPr>
                            <w:delText>if</w:delText>
                          </w:r>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9CDCFE"/>
                              <w:sz w:val="21"/>
                              <w:szCs w:val="21"/>
                              <w:lang w:val="en-GB" w:eastAsia="es-ES"/>
                            </w:rPr>
                            <w:delText>snapshot</w:delText>
                          </w:r>
                          <w:r w:rsidRPr="00C920BB">
                            <w:rPr>
                              <w:rFonts w:ascii="Consolas" w:eastAsia="Times New Roman" w:hAnsi="Consolas" w:cs="Times New Roman"/>
                              <w:color w:val="CCCCCC"/>
                              <w:sz w:val="21"/>
                              <w:szCs w:val="21"/>
                              <w:lang w:val="en-GB" w:eastAsia="es-ES"/>
                            </w:rPr>
                            <w:delText>.</w:delText>
                          </w:r>
                          <w:r w:rsidRPr="00C920BB">
                            <w:rPr>
                              <w:rFonts w:ascii="Consolas" w:eastAsia="Times New Roman" w:hAnsi="Consolas" w:cs="Times New Roman"/>
                              <w:color w:val="9CDCFE"/>
                              <w:sz w:val="21"/>
                              <w:szCs w:val="21"/>
                              <w:lang w:val="en-GB" w:eastAsia="es-ES"/>
                            </w:rPr>
                            <w:delText>empty</w:delText>
                          </w:r>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C586C0"/>
                              <w:sz w:val="21"/>
                              <w:szCs w:val="21"/>
                              <w:lang w:val="en-GB" w:eastAsia="es-ES"/>
                            </w:rPr>
                            <w:delText>return</w:delText>
                          </w:r>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569CD6"/>
                              <w:sz w:val="21"/>
                              <w:szCs w:val="21"/>
                              <w:lang w:val="en-GB" w:eastAsia="es-ES"/>
                            </w:rPr>
                            <w:delText>null</w:delText>
                          </w:r>
                          <w:r w:rsidRPr="00C920BB">
                            <w:rPr>
                              <w:rFonts w:ascii="Consolas" w:eastAsia="Times New Roman" w:hAnsi="Consolas" w:cs="Times New Roman"/>
                              <w:color w:val="CCCCCC"/>
                              <w:sz w:val="21"/>
                              <w:szCs w:val="21"/>
                              <w:lang w:val="en-GB" w:eastAsia="es-ES"/>
                            </w:rPr>
                            <w:delText>;</w:delText>
                          </w:r>
                        </w:del>
                      </w:p>
                      <w:p w14:paraId="368EF9D2" w14:textId="77777777" w:rsidR="00260674" w:rsidRPr="00C920BB" w:rsidRDefault="00260674" w:rsidP="00A3092E">
                        <w:pPr>
                          <w:shd w:val="clear" w:color="auto" w:fill="1F1F1F"/>
                          <w:spacing w:after="0" w:line="285" w:lineRule="atLeast"/>
                          <w:rPr>
                            <w:del w:id="2712" w:author="Redondo García Francisco Javier" w:date="2025-09-02T09:44:00Z"/>
                            <w:rFonts w:ascii="Consolas" w:eastAsia="Times New Roman" w:hAnsi="Consolas" w:cs="Times New Roman"/>
                            <w:color w:val="CCCCCC"/>
                            <w:sz w:val="21"/>
                            <w:szCs w:val="21"/>
                            <w:lang w:val="en-GB" w:eastAsia="es-ES"/>
                          </w:rPr>
                        </w:pPr>
                      </w:p>
                      <w:p w14:paraId="2612B8BE" w14:textId="77777777" w:rsidR="00260674" w:rsidRPr="00C920BB" w:rsidRDefault="00260674" w:rsidP="00A3092E">
                        <w:pPr>
                          <w:shd w:val="clear" w:color="auto" w:fill="1F1F1F"/>
                          <w:spacing w:after="0" w:line="285" w:lineRule="atLeast"/>
                          <w:rPr>
                            <w:del w:id="2713" w:author="Redondo García Francisco Javier" w:date="2025-09-02T09:44:00Z"/>
                            <w:rFonts w:ascii="Consolas" w:eastAsia="Times New Roman" w:hAnsi="Consolas" w:cs="Times New Roman"/>
                            <w:color w:val="CCCCCC"/>
                            <w:sz w:val="21"/>
                            <w:szCs w:val="21"/>
                            <w:lang w:val="en-GB" w:eastAsia="es-ES"/>
                          </w:rPr>
                        </w:pPr>
                        <w:del w:id="2714" w:author="Redondo García Francisco Javier" w:date="2025-09-02T09:44:00Z">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569CD6"/>
                              <w:sz w:val="21"/>
                              <w:szCs w:val="21"/>
                              <w:lang w:val="en-GB" w:eastAsia="es-ES"/>
                            </w:rPr>
                            <w:delText>const</w:delText>
                          </w:r>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4FC1FF"/>
                              <w:sz w:val="21"/>
                              <w:szCs w:val="21"/>
                              <w:lang w:val="en-GB" w:eastAsia="es-ES"/>
                            </w:rPr>
                            <w:delText>docData</w:delText>
                          </w:r>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D4D4D4"/>
                              <w:sz w:val="21"/>
                              <w:szCs w:val="21"/>
                              <w:lang w:val="en-GB" w:eastAsia="es-ES"/>
                            </w:rPr>
                            <w:delText>=</w:delText>
                          </w:r>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9CDCFE"/>
                              <w:sz w:val="21"/>
                              <w:szCs w:val="21"/>
                              <w:lang w:val="en-GB" w:eastAsia="es-ES"/>
                            </w:rPr>
                            <w:delText>snapshot</w:delText>
                          </w:r>
                          <w:r w:rsidRPr="00C920BB">
                            <w:rPr>
                              <w:rFonts w:ascii="Consolas" w:eastAsia="Times New Roman" w:hAnsi="Consolas" w:cs="Times New Roman"/>
                              <w:color w:val="CCCCCC"/>
                              <w:sz w:val="21"/>
                              <w:szCs w:val="21"/>
                              <w:lang w:val="en-GB" w:eastAsia="es-ES"/>
                            </w:rPr>
                            <w:delText>.</w:delText>
                          </w:r>
                          <w:r w:rsidRPr="00C920BB">
                            <w:rPr>
                              <w:rFonts w:ascii="Consolas" w:eastAsia="Times New Roman" w:hAnsi="Consolas" w:cs="Times New Roman"/>
                              <w:color w:val="9CDCFE"/>
                              <w:sz w:val="21"/>
                              <w:szCs w:val="21"/>
                              <w:lang w:val="en-GB" w:eastAsia="es-ES"/>
                            </w:rPr>
                            <w:delText>docs</w:delText>
                          </w:r>
                          <w:r w:rsidRPr="00C920BB">
                            <w:rPr>
                              <w:rFonts w:ascii="Consolas" w:eastAsia="Times New Roman" w:hAnsi="Consolas" w:cs="Times New Roman"/>
                              <w:color w:val="CCCCCC"/>
                              <w:sz w:val="21"/>
                              <w:szCs w:val="21"/>
                              <w:lang w:val="en-GB" w:eastAsia="es-ES"/>
                            </w:rPr>
                            <w:delText>[</w:delText>
                          </w:r>
                          <w:r w:rsidRPr="00C920BB">
                            <w:rPr>
                              <w:rFonts w:ascii="Consolas" w:eastAsia="Times New Roman" w:hAnsi="Consolas" w:cs="Times New Roman"/>
                              <w:color w:val="B5CEA8"/>
                              <w:sz w:val="21"/>
                              <w:szCs w:val="21"/>
                              <w:lang w:val="en-GB" w:eastAsia="es-ES"/>
                            </w:rPr>
                            <w:delText>0</w:delText>
                          </w:r>
                          <w:r w:rsidRPr="00C920BB">
                            <w:rPr>
                              <w:rFonts w:ascii="Consolas" w:eastAsia="Times New Roman" w:hAnsi="Consolas" w:cs="Times New Roman"/>
                              <w:color w:val="CCCCCC"/>
                              <w:sz w:val="21"/>
                              <w:szCs w:val="21"/>
                              <w:lang w:val="en-GB" w:eastAsia="es-ES"/>
                            </w:rPr>
                            <w:delText>].</w:delText>
                          </w:r>
                          <w:r w:rsidRPr="00C920BB">
                            <w:rPr>
                              <w:rFonts w:ascii="Consolas" w:eastAsia="Times New Roman" w:hAnsi="Consolas" w:cs="Times New Roman"/>
                              <w:color w:val="DCDCAA"/>
                              <w:sz w:val="21"/>
                              <w:szCs w:val="21"/>
                              <w:lang w:val="en-GB" w:eastAsia="es-ES"/>
                            </w:rPr>
                            <w:delText>data</w:delText>
                          </w:r>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C586C0"/>
                              <w:sz w:val="21"/>
                              <w:szCs w:val="21"/>
                              <w:lang w:val="en-GB" w:eastAsia="es-ES"/>
                            </w:rPr>
                            <w:delText>as</w:delText>
                          </w:r>
                          <w:r w:rsidRPr="00C920BB">
                            <w:rPr>
                              <w:rFonts w:ascii="Consolas" w:eastAsia="Times New Roman" w:hAnsi="Consolas" w:cs="Times New Roman"/>
                              <w:color w:val="CCCCCC"/>
                              <w:sz w:val="21"/>
                              <w:szCs w:val="21"/>
                              <w:lang w:val="en-GB" w:eastAsia="es-ES"/>
                            </w:rPr>
                            <w:delText xml:space="preserve"> { </w:delText>
                          </w:r>
                          <w:r w:rsidRPr="00C920BB">
                            <w:rPr>
                              <w:rFonts w:ascii="Consolas" w:eastAsia="Times New Roman" w:hAnsi="Consolas" w:cs="Times New Roman"/>
                              <w:color w:val="9CDCFE"/>
                              <w:sz w:val="21"/>
                              <w:szCs w:val="21"/>
                              <w:lang w:val="en-GB" w:eastAsia="es-ES"/>
                            </w:rPr>
                            <w:delText>role</w:delText>
                          </w:r>
                          <w:r w:rsidRPr="00C920BB">
                            <w:rPr>
                              <w:rFonts w:ascii="Consolas" w:eastAsia="Times New Roman" w:hAnsi="Consolas" w:cs="Times New Roman"/>
                              <w:color w:val="D4D4D4"/>
                              <w:sz w:val="21"/>
                              <w:szCs w:val="21"/>
                              <w:lang w:val="en-GB" w:eastAsia="es-ES"/>
                            </w:rPr>
                            <w:delText>?:</w:delText>
                          </w:r>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4EC9B0"/>
                              <w:sz w:val="21"/>
                              <w:szCs w:val="21"/>
                              <w:lang w:val="en-GB" w:eastAsia="es-ES"/>
                            </w:rPr>
                            <w:delText>string</w:delText>
                          </w:r>
                          <w:r w:rsidRPr="00C920BB">
                            <w:rPr>
                              <w:rFonts w:ascii="Consolas" w:eastAsia="Times New Roman" w:hAnsi="Consolas" w:cs="Times New Roman"/>
                              <w:color w:val="CCCCCC"/>
                              <w:sz w:val="21"/>
                              <w:szCs w:val="21"/>
                              <w:lang w:val="en-GB" w:eastAsia="es-ES"/>
                            </w:rPr>
                            <w:delText xml:space="preserve"> };</w:delText>
                          </w:r>
                        </w:del>
                      </w:p>
                      <w:p w14:paraId="3746277E" w14:textId="77777777" w:rsidR="00260674" w:rsidRPr="00C920BB" w:rsidRDefault="00260674" w:rsidP="00A3092E">
                        <w:pPr>
                          <w:shd w:val="clear" w:color="auto" w:fill="1F1F1F"/>
                          <w:spacing w:after="0" w:line="285" w:lineRule="atLeast"/>
                          <w:rPr>
                            <w:del w:id="2715" w:author="Redondo García Francisco Javier" w:date="2025-09-02T09:44:00Z"/>
                            <w:rFonts w:ascii="Consolas" w:eastAsia="Times New Roman" w:hAnsi="Consolas" w:cs="Times New Roman"/>
                            <w:color w:val="CCCCCC"/>
                            <w:sz w:val="21"/>
                            <w:szCs w:val="21"/>
                            <w:lang w:eastAsia="es-ES"/>
                          </w:rPr>
                        </w:pPr>
                        <w:del w:id="2716" w:author="Redondo García Francisco Javier" w:date="2025-09-02T09:44:00Z">
                          <w:r w:rsidRPr="00C920BB">
                            <w:rPr>
                              <w:rFonts w:ascii="Consolas" w:eastAsia="Times New Roman" w:hAnsi="Consolas" w:cs="Times New Roman"/>
                              <w:color w:val="CCCCCC"/>
                              <w:sz w:val="21"/>
                              <w:szCs w:val="21"/>
                              <w:lang w:val="en-GB" w:eastAsia="es-ES"/>
                            </w:rPr>
                            <w:delText xml:space="preserve">        </w:delText>
                          </w:r>
                          <w:r w:rsidRPr="00C920BB">
                            <w:rPr>
                              <w:rFonts w:ascii="Consolas" w:eastAsia="Times New Roman" w:hAnsi="Consolas" w:cs="Times New Roman"/>
                              <w:color w:val="C586C0"/>
                              <w:sz w:val="21"/>
                              <w:szCs w:val="21"/>
                              <w:lang w:eastAsia="es-ES"/>
                            </w:rPr>
                            <w:delText>return</w:delText>
                          </w:r>
                          <w:r w:rsidRPr="00C920BB">
                            <w:rPr>
                              <w:rFonts w:ascii="Consolas" w:eastAsia="Times New Roman" w:hAnsi="Consolas" w:cs="Times New Roman"/>
                              <w:color w:val="CCCCCC"/>
                              <w:sz w:val="21"/>
                              <w:szCs w:val="21"/>
                              <w:lang w:eastAsia="es-ES"/>
                            </w:rPr>
                            <w:delText xml:space="preserve"> </w:delText>
                          </w:r>
                          <w:r w:rsidRPr="00C920BB">
                            <w:rPr>
                              <w:rFonts w:ascii="Consolas" w:eastAsia="Times New Roman" w:hAnsi="Consolas" w:cs="Times New Roman"/>
                              <w:color w:val="4FC1FF"/>
                              <w:sz w:val="21"/>
                              <w:szCs w:val="21"/>
                              <w:lang w:eastAsia="es-ES"/>
                            </w:rPr>
                            <w:delText>docData</w:delText>
                          </w:r>
                          <w:r w:rsidRPr="00C920BB">
                            <w:rPr>
                              <w:rFonts w:ascii="Consolas" w:eastAsia="Times New Roman" w:hAnsi="Consolas" w:cs="Times New Roman"/>
                              <w:color w:val="CCCCCC"/>
                              <w:sz w:val="21"/>
                              <w:szCs w:val="21"/>
                              <w:lang w:eastAsia="es-ES"/>
                            </w:rPr>
                            <w:delText>.</w:delText>
                          </w:r>
                          <w:r w:rsidRPr="00C920BB">
                            <w:rPr>
                              <w:rFonts w:ascii="Consolas" w:eastAsia="Times New Roman" w:hAnsi="Consolas" w:cs="Times New Roman"/>
                              <w:color w:val="9CDCFE"/>
                              <w:sz w:val="21"/>
                              <w:szCs w:val="21"/>
                              <w:lang w:eastAsia="es-ES"/>
                            </w:rPr>
                            <w:delText>role</w:delText>
                          </w:r>
                          <w:r w:rsidRPr="00C920BB">
                            <w:rPr>
                              <w:rFonts w:ascii="Consolas" w:eastAsia="Times New Roman" w:hAnsi="Consolas" w:cs="Times New Roman"/>
                              <w:color w:val="CCCCCC"/>
                              <w:sz w:val="21"/>
                              <w:szCs w:val="21"/>
                              <w:lang w:eastAsia="es-ES"/>
                            </w:rPr>
                            <w:delText xml:space="preserve"> </w:delText>
                          </w:r>
                          <w:r w:rsidRPr="00C920BB">
                            <w:rPr>
                              <w:rFonts w:ascii="Consolas" w:eastAsia="Times New Roman" w:hAnsi="Consolas" w:cs="Times New Roman"/>
                              <w:color w:val="D4D4D4"/>
                              <w:sz w:val="21"/>
                              <w:szCs w:val="21"/>
                              <w:lang w:eastAsia="es-ES"/>
                            </w:rPr>
                            <w:delText>||</w:delText>
                          </w:r>
                          <w:r w:rsidRPr="00C920BB">
                            <w:rPr>
                              <w:rFonts w:ascii="Consolas" w:eastAsia="Times New Roman" w:hAnsi="Consolas" w:cs="Times New Roman"/>
                              <w:color w:val="CCCCCC"/>
                              <w:sz w:val="21"/>
                              <w:szCs w:val="21"/>
                              <w:lang w:eastAsia="es-ES"/>
                            </w:rPr>
                            <w:delText xml:space="preserve"> </w:delText>
                          </w:r>
                          <w:r w:rsidRPr="00C920BB">
                            <w:rPr>
                              <w:rFonts w:ascii="Consolas" w:eastAsia="Times New Roman" w:hAnsi="Consolas" w:cs="Times New Roman"/>
                              <w:color w:val="569CD6"/>
                              <w:sz w:val="21"/>
                              <w:szCs w:val="21"/>
                              <w:lang w:eastAsia="es-ES"/>
                            </w:rPr>
                            <w:delText>null</w:delText>
                          </w:r>
                          <w:r w:rsidRPr="00C920BB">
                            <w:rPr>
                              <w:rFonts w:ascii="Consolas" w:eastAsia="Times New Roman" w:hAnsi="Consolas" w:cs="Times New Roman"/>
                              <w:color w:val="CCCCCC"/>
                              <w:sz w:val="21"/>
                              <w:szCs w:val="21"/>
                              <w:lang w:eastAsia="es-ES"/>
                            </w:rPr>
                            <w:delText>;</w:delText>
                          </w:r>
                        </w:del>
                      </w:p>
                      <w:p w14:paraId="1965D7C8" w14:textId="77777777" w:rsidR="00260674" w:rsidRPr="00C920BB" w:rsidRDefault="00260674" w:rsidP="00A3092E">
                        <w:pPr>
                          <w:shd w:val="clear" w:color="auto" w:fill="1F1F1F"/>
                          <w:spacing w:after="0" w:line="285" w:lineRule="atLeast"/>
                          <w:rPr>
                            <w:del w:id="2717" w:author="Redondo García Francisco Javier" w:date="2025-09-02T09:44:00Z"/>
                            <w:rFonts w:ascii="Consolas" w:eastAsia="Times New Roman" w:hAnsi="Consolas" w:cs="Times New Roman"/>
                            <w:color w:val="CCCCCC"/>
                            <w:sz w:val="21"/>
                            <w:szCs w:val="21"/>
                            <w:lang w:eastAsia="es-ES"/>
                          </w:rPr>
                        </w:pPr>
                        <w:del w:id="2718" w:author="Redondo García Francisco Javier" w:date="2025-09-02T09:44:00Z">
                          <w:r w:rsidRPr="00C920BB">
                            <w:rPr>
                              <w:rFonts w:ascii="Consolas" w:eastAsia="Times New Roman" w:hAnsi="Consolas" w:cs="Times New Roman"/>
                              <w:color w:val="CCCCCC"/>
                              <w:sz w:val="21"/>
                              <w:szCs w:val="21"/>
                              <w:lang w:eastAsia="es-ES"/>
                            </w:rPr>
                            <w:delText>      })</w:delText>
                          </w:r>
                        </w:del>
                      </w:p>
                      <w:p w14:paraId="7313C050" w14:textId="77777777" w:rsidR="00260674" w:rsidRPr="00C920BB" w:rsidRDefault="00260674" w:rsidP="00A3092E">
                        <w:pPr>
                          <w:shd w:val="clear" w:color="auto" w:fill="1F1F1F"/>
                          <w:spacing w:after="0" w:line="285" w:lineRule="atLeast"/>
                          <w:rPr>
                            <w:del w:id="2719" w:author="Redondo García Francisco Javier" w:date="2025-09-02T09:44:00Z"/>
                            <w:rFonts w:ascii="Consolas" w:eastAsia="Times New Roman" w:hAnsi="Consolas" w:cs="Times New Roman"/>
                            <w:color w:val="CCCCCC"/>
                            <w:sz w:val="21"/>
                            <w:szCs w:val="21"/>
                            <w:lang w:eastAsia="es-ES"/>
                          </w:rPr>
                        </w:pPr>
                        <w:del w:id="2720" w:author="Redondo García Francisco Javier" w:date="2025-09-02T09:44:00Z">
                          <w:r w:rsidRPr="00C920BB">
                            <w:rPr>
                              <w:rFonts w:ascii="Consolas" w:eastAsia="Times New Roman" w:hAnsi="Consolas" w:cs="Times New Roman"/>
                              <w:color w:val="CCCCCC"/>
                              <w:sz w:val="21"/>
                              <w:szCs w:val="21"/>
                              <w:lang w:eastAsia="es-ES"/>
                            </w:rPr>
                            <w:delText>    );</w:delText>
                          </w:r>
                        </w:del>
                      </w:p>
                      <w:p w14:paraId="57C5A0CA" w14:textId="77777777" w:rsidR="00260674" w:rsidRPr="00C920BB" w:rsidRDefault="00260674" w:rsidP="00A3092E">
                        <w:pPr>
                          <w:shd w:val="clear" w:color="auto" w:fill="1F1F1F"/>
                          <w:spacing w:after="0" w:line="285" w:lineRule="atLeast"/>
                          <w:rPr>
                            <w:del w:id="2721" w:author="Redondo García Francisco Javier" w:date="2025-09-02T09:44:00Z"/>
                            <w:rFonts w:ascii="Consolas" w:eastAsia="Times New Roman" w:hAnsi="Consolas" w:cs="Times New Roman"/>
                            <w:color w:val="CCCCCC"/>
                            <w:sz w:val="21"/>
                            <w:szCs w:val="21"/>
                            <w:lang w:eastAsia="es-ES"/>
                          </w:rPr>
                        </w:pPr>
                        <w:del w:id="2722" w:author="Redondo García Francisco Javier" w:date="2025-09-02T09:44:00Z">
                          <w:r w:rsidRPr="00C920BB">
                            <w:rPr>
                              <w:rFonts w:ascii="Consolas" w:eastAsia="Times New Roman" w:hAnsi="Consolas" w:cs="Times New Roman"/>
                              <w:color w:val="CCCCCC"/>
                              <w:sz w:val="21"/>
                              <w:szCs w:val="21"/>
                              <w:lang w:eastAsia="es-ES"/>
                            </w:rPr>
                            <w:delText>  }</w:delText>
                          </w:r>
                        </w:del>
                      </w:p>
                      <w:p w14:paraId="53B65C98" w14:textId="77777777" w:rsidR="00260674" w:rsidRDefault="00260674" w:rsidP="00A3092E">
                        <w:pPr>
                          <w:rPr>
                            <w:del w:id="2723" w:author="Redondo García Francisco Javier" w:date="2025-09-02T09:44:00Z"/>
                          </w:rPr>
                        </w:pPr>
                      </w:p>
                    </w:txbxContent>
                  </v:textbox>
                  <w10:anchorlock/>
                </v:shape>
              </w:pict>
            </mc:Fallback>
          </mc:AlternateContent>
        </w:r>
      </w:del>
    </w:p>
    <w:p w14:paraId="6292B5BE" w14:textId="1B497095" w:rsidR="00260674" w:rsidRPr="00E86BCB" w:rsidRDefault="00260674" w:rsidP="00E86BCB">
      <w:pPr>
        <w:rPr>
          <w:ins w:id="2724" w:author="Redondo García Francisco Javier" w:date="2025-09-02T09:44:00Z"/>
          <w:sz w:val="24"/>
          <w:szCs w:val="24"/>
        </w:rPr>
      </w:pPr>
    </w:p>
    <w:p w14:paraId="0A37FB39" w14:textId="57E41E65" w:rsidR="00260674" w:rsidRPr="00E86BCB" w:rsidRDefault="00260674" w:rsidP="00E86BCB">
      <w:pPr>
        <w:rPr>
          <w:ins w:id="2725" w:author="Redondo García Francisco Javier" w:date="2025-09-02T09:44:00Z"/>
          <w:sz w:val="24"/>
          <w:szCs w:val="24"/>
        </w:rPr>
      </w:pPr>
    </w:p>
    <w:p w14:paraId="1BD2E709" w14:textId="77777777" w:rsidR="00637F6F" w:rsidRDefault="00637F6F" w:rsidP="00E86BCB">
      <w:pPr>
        <w:rPr>
          <w:ins w:id="2726" w:author="Redondo García Francisco Javier" w:date="2025-09-02T09:44:00Z"/>
          <w:sz w:val="24"/>
          <w:szCs w:val="24"/>
        </w:rPr>
      </w:pPr>
    </w:p>
    <w:p w14:paraId="20AD761A" w14:textId="6F46B48C" w:rsidR="00260674" w:rsidRPr="00E86BCB" w:rsidRDefault="00260674" w:rsidP="00E86BCB">
      <w:pPr>
        <w:rPr>
          <w:ins w:id="2727" w:author="Redondo García Francisco Javier" w:date="2025-09-02T09:44:00Z"/>
          <w:sz w:val="24"/>
          <w:szCs w:val="24"/>
        </w:rPr>
      </w:pPr>
    </w:p>
    <w:p w14:paraId="3998865B" w14:textId="77777777" w:rsidR="00260674" w:rsidRDefault="00260674">
      <w:pPr>
        <w:rPr>
          <w:ins w:id="2728" w:author="Redondo García Francisco Javier" w:date="2025-09-02T09:44:00Z"/>
        </w:rPr>
      </w:pPr>
    </w:p>
    <w:p w14:paraId="2B6732C4" w14:textId="77777777" w:rsidR="00260674" w:rsidRDefault="00260674"/>
    <w:p w14:paraId="4EFC77FB" w14:textId="77777777" w:rsidR="00260674" w:rsidRDefault="00260674"/>
    <w:p w14:paraId="4693A762" w14:textId="77777777" w:rsidR="00260674" w:rsidRDefault="00260674"/>
    <w:p w14:paraId="29893438" w14:textId="77777777" w:rsidR="00260674" w:rsidRDefault="00260674">
      <w:pPr>
        <w:rPr>
          <w:rFonts w:asciiTheme="majorHAnsi" w:eastAsiaTheme="majorEastAsia" w:hAnsiTheme="majorHAnsi" w:cstheme="majorBidi"/>
          <w:color w:val="1F3763" w:themeColor="accent1" w:themeShade="7F"/>
          <w:sz w:val="24"/>
          <w:szCs w:val="24"/>
        </w:rPr>
      </w:pPr>
      <w:r>
        <w:br w:type="page"/>
      </w:r>
    </w:p>
    <w:p w14:paraId="0FA5051D" w14:textId="59C873FE" w:rsidR="00260674" w:rsidRPr="00493367" w:rsidRDefault="005C4BDD" w:rsidP="005C4BDD">
      <w:pPr>
        <w:pStyle w:val="Ttulo4"/>
      </w:pPr>
      <w:bookmarkStart w:id="2729" w:name="_Ref200114652"/>
      <w:bookmarkStart w:id="2730" w:name="_Toc207317143"/>
      <w:r>
        <w:lastRenderedPageBreak/>
        <w:t xml:space="preserve">5.4.4.2. </w:t>
      </w:r>
      <w:proofErr w:type="spellStart"/>
      <w:r w:rsidR="00260674" w:rsidRPr="00493367">
        <w:t>GlobalService</w:t>
      </w:r>
      <w:bookmarkEnd w:id="2729"/>
      <w:bookmarkEnd w:id="2730"/>
      <w:proofErr w:type="spellEnd"/>
    </w:p>
    <w:p w14:paraId="48C1E8ED" w14:textId="77777777" w:rsidR="00260674" w:rsidRDefault="00260674" w:rsidP="00637F6F">
      <w:r>
        <w:t xml:space="preserve">El segundo servicio clave implementado es </w:t>
      </w:r>
      <w:proofErr w:type="spellStart"/>
      <w:r>
        <w:t>GlobalService</w:t>
      </w:r>
      <w:proofErr w:type="spellEnd"/>
      <w:r w:rsidRPr="00A25CCB">
        <w:t xml:space="preserve">, cuya función principal es definir variables </w:t>
      </w:r>
      <w:r>
        <w:t>que serán accesibles</w:t>
      </w:r>
      <w:r w:rsidRPr="00A25CCB">
        <w:t xml:space="preserve"> en toda la web</w:t>
      </w:r>
      <w:r>
        <w:t xml:space="preserve">. </w:t>
      </w:r>
    </w:p>
    <w:p w14:paraId="52119933" w14:textId="77777777" w:rsidR="00260674" w:rsidRPr="00A25CCB" w:rsidRDefault="00260674" w:rsidP="00637F6F">
      <w:r>
        <w:t xml:space="preserve">El objetivo es que una vez se haya iniciado sesión, se conozca en todo momento el rol que tiene el usuario que se ha registrado, así como su </w:t>
      </w:r>
      <w:proofErr w:type="spellStart"/>
      <w:r>
        <w:t>userName</w:t>
      </w:r>
      <w:proofErr w:type="spellEnd"/>
      <w:r>
        <w:t>. De esta forma podemos definir desde cualquier componente aquellas partes de la aplicación que son visibles o accesibles y aquellas que no, dependiendo del rol.</w:t>
      </w:r>
    </w:p>
    <w:p w14:paraId="082F0FD9" w14:textId="15D17EF0" w:rsidR="00260674" w:rsidRDefault="00260674" w:rsidP="00637F6F">
      <w:r w:rsidRPr="00A25CCB">
        <w:t xml:space="preserve">Este servicio utiliza la clase </w:t>
      </w:r>
      <w:proofErr w:type="spellStart"/>
      <w:r w:rsidRPr="00A25CCB">
        <w:t>BehaviorSubject</w:t>
      </w:r>
      <w:proofErr w:type="spellEnd"/>
      <w:r w:rsidRPr="00A25CCB">
        <w:t xml:space="preserve"> de la librería </w:t>
      </w:r>
      <w:proofErr w:type="spellStart"/>
      <w:r w:rsidRPr="00A3092E">
        <w:t>RxJS</w:t>
      </w:r>
      <w:proofErr w:type="spellEnd"/>
      <w:ins w:id="2731" w:author="Redondo García Francisco Javier" w:date="2025-09-02T09:44:00Z">
        <w:r w:rsidR="001A52FE">
          <w:t xml:space="preserve"> </w:t>
        </w:r>
      </w:ins>
      <w:customXmlInsRangeStart w:id="2732" w:author="Redondo García Francisco Javier" w:date="2025-09-02T09:44:00Z"/>
      <w:sdt>
        <w:sdtPr>
          <w:id w:val="1882816946"/>
          <w:citation/>
        </w:sdtPr>
        <w:sdtEndPr/>
        <w:sdtContent>
          <w:customXmlInsRangeEnd w:id="2732"/>
          <w:ins w:id="2733" w:author="Redondo García Francisco Javier" w:date="2025-09-02T09:44:00Z">
            <w:r w:rsidR="001A52FE">
              <w:fldChar w:fldCharType="begin"/>
            </w:r>
            <w:r w:rsidR="001A52FE">
              <w:instrText xml:space="preserve"> CITATION RxJ251 \l 3082 </w:instrText>
            </w:r>
            <w:r w:rsidR="001A52FE">
              <w:fldChar w:fldCharType="separate"/>
            </w:r>
            <w:r w:rsidR="00477B4E" w:rsidRPr="00477B4E">
              <w:rPr>
                <w:noProof/>
              </w:rPr>
              <w:t>[21]</w:t>
            </w:r>
            <w:r w:rsidR="001A52FE">
              <w:fldChar w:fldCharType="end"/>
            </w:r>
          </w:ins>
          <w:customXmlInsRangeStart w:id="2734" w:author="Redondo García Francisco Javier" w:date="2025-09-02T09:44:00Z"/>
        </w:sdtContent>
      </w:sdt>
      <w:customXmlInsRangeEnd w:id="2734"/>
      <w:r w:rsidRPr="00A25CCB">
        <w:t xml:space="preserve">, que permite crear </w:t>
      </w:r>
      <w:r w:rsidRPr="00A3092E">
        <w:t>observables con valor inicial y actualizable</w:t>
      </w:r>
      <w:r w:rsidRPr="00A25CCB">
        <w:t>, lo cual es especialmente útil para almacenar datos que cambian durante la ejecución de la aplicación, como los que se obtienen tras iniciar sesión.</w:t>
      </w:r>
    </w:p>
    <w:p w14:paraId="107FB4E7" w14:textId="77777777" w:rsidR="00260674" w:rsidRDefault="00260674" w:rsidP="00637F6F">
      <w:r>
        <w:t xml:space="preserve">Se definen los </w:t>
      </w:r>
      <w:proofErr w:type="gramStart"/>
      <w:r>
        <w:t>observables clave</w:t>
      </w:r>
      <w:proofErr w:type="gramEnd"/>
      <w:r>
        <w:t>:</w:t>
      </w:r>
    </w:p>
    <w:p w14:paraId="0E4BB6D2" w14:textId="77777777" w:rsidR="00260674" w:rsidRPr="00637F6F" w:rsidRDefault="00260674" w:rsidP="00C87F70">
      <w:pPr>
        <w:pStyle w:val="Prrafodelista"/>
        <w:numPr>
          <w:ilvl w:val="0"/>
          <w:numId w:val="43"/>
        </w:numPr>
        <w:rPr>
          <w:sz w:val="24"/>
          <w:szCs w:val="24"/>
        </w:rPr>
      </w:pPr>
      <w:r w:rsidRPr="00637F6F">
        <w:rPr>
          <w:sz w:val="24"/>
          <w:szCs w:val="24"/>
        </w:rPr>
        <w:t>role$</w:t>
      </w:r>
    </w:p>
    <w:p w14:paraId="09B152E9" w14:textId="77777777" w:rsidR="00260674" w:rsidRPr="00637F6F" w:rsidRDefault="00260674" w:rsidP="00C87F70">
      <w:pPr>
        <w:pStyle w:val="Prrafodelista"/>
        <w:numPr>
          <w:ilvl w:val="0"/>
          <w:numId w:val="43"/>
        </w:numPr>
        <w:rPr>
          <w:sz w:val="24"/>
          <w:szCs w:val="24"/>
        </w:rPr>
      </w:pPr>
      <w:proofErr w:type="spellStart"/>
      <w:r w:rsidRPr="00637F6F">
        <w:rPr>
          <w:sz w:val="24"/>
          <w:szCs w:val="24"/>
        </w:rPr>
        <w:t>name</w:t>
      </w:r>
      <w:proofErr w:type="spellEnd"/>
      <w:r w:rsidRPr="00637F6F">
        <w:rPr>
          <w:sz w:val="24"/>
          <w:szCs w:val="24"/>
        </w:rPr>
        <w:t>$</w:t>
      </w:r>
    </w:p>
    <w:p w14:paraId="72C66618" w14:textId="77777777" w:rsidR="00260674" w:rsidRPr="00145FDF" w:rsidRDefault="00260674" w:rsidP="00637F6F">
      <w:r w:rsidRPr="00145FDF">
        <w:t>Se definen los métodos para modificar estos observables u obtener su valor:</w:t>
      </w:r>
    </w:p>
    <w:p w14:paraId="4047A26D" w14:textId="77777777" w:rsidR="00260674" w:rsidRPr="00145FDF" w:rsidRDefault="00260674" w:rsidP="00C87F70">
      <w:pPr>
        <w:pStyle w:val="Prrafodelista"/>
        <w:numPr>
          <w:ilvl w:val="0"/>
          <w:numId w:val="44"/>
        </w:numPr>
      </w:pPr>
      <w:proofErr w:type="spellStart"/>
      <w:r w:rsidRPr="00145FDF">
        <w:t>updateRole</w:t>
      </w:r>
      <w:proofErr w:type="spellEnd"/>
      <w:r w:rsidRPr="00145FDF">
        <w:t>()</w:t>
      </w:r>
    </w:p>
    <w:p w14:paraId="172F053E" w14:textId="77777777" w:rsidR="00260674" w:rsidRPr="00145FDF" w:rsidRDefault="00260674" w:rsidP="00C87F70">
      <w:pPr>
        <w:pStyle w:val="Prrafodelista"/>
        <w:numPr>
          <w:ilvl w:val="0"/>
          <w:numId w:val="44"/>
        </w:numPr>
      </w:pPr>
      <w:proofErr w:type="spellStart"/>
      <w:r w:rsidRPr="00145FDF">
        <w:t>getCurrentRole</w:t>
      </w:r>
      <w:proofErr w:type="spellEnd"/>
      <w:r w:rsidRPr="00145FDF">
        <w:t>()</w:t>
      </w:r>
    </w:p>
    <w:p w14:paraId="01E8E69B" w14:textId="77777777" w:rsidR="00260674" w:rsidRPr="00145FDF" w:rsidRDefault="00260674" w:rsidP="00C87F70">
      <w:pPr>
        <w:pStyle w:val="Prrafodelista"/>
        <w:numPr>
          <w:ilvl w:val="0"/>
          <w:numId w:val="44"/>
        </w:numPr>
      </w:pPr>
      <w:proofErr w:type="spellStart"/>
      <w:r w:rsidRPr="00145FDF">
        <w:t>updateName</w:t>
      </w:r>
      <w:proofErr w:type="spellEnd"/>
      <w:r w:rsidRPr="00145FDF">
        <w:t>()</w:t>
      </w:r>
    </w:p>
    <w:p w14:paraId="5EE37BEF" w14:textId="77777777" w:rsidR="00260674" w:rsidRPr="00145FDF" w:rsidRDefault="00260674" w:rsidP="00C87F70">
      <w:pPr>
        <w:pStyle w:val="Prrafodelista"/>
        <w:numPr>
          <w:ilvl w:val="0"/>
          <w:numId w:val="44"/>
        </w:numPr>
      </w:pPr>
      <w:proofErr w:type="spellStart"/>
      <w:r w:rsidRPr="00145FDF">
        <w:t>getCurrentName</w:t>
      </w:r>
      <w:proofErr w:type="spellEnd"/>
      <w:r w:rsidRPr="00145FDF">
        <w:t>()</w:t>
      </w:r>
    </w:p>
    <w:p w14:paraId="58165F6F" w14:textId="77777777" w:rsidR="00260674" w:rsidRPr="00145FDF" w:rsidRDefault="00260674" w:rsidP="00637F6F">
      <w:r w:rsidRPr="00145FDF">
        <w:t xml:space="preserve">De este modo, una vez que el usuario se autentica, el componente de </w:t>
      </w:r>
      <w:proofErr w:type="spellStart"/>
      <w:r w:rsidRPr="00145FDF">
        <w:t>login</w:t>
      </w:r>
      <w:proofErr w:type="spellEnd"/>
      <w:r w:rsidRPr="00145FDF">
        <w:t xml:space="preserve"> actualiza el valor del rol o del nombre mediante los métodos </w:t>
      </w:r>
      <w:proofErr w:type="spellStart"/>
      <w:r w:rsidRPr="00145FDF">
        <w:t>updateRole</w:t>
      </w:r>
      <w:proofErr w:type="spellEnd"/>
      <w:r w:rsidRPr="00145FDF">
        <w:t>(</w:t>
      </w:r>
      <w:proofErr w:type="spellStart"/>
      <w:r w:rsidRPr="00145FDF">
        <w:t>newRole</w:t>
      </w:r>
      <w:proofErr w:type="spellEnd"/>
      <w:r w:rsidRPr="00145FDF">
        <w:t xml:space="preserve">: </w:t>
      </w:r>
      <w:proofErr w:type="spellStart"/>
      <w:r w:rsidRPr="00145FDF">
        <w:t>string</w:t>
      </w:r>
      <w:proofErr w:type="spellEnd"/>
      <w:r w:rsidRPr="00145FDF">
        <w:t xml:space="preserve">) o </w:t>
      </w:r>
      <w:proofErr w:type="spellStart"/>
      <w:r w:rsidRPr="00145FDF">
        <w:t>updateName</w:t>
      </w:r>
      <w:proofErr w:type="spellEnd"/>
      <w:r w:rsidRPr="00145FDF">
        <w:t>(</w:t>
      </w:r>
      <w:proofErr w:type="spellStart"/>
      <w:r w:rsidRPr="00145FDF">
        <w:t>newName</w:t>
      </w:r>
      <w:proofErr w:type="spellEnd"/>
      <w:r w:rsidRPr="00145FDF">
        <w:t xml:space="preserve">: </w:t>
      </w:r>
      <w:proofErr w:type="spellStart"/>
      <w:r w:rsidRPr="00145FDF">
        <w:t>string</w:t>
      </w:r>
      <w:proofErr w:type="spellEnd"/>
      <w:r w:rsidRPr="00145FDF">
        <w:t>). Posteriormente, cualquier otro componente que necesite acceder a esta información puede hacerlo de dos formas:</w:t>
      </w:r>
    </w:p>
    <w:p w14:paraId="6D580D79" w14:textId="77777777" w:rsidR="00260674" w:rsidRPr="00145FDF" w:rsidRDefault="00260674" w:rsidP="00C87F70">
      <w:pPr>
        <w:pStyle w:val="Prrafodelista"/>
        <w:numPr>
          <w:ilvl w:val="0"/>
          <w:numId w:val="45"/>
        </w:numPr>
      </w:pPr>
      <w:r w:rsidRPr="00145FDF">
        <w:rPr>
          <w:b/>
          <w:bCs/>
        </w:rPr>
        <w:t>De forma reactiva</w:t>
      </w:r>
      <w:r w:rsidRPr="00145FDF">
        <w:t xml:space="preserve">, suscribiéndose a role$ o </w:t>
      </w:r>
      <w:proofErr w:type="spellStart"/>
      <w:r w:rsidRPr="00145FDF">
        <w:t>name</w:t>
      </w:r>
      <w:proofErr w:type="spellEnd"/>
      <w:r w:rsidRPr="00145FDF">
        <w:t>$, que son observables que emiten automáticamente los cambios.</w:t>
      </w:r>
    </w:p>
    <w:p w14:paraId="6609C73A" w14:textId="77777777" w:rsidR="00260674" w:rsidRPr="00145FDF" w:rsidRDefault="00260674" w:rsidP="00C87F70">
      <w:pPr>
        <w:pStyle w:val="Prrafodelista"/>
        <w:numPr>
          <w:ilvl w:val="0"/>
          <w:numId w:val="45"/>
        </w:numPr>
      </w:pPr>
      <w:r w:rsidRPr="00145FDF">
        <w:rPr>
          <w:b/>
          <w:bCs/>
        </w:rPr>
        <w:t>De forma directa</w:t>
      </w:r>
      <w:r w:rsidRPr="00145FDF">
        <w:t xml:space="preserve">, mediante los métodos </w:t>
      </w:r>
      <w:proofErr w:type="spellStart"/>
      <w:r w:rsidRPr="00145FDF">
        <w:t>getCurrentRole</w:t>
      </w:r>
      <w:proofErr w:type="spellEnd"/>
      <w:r w:rsidRPr="00145FDF">
        <w:t xml:space="preserve">() o </w:t>
      </w:r>
      <w:proofErr w:type="spellStart"/>
      <w:r w:rsidRPr="00145FDF">
        <w:t>getCurrentName</w:t>
      </w:r>
      <w:proofErr w:type="spellEnd"/>
      <w:r w:rsidRPr="00145FDF">
        <w:t>(), que devuelven el valor actual sin necesidad de suscripción.</w:t>
      </w:r>
    </w:p>
    <w:p w14:paraId="202CE80B" w14:textId="77777777" w:rsidR="00260674" w:rsidRDefault="00260674" w:rsidP="007B5AC0">
      <w:pPr>
        <w:rPr>
          <w:sz w:val="24"/>
          <w:szCs w:val="24"/>
        </w:rPr>
      </w:pPr>
    </w:p>
    <w:p w14:paraId="75CEBE04" w14:textId="3070A41B" w:rsidR="00260674" w:rsidRDefault="005C4BDD" w:rsidP="005C4BDD">
      <w:pPr>
        <w:pStyle w:val="Ttulo4"/>
      </w:pPr>
      <w:bookmarkStart w:id="2735" w:name="_Toc207317144"/>
      <w:r>
        <w:t xml:space="preserve">5.4.4.3. </w:t>
      </w:r>
      <w:proofErr w:type="spellStart"/>
      <w:r w:rsidR="00260674">
        <w:t>RouterLink</w:t>
      </w:r>
      <w:bookmarkEnd w:id="2735"/>
      <w:proofErr w:type="spellEnd"/>
    </w:p>
    <w:p w14:paraId="175C9F5C" w14:textId="56C62D4F" w:rsidR="00260674" w:rsidRPr="007B5AC0" w:rsidRDefault="00260674" w:rsidP="00637F6F">
      <w:pPr>
        <w:rPr>
          <w:lang w:eastAsia="es-ES"/>
        </w:rPr>
      </w:pPr>
      <w:r w:rsidRPr="007B5AC0">
        <w:rPr>
          <w:lang w:eastAsia="es-ES"/>
        </w:rPr>
        <w:t xml:space="preserve">Para organizar y gestionar la navegación entre las distintas pantallas de la aplicación web, se ha utilizado el sistema de enrutamiento proporcionado por </w:t>
      </w:r>
      <w:r w:rsidRPr="00145FDF">
        <w:rPr>
          <w:i/>
          <w:rPrChange w:id="2736" w:author="Redondo García Francisco Javier" w:date="2025-09-02T09:44:00Z">
            <w:rPr>
              <w:b/>
            </w:rPr>
          </w:rPrChange>
        </w:rPr>
        <w:t xml:space="preserve">Angular </w:t>
      </w:r>
      <w:proofErr w:type="spellStart"/>
      <w:r w:rsidRPr="00145FDF">
        <w:rPr>
          <w:i/>
          <w:rPrChange w:id="2737" w:author="Redondo García Francisco Javier" w:date="2025-09-02T09:44:00Z">
            <w:rPr>
              <w:b/>
            </w:rPr>
          </w:rPrChange>
        </w:rPr>
        <w:t>Router</w:t>
      </w:r>
      <w:proofErr w:type="spellEnd"/>
      <w:del w:id="2738" w:author="Redondo García Francisco Javier" w:date="2025-09-02T09:44:00Z">
        <w:r w:rsidRPr="007B5AC0">
          <w:rPr>
            <w:lang w:eastAsia="es-ES"/>
          </w:rPr>
          <w:delText>.</w:delText>
        </w:r>
      </w:del>
      <w:ins w:id="2739" w:author="Redondo García Francisco Javier" w:date="2025-09-02T09:44:00Z">
        <w:r w:rsidR="00110C59">
          <w:rPr>
            <w:i/>
            <w:iCs/>
            <w:lang w:eastAsia="es-ES"/>
          </w:rPr>
          <w:t xml:space="preserve"> </w:t>
        </w:r>
      </w:ins>
      <w:customXmlInsRangeStart w:id="2740" w:author="Redondo García Francisco Javier" w:date="2025-09-02T09:44:00Z"/>
      <w:sdt>
        <w:sdtPr>
          <w:rPr>
            <w:i/>
            <w:iCs/>
            <w:lang w:eastAsia="es-ES"/>
          </w:rPr>
          <w:id w:val="2019732626"/>
          <w:citation/>
        </w:sdtPr>
        <w:sdtEndPr/>
        <w:sdtContent>
          <w:customXmlInsRangeEnd w:id="2740"/>
          <w:ins w:id="2741" w:author="Redondo García Francisco Javier" w:date="2025-09-02T09:44:00Z">
            <w:r w:rsidR="00110C59">
              <w:rPr>
                <w:i/>
                <w:iCs/>
                <w:lang w:eastAsia="es-ES"/>
              </w:rPr>
              <w:fldChar w:fldCharType="begin"/>
            </w:r>
            <w:r w:rsidR="00110C59">
              <w:rPr>
                <w:i/>
                <w:iCs/>
                <w:lang w:eastAsia="es-ES"/>
              </w:rPr>
              <w:instrText xml:space="preserve"> CITATION Ang252 \l 3082 </w:instrText>
            </w:r>
            <w:r w:rsidR="00110C59">
              <w:rPr>
                <w:i/>
                <w:iCs/>
                <w:lang w:eastAsia="es-ES"/>
              </w:rPr>
              <w:fldChar w:fldCharType="separate"/>
            </w:r>
            <w:r w:rsidR="00477B4E" w:rsidRPr="00477B4E">
              <w:rPr>
                <w:noProof/>
                <w:lang w:eastAsia="es-ES"/>
              </w:rPr>
              <w:t>[22]</w:t>
            </w:r>
            <w:r w:rsidR="00110C59">
              <w:rPr>
                <w:i/>
                <w:iCs/>
                <w:lang w:eastAsia="es-ES"/>
              </w:rPr>
              <w:fldChar w:fldCharType="end"/>
            </w:r>
          </w:ins>
          <w:customXmlInsRangeStart w:id="2742" w:author="Redondo García Francisco Javier" w:date="2025-09-02T09:44:00Z"/>
        </w:sdtContent>
      </w:sdt>
      <w:customXmlInsRangeEnd w:id="2742"/>
      <w:ins w:id="2743" w:author="Redondo García Francisco Javier" w:date="2025-09-02T09:44:00Z">
        <w:r w:rsidRPr="007B5AC0">
          <w:rPr>
            <w:lang w:eastAsia="es-ES"/>
          </w:rPr>
          <w:t>.</w:t>
        </w:r>
      </w:ins>
      <w:r w:rsidRPr="007B5AC0">
        <w:rPr>
          <w:lang w:eastAsia="es-ES"/>
        </w:rPr>
        <w:t xml:space="preserve"> Este sistema permite definir y centralizar todas las rutas de la aplicación en un único módulo, denominado </w:t>
      </w:r>
      <w:proofErr w:type="spellStart"/>
      <w:r w:rsidRPr="00145FDF">
        <w:rPr>
          <w:i/>
          <w:rPrChange w:id="2744" w:author="Redondo García Francisco Javier" w:date="2025-09-02T09:44:00Z">
            <w:rPr>
              <w:rFonts w:ascii="Courier New" w:hAnsi="Courier New"/>
              <w:sz w:val="20"/>
            </w:rPr>
          </w:rPrChange>
        </w:rPr>
        <w:t>AppRoutingModule</w:t>
      </w:r>
      <w:proofErr w:type="spellEnd"/>
      <w:r w:rsidRPr="007B5AC0">
        <w:rPr>
          <w:lang w:eastAsia="es-ES"/>
        </w:rPr>
        <w:t xml:space="preserve">, lo que facilita </w:t>
      </w:r>
      <w:r>
        <w:rPr>
          <w:lang w:eastAsia="es-ES"/>
        </w:rPr>
        <w:t>el mantenimiento, permitiendo solo añadir rutas nuevas a este módulo o eliminarlas en caso de que se necesite.</w:t>
      </w:r>
    </w:p>
    <w:p w14:paraId="575A424B" w14:textId="406EB796" w:rsidR="00260674" w:rsidRDefault="00260674" w:rsidP="00637F6F">
      <w:pPr>
        <w:rPr>
          <w:lang w:eastAsia="es-ES"/>
        </w:rPr>
      </w:pPr>
      <w:r>
        <w:rPr>
          <w:lang w:eastAsia="es-ES"/>
        </w:rPr>
        <w:t>El</w:t>
      </w:r>
      <w:r w:rsidRPr="007B5AC0">
        <w:rPr>
          <w:lang w:eastAsia="es-ES"/>
        </w:rPr>
        <w:t xml:space="preserve"> archivo</w:t>
      </w:r>
      <w:r>
        <w:rPr>
          <w:lang w:eastAsia="es-ES"/>
        </w:rPr>
        <w:t xml:space="preserve"> se encuentra en </w:t>
      </w:r>
      <w:r w:rsidR="00145FDF">
        <w:rPr>
          <w:lang w:eastAsia="es-ES"/>
        </w:rPr>
        <w:t>“</w:t>
      </w:r>
      <w:proofErr w:type="spellStart"/>
      <w:r>
        <w:rPr>
          <w:rPrChange w:id="2745" w:author="Redondo García Francisco Javier" w:date="2025-09-02T09:44:00Z">
            <w:rPr>
              <w:i/>
            </w:rPr>
          </w:rPrChange>
        </w:rPr>
        <w:t>src</w:t>
      </w:r>
      <w:proofErr w:type="spellEnd"/>
      <w:r>
        <w:rPr>
          <w:rPrChange w:id="2746" w:author="Redondo García Francisco Javier" w:date="2025-09-02T09:44:00Z">
            <w:rPr>
              <w:i/>
            </w:rPr>
          </w:rPrChange>
        </w:rPr>
        <w:t>/</w:t>
      </w:r>
      <w:r w:rsidRPr="007B5AC0">
        <w:rPr>
          <w:rPrChange w:id="2747" w:author="Redondo García Francisco Javier" w:date="2025-09-02T09:44:00Z">
            <w:rPr>
              <w:i/>
            </w:rPr>
          </w:rPrChange>
        </w:rPr>
        <w:t>app-</w:t>
      </w:r>
      <w:proofErr w:type="spellStart"/>
      <w:r w:rsidRPr="007B5AC0">
        <w:rPr>
          <w:rPrChange w:id="2748" w:author="Redondo García Francisco Javier" w:date="2025-09-02T09:44:00Z">
            <w:rPr>
              <w:i/>
            </w:rPr>
          </w:rPrChange>
        </w:rPr>
        <w:t>routing.module.ts</w:t>
      </w:r>
      <w:proofErr w:type="spellEnd"/>
      <w:r w:rsidR="00145FDF">
        <w:rPr>
          <w:lang w:eastAsia="es-ES"/>
        </w:rPr>
        <w:t>”</w:t>
      </w:r>
      <w:r>
        <w:rPr>
          <w:lang w:eastAsia="es-ES"/>
        </w:rPr>
        <w:t xml:space="preserve"> y</w:t>
      </w:r>
      <w:r w:rsidRPr="007B5AC0">
        <w:rPr>
          <w:lang w:eastAsia="es-ES"/>
        </w:rPr>
        <w:t xml:space="preserve"> define las rutas principales que conectan con cada uno de los componentes implementados. Cada ruta asocia un </w:t>
      </w:r>
      <w:proofErr w:type="spellStart"/>
      <w:r w:rsidRPr="00145FDF">
        <w:rPr>
          <w:i/>
          <w:rPrChange w:id="2749" w:author="Redondo García Francisco Javier" w:date="2025-09-02T09:44:00Z">
            <w:rPr>
              <w:b/>
            </w:rPr>
          </w:rPrChange>
        </w:rPr>
        <w:t>path</w:t>
      </w:r>
      <w:proofErr w:type="spellEnd"/>
      <w:r w:rsidRPr="007B5AC0">
        <w:rPr>
          <w:lang w:eastAsia="es-ES"/>
        </w:rPr>
        <w:t xml:space="preserve"> con su correspondiente componente, permitiendo así mostrar la vista adecuada según la acción que realice el usuario. </w:t>
      </w:r>
    </w:p>
    <w:p w14:paraId="3CAE2817" w14:textId="77777777" w:rsidR="00260674" w:rsidRDefault="00260674" w:rsidP="00637F6F">
      <w:pPr>
        <w:rPr>
          <w:lang w:eastAsia="es-ES"/>
        </w:rPr>
      </w:pPr>
      <w:r>
        <w:rPr>
          <w:lang w:eastAsia="es-ES"/>
        </w:rPr>
        <w:t>Se puede diferenciar entre dos tipos de rutas diferentes:</w:t>
      </w:r>
    </w:p>
    <w:p w14:paraId="0044C2F7" w14:textId="7285CBCF" w:rsidR="00260674" w:rsidRDefault="00260674" w:rsidP="00C87F70">
      <w:pPr>
        <w:pStyle w:val="Prrafodelista"/>
        <w:numPr>
          <w:ilvl w:val="0"/>
          <w:numId w:val="46"/>
        </w:numPr>
        <w:rPr>
          <w:lang w:eastAsia="es-ES"/>
        </w:rPr>
      </w:pPr>
      <w:r>
        <w:rPr>
          <w:lang w:eastAsia="es-ES"/>
        </w:rPr>
        <w:t>Rutas absolutas: definen un camino fijo hacia un componente en particular</w:t>
      </w:r>
      <w:r w:rsidR="00145FDF">
        <w:rPr>
          <w:lang w:eastAsia="es-ES"/>
        </w:rPr>
        <w:t>.</w:t>
      </w:r>
    </w:p>
    <w:p w14:paraId="35D6FCEA" w14:textId="77777777" w:rsidR="00095603" w:rsidRDefault="00095603" w:rsidP="00095603">
      <w:pPr>
        <w:pStyle w:val="Prrafodelista"/>
        <w:spacing w:before="100" w:beforeAutospacing="1" w:after="100" w:afterAutospacing="1" w:line="240" w:lineRule="auto"/>
        <w:rPr>
          <w:rFonts w:ascii="Times New Roman" w:eastAsia="Times New Roman" w:hAnsi="Times New Roman" w:cs="Times New Roman"/>
          <w:sz w:val="24"/>
          <w:szCs w:val="24"/>
          <w:lang w:eastAsia="es-ES"/>
        </w:rPr>
      </w:pPr>
    </w:p>
    <w:p w14:paraId="3DA34199" w14:textId="77777777" w:rsidR="00095603" w:rsidRDefault="00260674" w:rsidP="00095603">
      <w:pPr>
        <w:pStyle w:val="Prrafodelista"/>
        <w:keepNext/>
        <w:spacing w:before="100" w:beforeAutospacing="1" w:after="100" w:afterAutospacing="1" w:line="240" w:lineRule="auto"/>
      </w:pPr>
      <w:r w:rsidRPr="001416A7">
        <w:rPr>
          <w:rFonts w:ascii="Times New Roman" w:eastAsia="Times New Roman" w:hAnsi="Times New Roman" w:cs="Times New Roman"/>
          <w:noProof/>
          <w:sz w:val="24"/>
          <w:szCs w:val="24"/>
          <w:lang w:eastAsia="es-ES"/>
        </w:rPr>
        <w:lastRenderedPageBreak/>
        <mc:AlternateContent>
          <mc:Choice Requires="wps">
            <w:drawing>
              <wp:inline distT="0" distB="0" distL="0" distR="0" wp14:anchorId="640747FD" wp14:editId="1248E01B">
                <wp:extent cx="4447540" cy="482600"/>
                <wp:effectExtent l="0" t="0" r="10160" b="12700"/>
                <wp:docPr id="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7540" cy="482600"/>
                        </a:xfrm>
                        <a:prstGeom prst="rect">
                          <a:avLst/>
                        </a:prstGeom>
                        <a:solidFill>
                          <a:srgbClr val="FFFFFF"/>
                        </a:solidFill>
                        <a:ln w="9525">
                          <a:solidFill>
                            <a:srgbClr val="000000"/>
                          </a:solidFill>
                          <a:miter lim="800000"/>
                          <a:headEnd/>
                          <a:tailEnd/>
                        </a:ln>
                      </wps:spPr>
                      <wps:txbx>
                        <w:txbxContent>
                          <w:p w14:paraId="3BADEE34" w14:textId="77777777" w:rsidR="00260674" w:rsidRPr="00717A8A" w:rsidRDefault="00260674" w:rsidP="001416A7">
                            <w:pPr>
                              <w:shd w:val="clear" w:color="auto" w:fill="1F1F1F"/>
                              <w:spacing w:after="0" w:line="285" w:lineRule="atLeast"/>
                              <w:rPr>
                                <w:rFonts w:ascii="Consolas" w:hAnsi="Consolas"/>
                                <w:color w:val="CCCCCC"/>
                                <w:sz w:val="21"/>
                                <w:lang w:val="en-GB"/>
                                <w:rPrChange w:id="2750" w:author="Redondo García Francisco Javier" w:date="2025-09-02T09:44:00Z">
                                  <w:rPr>
                                    <w:rFonts w:ascii="Consolas" w:hAnsi="Consolas"/>
                                    <w:color w:val="CCCCCC"/>
                                    <w:sz w:val="21"/>
                                    <w:lang w:val="en-US"/>
                                  </w:rPr>
                                </w:rPrChange>
                              </w:rPr>
                            </w:pPr>
                            <w:r w:rsidRPr="00717A8A">
                              <w:rPr>
                                <w:rFonts w:ascii="Consolas" w:hAnsi="Consolas"/>
                                <w:color w:val="CCCCCC"/>
                                <w:sz w:val="21"/>
                                <w:lang w:val="en-GB"/>
                                <w:rPrChange w:id="2751" w:author="Redondo García Francisco Javier" w:date="2025-09-02T09:44:00Z">
                                  <w:rPr>
                                    <w:rFonts w:ascii="Consolas" w:hAnsi="Consolas"/>
                                    <w:color w:val="CCCCCC"/>
                                    <w:sz w:val="21"/>
                                    <w:lang w:val="en-US"/>
                                  </w:rPr>
                                </w:rPrChange>
                              </w:rPr>
                              <w:t xml:space="preserve">  </w:t>
                            </w:r>
                            <w:proofErr w:type="gramStart"/>
                            <w:r w:rsidRPr="00717A8A">
                              <w:rPr>
                                <w:rFonts w:ascii="Consolas" w:hAnsi="Consolas"/>
                                <w:color w:val="CCCCCC"/>
                                <w:sz w:val="21"/>
                                <w:lang w:val="en-GB"/>
                                <w:rPrChange w:id="2752" w:author="Redondo García Francisco Javier" w:date="2025-09-02T09:44:00Z">
                                  <w:rPr>
                                    <w:rFonts w:ascii="Consolas" w:hAnsi="Consolas"/>
                                    <w:color w:val="CCCCCC"/>
                                    <w:sz w:val="21"/>
                                    <w:lang w:val="en-US"/>
                                  </w:rPr>
                                </w:rPrChange>
                              </w:rPr>
                              <w:t xml:space="preserve">{ </w:t>
                            </w:r>
                            <w:r w:rsidRPr="00717A8A">
                              <w:rPr>
                                <w:rFonts w:ascii="Consolas" w:hAnsi="Consolas"/>
                                <w:color w:val="9CDCFE"/>
                                <w:sz w:val="21"/>
                                <w:lang w:val="en-GB"/>
                                <w:rPrChange w:id="2753" w:author="Redondo García Francisco Javier" w:date="2025-09-02T09:44:00Z">
                                  <w:rPr>
                                    <w:rFonts w:ascii="Consolas" w:hAnsi="Consolas"/>
                                    <w:color w:val="9CDCFE"/>
                                    <w:sz w:val="21"/>
                                    <w:lang w:val="en-US"/>
                                  </w:rPr>
                                </w:rPrChange>
                              </w:rPr>
                              <w:t>path</w:t>
                            </w:r>
                            <w:proofErr w:type="gramEnd"/>
                            <w:r w:rsidRPr="00717A8A">
                              <w:rPr>
                                <w:rFonts w:ascii="Consolas" w:hAnsi="Consolas"/>
                                <w:color w:val="9CDCFE"/>
                                <w:sz w:val="21"/>
                                <w:lang w:val="en-GB"/>
                                <w:rPrChange w:id="2754" w:author="Redondo García Francisco Javier" w:date="2025-09-02T09:44:00Z">
                                  <w:rPr>
                                    <w:rFonts w:ascii="Consolas" w:hAnsi="Consolas"/>
                                    <w:color w:val="9CDCFE"/>
                                    <w:sz w:val="21"/>
                                    <w:lang w:val="en-US"/>
                                  </w:rPr>
                                </w:rPrChange>
                              </w:rPr>
                              <w:t>:</w:t>
                            </w:r>
                            <w:r w:rsidRPr="00717A8A">
                              <w:rPr>
                                <w:rFonts w:ascii="Consolas" w:hAnsi="Consolas"/>
                                <w:color w:val="CCCCCC"/>
                                <w:sz w:val="21"/>
                                <w:lang w:val="en-GB"/>
                                <w:rPrChange w:id="2755" w:author="Redondo García Francisco Javier" w:date="2025-09-02T09:44:00Z">
                                  <w:rPr>
                                    <w:rFonts w:ascii="Consolas" w:hAnsi="Consolas"/>
                                    <w:color w:val="CCCCCC"/>
                                    <w:sz w:val="21"/>
                                    <w:lang w:val="en-US"/>
                                  </w:rPr>
                                </w:rPrChange>
                              </w:rPr>
                              <w:t xml:space="preserve"> </w:t>
                            </w:r>
                            <w:r w:rsidRPr="00717A8A">
                              <w:rPr>
                                <w:rFonts w:ascii="Consolas" w:hAnsi="Consolas"/>
                                <w:color w:val="CE9178"/>
                                <w:sz w:val="21"/>
                                <w:lang w:val="en-GB"/>
                                <w:rPrChange w:id="2756" w:author="Redondo García Francisco Javier" w:date="2025-09-02T09:44:00Z">
                                  <w:rPr>
                                    <w:rFonts w:ascii="Consolas" w:hAnsi="Consolas"/>
                                    <w:color w:val="CE9178"/>
                                    <w:sz w:val="21"/>
                                    <w:lang w:val="en-US"/>
                                  </w:rPr>
                                </w:rPrChange>
                              </w:rPr>
                              <w:t>'sign-in'</w:t>
                            </w:r>
                            <w:r w:rsidRPr="00717A8A">
                              <w:rPr>
                                <w:rFonts w:ascii="Consolas" w:hAnsi="Consolas"/>
                                <w:color w:val="CCCCCC"/>
                                <w:sz w:val="21"/>
                                <w:lang w:val="en-GB"/>
                                <w:rPrChange w:id="2757" w:author="Redondo García Francisco Javier" w:date="2025-09-02T09:44:00Z">
                                  <w:rPr>
                                    <w:rFonts w:ascii="Consolas" w:hAnsi="Consolas"/>
                                    <w:color w:val="CCCCCC"/>
                                    <w:sz w:val="21"/>
                                    <w:lang w:val="en-US"/>
                                  </w:rPr>
                                </w:rPrChange>
                              </w:rPr>
                              <w:t xml:space="preserve">, </w:t>
                            </w:r>
                            <w:r w:rsidRPr="00717A8A">
                              <w:rPr>
                                <w:rFonts w:ascii="Consolas" w:hAnsi="Consolas"/>
                                <w:color w:val="4EC9B0"/>
                                <w:sz w:val="21"/>
                                <w:lang w:val="en-GB"/>
                                <w:rPrChange w:id="2758" w:author="Redondo García Francisco Javier" w:date="2025-09-02T09:44:00Z">
                                  <w:rPr>
                                    <w:rFonts w:ascii="Consolas" w:hAnsi="Consolas"/>
                                    <w:color w:val="4EC9B0"/>
                                    <w:sz w:val="21"/>
                                    <w:lang w:val="en-US"/>
                                  </w:rPr>
                                </w:rPrChange>
                              </w:rPr>
                              <w:t>component</w:t>
                            </w:r>
                            <w:r w:rsidRPr="00717A8A">
                              <w:rPr>
                                <w:rFonts w:ascii="Consolas" w:hAnsi="Consolas"/>
                                <w:color w:val="9CDCFE"/>
                                <w:sz w:val="21"/>
                                <w:lang w:val="en-GB"/>
                                <w:rPrChange w:id="2759" w:author="Redondo García Francisco Javier" w:date="2025-09-02T09:44:00Z">
                                  <w:rPr>
                                    <w:rFonts w:ascii="Consolas" w:hAnsi="Consolas"/>
                                    <w:color w:val="9CDCFE"/>
                                    <w:sz w:val="21"/>
                                    <w:lang w:val="en-US"/>
                                  </w:rPr>
                                </w:rPrChange>
                              </w:rPr>
                              <w:t>:</w:t>
                            </w:r>
                            <w:r w:rsidRPr="00717A8A">
                              <w:rPr>
                                <w:rFonts w:ascii="Consolas" w:hAnsi="Consolas"/>
                                <w:color w:val="CCCCCC"/>
                                <w:sz w:val="21"/>
                                <w:lang w:val="en-GB"/>
                                <w:rPrChange w:id="2760" w:author="Redondo García Francisco Javier" w:date="2025-09-02T09:44:00Z">
                                  <w:rPr>
                                    <w:rFonts w:ascii="Consolas" w:hAnsi="Consolas"/>
                                    <w:color w:val="CCCCCC"/>
                                    <w:sz w:val="21"/>
                                    <w:lang w:val="en-US"/>
                                  </w:rPr>
                                </w:rPrChange>
                              </w:rPr>
                              <w:t xml:space="preserve"> </w:t>
                            </w:r>
                            <w:proofErr w:type="spellStart"/>
                            <w:r w:rsidRPr="00717A8A">
                              <w:rPr>
                                <w:rFonts w:ascii="Consolas" w:hAnsi="Consolas"/>
                                <w:color w:val="4EC9B0"/>
                                <w:sz w:val="21"/>
                                <w:lang w:val="en-GB"/>
                                <w:rPrChange w:id="2761" w:author="Redondo García Francisco Javier" w:date="2025-09-02T09:44:00Z">
                                  <w:rPr>
                                    <w:rFonts w:ascii="Consolas" w:hAnsi="Consolas"/>
                                    <w:color w:val="4EC9B0"/>
                                    <w:sz w:val="21"/>
                                    <w:lang w:val="en-US"/>
                                  </w:rPr>
                                </w:rPrChange>
                              </w:rPr>
                              <w:t>SignInComponent</w:t>
                            </w:r>
                            <w:proofErr w:type="spellEnd"/>
                            <w:r w:rsidRPr="00717A8A">
                              <w:rPr>
                                <w:rFonts w:ascii="Consolas" w:hAnsi="Consolas"/>
                                <w:color w:val="CCCCCC"/>
                                <w:sz w:val="21"/>
                                <w:lang w:val="en-GB"/>
                                <w:rPrChange w:id="2762" w:author="Redondo García Francisco Javier" w:date="2025-09-02T09:44:00Z">
                                  <w:rPr>
                                    <w:rFonts w:ascii="Consolas" w:hAnsi="Consolas"/>
                                    <w:color w:val="CCCCCC"/>
                                    <w:sz w:val="21"/>
                                    <w:lang w:val="en-US"/>
                                  </w:rPr>
                                </w:rPrChange>
                              </w:rPr>
                              <w:t xml:space="preserve"> },</w:t>
                            </w:r>
                          </w:p>
                          <w:p w14:paraId="1A9806BA" w14:textId="77777777" w:rsidR="00260674" w:rsidRPr="00717A8A" w:rsidRDefault="00260674" w:rsidP="001416A7">
                            <w:pPr>
                              <w:shd w:val="clear" w:color="auto" w:fill="1F1F1F"/>
                              <w:spacing w:after="0" w:line="285" w:lineRule="atLeast"/>
                              <w:rPr>
                                <w:rFonts w:ascii="Consolas" w:hAnsi="Consolas"/>
                                <w:color w:val="CCCCCC"/>
                                <w:sz w:val="21"/>
                                <w:lang w:val="en-GB"/>
                                <w:rPrChange w:id="2763" w:author="Redondo García Francisco Javier" w:date="2025-09-02T09:44:00Z">
                                  <w:rPr>
                                    <w:rFonts w:ascii="Consolas" w:hAnsi="Consolas"/>
                                    <w:color w:val="CCCCCC"/>
                                    <w:sz w:val="21"/>
                                    <w:lang w:val="en-US"/>
                                  </w:rPr>
                                </w:rPrChange>
                              </w:rPr>
                            </w:pPr>
                            <w:r w:rsidRPr="00717A8A">
                              <w:rPr>
                                <w:rFonts w:ascii="Consolas" w:hAnsi="Consolas"/>
                                <w:color w:val="CCCCCC"/>
                                <w:sz w:val="21"/>
                                <w:lang w:val="en-GB"/>
                                <w:rPrChange w:id="2764" w:author="Redondo García Francisco Javier" w:date="2025-09-02T09:44:00Z">
                                  <w:rPr>
                                    <w:rFonts w:ascii="Consolas" w:hAnsi="Consolas"/>
                                    <w:color w:val="CCCCCC"/>
                                    <w:sz w:val="21"/>
                                    <w:lang w:val="en-US"/>
                                  </w:rPr>
                                </w:rPrChange>
                              </w:rPr>
                              <w:t xml:space="preserve">  </w:t>
                            </w:r>
                            <w:proofErr w:type="gramStart"/>
                            <w:r w:rsidRPr="00717A8A">
                              <w:rPr>
                                <w:rFonts w:ascii="Consolas" w:hAnsi="Consolas"/>
                                <w:color w:val="CCCCCC"/>
                                <w:sz w:val="21"/>
                                <w:lang w:val="en-GB"/>
                                <w:rPrChange w:id="2765" w:author="Redondo García Francisco Javier" w:date="2025-09-02T09:44:00Z">
                                  <w:rPr>
                                    <w:rFonts w:ascii="Consolas" w:hAnsi="Consolas"/>
                                    <w:color w:val="CCCCCC"/>
                                    <w:sz w:val="21"/>
                                    <w:lang w:val="en-US"/>
                                  </w:rPr>
                                </w:rPrChange>
                              </w:rPr>
                              <w:t xml:space="preserve">{ </w:t>
                            </w:r>
                            <w:r w:rsidRPr="00717A8A">
                              <w:rPr>
                                <w:rFonts w:ascii="Consolas" w:hAnsi="Consolas"/>
                                <w:color w:val="9CDCFE"/>
                                <w:sz w:val="21"/>
                                <w:lang w:val="en-GB"/>
                                <w:rPrChange w:id="2766" w:author="Redondo García Francisco Javier" w:date="2025-09-02T09:44:00Z">
                                  <w:rPr>
                                    <w:rFonts w:ascii="Consolas" w:hAnsi="Consolas"/>
                                    <w:color w:val="9CDCFE"/>
                                    <w:sz w:val="21"/>
                                    <w:lang w:val="en-US"/>
                                  </w:rPr>
                                </w:rPrChange>
                              </w:rPr>
                              <w:t>path</w:t>
                            </w:r>
                            <w:proofErr w:type="gramEnd"/>
                            <w:r w:rsidRPr="00717A8A">
                              <w:rPr>
                                <w:rFonts w:ascii="Consolas" w:hAnsi="Consolas"/>
                                <w:color w:val="9CDCFE"/>
                                <w:sz w:val="21"/>
                                <w:lang w:val="en-GB"/>
                                <w:rPrChange w:id="2767" w:author="Redondo García Francisco Javier" w:date="2025-09-02T09:44:00Z">
                                  <w:rPr>
                                    <w:rFonts w:ascii="Consolas" w:hAnsi="Consolas"/>
                                    <w:color w:val="9CDCFE"/>
                                    <w:sz w:val="21"/>
                                    <w:lang w:val="en-US"/>
                                  </w:rPr>
                                </w:rPrChange>
                              </w:rPr>
                              <w:t>:</w:t>
                            </w:r>
                            <w:r w:rsidRPr="00717A8A">
                              <w:rPr>
                                <w:rFonts w:ascii="Consolas" w:hAnsi="Consolas"/>
                                <w:color w:val="CCCCCC"/>
                                <w:sz w:val="21"/>
                                <w:lang w:val="en-GB"/>
                                <w:rPrChange w:id="2768" w:author="Redondo García Francisco Javier" w:date="2025-09-02T09:44:00Z">
                                  <w:rPr>
                                    <w:rFonts w:ascii="Consolas" w:hAnsi="Consolas"/>
                                    <w:color w:val="CCCCCC"/>
                                    <w:sz w:val="21"/>
                                    <w:lang w:val="en-US"/>
                                  </w:rPr>
                                </w:rPrChange>
                              </w:rPr>
                              <w:t xml:space="preserve"> </w:t>
                            </w:r>
                            <w:r w:rsidRPr="00717A8A">
                              <w:rPr>
                                <w:rFonts w:ascii="Consolas" w:hAnsi="Consolas"/>
                                <w:color w:val="CE9178"/>
                                <w:sz w:val="21"/>
                                <w:lang w:val="en-GB"/>
                                <w:rPrChange w:id="2769" w:author="Redondo García Francisco Javier" w:date="2025-09-02T09:44:00Z">
                                  <w:rPr>
                                    <w:rFonts w:ascii="Consolas" w:hAnsi="Consolas"/>
                                    <w:color w:val="CE9178"/>
                                    <w:sz w:val="21"/>
                                    <w:lang w:val="en-US"/>
                                  </w:rPr>
                                </w:rPrChange>
                              </w:rPr>
                              <w:t>'sign-up'</w:t>
                            </w:r>
                            <w:r w:rsidRPr="00717A8A">
                              <w:rPr>
                                <w:rFonts w:ascii="Consolas" w:hAnsi="Consolas"/>
                                <w:color w:val="CCCCCC"/>
                                <w:sz w:val="21"/>
                                <w:lang w:val="en-GB"/>
                                <w:rPrChange w:id="2770" w:author="Redondo García Francisco Javier" w:date="2025-09-02T09:44:00Z">
                                  <w:rPr>
                                    <w:rFonts w:ascii="Consolas" w:hAnsi="Consolas"/>
                                    <w:color w:val="CCCCCC"/>
                                    <w:sz w:val="21"/>
                                    <w:lang w:val="en-US"/>
                                  </w:rPr>
                                </w:rPrChange>
                              </w:rPr>
                              <w:t xml:space="preserve">, </w:t>
                            </w:r>
                            <w:r w:rsidRPr="00717A8A">
                              <w:rPr>
                                <w:rFonts w:ascii="Consolas" w:hAnsi="Consolas"/>
                                <w:color w:val="4EC9B0"/>
                                <w:sz w:val="21"/>
                                <w:lang w:val="en-GB"/>
                                <w:rPrChange w:id="2771" w:author="Redondo García Francisco Javier" w:date="2025-09-02T09:44:00Z">
                                  <w:rPr>
                                    <w:rFonts w:ascii="Consolas" w:hAnsi="Consolas"/>
                                    <w:color w:val="4EC9B0"/>
                                    <w:sz w:val="21"/>
                                    <w:lang w:val="en-US"/>
                                  </w:rPr>
                                </w:rPrChange>
                              </w:rPr>
                              <w:t>component</w:t>
                            </w:r>
                            <w:r w:rsidRPr="00717A8A">
                              <w:rPr>
                                <w:rFonts w:ascii="Consolas" w:hAnsi="Consolas"/>
                                <w:color w:val="9CDCFE"/>
                                <w:sz w:val="21"/>
                                <w:lang w:val="en-GB"/>
                                <w:rPrChange w:id="2772" w:author="Redondo García Francisco Javier" w:date="2025-09-02T09:44:00Z">
                                  <w:rPr>
                                    <w:rFonts w:ascii="Consolas" w:hAnsi="Consolas"/>
                                    <w:color w:val="9CDCFE"/>
                                    <w:sz w:val="21"/>
                                    <w:lang w:val="en-US"/>
                                  </w:rPr>
                                </w:rPrChange>
                              </w:rPr>
                              <w:t>:</w:t>
                            </w:r>
                            <w:r w:rsidRPr="00717A8A">
                              <w:rPr>
                                <w:rFonts w:ascii="Consolas" w:hAnsi="Consolas"/>
                                <w:color w:val="CCCCCC"/>
                                <w:sz w:val="21"/>
                                <w:lang w:val="en-GB"/>
                                <w:rPrChange w:id="2773" w:author="Redondo García Francisco Javier" w:date="2025-09-02T09:44:00Z">
                                  <w:rPr>
                                    <w:rFonts w:ascii="Consolas" w:hAnsi="Consolas"/>
                                    <w:color w:val="CCCCCC"/>
                                    <w:sz w:val="21"/>
                                    <w:lang w:val="en-US"/>
                                  </w:rPr>
                                </w:rPrChange>
                              </w:rPr>
                              <w:t xml:space="preserve"> </w:t>
                            </w:r>
                            <w:proofErr w:type="spellStart"/>
                            <w:r w:rsidRPr="00717A8A">
                              <w:rPr>
                                <w:rFonts w:ascii="Consolas" w:hAnsi="Consolas"/>
                                <w:color w:val="4EC9B0"/>
                                <w:sz w:val="21"/>
                                <w:lang w:val="en-GB"/>
                                <w:rPrChange w:id="2774" w:author="Redondo García Francisco Javier" w:date="2025-09-02T09:44:00Z">
                                  <w:rPr>
                                    <w:rFonts w:ascii="Consolas" w:hAnsi="Consolas"/>
                                    <w:color w:val="4EC9B0"/>
                                    <w:sz w:val="21"/>
                                    <w:lang w:val="en-US"/>
                                  </w:rPr>
                                </w:rPrChange>
                              </w:rPr>
                              <w:t>SignUpComponent</w:t>
                            </w:r>
                            <w:proofErr w:type="spellEnd"/>
                            <w:r w:rsidRPr="00717A8A">
                              <w:rPr>
                                <w:rFonts w:ascii="Consolas" w:hAnsi="Consolas"/>
                                <w:color w:val="CCCCCC"/>
                                <w:sz w:val="21"/>
                                <w:lang w:val="en-GB"/>
                                <w:rPrChange w:id="2775" w:author="Redondo García Francisco Javier" w:date="2025-09-02T09:44:00Z">
                                  <w:rPr>
                                    <w:rFonts w:ascii="Consolas" w:hAnsi="Consolas"/>
                                    <w:color w:val="CCCCCC"/>
                                    <w:sz w:val="21"/>
                                    <w:lang w:val="en-US"/>
                                  </w:rPr>
                                </w:rPrChange>
                              </w:rPr>
                              <w:t xml:space="preserve"> },</w:t>
                            </w:r>
                          </w:p>
                          <w:p w14:paraId="5546CC22" w14:textId="77777777" w:rsidR="00260674" w:rsidRPr="00717A8A" w:rsidRDefault="00260674">
                            <w:pPr>
                              <w:rPr>
                                <w:lang w:val="en-GB"/>
                                <w:rPrChange w:id="2776" w:author="Redondo García Francisco Javier" w:date="2025-09-02T09:44:00Z">
                                  <w:rPr>
                                    <w:lang w:val="en-US"/>
                                  </w:rPr>
                                </w:rPrChange>
                              </w:rPr>
                            </w:pPr>
                          </w:p>
                        </w:txbxContent>
                      </wps:txbx>
                      <wps:bodyPr rot="0" vert="horz" wrap="square" lIns="91440" tIns="45720" rIns="91440" bIns="45720" anchor="t" anchorCtr="0">
                        <a:noAutofit/>
                      </wps:bodyPr>
                    </wps:wsp>
                  </a:graphicData>
                </a:graphic>
              </wp:inline>
            </w:drawing>
          </mc:Choice>
          <mc:Fallback>
            <w:pict>
              <v:shape w14:anchorId="640747FD" id="_x0000_s1097" type="#_x0000_t202" style="width:350.2pt;height: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">
                <v:textbox>
                  <w:txbxContent>
                    <w:p w14:paraId="3BADEE34" w14:textId="77777777" w:rsidR="00260674" w:rsidRPr="00717A8A" w:rsidRDefault="00260674" w:rsidP="001416A7">
                      <w:pPr>
                        <w:shd w:val="clear" w:color="auto" w:fill="1F1F1F"/>
                        <w:spacing w:after="0" w:line="285" w:lineRule="atLeast"/>
                        <w:rPr>
                          <w:rFonts w:ascii="Consolas" w:hAnsi="Consolas"/>
                          <w:color w:val="CCCCCC"/>
                          <w:sz w:val="21"/>
                          <w:lang w:val="en-GB"/>
                          <w:rPrChange w:id="2777" w:author="Redondo García Francisco Javier" w:date="2025-09-02T09:44:00Z">
                            <w:rPr>
                              <w:rFonts w:ascii="Consolas" w:hAnsi="Consolas"/>
                              <w:color w:val="CCCCCC"/>
                              <w:sz w:val="21"/>
                              <w:lang w:val="en-US"/>
                            </w:rPr>
                          </w:rPrChange>
                        </w:rPr>
                      </w:pPr>
                      <w:r w:rsidRPr="00717A8A">
                        <w:rPr>
                          <w:rFonts w:ascii="Consolas" w:hAnsi="Consolas"/>
                          <w:color w:val="CCCCCC"/>
                          <w:sz w:val="21"/>
                          <w:lang w:val="en-GB"/>
                          <w:rPrChange w:id="2778" w:author="Redondo García Francisco Javier" w:date="2025-09-02T09:44:00Z">
                            <w:rPr>
                              <w:rFonts w:ascii="Consolas" w:hAnsi="Consolas"/>
                              <w:color w:val="CCCCCC"/>
                              <w:sz w:val="21"/>
                              <w:lang w:val="en-US"/>
                            </w:rPr>
                          </w:rPrChange>
                        </w:rPr>
                        <w:t xml:space="preserve">  </w:t>
                      </w:r>
                      <w:proofErr w:type="gramStart"/>
                      <w:r w:rsidRPr="00717A8A">
                        <w:rPr>
                          <w:rFonts w:ascii="Consolas" w:hAnsi="Consolas"/>
                          <w:color w:val="CCCCCC"/>
                          <w:sz w:val="21"/>
                          <w:lang w:val="en-GB"/>
                          <w:rPrChange w:id="2779" w:author="Redondo García Francisco Javier" w:date="2025-09-02T09:44:00Z">
                            <w:rPr>
                              <w:rFonts w:ascii="Consolas" w:hAnsi="Consolas"/>
                              <w:color w:val="CCCCCC"/>
                              <w:sz w:val="21"/>
                              <w:lang w:val="en-US"/>
                            </w:rPr>
                          </w:rPrChange>
                        </w:rPr>
                        <w:t xml:space="preserve">{ </w:t>
                      </w:r>
                      <w:r w:rsidRPr="00717A8A">
                        <w:rPr>
                          <w:rFonts w:ascii="Consolas" w:hAnsi="Consolas"/>
                          <w:color w:val="9CDCFE"/>
                          <w:sz w:val="21"/>
                          <w:lang w:val="en-GB"/>
                          <w:rPrChange w:id="2780" w:author="Redondo García Francisco Javier" w:date="2025-09-02T09:44:00Z">
                            <w:rPr>
                              <w:rFonts w:ascii="Consolas" w:hAnsi="Consolas"/>
                              <w:color w:val="9CDCFE"/>
                              <w:sz w:val="21"/>
                              <w:lang w:val="en-US"/>
                            </w:rPr>
                          </w:rPrChange>
                        </w:rPr>
                        <w:t>path</w:t>
                      </w:r>
                      <w:proofErr w:type="gramEnd"/>
                      <w:r w:rsidRPr="00717A8A">
                        <w:rPr>
                          <w:rFonts w:ascii="Consolas" w:hAnsi="Consolas"/>
                          <w:color w:val="9CDCFE"/>
                          <w:sz w:val="21"/>
                          <w:lang w:val="en-GB"/>
                          <w:rPrChange w:id="2781" w:author="Redondo García Francisco Javier" w:date="2025-09-02T09:44:00Z">
                            <w:rPr>
                              <w:rFonts w:ascii="Consolas" w:hAnsi="Consolas"/>
                              <w:color w:val="9CDCFE"/>
                              <w:sz w:val="21"/>
                              <w:lang w:val="en-US"/>
                            </w:rPr>
                          </w:rPrChange>
                        </w:rPr>
                        <w:t>:</w:t>
                      </w:r>
                      <w:r w:rsidRPr="00717A8A">
                        <w:rPr>
                          <w:rFonts w:ascii="Consolas" w:hAnsi="Consolas"/>
                          <w:color w:val="CCCCCC"/>
                          <w:sz w:val="21"/>
                          <w:lang w:val="en-GB"/>
                          <w:rPrChange w:id="2782" w:author="Redondo García Francisco Javier" w:date="2025-09-02T09:44:00Z">
                            <w:rPr>
                              <w:rFonts w:ascii="Consolas" w:hAnsi="Consolas"/>
                              <w:color w:val="CCCCCC"/>
                              <w:sz w:val="21"/>
                              <w:lang w:val="en-US"/>
                            </w:rPr>
                          </w:rPrChange>
                        </w:rPr>
                        <w:t xml:space="preserve"> </w:t>
                      </w:r>
                      <w:r w:rsidRPr="00717A8A">
                        <w:rPr>
                          <w:rFonts w:ascii="Consolas" w:hAnsi="Consolas"/>
                          <w:color w:val="CE9178"/>
                          <w:sz w:val="21"/>
                          <w:lang w:val="en-GB"/>
                          <w:rPrChange w:id="2783" w:author="Redondo García Francisco Javier" w:date="2025-09-02T09:44:00Z">
                            <w:rPr>
                              <w:rFonts w:ascii="Consolas" w:hAnsi="Consolas"/>
                              <w:color w:val="CE9178"/>
                              <w:sz w:val="21"/>
                              <w:lang w:val="en-US"/>
                            </w:rPr>
                          </w:rPrChange>
                        </w:rPr>
                        <w:t>'sign-in'</w:t>
                      </w:r>
                      <w:r w:rsidRPr="00717A8A">
                        <w:rPr>
                          <w:rFonts w:ascii="Consolas" w:hAnsi="Consolas"/>
                          <w:color w:val="CCCCCC"/>
                          <w:sz w:val="21"/>
                          <w:lang w:val="en-GB"/>
                          <w:rPrChange w:id="2784" w:author="Redondo García Francisco Javier" w:date="2025-09-02T09:44:00Z">
                            <w:rPr>
                              <w:rFonts w:ascii="Consolas" w:hAnsi="Consolas"/>
                              <w:color w:val="CCCCCC"/>
                              <w:sz w:val="21"/>
                              <w:lang w:val="en-US"/>
                            </w:rPr>
                          </w:rPrChange>
                        </w:rPr>
                        <w:t xml:space="preserve">, </w:t>
                      </w:r>
                      <w:r w:rsidRPr="00717A8A">
                        <w:rPr>
                          <w:rFonts w:ascii="Consolas" w:hAnsi="Consolas"/>
                          <w:color w:val="4EC9B0"/>
                          <w:sz w:val="21"/>
                          <w:lang w:val="en-GB"/>
                          <w:rPrChange w:id="2785" w:author="Redondo García Francisco Javier" w:date="2025-09-02T09:44:00Z">
                            <w:rPr>
                              <w:rFonts w:ascii="Consolas" w:hAnsi="Consolas"/>
                              <w:color w:val="4EC9B0"/>
                              <w:sz w:val="21"/>
                              <w:lang w:val="en-US"/>
                            </w:rPr>
                          </w:rPrChange>
                        </w:rPr>
                        <w:t>component</w:t>
                      </w:r>
                      <w:r w:rsidRPr="00717A8A">
                        <w:rPr>
                          <w:rFonts w:ascii="Consolas" w:hAnsi="Consolas"/>
                          <w:color w:val="9CDCFE"/>
                          <w:sz w:val="21"/>
                          <w:lang w:val="en-GB"/>
                          <w:rPrChange w:id="2786" w:author="Redondo García Francisco Javier" w:date="2025-09-02T09:44:00Z">
                            <w:rPr>
                              <w:rFonts w:ascii="Consolas" w:hAnsi="Consolas"/>
                              <w:color w:val="9CDCFE"/>
                              <w:sz w:val="21"/>
                              <w:lang w:val="en-US"/>
                            </w:rPr>
                          </w:rPrChange>
                        </w:rPr>
                        <w:t>:</w:t>
                      </w:r>
                      <w:r w:rsidRPr="00717A8A">
                        <w:rPr>
                          <w:rFonts w:ascii="Consolas" w:hAnsi="Consolas"/>
                          <w:color w:val="CCCCCC"/>
                          <w:sz w:val="21"/>
                          <w:lang w:val="en-GB"/>
                          <w:rPrChange w:id="2787" w:author="Redondo García Francisco Javier" w:date="2025-09-02T09:44:00Z">
                            <w:rPr>
                              <w:rFonts w:ascii="Consolas" w:hAnsi="Consolas"/>
                              <w:color w:val="CCCCCC"/>
                              <w:sz w:val="21"/>
                              <w:lang w:val="en-US"/>
                            </w:rPr>
                          </w:rPrChange>
                        </w:rPr>
                        <w:t xml:space="preserve"> </w:t>
                      </w:r>
                      <w:proofErr w:type="spellStart"/>
                      <w:r w:rsidRPr="00717A8A">
                        <w:rPr>
                          <w:rFonts w:ascii="Consolas" w:hAnsi="Consolas"/>
                          <w:color w:val="4EC9B0"/>
                          <w:sz w:val="21"/>
                          <w:lang w:val="en-GB"/>
                          <w:rPrChange w:id="2788" w:author="Redondo García Francisco Javier" w:date="2025-09-02T09:44:00Z">
                            <w:rPr>
                              <w:rFonts w:ascii="Consolas" w:hAnsi="Consolas"/>
                              <w:color w:val="4EC9B0"/>
                              <w:sz w:val="21"/>
                              <w:lang w:val="en-US"/>
                            </w:rPr>
                          </w:rPrChange>
                        </w:rPr>
                        <w:t>SignInComponent</w:t>
                      </w:r>
                      <w:proofErr w:type="spellEnd"/>
                      <w:r w:rsidRPr="00717A8A">
                        <w:rPr>
                          <w:rFonts w:ascii="Consolas" w:hAnsi="Consolas"/>
                          <w:color w:val="CCCCCC"/>
                          <w:sz w:val="21"/>
                          <w:lang w:val="en-GB"/>
                          <w:rPrChange w:id="2789" w:author="Redondo García Francisco Javier" w:date="2025-09-02T09:44:00Z">
                            <w:rPr>
                              <w:rFonts w:ascii="Consolas" w:hAnsi="Consolas"/>
                              <w:color w:val="CCCCCC"/>
                              <w:sz w:val="21"/>
                              <w:lang w:val="en-US"/>
                            </w:rPr>
                          </w:rPrChange>
                        </w:rPr>
                        <w:t xml:space="preserve"> },</w:t>
                      </w:r>
                    </w:p>
                    <w:p w14:paraId="1A9806BA" w14:textId="77777777" w:rsidR="00260674" w:rsidRPr="00717A8A" w:rsidRDefault="00260674" w:rsidP="001416A7">
                      <w:pPr>
                        <w:shd w:val="clear" w:color="auto" w:fill="1F1F1F"/>
                        <w:spacing w:after="0" w:line="285" w:lineRule="atLeast"/>
                        <w:rPr>
                          <w:rFonts w:ascii="Consolas" w:hAnsi="Consolas"/>
                          <w:color w:val="CCCCCC"/>
                          <w:sz w:val="21"/>
                          <w:lang w:val="en-GB"/>
                          <w:rPrChange w:id="2790" w:author="Redondo García Francisco Javier" w:date="2025-09-02T09:44:00Z">
                            <w:rPr>
                              <w:rFonts w:ascii="Consolas" w:hAnsi="Consolas"/>
                              <w:color w:val="CCCCCC"/>
                              <w:sz w:val="21"/>
                              <w:lang w:val="en-US"/>
                            </w:rPr>
                          </w:rPrChange>
                        </w:rPr>
                      </w:pPr>
                      <w:r w:rsidRPr="00717A8A">
                        <w:rPr>
                          <w:rFonts w:ascii="Consolas" w:hAnsi="Consolas"/>
                          <w:color w:val="CCCCCC"/>
                          <w:sz w:val="21"/>
                          <w:lang w:val="en-GB"/>
                          <w:rPrChange w:id="2791" w:author="Redondo García Francisco Javier" w:date="2025-09-02T09:44:00Z">
                            <w:rPr>
                              <w:rFonts w:ascii="Consolas" w:hAnsi="Consolas"/>
                              <w:color w:val="CCCCCC"/>
                              <w:sz w:val="21"/>
                              <w:lang w:val="en-US"/>
                            </w:rPr>
                          </w:rPrChange>
                        </w:rPr>
                        <w:t xml:space="preserve">  </w:t>
                      </w:r>
                      <w:proofErr w:type="gramStart"/>
                      <w:r w:rsidRPr="00717A8A">
                        <w:rPr>
                          <w:rFonts w:ascii="Consolas" w:hAnsi="Consolas"/>
                          <w:color w:val="CCCCCC"/>
                          <w:sz w:val="21"/>
                          <w:lang w:val="en-GB"/>
                          <w:rPrChange w:id="2792" w:author="Redondo García Francisco Javier" w:date="2025-09-02T09:44:00Z">
                            <w:rPr>
                              <w:rFonts w:ascii="Consolas" w:hAnsi="Consolas"/>
                              <w:color w:val="CCCCCC"/>
                              <w:sz w:val="21"/>
                              <w:lang w:val="en-US"/>
                            </w:rPr>
                          </w:rPrChange>
                        </w:rPr>
                        <w:t xml:space="preserve">{ </w:t>
                      </w:r>
                      <w:r w:rsidRPr="00717A8A">
                        <w:rPr>
                          <w:rFonts w:ascii="Consolas" w:hAnsi="Consolas"/>
                          <w:color w:val="9CDCFE"/>
                          <w:sz w:val="21"/>
                          <w:lang w:val="en-GB"/>
                          <w:rPrChange w:id="2793" w:author="Redondo García Francisco Javier" w:date="2025-09-02T09:44:00Z">
                            <w:rPr>
                              <w:rFonts w:ascii="Consolas" w:hAnsi="Consolas"/>
                              <w:color w:val="9CDCFE"/>
                              <w:sz w:val="21"/>
                              <w:lang w:val="en-US"/>
                            </w:rPr>
                          </w:rPrChange>
                        </w:rPr>
                        <w:t>path</w:t>
                      </w:r>
                      <w:proofErr w:type="gramEnd"/>
                      <w:r w:rsidRPr="00717A8A">
                        <w:rPr>
                          <w:rFonts w:ascii="Consolas" w:hAnsi="Consolas"/>
                          <w:color w:val="9CDCFE"/>
                          <w:sz w:val="21"/>
                          <w:lang w:val="en-GB"/>
                          <w:rPrChange w:id="2794" w:author="Redondo García Francisco Javier" w:date="2025-09-02T09:44:00Z">
                            <w:rPr>
                              <w:rFonts w:ascii="Consolas" w:hAnsi="Consolas"/>
                              <w:color w:val="9CDCFE"/>
                              <w:sz w:val="21"/>
                              <w:lang w:val="en-US"/>
                            </w:rPr>
                          </w:rPrChange>
                        </w:rPr>
                        <w:t>:</w:t>
                      </w:r>
                      <w:r w:rsidRPr="00717A8A">
                        <w:rPr>
                          <w:rFonts w:ascii="Consolas" w:hAnsi="Consolas"/>
                          <w:color w:val="CCCCCC"/>
                          <w:sz w:val="21"/>
                          <w:lang w:val="en-GB"/>
                          <w:rPrChange w:id="2795" w:author="Redondo García Francisco Javier" w:date="2025-09-02T09:44:00Z">
                            <w:rPr>
                              <w:rFonts w:ascii="Consolas" w:hAnsi="Consolas"/>
                              <w:color w:val="CCCCCC"/>
                              <w:sz w:val="21"/>
                              <w:lang w:val="en-US"/>
                            </w:rPr>
                          </w:rPrChange>
                        </w:rPr>
                        <w:t xml:space="preserve"> </w:t>
                      </w:r>
                      <w:r w:rsidRPr="00717A8A">
                        <w:rPr>
                          <w:rFonts w:ascii="Consolas" w:hAnsi="Consolas"/>
                          <w:color w:val="CE9178"/>
                          <w:sz w:val="21"/>
                          <w:lang w:val="en-GB"/>
                          <w:rPrChange w:id="2796" w:author="Redondo García Francisco Javier" w:date="2025-09-02T09:44:00Z">
                            <w:rPr>
                              <w:rFonts w:ascii="Consolas" w:hAnsi="Consolas"/>
                              <w:color w:val="CE9178"/>
                              <w:sz w:val="21"/>
                              <w:lang w:val="en-US"/>
                            </w:rPr>
                          </w:rPrChange>
                        </w:rPr>
                        <w:t>'sign-up'</w:t>
                      </w:r>
                      <w:r w:rsidRPr="00717A8A">
                        <w:rPr>
                          <w:rFonts w:ascii="Consolas" w:hAnsi="Consolas"/>
                          <w:color w:val="CCCCCC"/>
                          <w:sz w:val="21"/>
                          <w:lang w:val="en-GB"/>
                          <w:rPrChange w:id="2797" w:author="Redondo García Francisco Javier" w:date="2025-09-02T09:44:00Z">
                            <w:rPr>
                              <w:rFonts w:ascii="Consolas" w:hAnsi="Consolas"/>
                              <w:color w:val="CCCCCC"/>
                              <w:sz w:val="21"/>
                              <w:lang w:val="en-US"/>
                            </w:rPr>
                          </w:rPrChange>
                        </w:rPr>
                        <w:t xml:space="preserve">, </w:t>
                      </w:r>
                      <w:r w:rsidRPr="00717A8A">
                        <w:rPr>
                          <w:rFonts w:ascii="Consolas" w:hAnsi="Consolas"/>
                          <w:color w:val="4EC9B0"/>
                          <w:sz w:val="21"/>
                          <w:lang w:val="en-GB"/>
                          <w:rPrChange w:id="2798" w:author="Redondo García Francisco Javier" w:date="2025-09-02T09:44:00Z">
                            <w:rPr>
                              <w:rFonts w:ascii="Consolas" w:hAnsi="Consolas"/>
                              <w:color w:val="4EC9B0"/>
                              <w:sz w:val="21"/>
                              <w:lang w:val="en-US"/>
                            </w:rPr>
                          </w:rPrChange>
                        </w:rPr>
                        <w:t>component</w:t>
                      </w:r>
                      <w:r w:rsidRPr="00717A8A">
                        <w:rPr>
                          <w:rFonts w:ascii="Consolas" w:hAnsi="Consolas"/>
                          <w:color w:val="9CDCFE"/>
                          <w:sz w:val="21"/>
                          <w:lang w:val="en-GB"/>
                          <w:rPrChange w:id="2799" w:author="Redondo García Francisco Javier" w:date="2025-09-02T09:44:00Z">
                            <w:rPr>
                              <w:rFonts w:ascii="Consolas" w:hAnsi="Consolas"/>
                              <w:color w:val="9CDCFE"/>
                              <w:sz w:val="21"/>
                              <w:lang w:val="en-US"/>
                            </w:rPr>
                          </w:rPrChange>
                        </w:rPr>
                        <w:t>:</w:t>
                      </w:r>
                      <w:r w:rsidRPr="00717A8A">
                        <w:rPr>
                          <w:rFonts w:ascii="Consolas" w:hAnsi="Consolas"/>
                          <w:color w:val="CCCCCC"/>
                          <w:sz w:val="21"/>
                          <w:lang w:val="en-GB"/>
                          <w:rPrChange w:id="2800" w:author="Redondo García Francisco Javier" w:date="2025-09-02T09:44:00Z">
                            <w:rPr>
                              <w:rFonts w:ascii="Consolas" w:hAnsi="Consolas"/>
                              <w:color w:val="CCCCCC"/>
                              <w:sz w:val="21"/>
                              <w:lang w:val="en-US"/>
                            </w:rPr>
                          </w:rPrChange>
                        </w:rPr>
                        <w:t xml:space="preserve"> </w:t>
                      </w:r>
                      <w:proofErr w:type="spellStart"/>
                      <w:r w:rsidRPr="00717A8A">
                        <w:rPr>
                          <w:rFonts w:ascii="Consolas" w:hAnsi="Consolas"/>
                          <w:color w:val="4EC9B0"/>
                          <w:sz w:val="21"/>
                          <w:lang w:val="en-GB"/>
                          <w:rPrChange w:id="2801" w:author="Redondo García Francisco Javier" w:date="2025-09-02T09:44:00Z">
                            <w:rPr>
                              <w:rFonts w:ascii="Consolas" w:hAnsi="Consolas"/>
                              <w:color w:val="4EC9B0"/>
                              <w:sz w:val="21"/>
                              <w:lang w:val="en-US"/>
                            </w:rPr>
                          </w:rPrChange>
                        </w:rPr>
                        <w:t>SignUpComponent</w:t>
                      </w:r>
                      <w:proofErr w:type="spellEnd"/>
                      <w:r w:rsidRPr="00717A8A">
                        <w:rPr>
                          <w:rFonts w:ascii="Consolas" w:hAnsi="Consolas"/>
                          <w:color w:val="CCCCCC"/>
                          <w:sz w:val="21"/>
                          <w:lang w:val="en-GB"/>
                          <w:rPrChange w:id="2802" w:author="Redondo García Francisco Javier" w:date="2025-09-02T09:44:00Z">
                            <w:rPr>
                              <w:rFonts w:ascii="Consolas" w:hAnsi="Consolas"/>
                              <w:color w:val="CCCCCC"/>
                              <w:sz w:val="21"/>
                              <w:lang w:val="en-US"/>
                            </w:rPr>
                          </w:rPrChange>
                        </w:rPr>
                        <w:t xml:space="preserve"> },</w:t>
                      </w:r>
                    </w:p>
                    <w:p w14:paraId="5546CC22" w14:textId="77777777" w:rsidR="00260674" w:rsidRPr="00717A8A" w:rsidRDefault="00260674">
                      <w:pPr>
                        <w:rPr>
                          <w:lang w:val="en-GB"/>
                          <w:rPrChange w:id="2803" w:author="Redondo García Francisco Javier" w:date="2025-09-02T09:44:00Z">
                            <w:rPr>
                              <w:lang w:val="en-US"/>
                            </w:rPr>
                          </w:rPrChange>
                        </w:rPr>
                      </w:pPr>
                    </w:p>
                  </w:txbxContent>
                </v:textbox>
                <w10:anchorlock/>
              </v:shape>
            </w:pict>
          </mc:Fallback>
        </mc:AlternateContent>
      </w:r>
    </w:p>
    <w:p w14:paraId="68F83194" w14:textId="49761DFF" w:rsidR="00260674" w:rsidRDefault="00095603" w:rsidP="00095603">
      <w:pPr>
        <w:pStyle w:val="Descripcin"/>
        <w:jc w:val="center"/>
        <w:rPr>
          <w:rFonts w:ascii="Times New Roman" w:eastAsia="Times New Roman" w:hAnsi="Times New Roman" w:cs="Times New Roman"/>
          <w:sz w:val="24"/>
          <w:szCs w:val="24"/>
          <w:lang w:eastAsia="es-ES"/>
        </w:rPr>
      </w:pPr>
      <w:bookmarkStart w:id="2804" w:name="_Toc207315066"/>
      <w:bookmarkStart w:id="2805" w:name="_Toc202786493"/>
      <w:r>
        <w:t xml:space="preserve">Listado </w:t>
      </w:r>
      <w:r w:rsidR="00DE1F43">
        <w:fldChar w:fldCharType="begin"/>
      </w:r>
      <w:r w:rsidR="00DE1F43">
        <w:instrText xml:space="preserve"> SEQ Listado \* ARABIC </w:instrText>
      </w:r>
      <w:r w:rsidR="00DE1F43">
        <w:fldChar w:fldCharType="separate"/>
      </w:r>
      <w:r w:rsidR="0020779A">
        <w:rPr>
          <w:noProof/>
        </w:rPr>
        <w:t>24</w:t>
      </w:r>
      <w:r w:rsidR="00DE1F43">
        <w:rPr>
          <w:noProof/>
        </w:rPr>
        <w:fldChar w:fldCharType="end"/>
      </w:r>
      <w:r>
        <w:t xml:space="preserve"> - Ejemplo rutas absolutas</w:t>
      </w:r>
      <w:bookmarkEnd w:id="2804"/>
      <w:bookmarkEnd w:id="2805"/>
    </w:p>
    <w:p w14:paraId="1492EF49" w14:textId="29D756A3" w:rsidR="00260674" w:rsidRDefault="00260674" w:rsidP="00C87F70">
      <w:pPr>
        <w:pStyle w:val="Prrafodelista"/>
        <w:numPr>
          <w:ilvl w:val="0"/>
          <w:numId w:val="46"/>
        </w:numPr>
        <w:rPr>
          <w:lang w:eastAsia="es-ES"/>
        </w:rPr>
      </w:pPr>
      <w:r>
        <w:rPr>
          <w:lang w:eastAsia="es-ES"/>
        </w:rPr>
        <w:t>Rutas con parámetros dinámicos: se definen usando ‘:’ seguido del nombre de un parámetro, consiguiendo con esto que se pueda pasar información variable a la ruta. Esto ha sido necesario para casos como las pantallas que pertenecen a un paciente en particular, siendo su ruta de acceso única para ese paciente, y no fija como puede ser la pantalla de inicio.</w:t>
      </w:r>
    </w:p>
    <w:p w14:paraId="38ACC0E8" w14:textId="77777777" w:rsidR="005226D7" w:rsidRDefault="005226D7" w:rsidP="005226D7">
      <w:pPr>
        <w:pStyle w:val="Prrafodelista"/>
        <w:keepNext/>
      </w:pPr>
      <w:r w:rsidRPr="001416A7">
        <w:rPr>
          <w:rFonts w:ascii="Times New Roman" w:eastAsia="Times New Roman" w:hAnsi="Times New Roman" w:cs="Times New Roman"/>
          <w:noProof/>
          <w:sz w:val="24"/>
          <w:szCs w:val="24"/>
          <w:lang w:eastAsia="es-ES"/>
        </w:rPr>
        <mc:AlternateContent>
          <mc:Choice Requires="wps">
            <w:drawing>
              <wp:inline distT="0" distB="0" distL="0" distR="0" wp14:anchorId="52EEFDFB" wp14:editId="27FFA733">
                <wp:extent cx="5400040" cy="959876"/>
                <wp:effectExtent l="0" t="0" r="10160" b="12065"/>
                <wp:docPr id="3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959876"/>
                        </a:xfrm>
                        <a:prstGeom prst="rect">
                          <a:avLst/>
                        </a:prstGeom>
                        <a:solidFill>
                          <a:srgbClr val="FFFFFF"/>
                        </a:solidFill>
                        <a:ln w="9525">
                          <a:solidFill>
                            <a:srgbClr val="000000"/>
                          </a:solidFill>
                          <a:miter lim="800000"/>
                          <a:headEnd/>
                          <a:tailEnd/>
                        </a:ln>
                      </wps:spPr>
                      <wps:txbx>
                        <w:txbxContent>
                          <w:p w14:paraId="04A4F990" w14:textId="77777777" w:rsidR="005226D7" w:rsidRDefault="005226D7" w:rsidP="005226D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 xml:space="preserve">  { </w:t>
                            </w:r>
                            <w:proofErr w:type="spellStart"/>
                            <w:r w:rsidRPr="001416A7">
                              <w:rPr>
                                <w:rFonts w:ascii="Consolas" w:eastAsia="Times New Roman" w:hAnsi="Consolas" w:cs="Times New Roman"/>
                                <w:color w:val="9CDCFE"/>
                                <w:sz w:val="21"/>
                                <w:szCs w:val="21"/>
                                <w:lang w:eastAsia="es-ES"/>
                              </w:rPr>
                              <w:t>path</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CE9178"/>
                                <w:sz w:val="21"/>
                                <w:szCs w:val="21"/>
                                <w:lang w:eastAsia="es-ES"/>
                              </w:rPr>
                              <w:t>'pacientes/editar/:</w:t>
                            </w:r>
                            <w:proofErr w:type="spellStart"/>
                            <w:r w:rsidRPr="001416A7">
                              <w:rPr>
                                <w:rFonts w:ascii="Consolas" w:eastAsia="Times New Roman" w:hAnsi="Consolas" w:cs="Times New Roman"/>
                                <w:color w:val="CE9178"/>
                                <w:sz w:val="21"/>
                                <w:szCs w:val="21"/>
                                <w:lang w:eastAsia="es-ES"/>
                              </w:rPr>
                              <w:t>parametro</w:t>
                            </w:r>
                            <w:proofErr w:type="spellEnd"/>
                            <w:r w:rsidRPr="001416A7">
                              <w:rPr>
                                <w:rFonts w:ascii="Consolas" w:eastAsia="Times New Roman" w:hAnsi="Consolas" w:cs="Times New Roman"/>
                                <w:color w:val="CE9178"/>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component</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EditarPacienteComponent</w:t>
                            </w:r>
                            <w:proofErr w:type="spellEnd"/>
                          </w:p>
                          <w:p w14:paraId="4806C5A1" w14:textId="77777777" w:rsidR="005226D7" w:rsidRPr="001416A7" w:rsidRDefault="005226D7" w:rsidP="005226D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w:t>
                            </w:r>
                          </w:p>
                          <w:p w14:paraId="46D893CB" w14:textId="77777777" w:rsidR="005226D7" w:rsidRDefault="005226D7" w:rsidP="005226D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 xml:space="preserve">  { </w:t>
                            </w:r>
                            <w:proofErr w:type="spellStart"/>
                            <w:r w:rsidRPr="001416A7">
                              <w:rPr>
                                <w:rFonts w:ascii="Consolas" w:eastAsia="Times New Roman" w:hAnsi="Consolas" w:cs="Times New Roman"/>
                                <w:color w:val="9CDCFE"/>
                                <w:sz w:val="21"/>
                                <w:szCs w:val="21"/>
                                <w:lang w:eastAsia="es-ES"/>
                              </w:rPr>
                              <w:t>path</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CE9178"/>
                                <w:sz w:val="21"/>
                                <w:szCs w:val="21"/>
                                <w:lang w:eastAsia="es-ES"/>
                              </w:rPr>
                              <w:t>'paciente/:</w:t>
                            </w:r>
                            <w:proofErr w:type="spellStart"/>
                            <w:r w:rsidRPr="001416A7">
                              <w:rPr>
                                <w:rFonts w:ascii="Consolas" w:eastAsia="Times New Roman" w:hAnsi="Consolas" w:cs="Times New Roman"/>
                                <w:color w:val="CE9178"/>
                                <w:sz w:val="21"/>
                                <w:szCs w:val="21"/>
                                <w:lang w:eastAsia="es-ES"/>
                              </w:rPr>
                              <w:t>idlargo</w:t>
                            </w:r>
                            <w:proofErr w:type="spellEnd"/>
                            <w:r w:rsidRPr="001416A7">
                              <w:rPr>
                                <w:rFonts w:ascii="Consolas" w:eastAsia="Times New Roman" w:hAnsi="Consolas" w:cs="Times New Roman"/>
                                <w:color w:val="CE9178"/>
                                <w:sz w:val="21"/>
                                <w:szCs w:val="21"/>
                                <w:lang w:eastAsia="es-ES"/>
                              </w:rPr>
                              <w:t>/:</w:t>
                            </w:r>
                            <w:proofErr w:type="spellStart"/>
                            <w:r w:rsidRPr="001416A7">
                              <w:rPr>
                                <w:rFonts w:ascii="Consolas" w:eastAsia="Times New Roman" w:hAnsi="Consolas" w:cs="Times New Roman"/>
                                <w:color w:val="CE9178"/>
                                <w:sz w:val="21"/>
                                <w:szCs w:val="21"/>
                                <w:lang w:eastAsia="es-ES"/>
                              </w:rPr>
                              <w:t>idcorto</w:t>
                            </w:r>
                            <w:proofErr w:type="spellEnd"/>
                            <w:r w:rsidRPr="001416A7">
                              <w:rPr>
                                <w:rFonts w:ascii="Consolas" w:eastAsia="Times New Roman" w:hAnsi="Consolas" w:cs="Times New Roman"/>
                                <w:color w:val="CE9178"/>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component</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VerPacienteComponent</w:t>
                            </w:r>
                            <w:proofErr w:type="spellEnd"/>
                          </w:p>
                          <w:p w14:paraId="7DAAB892" w14:textId="77777777" w:rsidR="005226D7" w:rsidRPr="001416A7" w:rsidRDefault="005226D7" w:rsidP="005226D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w:t>
                            </w:r>
                          </w:p>
                          <w:p w14:paraId="1977B379" w14:textId="77777777" w:rsidR="005226D7" w:rsidRPr="001416A7" w:rsidRDefault="005226D7" w:rsidP="005226D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 xml:space="preserve">  { </w:t>
                            </w:r>
                            <w:proofErr w:type="spellStart"/>
                            <w:r w:rsidRPr="001416A7">
                              <w:rPr>
                                <w:rFonts w:ascii="Consolas" w:eastAsia="Times New Roman" w:hAnsi="Consolas" w:cs="Times New Roman"/>
                                <w:color w:val="9CDCFE"/>
                                <w:sz w:val="21"/>
                                <w:szCs w:val="21"/>
                                <w:lang w:eastAsia="es-ES"/>
                              </w:rPr>
                              <w:t>path</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CE9178"/>
                                <w:sz w:val="21"/>
                                <w:szCs w:val="21"/>
                                <w:lang w:eastAsia="es-ES"/>
                              </w:rPr>
                              <w:t>'</w:t>
                            </w:r>
                            <w:proofErr w:type="spellStart"/>
                            <w:r w:rsidRPr="001416A7">
                              <w:rPr>
                                <w:rFonts w:ascii="Consolas" w:eastAsia="Times New Roman" w:hAnsi="Consolas" w:cs="Times New Roman"/>
                                <w:color w:val="CE9178"/>
                                <w:sz w:val="21"/>
                                <w:szCs w:val="21"/>
                                <w:lang w:eastAsia="es-ES"/>
                              </w:rPr>
                              <w:t>historico</w:t>
                            </w:r>
                            <w:proofErr w:type="spellEnd"/>
                            <w:r w:rsidRPr="001416A7">
                              <w:rPr>
                                <w:rFonts w:ascii="Consolas" w:eastAsia="Times New Roman" w:hAnsi="Consolas" w:cs="Times New Roman"/>
                                <w:color w:val="CE9178"/>
                                <w:sz w:val="21"/>
                                <w:szCs w:val="21"/>
                                <w:lang w:eastAsia="es-ES"/>
                              </w:rPr>
                              <w:t>/:</w:t>
                            </w:r>
                            <w:proofErr w:type="spellStart"/>
                            <w:r w:rsidRPr="001416A7">
                              <w:rPr>
                                <w:rFonts w:ascii="Consolas" w:eastAsia="Times New Roman" w:hAnsi="Consolas" w:cs="Times New Roman"/>
                                <w:color w:val="CE9178"/>
                                <w:sz w:val="21"/>
                                <w:szCs w:val="21"/>
                                <w:lang w:eastAsia="es-ES"/>
                              </w:rPr>
                              <w:t>idcorto</w:t>
                            </w:r>
                            <w:proofErr w:type="spellEnd"/>
                            <w:r w:rsidRPr="001416A7">
                              <w:rPr>
                                <w:rFonts w:ascii="Consolas" w:eastAsia="Times New Roman" w:hAnsi="Consolas" w:cs="Times New Roman"/>
                                <w:color w:val="CE9178"/>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component</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HistoricoComponent</w:t>
                            </w:r>
                            <w:proofErr w:type="spellEnd"/>
                            <w:r w:rsidRPr="001416A7">
                              <w:rPr>
                                <w:rFonts w:ascii="Consolas" w:eastAsia="Times New Roman" w:hAnsi="Consolas" w:cs="Times New Roman"/>
                                <w:color w:val="CCCCCC"/>
                                <w:sz w:val="21"/>
                                <w:szCs w:val="21"/>
                                <w:lang w:eastAsia="es-ES"/>
                              </w:rPr>
                              <w:t xml:space="preserve"> },</w:t>
                            </w:r>
                          </w:p>
                          <w:p w14:paraId="202CFB4E" w14:textId="77777777" w:rsidR="005226D7" w:rsidRDefault="005226D7" w:rsidP="005226D7"/>
                        </w:txbxContent>
                      </wps:txbx>
                      <wps:bodyPr rot="0" vert="horz" wrap="square" lIns="91440" tIns="45720" rIns="91440" bIns="45720" anchor="t" anchorCtr="0">
                        <a:noAutofit/>
                      </wps:bodyPr>
                    </wps:wsp>
                  </a:graphicData>
                </a:graphic>
              </wp:inline>
            </w:drawing>
          </mc:Choice>
          <mc:Fallback>
            <w:pict>
              <v:shape w14:anchorId="52EEFDFB" id="_x0000_s1098" type="#_x0000_t202" style="width:425.2pt;height:7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">
                <v:textbox>
                  <w:txbxContent>
                    <w:p w14:paraId="04A4F990" w14:textId="77777777" w:rsidR="005226D7" w:rsidRDefault="005226D7" w:rsidP="005226D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 xml:space="preserve">  { </w:t>
                      </w:r>
                      <w:proofErr w:type="spellStart"/>
                      <w:r w:rsidRPr="001416A7">
                        <w:rPr>
                          <w:rFonts w:ascii="Consolas" w:eastAsia="Times New Roman" w:hAnsi="Consolas" w:cs="Times New Roman"/>
                          <w:color w:val="9CDCFE"/>
                          <w:sz w:val="21"/>
                          <w:szCs w:val="21"/>
                          <w:lang w:eastAsia="es-ES"/>
                        </w:rPr>
                        <w:t>path</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CE9178"/>
                          <w:sz w:val="21"/>
                          <w:szCs w:val="21"/>
                          <w:lang w:eastAsia="es-ES"/>
                        </w:rPr>
                        <w:t>'pacientes/editar/:</w:t>
                      </w:r>
                      <w:proofErr w:type="spellStart"/>
                      <w:r w:rsidRPr="001416A7">
                        <w:rPr>
                          <w:rFonts w:ascii="Consolas" w:eastAsia="Times New Roman" w:hAnsi="Consolas" w:cs="Times New Roman"/>
                          <w:color w:val="CE9178"/>
                          <w:sz w:val="21"/>
                          <w:szCs w:val="21"/>
                          <w:lang w:eastAsia="es-ES"/>
                        </w:rPr>
                        <w:t>parametro</w:t>
                      </w:r>
                      <w:proofErr w:type="spellEnd"/>
                      <w:r w:rsidRPr="001416A7">
                        <w:rPr>
                          <w:rFonts w:ascii="Consolas" w:eastAsia="Times New Roman" w:hAnsi="Consolas" w:cs="Times New Roman"/>
                          <w:color w:val="CE9178"/>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component</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EditarPacienteComponent</w:t>
                      </w:r>
                      <w:proofErr w:type="spellEnd"/>
                    </w:p>
                    <w:p w14:paraId="4806C5A1" w14:textId="77777777" w:rsidR="005226D7" w:rsidRPr="001416A7" w:rsidRDefault="005226D7" w:rsidP="005226D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w:t>
                      </w:r>
                    </w:p>
                    <w:p w14:paraId="46D893CB" w14:textId="77777777" w:rsidR="005226D7" w:rsidRDefault="005226D7" w:rsidP="005226D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 xml:space="preserve">  { </w:t>
                      </w:r>
                      <w:proofErr w:type="spellStart"/>
                      <w:r w:rsidRPr="001416A7">
                        <w:rPr>
                          <w:rFonts w:ascii="Consolas" w:eastAsia="Times New Roman" w:hAnsi="Consolas" w:cs="Times New Roman"/>
                          <w:color w:val="9CDCFE"/>
                          <w:sz w:val="21"/>
                          <w:szCs w:val="21"/>
                          <w:lang w:eastAsia="es-ES"/>
                        </w:rPr>
                        <w:t>path</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CE9178"/>
                          <w:sz w:val="21"/>
                          <w:szCs w:val="21"/>
                          <w:lang w:eastAsia="es-ES"/>
                        </w:rPr>
                        <w:t>'paciente/:</w:t>
                      </w:r>
                      <w:proofErr w:type="spellStart"/>
                      <w:r w:rsidRPr="001416A7">
                        <w:rPr>
                          <w:rFonts w:ascii="Consolas" w:eastAsia="Times New Roman" w:hAnsi="Consolas" w:cs="Times New Roman"/>
                          <w:color w:val="CE9178"/>
                          <w:sz w:val="21"/>
                          <w:szCs w:val="21"/>
                          <w:lang w:eastAsia="es-ES"/>
                        </w:rPr>
                        <w:t>idlargo</w:t>
                      </w:r>
                      <w:proofErr w:type="spellEnd"/>
                      <w:r w:rsidRPr="001416A7">
                        <w:rPr>
                          <w:rFonts w:ascii="Consolas" w:eastAsia="Times New Roman" w:hAnsi="Consolas" w:cs="Times New Roman"/>
                          <w:color w:val="CE9178"/>
                          <w:sz w:val="21"/>
                          <w:szCs w:val="21"/>
                          <w:lang w:eastAsia="es-ES"/>
                        </w:rPr>
                        <w:t>/:</w:t>
                      </w:r>
                      <w:proofErr w:type="spellStart"/>
                      <w:r w:rsidRPr="001416A7">
                        <w:rPr>
                          <w:rFonts w:ascii="Consolas" w:eastAsia="Times New Roman" w:hAnsi="Consolas" w:cs="Times New Roman"/>
                          <w:color w:val="CE9178"/>
                          <w:sz w:val="21"/>
                          <w:szCs w:val="21"/>
                          <w:lang w:eastAsia="es-ES"/>
                        </w:rPr>
                        <w:t>idcorto</w:t>
                      </w:r>
                      <w:proofErr w:type="spellEnd"/>
                      <w:r w:rsidRPr="001416A7">
                        <w:rPr>
                          <w:rFonts w:ascii="Consolas" w:eastAsia="Times New Roman" w:hAnsi="Consolas" w:cs="Times New Roman"/>
                          <w:color w:val="CE9178"/>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component</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VerPacienteComponent</w:t>
                      </w:r>
                      <w:proofErr w:type="spellEnd"/>
                    </w:p>
                    <w:p w14:paraId="7DAAB892" w14:textId="77777777" w:rsidR="005226D7" w:rsidRPr="001416A7" w:rsidRDefault="005226D7" w:rsidP="005226D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w:t>
                      </w:r>
                    </w:p>
                    <w:p w14:paraId="1977B379" w14:textId="77777777" w:rsidR="005226D7" w:rsidRPr="001416A7" w:rsidRDefault="005226D7" w:rsidP="005226D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 xml:space="preserve">  { </w:t>
                      </w:r>
                      <w:proofErr w:type="spellStart"/>
                      <w:r w:rsidRPr="001416A7">
                        <w:rPr>
                          <w:rFonts w:ascii="Consolas" w:eastAsia="Times New Roman" w:hAnsi="Consolas" w:cs="Times New Roman"/>
                          <w:color w:val="9CDCFE"/>
                          <w:sz w:val="21"/>
                          <w:szCs w:val="21"/>
                          <w:lang w:eastAsia="es-ES"/>
                        </w:rPr>
                        <w:t>path</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CE9178"/>
                          <w:sz w:val="21"/>
                          <w:szCs w:val="21"/>
                          <w:lang w:eastAsia="es-ES"/>
                        </w:rPr>
                        <w:t>'</w:t>
                      </w:r>
                      <w:proofErr w:type="spellStart"/>
                      <w:r w:rsidRPr="001416A7">
                        <w:rPr>
                          <w:rFonts w:ascii="Consolas" w:eastAsia="Times New Roman" w:hAnsi="Consolas" w:cs="Times New Roman"/>
                          <w:color w:val="CE9178"/>
                          <w:sz w:val="21"/>
                          <w:szCs w:val="21"/>
                          <w:lang w:eastAsia="es-ES"/>
                        </w:rPr>
                        <w:t>historico</w:t>
                      </w:r>
                      <w:proofErr w:type="spellEnd"/>
                      <w:r w:rsidRPr="001416A7">
                        <w:rPr>
                          <w:rFonts w:ascii="Consolas" w:eastAsia="Times New Roman" w:hAnsi="Consolas" w:cs="Times New Roman"/>
                          <w:color w:val="CE9178"/>
                          <w:sz w:val="21"/>
                          <w:szCs w:val="21"/>
                          <w:lang w:eastAsia="es-ES"/>
                        </w:rPr>
                        <w:t>/:</w:t>
                      </w:r>
                      <w:proofErr w:type="spellStart"/>
                      <w:r w:rsidRPr="001416A7">
                        <w:rPr>
                          <w:rFonts w:ascii="Consolas" w:eastAsia="Times New Roman" w:hAnsi="Consolas" w:cs="Times New Roman"/>
                          <w:color w:val="CE9178"/>
                          <w:sz w:val="21"/>
                          <w:szCs w:val="21"/>
                          <w:lang w:eastAsia="es-ES"/>
                        </w:rPr>
                        <w:t>idcorto</w:t>
                      </w:r>
                      <w:proofErr w:type="spellEnd"/>
                      <w:r w:rsidRPr="001416A7">
                        <w:rPr>
                          <w:rFonts w:ascii="Consolas" w:eastAsia="Times New Roman" w:hAnsi="Consolas" w:cs="Times New Roman"/>
                          <w:color w:val="CE9178"/>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component</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HistoricoComponent</w:t>
                      </w:r>
                      <w:proofErr w:type="spellEnd"/>
                      <w:r w:rsidRPr="001416A7">
                        <w:rPr>
                          <w:rFonts w:ascii="Consolas" w:eastAsia="Times New Roman" w:hAnsi="Consolas" w:cs="Times New Roman"/>
                          <w:color w:val="CCCCCC"/>
                          <w:sz w:val="21"/>
                          <w:szCs w:val="21"/>
                          <w:lang w:eastAsia="es-ES"/>
                        </w:rPr>
                        <w:t xml:space="preserve"> },</w:t>
                      </w:r>
                    </w:p>
                    <w:p w14:paraId="202CFB4E" w14:textId="77777777" w:rsidR="005226D7" w:rsidRDefault="005226D7" w:rsidP="005226D7"/>
                  </w:txbxContent>
                </v:textbox>
                <w10:anchorlock/>
              </v:shape>
            </w:pict>
          </mc:Fallback>
        </mc:AlternateContent>
      </w:r>
    </w:p>
    <w:p w14:paraId="63F27053" w14:textId="56464D6A" w:rsidR="00260674" w:rsidRPr="001416A7" w:rsidRDefault="005226D7" w:rsidP="005226D7">
      <w:pPr>
        <w:pStyle w:val="Descripcin"/>
        <w:jc w:val="center"/>
        <w:rPr>
          <w:rFonts w:ascii="Times New Roman" w:eastAsia="Times New Roman" w:hAnsi="Times New Roman" w:cs="Times New Roman"/>
          <w:sz w:val="24"/>
          <w:szCs w:val="24"/>
          <w:lang w:eastAsia="es-ES"/>
        </w:rPr>
      </w:pPr>
      <w:bookmarkStart w:id="2806" w:name="_Toc207315067"/>
      <w:bookmarkStart w:id="2807" w:name="_Toc202786494"/>
      <w:r>
        <w:t xml:space="preserve">Listado </w:t>
      </w:r>
      <w:r w:rsidR="00DE1F43">
        <w:fldChar w:fldCharType="begin"/>
      </w:r>
      <w:r w:rsidR="00DE1F43">
        <w:instrText xml:space="preserve"> SEQ Listado \* ARABIC </w:instrText>
      </w:r>
      <w:r w:rsidR="00DE1F43">
        <w:fldChar w:fldCharType="separate"/>
      </w:r>
      <w:r w:rsidR="0020779A">
        <w:rPr>
          <w:noProof/>
        </w:rPr>
        <w:t>25</w:t>
      </w:r>
      <w:r w:rsidR="00DE1F43">
        <w:rPr>
          <w:noProof/>
        </w:rPr>
        <w:fldChar w:fldCharType="end"/>
      </w:r>
      <w:r>
        <w:t xml:space="preserve"> - Ejemplo rutas con parámetros dinámicos</w:t>
      </w:r>
      <w:bookmarkEnd w:id="2806"/>
      <w:bookmarkEnd w:id="2807"/>
    </w:p>
    <w:p w14:paraId="66CC11D1" w14:textId="11E8A7A2" w:rsidR="00260674" w:rsidRPr="00145FDF" w:rsidRDefault="00260674" w:rsidP="00145FDF">
      <w:pPr>
        <w:rPr>
          <w:noProof/>
          <w:lang w:eastAsia="es-ES"/>
        </w:rPr>
      </w:pPr>
      <w:r w:rsidRPr="007B5AC0">
        <w:rPr>
          <w:lang w:eastAsia="es-ES"/>
        </w:rPr>
        <w:t>Otras rutas definidas en el sistema son:</w:t>
      </w:r>
      <w:r w:rsidR="00095603" w:rsidRPr="00095603">
        <w:rPr>
          <w:noProof/>
          <w:lang w:eastAsia="es-ES"/>
        </w:rPr>
        <w:t xml:space="preserve"> </w:t>
      </w:r>
    </w:p>
    <w:p w14:paraId="3DD46DD2" w14:textId="77777777" w:rsidR="00260674" w:rsidRPr="007B5AC0" w:rsidRDefault="00260674" w:rsidP="00C87F70">
      <w:pPr>
        <w:pStyle w:val="Prrafodelista"/>
        <w:numPr>
          <w:ilvl w:val="0"/>
          <w:numId w:val="46"/>
        </w:numPr>
        <w:rPr>
          <w:lang w:eastAsia="es-ES"/>
        </w:rPr>
      </w:pPr>
      <w:r w:rsidRPr="00637F6F">
        <w:rPr>
          <w:rFonts w:ascii="Courier New" w:hAnsi="Courier New" w:cs="Courier New"/>
          <w:sz w:val="20"/>
          <w:szCs w:val="20"/>
          <w:lang w:eastAsia="es-ES"/>
        </w:rPr>
        <w:t>/</w:t>
      </w:r>
      <w:proofErr w:type="spellStart"/>
      <w:r w:rsidRPr="00637F6F">
        <w:rPr>
          <w:rFonts w:ascii="Courier New" w:hAnsi="Courier New" w:cs="Courier New"/>
          <w:sz w:val="20"/>
          <w:szCs w:val="20"/>
          <w:lang w:eastAsia="es-ES"/>
        </w:rPr>
        <w:t>sign</w:t>
      </w:r>
      <w:proofErr w:type="spellEnd"/>
      <w:r w:rsidRPr="00637F6F">
        <w:rPr>
          <w:rFonts w:ascii="Courier New" w:hAnsi="Courier New" w:cs="Courier New"/>
          <w:sz w:val="20"/>
          <w:szCs w:val="20"/>
          <w:lang w:eastAsia="es-ES"/>
        </w:rPr>
        <w:t>-in</w:t>
      </w:r>
      <w:r w:rsidRPr="007B5AC0">
        <w:rPr>
          <w:lang w:eastAsia="es-ES"/>
        </w:rPr>
        <w:t>: acceso a la pantalla de inicio de sesión.</w:t>
      </w:r>
    </w:p>
    <w:p w14:paraId="1985E489" w14:textId="77777777" w:rsidR="00260674" w:rsidRPr="007B5AC0" w:rsidRDefault="00260674" w:rsidP="00C87F70">
      <w:pPr>
        <w:pStyle w:val="Prrafodelista"/>
        <w:numPr>
          <w:ilvl w:val="0"/>
          <w:numId w:val="46"/>
        </w:numPr>
        <w:rPr>
          <w:lang w:eastAsia="es-ES"/>
        </w:rPr>
      </w:pPr>
      <w:r w:rsidRPr="00637F6F">
        <w:rPr>
          <w:rFonts w:ascii="Courier New" w:hAnsi="Courier New" w:cs="Courier New"/>
          <w:sz w:val="20"/>
          <w:szCs w:val="20"/>
          <w:lang w:eastAsia="es-ES"/>
        </w:rPr>
        <w:t>/</w:t>
      </w:r>
      <w:proofErr w:type="spellStart"/>
      <w:r w:rsidRPr="00637F6F">
        <w:rPr>
          <w:rFonts w:ascii="Courier New" w:hAnsi="Courier New" w:cs="Courier New"/>
          <w:sz w:val="20"/>
          <w:szCs w:val="20"/>
          <w:lang w:eastAsia="es-ES"/>
        </w:rPr>
        <w:t>sign</w:t>
      </w:r>
      <w:proofErr w:type="spellEnd"/>
      <w:r w:rsidRPr="00637F6F">
        <w:rPr>
          <w:rFonts w:ascii="Courier New" w:hAnsi="Courier New" w:cs="Courier New"/>
          <w:sz w:val="20"/>
          <w:szCs w:val="20"/>
          <w:lang w:eastAsia="es-ES"/>
        </w:rPr>
        <w:t>-up</w:t>
      </w:r>
      <w:r w:rsidRPr="007B5AC0">
        <w:rPr>
          <w:lang w:eastAsia="es-ES"/>
        </w:rPr>
        <w:t>: registro de usuarios facultativos.</w:t>
      </w:r>
    </w:p>
    <w:p w14:paraId="409D2E0B" w14:textId="77777777" w:rsidR="00260674" w:rsidRPr="007B5AC0" w:rsidRDefault="00260674" w:rsidP="00C87F70">
      <w:pPr>
        <w:pStyle w:val="Prrafodelista"/>
        <w:numPr>
          <w:ilvl w:val="0"/>
          <w:numId w:val="46"/>
        </w:numPr>
        <w:rPr>
          <w:lang w:eastAsia="es-ES"/>
        </w:rPr>
      </w:pPr>
      <w:r w:rsidRPr="00637F6F">
        <w:rPr>
          <w:rFonts w:ascii="Courier New" w:hAnsi="Courier New" w:cs="Courier New"/>
          <w:sz w:val="20"/>
          <w:szCs w:val="20"/>
          <w:lang w:eastAsia="es-ES"/>
        </w:rPr>
        <w:t>/</w:t>
      </w:r>
      <w:proofErr w:type="spellStart"/>
      <w:r w:rsidRPr="00637F6F">
        <w:rPr>
          <w:rFonts w:ascii="Courier New" w:hAnsi="Courier New" w:cs="Courier New"/>
          <w:sz w:val="20"/>
          <w:szCs w:val="20"/>
          <w:lang w:eastAsia="es-ES"/>
        </w:rPr>
        <w:t>dashboard</w:t>
      </w:r>
      <w:proofErr w:type="spellEnd"/>
      <w:r w:rsidRPr="007B5AC0">
        <w:rPr>
          <w:lang w:eastAsia="es-ES"/>
        </w:rPr>
        <w:t xml:space="preserve">: pantalla principal tras el </w:t>
      </w:r>
      <w:proofErr w:type="spellStart"/>
      <w:r w:rsidRPr="007B5AC0">
        <w:rPr>
          <w:lang w:eastAsia="es-ES"/>
        </w:rPr>
        <w:t>login</w:t>
      </w:r>
      <w:proofErr w:type="spellEnd"/>
      <w:r w:rsidRPr="007B5AC0">
        <w:rPr>
          <w:lang w:eastAsia="es-ES"/>
        </w:rPr>
        <w:t>.</w:t>
      </w:r>
    </w:p>
    <w:p w14:paraId="68FC2067" w14:textId="77777777" w:rsidR="00260674" w:rsidRPr="007B5AC0" w:rsidRDefault="00260674" w:rsidP="00C87F70">
      <w:pPr>
        <w:pStyle w:val="Prrafodelista"/>
        <w:numPr>
          <w:ilvl w:val="0"/>
          <w:numId w:val="46"/>
        </w:numPr>
        <w:rPr>
          <w:lang w:eastAsia="es-ES"/>
        </w:rPr>
      </w:pPr>
      <w:r w:rsidRPr="00637F6F">
        <w:rPr>
          <w:rFonts w:ascii="Courier New" w:hAnsi="Courier New" w:cs="Courier New"/>
          <w:sz w:val="20"/>
          <w:szCs w:val="20"/>
          <w:lang w:eastAsia="es-ES"/>
        </w:rPr>
        <w:t>/pacientes</w:t>
      </w:r>
      <w:r w:rsidRPr="007B5AC0">
        <w:rPr>
          <w:lang w:eastAsia="es-ES"/>
        </w:rPr>
        <w:t>: listado de pacientes registrados.</w:t>
      </w:r>
    </w:p>
    <w:p w14:paraId="2B740967" w14:textId="77777777" w:rsidR="00260674" w:rsidRPr="007B5AC0" w:rsidRDefault="00260674" w:rsidP="00C87F70">
      <w:pPr>
        <w:pStyle w:val="Prrafodelista"/>
        <w:numPr>
          <w:ilvl w:val="0"/>
          <w:numId w:val="46"/>
        </w:numPr>
        <w:rPr>
          <w:lang w:eastAsia="es-ES"/>
        </w:rPr>
      </w:pPr>
      <w:r w:rsidRPr="00637F6F">
        <w:rPr>
          <w:rFonts w:ascii="Courier New" w:hAnsi="Courier New" w:cs="Courier New"/>
          <w:sz w:val="20"/>
          <w:szCs w:val="20"/>
          <w:lang w:eastAsia="es-ES"/>
        </w:rPr>
        <w:t>/pacientes/editar/:</w:t>
      </w:r>
      <w:proofErr w:type="spellStart"/>
      <w:r w:rsidRPr="00637F6F">
        <w:rPr>
          <w:rFonts w:ascii="Courier New" w:hAnsi="Courier New" w:cs="Courier New"/>
          <w:sz w:val="20"/>
          <w:szCs w:val="20"/>
          <w:lang w:eastAsia="es-ES"/>
        </w:rPr>
        <w:t>parametro</w:t>
      </w:r>
      <w:proofErr w:type="spellEnd"/>
      <w:r w:rsidRPr="007B5AC0">
        <w:rPr>
          <w:lang w:eastAsia="es-ES"/>
        </w:rPr>
        <w:t>: edición de datos de un paciente.</w:t>
      </w:r>
    </w:p>
    <w:p w14:paraId="1D99832C" w14:textId="77777777" w:rsidR="00260674" w:rsidRPr="007B5AC0" w:rsidRDefault="00260674" w:rsidP="00C87F70">
      <w:pPr>
        <w:pStyle w:val="Prrafodelista"/>
        <w:numPr>
          <w:ilvl w:val="0"/>
          <w:numId w:val="46"/>
        </w:numPr>
        <w:rPr>
          <w:lang w:eastAsia="es-ES"/>
        </w:rPr>
      </w:pPr>
      <w:r w:rsidRPr="00637F6F">
        <w:rPr>
          <w:rFonts w:ascii="Courier New" w:hAnsi="Courier New" w:cs="Courier New"/>
          <w:sz w:val="20"/>
          <w:szCs w:val="20"/>
          <w:lang w:eastAsia="es-ES"/>
        </w:rPr>
        <w:t>/paciente/:</w:t>
      </w:r>
      <w:proofErr w:type="spellStart"/>
      <w:r w:rsidRPr="00637F6F">
        <w:rPr>
          <w:rFonts w:ascii="Courier New" w:hAnsi="Courier New" w:cs="Courier New"/>
          <w:sz w:val="20"/>
          <w:szCs w:val="20"/>
          <w:lang w:eastAsia="es-ES"/>
        </w:rPr>
        <w:t>idlargo</w:t>
      </w:r>
      <w:proofErr w:type="spellEnd"/>
      <w:r w:rsidRPr="00637F6F">
        <w:rPr>
          <w:rFonts w:ascii="Courier New" w:hAnsi="Courier New" w:cs="Courier New"/>
          <w:sz w:val="20"/>
          <w:szCs w:val="20"/>
          <w:lang w:eastAsia="es-ES"/>
        </w:rPr>
        <w:t>/:</w:t>
      </w:r>
      <w:proofErr w:type="spellStart"/>
      <w:r w:rsidRPr="00637F6F">
        <w:rPr>
          <w:rFonts w:ascii="Courier New" w:hAnsi="Courier New" w:cs="Courier New"/>
          <w:sz w:val="20"/>
          <w:szCs w:val="20"/>
          <w:lang w:eastAsia="es-ES"/>
        </w:rPr>
        <w:t>idcorto</w:t>
      </w:r>
      <w:proofErr w:type="spellEnd"/>
      <w:r w:rsidRPr="007B5AC0">
        <w:rPr>
          <w:lang w:eastAsia="es-ES"/>
        </w:rPr>
        <w:t>: vista detallada de un paciente específico.</w:t>
      </w:r>
    </w:p>
    <w:p w14:paraId="2549DECA" w14:textId="2574F751" w:rsidR="00260674" w:rsidRDefault="005226D7" w:rsidP="007B5AC0">
      <w:pPr>
        <w:spacing w:before="100" w:beforeAutospacing="1" w:after="100" w:afterAutospacing="1" w:line="240" w:lineRule="auto"/>
        <w:rPr>
          <w:rFonts w:ascii="Times New Roman" w:eastAsia="Times New Roman" w:hAnsi="Times New Roman" w:cs="Times New Roman"/>
          <w:sz w:val="24"/>
          <w:szCs w:val="24"/>
          <w:lang w:eastAsia="es-ES"/>
        </w:rPr>
      </w:pPr>
      <w:r w:rsidRPr="00637F6F">
        <w:rPr>
          <w:noProof/>
        </w:rPr>
        <mc:AlternateContent>
          <mc:Choice Requires="wps">
            <w:drawing>
              <wp:anchor distT="0" distB="0" distL="114300" distR="114300" simplePos="0" relativeHeight="251726848" behindDoc="0" locked="0" layoutInCell="1" allowOverlap="1" wp14:anchorId="27CE70CA" wp14:editId="0734E8C4">
                <wp:simplePos x="0" y="0"/>
                <wp:positionH relativeFrom="column">
                  <wp:posOffset>-311785</wp:posOffset>
                </wp:positionH>
                <wp:positionV relativeFrom="paragraph">
                  <wp:posOffset>1095375</wp:posOffset>
                </wp:positionV>
                <wp:extent cx="6290310" cy="635"/>
                <wp:effectExtent l="0" t="0" r="0" b="0"/>
                <wp:wrapSquare wrapText="bothSides"/>
                <wp:docPr id="406387961" name="Cuadro de texto 406387961"/>
                <wp:cNvGraphicFramePr/>
                <a:graphic xmlns:a="http://schemas.openxmlformats.org/drawingml/2006/main">
                  <a:graphicData uri="http://schemas.microsoft.com/office/word/2010/wordprocessingShape">
                    <wps:wsp>
                      <wps:cNvSpPr txBox="1"/>
                      <wps:spPr>
                        <a:xfrm>
                          <a:off x="0" y="0"/>
                          <a:ext cx="6290310" cy="635"/>
                        </a:xfrm>
                        <a:prstGeom prst="rect">
                          <a:avLst/>
                        </a:prstGeom>
                        <a:solidFill>
                          <a:prstClr val="white"/>
                        </a:solidFill>
                        <a:ln>
                          <a:noFill/>
                        </a:ln>
                      </wps:spPr>
                      <wps:txbx>
                        <w:txbxContent>
                          <w:p w14:paraId="37CBAE09" w14:textId="185F1828" w:rsidR="005226D7" w:rsidRPr="00E00D0F" w:rsidRDefault="005226D7" w:rsidP="005226D7">
                            <w:pPr>
                              <w:pStyle w:val="Descripcin"/>
                              <w:jc w:val="center"/>
                              <w:rPr>
                                <w:rFonts w:ascii="Times New Roman" w:eastAsia="Times New Roman" w:hAnsi="Times New Roman" w:cs="Times New Roman"/>
                                <w:noProof/>
                                <w:sz w:val="24"/>
                                <w:szCs w:val="24"/>
                              </w:rPr>
                            </w:pPr>
                            <w:bookmarkStart w:id="2808" w:name="_Toc207315068"/>
                            <w:bookmarkStart w:id="2809" w:name="_Toc202786495"/>
                            <w:r>
                              <w:t xml:space="preserve">Listado </w:t>
                            </w:r>
                            <w:r w:rsidR="00DE1F43">
                              <w:fldChar w:fldCharType="begin"/>
                            </w:r>
                            <w:r w:rsidR="00DE1F43">
                              <w:instrText xml:space="preserve"> SEQ Listado \* ARABIC </w:instrText>
                            </w:r>
                            <w:r w:rsidR="00DE1F43">
                              <w:fldChar w:fldCharType="separate"/>
                            </w:r>
                            <w:r>
                              <w:rPr>
                                <w:noProof/>
                              </w:rPr>
                              <w:t>26</w:t>
                            </w:r>
                            <w:r w:rsidR="00DE1F43">
                              <w:rPr>
                                <w:noProof/>
                              </w:rPr>
                              <w:fldChar w:fldCharType="end"/>
                            </w:r>
                            <w:r>
                              <w:t xml:space="preserve"> - Código para usar enrutamiento directo</w:t>
                            </w:r>
                            <w:bookmarkEnd w:id="2808"/>
                            <w:bookmarkEnd w:id="280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CE70CA" id="Cuadro de texto 406387961" o:spid="_x0000_s1099" type="#_x0000_t202" style="position:absolute;left:0;text-align:left;margin-left:-24.55pt;margin-top:86.25pt;width:495.3pt;height:.0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" stroked="f">
                <v:textbox style="mso-fit-shape-to-text:t" inset="0,0,0,0">
                  <w:txbxContent>
                    <w:p w14:paraId="37CBAE09" w14:textId="185F1828" w:rsidR="005226D7" w:rsidRPr="00E00D0F" w:rsidRDefault="005226D7" w:rsidP="005226D7">
                      <w:pPr>
                        <w:pStyle w:val="Descripcin"/>
                        <w:jc w:val="center"/>
                        <w:rPr>
                          <w:rFonts w:ascii="Times New Roman" w:eastAsia="Times New Roman" w:hAnsi="Times New Roman" w:cs="Times New Roman"/>
                          <w:noProof/>
                          <w:sz w:val="24"/>
                          <w:szCs w:val="24"/>
                        </w:rPr>
                      </w:pPr>
                      <w:bookmarkStart w:id="2810" w:name="_Toc207315068"/>
                      <w:bookmarkStart w:id="2811" w:name="_Toc202786495"/>
                      <w:r>
                        <w:t xml:space="preserve">Listado </w:t>
                      </w:r>
                      <w:r w:rsidR="00DE1F43">
                        <w:fldChar w:fldCharType="begin"/>
                      </w:r>
                      <w:r w:rsidR="00DE1F43">
                        <w:instrText xml:space="preserve"> SEQ Listado \* ARABIC </w:instrText>
                      </w:r>
                      <w:r w:rsidR="00DE1F43">
                        <w:fldChar w:fldCharType="separate"/>
                      </w:r>
                      <w:r>
                        <w:rPr>
                          <w:noProof/>
                        </w:rPr>
                        <w:t>26</w:t>
                      </w:r>
                      <w:r w:rsidR="00DE1F43">
                        <w:rPr>
                          <w:noProof/>
                        </w:rPr>
                        <w:fldChar w:fldCharType="end"/>
                      </w:r>
                      <w:r>
                        <w:t xml:space="preserve"> - Código para usar enrutamiento directo</w:t>
                      </w:r>
                      <w:bookmarkEnd w:id="2810"/>
                      <w:bookmarkEnd w:id="2811"/>
                    </w:p>
                  </w:txbxContent>
                </v:textbox>
                <w10:wrap type="square"/>
              </v:shape>
            </w:pict>
          </mc:Fallback>
        </mc:AlternateContent>
      </w:r>
      <w:r w:rsidR="00260674" w:rsidRPr="00637F6F">
        <w:t xml:space="preserve">Una vez definido este módulo, dentro de los componentes de Angular se utiliza la directiva </w:t>
      </w:r>
      <w:r w:rsidR="00145FDF">
        <w:t>“</w:t>
      </w:r>
      <w:r w:rsidR="00260674" w:rsidRPr="00637F6F">
        <w:t>[</w:t>
      </w:r>
      <w:proofErr w:type="spellStart"/>
      <w:r w:rsidR="00260674" w:rsidRPr="00637F6F">
        <w:t>routerLink</w:t>
      </w:r>
      <w:proofErr w:type="spellEnd"/>
      <w:r w:rsidR="00260674" w:rsidRPr="00637F6F">
        <w:t>]</w:t>
      </w:r>
      <w:r w:rsidR="00145FDF">
        <w:t>”</w:t>
      </w:r>
      <w:r w:rsidR="00260674" w:rsidRPr="00637F6F">
        <w:t>, que permite redirigir al usuario a la ruta deseada con los parámetros adecuados. Por ejemplo, para acceder a la pantalla de registro usando una ruta absoluta</w:t>
      </w:r>
      <w:del w:id="2812" w:author="Redondo García Francisco Javier" w:date="2025-09-02T09:44:00Z">
        <w:r w:rsidR="0034318E">
          <w:delText>:</w:delText>
        </w:r>
        <w:r w:rsidRPr="000B1C3B">
          <w:rPr>
            <w:rFonts w:ascii="Times New Roman" w:eastAsia="Times New Roman" w:hAnsi="Times New Roman" w:cs="Times New Roman"/>
            <w:noProof/>
            <w:sz w:val="24"/>
            <w:szCs w:val="24"/>
            <w:lang w:eastAsia="es-ES"/>
          </w:rPr>
          <mc:AlternateContent>
            <mc:Choice Requires="wps">
              <w:drawing>
                <wp:inline distT="0" distB="0" distL="0" distR="0" wp14:anchorId="1340A396" wp14:editId="31D07E12">
                  <wp:extent cx="6159398" cy="323850"/>
                  <wp:effectExtent l="0" t="0" r="13335" b="19050"/>
                  <wp:docPr id="2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398" cy="323850"/>
                          </a:xfrm>
                          <a:prstGeom prst="rect">
                            <a:avLst/>
                          </a:prstGeom>
                          <a:solidFill>
                            <a:srgbClr val="FFFFFF"/>
                          </a:solidFill>
                          <a:ln w="9525">
                            <a:solidFill>
                              <a:srgbClr val="000000"/>
                            </a:solidFill>
                            <a:miter lim="800000"/>
                            <a:headEnd/>
                            <a:tailEnd/>
                          </a:ln>
                        </wps:spPr>
                        <wps:txbx>
                          <w:txbxContent>
                            <w:p w14:paraId="0BC51FB8" w14:textId="77777777" w:rsidR="005226D7" w:rsidRPr="009B0570" w:rsidRDefault="005226D7" w:rsidP="00637F6F">
                              <w:pPr>
                                <w:shd w:val="clear" w:color="auto" w:fill="1F1F1F"/>
                                <w:spacing w:line="285" w:lineRule="atLeast"/>
                                <w:jc w:val="left"/>
                                <w:rPr>
                                  <w:del w:id="2813" w:author="Redondo García Francisco Javier" w:date="2025-09-02T09:44:00Z"/>
                                  <w:rFonts w:ascii="Consolas" w:eastAsia="Times New Roman" w:hAnsi="Consolas" w:cs="Times New Roman"/>
                                  <w:color w:val="CCCCCC"/>
                                  <w:sz w:val="21"/>
                                  <w:szCs w:val="21"/>
                                  <w:lang w:val="en-US" w:eastAsia="es-ES"/>
                                </w:rPr>
                              </w:pPr>
                              <w:del w:id="2814" w:author="Redondo García Francisco Javier" w:date="2025-09-02T09:44:00Z">
                                <w:r w:rsidRPr="009B0570">
                                  <w:rPr>
                                    <w:rFonts w:ascii="Consolas" w:eastAsia="Times New Roman" w:hAnsi="Consolas" w:cs="Times New Roman"/>
                                    <w:color w:val="808080"/>
                                    <w:sz w:val="21"/>
                                    <w:szCs w:val="21"/>
                                    <w:lang w:val="en-US" w:eastAsia="es-ES"/>
                                  </w:rPr>
                                  <w:delText>&lt;</w:delText>
                                </w:r>
                                <w:r w:rsidRPr="009B0570">
                                  <w:rPr>
                                    <w:rFonts w:ascii="Consolas" w:eastAsia="Times New Roman" w:hAnsi="Consolas" w:cs="Times New Roman"/>
                                    <w:color w:val="569CD6"/>
                                    <w:sz w:val="21"/>
                                    <w:szCs w:val="21"/>
                                    <w:lang w:val="en-US" w:eastAsia="es-ES"/>
                                  </w:rPr>
                                  <w:delText>button</w:delText>
                                </w:r>
                                <w:r w:rsidRPr="009B0570">
                                  <w:rPr>
                                    <w:rFonts w:ascii="Consolas" w:eastAsia="Times New Roman" w:hAnsi="Consolas" w:cs="Times New Roman"/>
                                    <w:color w:val="CCCCCC"/>
                                    <w:sz w:val="21"/>
                                    <w:szCs w:val="21"/>
                                    <w:lang w:val="en-US" w:eastAsia="es-ES"/>
                                  </w:rPr>
                                  <w:delText xml:space="preserve"> </w:delText>
                                </w:r>
                                <w:r w:rsidRPr="009B0570">
                                  <w:rPr>
                                    <w:rFonts w:ascii="Consolas" w:eastAsia="Times New Roman" w:hAnsi="Consolas" w:cs="Times New Roman"/>
                                    <w:color w:val="9CDCFE"/>
                                    <w:sz w:val="21"/>
                                    <w:szCs w:val="21"/>
                                    <w:lang w:val="en-US" w:eastAsia="es-ES"/>
                                  </w:rPr>
                                  <w:delText>class</w:delText>
                                </w:r>
                                <w:r w:rsidRPr="009B0570">
                                  <w:rPr>
                                    <w:rFonts w:ascii="Consolas" w:eastAsia="Times New Roman" w:hAnsi="Consolas" w:cs="Times New Roman"/>
                                    <w:color w:val="CCCCCC"/>
                                    <w:sz w:val="21"/>
                                    <w:szCs w:val="21"/>
                                    <w:lang w:val="en-US" w:eastAsia="es-ES"/>
                                  </w:rPr>
                                  <w:delText>=</w:delText>
                                </w:r>
                                <w:r w:rsidRPr="009B0570">
                                  <w:rPr>
                                    <w:rFonts w:ascii="Consolas" w:eastAsia="Times New Roman" w:hAnsi="Consolas" w:cs="Times New Roman"/>
                                    <w:color w:val="CE9178"/>
                                    <w:sz w:val="21"/>
                                    <w:szCs w:val="21"/>
                                    <w:lang w:val="en-US" w:eastAsia="es-ES"/>
                                  </w:rPr>
                                  <w:delText>"redirect register"</w:delText>
                                </w:r>
                                <w:r w:rsidRPr="009B0570">
                                  <w:rPr>
                                    <w:rFonts w:ascii="Consolas" w:eastAsia="Times New Roman" w:hAnsi="Consolas" w:cs="Times New Roman"/>
                                    <w:color w:val="CCCCCC"/>
                                    <w:sz w:val="21"/>
                                    <w:szCs w:val="21"/>
                                    <w:lang w:val="en-US" w:eastAsia="es-ES"/>
                                  </w:rPr>
                                  <w:delText xml:space="preserve"> </w:delText>
                                </w:r>
                                <w:r w:rsidRPr="009B0570">
                                  <w:rPr>
                                    <w:rFonts w:ascii="Consolas" w:eastAsia="Times New Roman" w:hAnsi="Consolas" w:cs="Times New Roman"/>
                                    <w:color w:val="9CDCFE"/>
                                    <w:sz w:val="21"/>
                                    <w:szCs w:val="21"/>
                                    <w:lang w:val="en-US" w:eastAsia="es-ES"/>
                                  </w:rPr>
                                  <w:delText>routerLink</w:delText>
                                </w:r>
                                <w:r w:rsidRPr="009B0570">
                                  <w:rPr>
                                    <w:rFonts w:ascii="Consolas" w:eastAsia="Times New Roman" w:hAnsi="Consolas" w:cs="Times New Roman"/>
                                    <w:color w:val="CCCCCC"/>
                                    <w:sz w:val="21"/>
                                    <w:szCs w:val="21"/>
                                    <w:lang w:val="en-US" w:eastAsia="es-ES"/>
                                  </w:rPr>
                                  <w:delText>=</w:delText>
                                </w:r>
                                <w:r w:rsidRPr="009B0570">
                                  <w:rPr>
                                    <w:rFonts w:ascii="Consolas" w:eastAsia="Times New Roman" w:hAnsi="Consolas" w:cs="Times New Roman"/>
                                    <w:color w:val="CE9178"/>
                                    <w:sz w:val="21"/>
                                    <w:szCs w:val="21"/>
                                    <w:lang w:val="en-US" w:eastAsia="es-ES"/>
                                  </w:rPr>
                                  <w:delText>"/sign-up"</w:delText>
                                </w:r>
                                <w:r w:rsidRPr="009B0570">
                                  <w:rPr>
                                    <w:rFonts w:ascii="Consolas" w:eastAsia="Times New Roman" w:hAnsi="Consolas" w:cs="Times New Roman"/>
                                    <w:color w:val="808080"/>
                                    <w:sz w:val="21"/>
                                    <w:szCs w:val="21"/>
                                    <w:lang w:val="en-US" w:eastAsia="es-ES"/>
                                  </w:rPr>
                                  <w:delText>&gt;</w:delText>
                                </w:r>
                                <w:r w:rsidRPr="009B0570">
                                  <w:rPr>
                                    <w:rFonts w:ascii="Consolas" w:eastAsia="Times New Roman" w:hAnsi="Consolas" w:cs="Times New Roman"/>
                                    <w:color w:val="CCCCCC"/>
                                    <w:sz w:val="21"/>
                                    <w:szCs w:val="21"/>
                                    <w:lang w:val="en-US" w:eastAsia="es-ES"/>
                                  </w:rPr>
                                  <w:delText>Registrarse</w:delText>
                                </w:r>
                                <w:r w:rsidRPr="009B0570">
                                  <w:rPr>
                                    <w:rFonts w:ascii="Consolas" w:eastAsia="Times New Roman" w:hAnsi="Consolas" w:cs="Times New Roman"/>
                                    <w:color w:val="808080"/>
                                    <w:sz w:val="21"/>
                                    <w:szCs w:val="21"/>
                                    <w:lang w:val="en-US" w:eastAsia="es-ES"/>
                                  </w:rPr>
                                  <w:delText>&lt;/</w:delText>
                                </w:r>
                                <w:r w:rsidRPr="009B0570">
                                  <w:rPr>
                                    <w:rFonts w:ascii="Consolas" w:eastAsia="Times New Roman" w:hAnsi="Consolas" w:cs="Times New Roman"/>
                                    <w:color w:val="569CD6"/>
                                    <w:sz w:val="21"/>
                                    <w:szCs w:val="21"/>
                                    <w:lang w:val="en-US" w:eastAsia="es-ES"/>
                                  </w:rPr>
                                  <w:delText>button</w:delText>
                                </w:r>
                                <w:r w:rsidRPr="009B0570">
                                  <w:rPr>
                                    <w:rFonts w:ascii="Consolas" w:eastAsia="Times New Roman" w:hAnsi="Consolas" w:cs="Times New Roman"/>
                                    <w:color w:val="808080"/>
                                    <w:sz w:val="21"/>
                                    <w:szCs w:val="21"/>
                                    <w:lang w:val="en-US" w:eastAsia="es-ES"/>
                                  </w:rPr>
                                  <w:delText>&gt;</w:delText>
                                </w:r>
                              </w:del>
                            </w:p>
                            <w:p w14:paraId="245E9E87" w14:textId="77777777" w:rsidR="005226D7" w:rsidRPr="009B0570" w:rsidRDefault="005226D7" w:rsidP="00637F6F">
                              <w:pPr>
                                <w:jc w:val="left"/>
                                <w:rPr>
                                  <w:del w:id="2815" w:author="Redondo García Francisco Javier" w:date="2025-09-02T09:44:00Z"/>
                                  <w:lang w:val="en-US"/>
                                </w:rPr>
                              </w:pPr>
                            </w:p>
                          </w:txbxContent>
                        </wps:txbx>
                        <wps:bodyPr rot="0" vert="horz" wrap="square" lIns="91440" tIns="45720" rIns="91440" bIns="45720" anchor="t" anchorCtr="0">
                          <a:noAutofit/>
                        </wps:bodyPr>
                      </wps:wsp>
                    </a:graphicData>
                  </a:graphic>
                </wp:inline>
              </w:drawing>
            </mc:Choice>
            <mc:Fallback>
              <w:pict>
                <v:shape w14:anchorId="1340A396" id="_x0000_s1100" type="#_x0000_t202" style="width:485pt;height: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">
                  <v:textbox>
                    <w:txbxContent>
                      <w:p w14:paraId="0BC51FB8" w14:textId="77777777" w:rsidR="005226D7" w:rsidRPr="009B0570" w:rsidRDefault="005226D7" w:rsidP="00637F6F">
                        <w:pPr>
                          <w:shd w:val="clear" w:color="auto" w:fill="1F1F1F"/>
                          <w:spacing w:line="285" w:lineRule="atLeast"/>
                          <w:jc w:val="left"/>
                          <w:rPr>
                            <w:del w:id="2816" w:author="Redondo García Francisco Javier" w:date="2025-09-02T09:44:00Z"/>
                            <w:rFonts w:ascii="Consolas" w:eastAsia="Times New Roman" w:hAnsi="Consolas" w:cs="Times New Roman"/>
                            <w:color w:val="CCCCCC"/>
                            <w:sz w:val="21"/>
                            <w:szCs w:val="21"/>
                            <w:lang w:val="en-US" w:eastAsia="es-ES"/>
                          </w:rPr>
                        </w:pPr>
                        <w:del w:id="2817" w:author="Redondo García Francisco Javier" w:date="2025-09-02T09:44:00Z">
                          <w:r w:rsidRPr="009B0570">
                            <w:rPr>
                              <w:rFonts w:ascii="Consolas" w:eastAsia="Times New Roman" w:hAnsi="Consolas" w:cs="Times New Roman"/>
                              <w:color w:val="808080"/>
                              <w:sz w:val="21"/>
                              <w:szCs w:val="21"/>
                              <w:lang w:val="en-US" w:eastAsia="es-ES"/>
                            </w:rPr>
                            <w:delText>&lt;</w:delText>
                          </w:r>
                          <w:r w:rsidRPr="009B0570">
                            <w:rPr>
                              <w:rFonts w:ascii="Consolas" w:eastAsia="Times New Roman" w:hAnsi="Consolas" w:cs="Times New Roman"/>
                              <w:color w:val="569CD6"/>
                              <w:sz w:val="21"/>
                              <w:szCs w:val="21"/>
                              <w:lang w:val="en-US" w:eastAsia="es-ES"/>
                            </w:rPr>
                            <w:delText>button</w:delText>
                          </w:r>
                          <w:r w:rsidRPr="009B0570">
                            <w:rPr>
                              <w:rFonts w:ascii="Consolas" w:eastAsia="Times New Roman" w:hAnsi="Consolas" w:cs="Times New Roman"/>
                              <w:color w:val="CCCCCC"/>
                              <w:sz w:val="21"/>
                              <w:szCs w:val="21"/>
                              <w:lang w:val="en-US" w:eastAsia="es-ES"/>
                            </w:rPr>
                            <w:delText xml:space="preserve"> </w:delText>
                          </w:r>
                          <w:r w:rsidRPr="009B0570">
                            <w:rPr>
                              <w:rFonts w:ascii="Consolas" w:eastAsia="Times New Roman" w:hAnsi="Consolas" w:cs="Times New Roman"/>
                              <w:color w:val="9CDCFE"/>
                              <w:sz w:val="21"/>
                              <w:szCs w:val="21"/>
                              <w:lang w:val="en-US" w:eastAsia="es-ES"/>
                            </w:rPr>
                            <w:delText>class</w:delText>
                          </w:r>
                          <w:r w:rsidRPr="009B0570">
                            <w:rPr>
                              <w:rFonts w:ascii="Consolas" w:eastAsia="Times New Roman" w:hAnsi="Consolas" w:cs="Times New Roman"/>
                              <w:color w:val="CCCCCC"/>
                              <w:sz w:val="21"/>
                              <w:szCs w:val="21"/>
                              <w:lang w:val="en-US" w:eastAsia="es-ES"/>
                            </w:rPr>
                            <w:delText>=</w:delText>
                          </w:r>
                          <w:r w:rsidRPr="009B0570">
                            <w:rPr>
                              <w:rFonts w:ascii="Consolas" w:eastAsia="Times New Roman" w:hAnsi="Consolas" w:cs="Times New Roman"/>
                              <w:color w:val="CE9178"/>
                              <w:sz w:val="21"/>
                              <w:szCs w:val="21"/>
                              <w:lang w:val="en-US" w:eastAsia="es-ES"/>
                            </w:rPr>
                            <w:delText>"redirect register"</w:delText>
                          </w:r>
                          <w:r w:rsidRPr="009B0570">
                            <w:rPr>
                              <w:rFonts w:ascii="Consolas" w:eastAsia="Times New Roman" w:hAnsi="Consolas" w:cs="Times New Roman"/>
                              <w:color w:val="CCCCCC"/>
                              <w:sz w:val="21"/>
                              <w:szCs w:val="21"/>
                              <w:lang w:val="en-US" w:eastAsia="es-ES"/>
                            </w:rPr>
                            <w:delText xml:space="preserve"> </w:delText>
                          </w:r>
                          <w:r w:rsidRPr="009B0570">
                            <w:rPr>
                              <w:rFonts w:ascii="Consolas" w:eastAsia="Times New Roman" w:hAnsi="Consolas" w:cs="Times New Roman"/>
                              <w:color w:val="9CDCFE"/>
                              <w:sz w:val="21"/>
                              <w:szCs w:val="21"/>
                              <w:lang w:val="en-US" w:eastAsia="es-ES"/>
                            </w:rPr>
                            <w:delText>routerLink</w:delText>
                          </w:r>
                          <w:r w:rsidRPr="009B0570">
                            <w:rPr>
                              <w:rFonts w:ascii="Consolas" w:eastAsia="Times New Roman" w:hAnsi="Consolas" w:cs="Times New Roman"/>
                              <w:color w:val="CCCCCC"/>
                              <w:sz w:val="21"/>
                              <w:szCs w:val="21"/>
                              <w:lang w:val="en-US" w:eastAsia="es-ES"/>
                            </w:rPr>
                            <w:delText>=</w:delText>
                          </w:r>
                          <w:r w:rsidRPr="009B0570">
                            <w:rPr>
                              <w:rFonts w:ascii="Consolas" w:eastAsia="Times New Roman" w:hAnsi="Consolas" w:cs="Times New Roman"/>
                              <w:color w:val="CE9178"/>
                              <w:sz w:val="21"/>
                              <w:szCs w:val="21"/>
                              <w:lang w:val="en-US" w:eastAsia="es-ES"/>
                            </w:rPr>
                            <w:delText>"/sign-up"</w:delText>
                          </w:r>
                          <w:r w:rsidRPr="009B0570">
                            <w:rPr>
                              <w:rFonts w:ascii="Consolas" w:eastAsia="Times New Roman" w:hAnsi="Consolas" w:cs="Times New Roman"/>
                              <w:color w:val="808080"/>
                              <w:sz w:val="21"/>
                              <w:szCs w:val="21"/>
                              <w:lang w:val="en-US" w:eastAsia="es-ES"/>
                            </w:rPr>
                            <w:delText>&gt;</w:delText>
                          </w:r>
                          <w:r w:rsidRPr="009B0570">
                            <w:rPr>
                              <w:rFonts w:ascii="Consolas" w:eastAsia="Times New Roman" w:hAnsi="Consolas" w:cs="Times New Roman"/>
                              <w:color w:val="CCCCCC"/>
                              <w:sz w:val="21"/>
                              <w:szCs w:val="21"/>
                              <w:lang w:val="en-US" w:eastAsia="es-ES"/>
                            </w:rPr>
                            <w:delText>Registrarse</w:delText>
                          </w:r>
                          <w:r w:rsidRPr="009B0570">
                            <w:rPr>
                              <w:rFonts w:ascii="Consolas" w:eastAsia="Times New Roman" w:hAnsi="Consolas" w:cs="Times New Roman"/>
                              <w:color w:val="808080"/>
                              <w:sz w:val="21"/>
                              <w:szCs w:val="21"/>
                              <w:lang w:val="en-US" w:eastAsia="es-ES"/>
                            </w:rPr>
                            <w:delText>&lt;/</w:delText>
                          </w:r>
                          <w:r w:rsidRPr="009B0570">
                            <w:rPr>
                              <w:rFonts w:ascii="Consolas" w:eastAsia="Times New Roman" w:hAnsi="Consolas" w:cs="Times New Roman"/>
                              <w:color w:val="569CD6"/>
                              <w:sz w:val="21"/>
                              <w:szCs w:val="21"/>
                              <w:lang w:val="en-US" w:eastAsia="es-ES"/>
                            </w:rPr>
                            <w:delText>button</w:delText>
                          </w:r>
                          <w:r w:rsidRPr="009B0570">
                            <w:rPr>
                              <w:rFonts w:ascii="Consolas" w:eastAsia="Times New Roman" w:hAnsi="Consolas" w:cs="Times New Roman"/>
                              <w:color w:val="808080"/>
                              <w:sz w:val="21"/>
                              <w:szCs w:val="21"/>
                              <w:lang w:val="en-US" w:eastAsia="es-ES"/>
                            </w:rPr>
                            <w:delText>&gt;</w:delText>
                          </w:r>
                        </w:del>
                      </w:p>
                      <w:p w14:paraId="245E9E87" w14:textId="77777777" w:rsidR="005226D7" w:rsidRPr="009B0570" w:rsidRDefault="005226D7" w:rsidP="00637F6F">
                        <w:pPr>
                          <w:jc w:val="left"/>
                          <w:rPr>
                            <w:del w:id="2818" w:author="Redondo García Francisco Javier" w:date="2025-09-02T09:44:00Z"/>
                            <w:lang w:val="en-US"/>
                          </w:rPr>
                        </w:pPr>
                      </w:p>
                    </w:txbxContent>
                  </v:textbox>
                  <w10:anchorlock/>
                </v:shape>
              </w:pict>
            </mc:Fallback>
          </mc:AlternateContent>
        </w:r>
      </w:del>
      <w:ins w:id="2819" w:author="Redondo García Francisco Javier" w:date="2025-09-02T09:44:00Z">
        <w:r w:rsidRPr="000B1C3B">
          <w:rPr>
            <w:rFonts w:ascii="Times New Roman" w:eastAsia="Times New Roman" w:hAnsi="Times New Roman" w:cs="Times New Roman"/>
            <w:noProof/>
            <w:sz w:val="24"/>
            <w:szCs w:val="24"/>
            <w:lang w:eastAsia="es-ES"/>
          </w:rPr>
          <mc:AlternateContent>
            <mc:Choice Requires="wps">
              <w:drawing>
                <wp:inline distT="0" distB="0" distL="0" distR="0" wp14:anchorId="39B32B36" wp14:editId="6E5F6331">
                  <wp:extent cx="6159398" cy="342900"/>
                  <wp:effectExtent l="0" t="0" r="13335" b="19050"/>
                  <wp:docPr id="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398" cy="342900"/>
                          </a:xfrm>
                          <a:prstGeom prst="rect">
                            <a:avLst/>
                          </a:prstGeom>
                          <a:solidFill>
                            <a:srgbClr val="FFFFFF"/>
                          </a:solidFill>
                          <a:ln w="9525">
                            <a:solidFill>
                              <a:srgbClr val="000000"/>
                            </a:solidFill>
                            <a:miter lim="800000"/>
                            <a:headEnd/>
                            <a:tailEnd/>
                          </a:ln>
                        </wps:spPr>
                        <wps:txbx>
                          <w:txbxContent>
                            <w:p w14:paraId="69462512" w14:textId="1AC5088F" w:rsidR="005226D7" w:rsidRPr="00717A8A" w:rsidRDefault="005226D7" w:rsidP="00637F6F">
                              <w:pPr>
                                <w:shd w:val="clear" w:color="auto" w:fill="1F1F1F"/>
                                <w:spacing w:line="285" w:lineRule="atLeast"/>
                                <w:jc w:val="left"/>
                                <w:rPr>
                                  <w:ins w:id="2820" w:author="Redondo García Francisco Javier" w:date="2025-09-02T09:44:00Z"/>
                                  <w:rFonts w:ascii="Consolas" w:eastAsia="Times New Roman" w:hAnsi="Consolas" w:cs="Times New Roman"/>
                                  <w:color w:val="CCCCCC"/>
                                  <w:sz w:val="21"/>
                                  <w:szCs w:val="21"/>
                                  <w:lang w:val="en-GB" w:eastAsia="es-ES"/>
                                </w:rPr>
                              </w:pPr>
                              <w:ins w:id="2821" w:author="Redondo García Francisco Javier" w:date="2025-09-02T09:44:00Z">
                                <w:r w:rsidRPr="00717A8A">
                                  <w:rPr>
                                    <w:rFonts w:ascii="Consolas" w:eastAsia="Times New Roman" w:hAnsi="Consolas" w:cs="Times New Roman"/>
                                    <w:color w:val="808080"/>
                                    <w:sz w:val="21"/>
                                    <w:szCs w:val="21"/>
                                    <w:lang w:val="en-GB" w:eastAsia="es-ES"/>
                                  </w:rPr>
                                  <w:t>&lt;</w:t>
                                </w:r>
                                <w:r w:rsidRPr="00717A8A">
                                  <w:rPr>
                                    <w:rFonts w:ascii="Consolas" w:eastAsia="Times New Roman" w:hAnsi="Consolas" w:cs="Times New Roman"/>
                                    <w:color w:val="569CD6"/>
                                    <w:sz w:val="21"/>
                                    <w:szCs w:val="21"/>
                                    <w:lang w:val="en-GB" w:eastAsia="es-ES"/>
                                  </w:rPr>
                                  <w:t>button</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class</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CE9178"/>
                                    <w:sz w:val="21"/>
                                    <w:szCs w:val="21"/>
                                    <w:lang w:val="en-GB" w:eastAsia="es-ES"/>
                                  </w:rPr>
                                  <w:t>"redirect register"</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9CDCFE"/>
                                    <w:sz w:val="21"/>
                                    <w:szCs w:val="21"/>
                                    <w:lang w:val="en-GB" w:eastAsia="es-ES"/>
                                  </w:rPr>
                                  <w:t>routerLink</w:t>
                                </w:r>
                                <w:proofErr w:type="spellEnd"/>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CE9178"/>
                                    <w:sz w:val="21"/>
                                    <w:szCs w:val="21"/>
                                    <w:lang w:val="en-GB" w:eastAsia="es-ES"/>
                                  </w:rPr>
                                  <w:t>"/sign-up"</w:t>
                                </w:r>
                                <w:r w:rsidRPr="00717A8A">
                                  <w:rPr>
                                    <w:rFonts w:ascii="Consolas" w:eastAsia="Times New Roman" w:hAnsi="Consolas" w:cs="Times New Roman"/>
                                    <w:color w:val="808080"/>
                                    <w:sz w:val="21"/>
                                    <w:szCs w:val="21"/>
                                    <w:lang w:val="en-GB" w:eastAsia="es-ES"/>
                                  </w:rPr>
                                  <w:t>&gt;</w:t>
                                </w:r>
                                <w:proofErr w:type="spellStart"/>
                                <w:r w:rsidRPr="00717A8A">
                                  <w:rPr>
                                    <w:rFonts w:ascii="Consolas" w:eastAsia="Times New Roman" w:hAnsi="Consolas" w:cs="Times New Roman"/>
                                    <w:color w:val="CCCCCC"/>
                                    <w:sz w:val="21"/>
                                    <w:szCs w:val="21"/>
                                    <w:lang w:val="en-GB" w:eastAsia="es-ES"/>
                                  </w:rPr>
                                  <w:t>Registrarse</w:t>
                                </w:r>
                                <w:proofErr w:type="spellEnd"/>
                                <w:r w:rsidRPr="00717A8A">
                                  <w:rPr>
                                    <w:rFonts w:ascii="Consolas" w:eastAsia="Times New Roman" w:hAnsi="Consolas" w:cs="Times New Roman"/>
                                    <w:color w:val="808080"/>
                                    <w:sz w:val="21"/>
                                    <w:szCs w:val="21"/>
                                    <w:lang w:val="en-GB" w:eastAsia="es-ES"/>
                                  </w:rPr>
                                  <w:t>&lt;/</w:t>
                                </w:r>
                                <w:r w:rsidRPr="00717A8A">
                                  <w:rPr>
                                    <w:rFonts w:ascii="Consolas" w:eastAsia="Times New Roman" w:hAnsi="Consolas" w:cs="Times New Roman"/>
                                    <w:color w:val="569CD6"/>
                                    <w:sz w:val="21"/>
                                    <w:szCs w:val="21"/>
                                    <w:lang w:val="en-GB" w:eastAsia="es-ES"/>
                                  </w:rPr>
                                  <w:t>button</w:t>
                                </w:r>
                                <w:r w:rsidRPr="00717A8A">
                                  <w:rPr>
                                    <w:rFonts w:ascii="Consolas" w:eastAsia="Times New Roman" w:hAnsi="Consolas" w:cs="Times New Roman"/>
                                    <w:color w:val="808080"/>
                                    <w:sz w:val="21"/>
                                    <w:szCs w:val="21"/>
                                    <w:lang w:val="en-GB" w:eastAsia="es-ES"/>
                                  </w:rPr>
                                  <w:t>&gt;</w:t>
                                </w:r>
                              </w:ins>
                            </w:p>
                            <w:p w14:paraId="430920E5" w14:textId="77777777" w:rsidR="005226D7" w:rsidRPr="00717A8A" w:rsidRDefault="005226D7" w:rsidP="00637F6F">
                              <w:pPr>
                                <w:jc w:val="left"/>
                                <w:rPr>
                                  <w:ins w:id="2822" w:author="Redondo García Francisco Javier" w:date="2025-09-02T09:44:00Z"/>
                                  <w:lang w:val="en-GB"/>
                                </w:rPr>
                              </w:pPr>
                            </w:p>
                          </w:txbxContent>
                        </wps:txbx>
                        <wps:bodyPr rot="0" vert="horz" wrap="square" lIns="91440" tIns="45720" rIns="91440" bIns="45720" anchor="t" anchorCtr="0">
                          <a:noAutofit/>
                        </wps:bodyPr>
                      </wps:wsp>
                    </a:graphicData>
                  </a:graphic>
                </wp:inline>
              </w:drawing>
            </mc:Choice>
            <mc:Fallback>
              <w:pict>
                <v:shape w14:anchorId="39B32B36" id="_x0000_s1101" type="#_x0000_t202" style="width:485pt;height: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">
                  <v:textbox>
                    <w:txbxContent>
                      <w:p w14:paraId="69462512" w14:textId="1AC5088F" w:rsidR="005226D7" w:rsidRPr="00717A8A" w:rsidRDefault="005226D7" w:rsidP="00637F6F">
                        <w:pPr>
                          <w:shd w:val="clear" w:color="auto" w:fill="1F1F1F"/>
                          <w:spacing w:line="285" w:lineRule="atLeast"/>
                          <w:jc w:val="left"/>
                          <w:rPr>
                            <w:ins w:id="2823" w:author="Redondo García Francisco Javier" w:date="2025-09-02T09:44:00Z"/>
                            <w:rFonts w:ascii="Consolas" w:eastAsia="Times New Roman" w:hAnsi="Consolas" w:cs="Times New Roman"/>
                            <w:color w:val="CCCCCC"/>
                            <w:sz w:val="21"/>
                            <w:szCs w:val="21"/>
                            <w:lang w:val="en-GB" w:eastAsia="es-ES"/>
                          </w:rPr>
                        </w:pPr>
                        <w:ins w:id="2824" w:author="Redondo García Francisco Javier" w:date="2025-09-02T09:44:00Z">
                          <w:r w:rsidRPr="00717A8A">
                            <w:rPr>
                              <w:rFonts w:ascii="Consolas" w:eastAsia="Times New Roman" w:hAnsi="Consolas" w:cs="Times New Roman"/>
                              <w:color w:val="808080"/>
                              <w:sz w:val="21"/>
                              <w:szCs w:val="21"/>
                              <w:lang w:val="en-GB" w:eastAsia="es-ES"/>
                            </w:rPr>
                            <w:t>&lt;</w:t>
                          </w:r>
                          <w:r w:rsidRPr="00717A8A">
                            <w:rPr>
                              <w:rFonts w:ascii="Consolas" w:eastAsia="Times New Roman" w:hAnsi="Consolas" w:cs="Times New Roman"/>
                              <w:color w:val="569CD6"/>
                              <w:sz w:val="21"/>
                              <w:szCs w:val="21"/>
                              <w:lang w:val="en-GB" w:eastAsia="es-ES"/>
                            </w:rPr>
                            <w:t>button</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class</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CE9178"/>
                              <w:sz w:val="21"/>
                              <w:szCs w:val="21"/>
                              <w:lang w:val="en-GB" w:eastAsia="es-ES"/>
                            </w:rPr>
                            <w:t>"redirect register"</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9CDCFE"/>
                              <w:sz w:val="21"/>
                              <w:szCs w:val="21"/>
                              <w:lang w:val="en-GB" w:eastAsia="es-ES"/>
                            </w:rPr>
                            <w:t>routerLink</w:t>
                          </w:r>
                          <w:proofErr w:type="spellEnd"/>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CE9178"/>
                              <w:sz w:val="21"/>
                              <w:szCs w:val="21"/>
                              <w:lang w:val="en-GB" w:eastAsia="es-ES"/>
                            </w:rPr>
                            <w:t>"/sign-up"</w:t>
                          </w:r>
                          <w:r w:rsidRPr="00717A8A">
                            <w:rPr>
                              <w:rFonts w:ascii="Consolas" w:eastAsia="Times New Roman" w:hAnsi="Consolas" w:cs="Times New Roman"/>
                              <w:color w:val="808080"/>
                              <w:sz w:val="21"/>
                              <w:szCs w:val="21"/>
                              <w:lang w:val="en-GB" w:eastAsia="es-ES"/>
                            </w:rPr>
                            <w:t>&gt;</w:t>
                          </w:r>
                          <w:proofErr w:type="spellStart"/>
                          <w:r w:rsidRPr="00717A8A">
                            <w:rPr>
                              <w:rFonts w:ascii="Consolas" w:eastAsia="Times New Roman" w:hAnsi="Consolas" w:cs="Times New Roman"/>
                              <w:color w:val="CCCCCC"/>
                              <w:sz w:val="21"/>
                              <w:szCs w:val="21"/>
                              <w:lang w:val="en-GB" w:eastAsia="es-ES"/>
                            </w:rPr>
                            <w:t>Registrarse</w:t>
                          </w:r>
                          <w:proofErr w:type="spellEnd"/>
                          <w:r w:rsidRPr="00717A8A">
                            <w:rPr>
                              <w:rFonts w:ascii="Consolas" w:eastAsia="Times New Roman" w:hAnsi="Consolas" w:cs="Times New Roman"/>
                              <w:color w:val="808080"/>
                              <w:sz w:val="21"/>
                              <w:szCs w:val="21"/>
                              <w:lang w:val="en-GB" w:eastAsia="es-ES"/>
                            </w:rPr>
                            <w:t>&lt;/</w:t>
                          </w:r>
                          <w:r w:rsidRPr="00717A8A">
                            <w:rPr>
                              <w:rFonts w:ascii="Consolas" w:eastAsia="Times New Roman" w:hAnsi="Consolas" w:cs="Times New Roman"/>
                              <w:color w:val="569CD6"/>
                              <w:sz w:val="21"/>
                              <w:szCs w:val="21"/>
                              <w:lang w:val="en-GB" w:eastAsia="es-ES"/>
                            </w:rPr>
                            <w:t>button</w:t>
                          </w:r>
                          <w:r w:rsidRPr="00717A8A">
                            <w:rPr>
                              <w:rFonts w:ascii="Consolas" w:eastAsia="Times New Roman" w:hAnsi="Consolas" w:cs="Times New Roman"/>
                              <w:color w:val="808080"/>
                              <w:sz w:val="21"/>
                              <w:szCs w:val="21"/>
                              <w:lang w:val="en-GB" w:eastAsia="es-ES"/>
                            </w:rPr>
                            <w:t>&gt;</w:t>
                          </w:r>
                        </w:ins>
                      </w:p>
                      <w:p w14:paraId="430920E5" w14:textId="77777777" w:rsidR="005226D7" w:rsidRPr="00717A8A" w:rsidRDefault="005226D7" w:rsidP="00637F6F">
                        <w:pPr>
                          <w:jc w:val="left"/>
                          <w:rPr>
                            <w:ins w:id="2825" w:author="Redondo García Francisco Javier" w:date="2025-09-02T09:44:00Z"/>
                            <w:lang w:val="en-GB"/>
                          </w:rPr>
                        </w:pPr>
                      </w:p>
                    </w:txbxContent>
                  </v:textbox>
                  <w10:anchorlock/>
                </v:shape>
              </w:pict>
            </mc:Fallback>
          </mc:AlternateContent>
        </w:r>
      </w:ins>
    </w:p>
    <w:p w14:paraId="5C706DE6" w14:textId="77777777" w:rsidR="005226D7" w:rsidRDefault="005226D7">
      <w:pP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br w:type="page"/>
      </w:r>
    </w:p>
    <w:p w14:paraId="1DF4C0E1" w14:textId="3CB570B0" w:rsidR="00260674" w:rsidRDefault="00260674" w:rsidP="007B5AC0">
      <w:pPr>
        <w:spacing w:before="100" w:beforeAutospacing="1" w:after="100" w:afterAutospacing="1" w:line="240" w:lineRule="auto"/>
        <w:rPr>
          <w:rFonts w:ascii="Times New Roman" w:eastAsia="Times New Roman" w:hAnsi="Times New Roman" w:cs="Times New Roman"/>
          <w:sz w:val="24"/>
          <w:szCs w:val="24"/>
          <w:lang w:eastAsia="es-ES"/>
        </w:rPr>
      </w:pPr>
      <w:r w:rsidRPr="00637F6F">
        <w:lastRenderedPageBreak/>
        <w:t>Y para acceder a las pruebas de un paciente en particular, usando una ruta con parámetro dinámico</w:t>
      </w:r>
      <w:r w:rsidR="00145FDF">
        <w:t>:</w:t>
      </w:r>
      <w:r w:rsidR="005226D7" w:rsidRPr="000B1C3B">
        <w:rPr>
          <w:rFonts w:ascii="Times New Roman" w:eastAsia="Times New Roman" w:hAnsi="Times New Roman" w:cs="Times New Roman"/>
          <w:noProof/>
          <w:sz w:val="24"/>
          <w:szCs w:val="24"/>
          <w:lang w:eastAsia="es-ES"/>
        </w:rPr>
        <mc:AlternateContent>
          <mc:Choice Requires="wps">
            <w:drawing>
              <wp:inline distT="0" distB="0" distL="0" distR="0" wp14:anchorId="1DE9D4AA" wp14:editId="4F111597">
                <wp:extent cx="4889500" cy="584200"/>
                <wp:effectExtent l="0" t="0" r="25400" b="25400"/>
                <wp:docPr id="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9500" cy="584200"/>
                        </a:xfrm>
                        <a:prstGeom prst="rect">
                          <a:avLst/>
                        </a:prstGeom>
                        <a:solidFill>
                          <a:srgbClr val="FFFFFF"/>
                        </a:solidFill>
                        <a:ln w="9525">
                          <a:solidFill>
                            <a:srgbClr val="000000"/>
                          </a:solidFill>
                          <a:miter lim="800000"/>
                          <a:headEnd/>
                          <a:tailEnd/>
                        </a:ln>
                      </wps:spPr>
                      <wps:txbx>
                        <w:txbxContent>
                          <w:p w14:paraId="01ADA2E1" w14:textId="77777777" w:rsidR="005226D7" w:rsidRPr="00717A8A" w:rsidRDefault="005226D7" w:rsidP="005226D7">
                            <w:pPr>
                              <w:shd w:val="clear" w:color="auto" w:fill="1F1F1F"/>
                              <w:spacing w:line="285" w:lineRule="atLeast"/>
                              <w:rPr>
                                <w:rFonts w:ascii="Consolas" w:hAnsi="Consolas"/>
                                <w:color w:val="CCCCCC"/>
                                <w:sz w:val="21"/>
                                <w:lang w:val="en-GB"/>
                                <w:rPrChange w:id="2826" w:author="Redondo García Francisco Javier" w:date="2025-09-02T09:44:00Z">
                                  <w:rPr>
                                    <w:rFonts w:ascii="Consolas" w:hAnsi="Consolas"/>
                                    <w:color w:val="CCCCCC"/>
                                    <w:sz w:val="21"/>
                                    <w:lang w:val="en-US"/>
                                  </w:rPr>
                                </w:rPrChange>
                              </w:rPr>
                            </w:pPr>
                            <w:r w:rsidRPr="00717A8A">
                              <w:rPr>
                                <w:rFonts w:ascii="Consolas" w:hAnsi="Consolas"/>
                                <w:color w:val="9CDCFE"/>
                                <w:sz w:val="21"/>
                                <w:lang w:val="en-GB"/>
                                <w:rPrChange w:id="2827" w:author="Redondo García Francisco Javier" w:date="2025-09-02T09:44:00Z">
                                  <w:rPr>
                                    <w:rFonts w:ascii="Consolas" w:hAnsi="Consolas"/>
                                    <w:color w:val="9CDCFE"/>
                                    <w:sz w:val="21"/>
                                    <w:lang w:val="en-US"/>
                                  </w:rPr>
                                </w:rPrChange>
                              </w:rPr>
                              <w:t>[</w:t>
                            </w:r>
                            <w:proofErr w:type="spellStart"/>
                            <w:r w:rsidRPr="00717A8A">
                              <w:rPr>
                                <w:rFonts w:ascii="Consolas" w:hAnsi="Consolas"/>
                                <w:color w:val="9CDCFE"/>
                                <w:sz w:val="21"/>
                                <w:lang w:val="en-GB"/>
                                <w:rPrChange w:id="2828" w:author="Redondo García Francisco Javier" w:date="2025-09-02T09:44:00Z">
                                  <w:rPr>
                                    <w:rFonts w:ascii="Consolas" w:hAnsi="Consolas"/>
                                    <w:color w:val="9CDCFE"/>
                                    <w:sz w:val="21"/>
                                    <w:lang w:val="en-US"/>
                                  </w:rPr>
                                </w:rPrChange>
                              </w:rPr>
                              <w:t>routerLink</w:t>
                            </w:r>
                            <w:proofErr w:type="spellEnd"/>
                            <w:r w:rsidRPr="00717A8A">
                              <w:rPr>
                                <w:rFonts w:ascii="Consolas" w:hAnsi="Consolas"/>
                                <w:color w:val="9CDCFE"/>
                                <w:sz w:val="21"/>
                                <w:lang w:val="en-GB"/>
                                <w:rPrChange w:id="2829" w:author="Redondo García Francisco Javier" w:date="2025-09-02T09:44:00Z">
                                  <w:rPr>
                                    <w:rFonts w:ascii="Consolas" w:hAnsi="Consolas"/>
                                    <w:color w:val="9CDCFE"/>
                                    <w:sz w:val="21"/>
                                    <w:lang w:val="en-US"/>
                                  </w:rPr>
                                </w:rPrChange>
                              </w:rPr>
                              <w:t>]</w:t>
                            </w:r>
                            <w:r w:rsidRPr="00717A8A">
                              <w:rPr>
                                <w:rFonts w:ascii="Consolas" w:hAnsi="Consolas"/>
                                <w:color w:val="CCCCCC"/>
                                <w:sz w:val="21"/>
                                <w:lang w:val="en-GB"/>
                                <w:rPrChange w:id="2830" w:author="Redondo García Francisco Javier" w:date="2025-09-02T09:44:00Z">
                                  <w:rPr>
                                    <w:rFonts w:ascii="Consolas" w:hAnsi="Consolas"/>
                                    <w:color w:val="CCCCCC"/>
                                    <w:sz w:val="21"/>
                                    <w:lang w:val="en-US"/>
                                  </w:rPr>
                                </w:rPrChange>
                              </w:rPr>
                              <w:t>=</w:t>
                            </w:r>
                            <w:r w:rsidRPr="00717A8A">
                              <w:rPr>
                                <w:rFonts w:ascii="Consolas" w:hAnsi="Consolas"/>
                                <w:color w:val="CE9178"/>
                                <w:sz w:val="21"/>
                                <w:lang w:val="en-GB"/>
                                <w:rPrChange w:id="2831" w:author="Redondo García Francisco Javier" w:date="2025-09-02T09:44:00Z">
                                  <w:rPr>
                                    <w:rFonts w:ascii="Consolas" w:hAnsi="Consolas"/>
                                    <w:color w:val="CE9178"/>
                                    <w:sz w:val="21"/>
                                    <w:lang w:val="en-US"/>
                                  </w:rPr>
                                </w:rPrChange>
                              </w:rPr>
                              <w:t>"</w:t>
                            </w:r>
                            <w:r w:rsidRPr="00717A8A">
                              <w:rPr>
                                <w:rFonts w:ascii="Consolas" w:hAnsi="Consolas"/>
                                <w:color w:val="CCCCCC"/>
                                <w:sz w:val="21"/>
                                <w:lang w:val="en-GB"/>
                                <w:rPrChange w:id="2832" w:author="Redondo García Francisco Javier" w:date="2025-09-02T09:44:00Z">
                                  <w:rPr>
                                    <w:rFonts w:ascii="Consolas" w:hAnsi="Consolas"/>
                                    <w:color w:val="CCCCCC"/>
                                    <w:sz w:val="21"/>
                                    <w:lang w:val="en-US"/>
                                  </w:rPr>
                                </w:rPrChange>
                              </w:rPr>
                              <w:t>[</w:t>
                            </w:r>
                            <w:r w:rsidRPr="00717A8A">
                              <w:rPr>
                                <w:rFonts w:ascii="Consolas" w:hAnsi="Consolas"/>
                                <w:color w:val="CE9178"/>
                                <w:sz w:val="21"/>
                                <w:lang w:val="en-GB"/>
                                <w:rPrChange w:id="2833" w:author="Redondo García Francisco Javier" w:date="2025-09-02T09:44:00Z">
                                  <w:rPr>
                                    <w:rFonts w:ascii="Consolas" w:hAnsi="Consolas"/>
                                    <w:color w:val="CE9178"/>
                                    <w:sz w:val="21"/>
                                    <w:lang w:val="en-US"/>
                                  </w:rPr>
                                </w:rPrChange>
                              </w:rPr>
                              <w:t>'/</w:t>
                            </w:r>
                            <w:proofErr w:type="spellStart"/>
                            <w:r w:rsidRPr="00717A8A">
                              <w:rPr>
                                <w:rFonts w:ascii="Consolas" w:hAnsi="Consolas"/>
                                <w:color w:val="CE9178"/>
                                <w:sz w:val="21"/>
                                <w:lang w:val="en-GB"/>
                                <w:rPrChange w:id="2834" w:author="Redondo García Francisco Javier" w:date="2025-09-02T09:44:00Z">
                                  <w:rPr>
                                    <w:rFonts w:ascii="Consolas" w:hAnsi="Consolas"/>
                                    <w:color w:val="CE9178"/>
                                    <w:sz w:val="21"/>
                                    <w:lang w:val="en-US"/>
                                  </w:rPr>
                                </w:rPrChange>
                              </w:rPr>
                              <w:t>paciente</w:t>
                            </w:r>
                            <w:proofErr w:type="spellEnd"/>
                            <w:r w:rsidRPr="00717A8A">
                              <w:rPr>
                                <w:rFonts w:ascii="Consolas" w:hAnsi="Consolas"/>
                                <w:color w:val="CE9178"/>
                                <w:sz w:val="21"/>
                                <w:lang w:val="en-GB"/>
                                <w:rPrChange w:id="2835" w:author="Redondo García Francisco Javier" w:date="2025-09-02T09:44:00Z">
                                  <w:rPr>
                                    <w:rFonts w:ascii="Consolas" w:hAnsi="Consolas"/>
                                    <w:color w:val="CE9178"/>
                                    <w:sz w:val="21"/>
                                    <w:lang w:val="en-US"/>
                                  </w:rPr>
                                </w:rPrChange>
                              </w:rPr>
                              <w:t>/'</w:t>
                            </w:r>
                            <w:r w:rsidRPr="00717A8A">
                              <w:rPr>
                                <w:rFonts w:ascii="Consolas" w:hAnsi="Consolas"/>
                                <w:color w:val="CCCCCC"/>
                                <w:sz w:val="21"/>
                                <w:lang w:val="en-GB"/>
                                <w:rPrChange w:id="2836" w:author="Redondo García Francisco Javier" w:date="2025-09-02T09:44:00Z">
                                  <w:rPr>
                                    <w:rFonts w:ascii="Consolas" w:hAnsi="Consolas"/>
                                    <w:color w:val="CCCCCC"/>
                                    <w:sz w:val="21"/>
                                    <w:lang w:val="en-US"/>
                                  </w:rPr>
                                </w:rPrChange>
                              </w:rPr>
                              <w:t xml:space="preserve">, </w:t>
                            </w:r>
                            <w:proofErr w:type="spellStart"/>
                            <w:r w:rsidRPr="00717A8A">
                              <w:rPr>
                                <w:rFonts w:ascii="Consolas" w:hAnsi="Consolas"/>
                                <w:color w:val="9CDCFE"/>
                                <w:sz w:val="21"/>
                                <w:lang w:val="en-GB"/>
                                <w:rPrChange w:id="2837" w:author="Redondo García Francisco Javier" w:date="2025-09-02T09:44:00Z">
                                  <w:rPr>
                                    <w:rFonts w:ascii="Consolas" w:hAnsi="Consolas"/>
                                    <w:color w:val="9CDCFE"/>
                                    <w:sz w:val="21"/>
                                    <w:lang w:val="en-US"/>
                                  </w:rPr>
                                </w:rPrChange>
                              </w:rPr>
                              <w:t>paciente</w:t>
                            </w:r>
                            <w:r w:rsidRPr="00717A8A">
                              <w:rPr>
                                <w:rFonts w:ascii="Consolas" w:hAnsi="Consolas"/>
                                <w:color w:val="CCCCCC"/>
                                <w:sz w:val="21"/>
                                <w:lang w:val="en-GB"/>
                                <w:rPrChange w:id="2838" w:author="Redondo García Francisco Javier" w:date="2025-09-02T09:44:00Z">
                                  <w:rPr>
                                    <w:rFonts w:ascii="Consolas" w:hAnsi="Consolas"/>
                                    <w:color w:val="CCCCCC"/>
                                    <w:sz w:val="21"/>
                                    <w:lang w:val="en-US"/>
                                  </w:rPr>
                                </w:rPrChange>
                              </w:rPr>
                              <w:t>.</w:t>
                            </w:r>
                            <w:r w:rsidRPr="00717A8A">
                              <w:rPr>
                                <w:rFonts w:ascii="Consolas" w:hAnsi="Consolas"/>
                                <w:color w:val="9CDCFE"/>
                                <w:sz w:val="21"/>
                                <w:lang w:val="en-GB"/>
                                <w:rPrChange w:id="2839" w:author="Redondo García Francisco Javier" w:date="2025-09-02T09:44:00Z">
                                  <w:rPr>
                                    <w:rFonts w:ascii="Consolas" w:hAnsi="Consolas"/>
                                    <w:color w:val="9CDCFE"/>
                                    <w:sz w:val="21"/>
                                    <w:lang w:val="en-US"/>
                                  </w:rPr>
                                </w:rPrChange>
                              </w:rPr>
                              <w:t>key</w:t>
                            </w:r>
                            <w:proofErr w:type="spellEnd"/>
                            <w:r w:rsidRPr="00717A8A">
                              <w:rPr>
                                <w:rFonts w:ascii="Consolas" w:hAnsi="Consolas"/>
                                <w:color w:val="CCCCCC"/>
                                <w:sz w:val="21"/>
                                <w:lang w:val="en-GB"/>
                                <w:rPrChange w:id="2840" w:author="Redondo García Francisco Javier" w:date="2025-09-02T09:44:00Z">
                                  <w:rPr>
                                    <w:rFonts w:ascii="Consolas" w:hAnsi="Consolas"/>
                                    <w:color w:val="CCCCCC"/>
                                    <w:sz w:val="21"/>
                                    <w:lang w:val="en-US"/>
                                  </w:rPr>
                                </w:rPrChange>
                              </w:rPr>
                              <w:t>,</w:t>
                            </w:r>
                          </w:p>
                          <w:p w14:paraId="7EA60D6B" w14:textId="513F3A55" w:rsidR="005226D7" w:rsidRPr="000B1C3B" w:rsidRDefault="005226D7" w:rsidP="005226D7">
                            <w:pPr>
                              <w:shd w:val="clear" w:color="auto" w:fill="1F1F1F"/>
                              <w:spacing w:line="285" w:lineRule="atLeast"/>
                              <w:rPr>
                                <w:rFonts w:ascii="Consolas" w:eastAsia="Times New Roman" w:hAnsi="Consolas" w:cs="Times New Roman"/>
                                <w:color w:val="CCCCCC"/>
                                <w:sz w:val="21"/>
                                <w:szCs w:val="21"/>
                                <w:lang w:eastAsia="es-ES"/>
                              </w:rPr>
                            </w:pPr>
                            <w:proofErr w:type="spellStart"/>
                            <w:r w:rsidRPr="000B1C3B">
                              <w:rPr>
                                <w:rFonts w:ascii="Consolas" w:eastAsia="Times New Roman" w:hAnsi="Consolas" w:cs="Times New Roman"/>
                                <w:color w:val="9CDCFE"/>
                                <w:sz w:val="21"/>
                                <w:szCs w:val="21"/>
                                <w:lang w:eastAsia="es-ES"/>
                              </w:rPr>
                              <w:t>paciente</w:t>
                            </w:r>
                            <w:r w:rsidRPr="000B1C3B">
                              <w:rPr>
                                <w:rFonts w:ascii="Consolas" w:eastAsia="Times New Roman" w:hAnsi="Consolas" w:cs="Times New Roman"/>
                                <w:color w:val="CCCCCC"/>
                                <w:sz w:val="21"/>
                                <w:szCs w:val="21"/>
                                <w:lang w:eastAsia="es-ES"/>
                              </w:rPr>
                              <w:t>.</w:t>
                            </w:r>
                            <w:r w:rsidRPr="000B1C3B">
                              <w:rPr>
                                <w:rFonts w:ascii="Consolas" w:eastAsia="Times New Roman" w:hAnsi="Consolas" w:cs="Times New Roman"/>
                                <w:color w:val="9CDCFE"/>
                                <w:sz w:val="21"/>
                                <w:szCs w:val="21"/>
                                <w:lang w:eastAsia="es-ES"/>
                              </w:rPr>
                              <w:t>data</w:t>
                            </w:r>
                            <w:r w:rsidRPr="000B1C3B">
                              <w:rPr>
                                <w:rFonts w:ascii="Consolas" w:eastAsia="Times New Roman" w:hAnsi="Consolas" w:cs="Times New Roman"/>
                                <w:color w:val="CCCCCC"/>
                                <w:sz w:val="21"/>
                                <w:szCs w:val="21"/>
                                <w:lang w:eastAsia="es-ES"/>
                              </w:rPr>
                              <w:t>.</w:t>
                            </w:r>
                            <w:r w:rsidRPr="000B1C3B">
                              <w:rPr>
                                <w:rFonts w:ascii="Consolas" w:eastAsia="Times New Roman" w:hAnsi="Consolas" w:cs="Times New Roman"/>
                                <w:color w:val="9CDCFE"/>
                                <w:sz w:val="21"/>
                                <w:szCs w:val="21"/>
                                <w:lang w:eastAsia="es-ES"/>
                              </w:rPr>
                              <w:t>ABnumHistorial</w:t>
                            </w:r>
                            <w:proofErr w:type="spellEnd"/>
                            <w:r w:rsidRPr="000B1C3B">
                              <w:rPr>
                                <w:rFonts w:ascii="Consolas" w:eastAsia="Times New Roman" w:hAnsi="Consolas" w:cs="Times New Roman"/>
                                <w:color w:val="CCCCCC"/>
                                <w:sz w:val="21"/>
                                <w:szCs w:val="21"/>
                                <w:lang w:eastAsia="es-ES"/>
                              </w:rPr>
                              <w:t>]</w:t>
                            </w:r>
                            <w:r w:rsidRPr="000B1C3B">
                              <w:rPr>
                                <w:rFonts w:ascii="Consolas" w:eastAsia="Times New Roman" w:hAnsi="Consolas" w:cs="Times New Roman"/>
                                <w:color w:val="CE9178"/>
                                <w:sz w:val="21"/>
                                <w:szCs w:val="21"/>
                                <w:lang w:eastAsia="es-ES"/>
                              </w:rPr>
                              <w:t>"</w:t>
                            </w:r>
                            <w:r w:rsidRPr="000B1C3B">
                              <w:rPr>
                                <w:rFonts w:ascii="Consolas" w:eastAsia="Times New Roman" w:hAnsi="Consolas" w:cs="Times New Roman"/>
                                <w:color w:val="808080"/>
                                <w:sz w:val="21"/>
                                <w:szCs w:val="21"/>
                                <w:lang w:eastAsia="es-ES"/>
                              </w:rPr>
                              <w:t>&gt;</w:t>
                            </w:r>
                            <w:r w:rsidRPr="000B1C3B">
                              <w:rPr>
                                <w:rFonts w:ascii="Consolas" w:eastAsia="Times New Roman" w:hAnsi="Consolas" w:cs="Times New Roman"/>
                                <w:color w:val="CCCCCC"/>
                                <w:sz w:val="21"/>
                                <w:szCs w:val="21"/>
                                <w:lang w:eastAsia="es-ES"/>
                              </w:rPr>
                              <w:t>Pruebas</w:t>
                            </w:r>
                            <w:r w:rsidRPr="000B1C3B">
                              <w:rPr>
                                <w:rFonts w:ascii="Consolas" w:eastAsia="Times New Roman" w:hAnsi="Consolas" w:cs="Times New Roman"/>
                                <w:color w:val="808080"/>
                                <w:sz w:val="21"/>
                                <w:szCs w:val="21"/>
                                <w:lang w:eastAsia="es-ES"/>
                              </w:rPr>
                              <w:t>&lt;/</w:t>
                            </w:r>
                            <w:proofErr w:type="spellStart"/>
                            <w:r w:rsidRPr="000B1C3B">
                              <w:rPr>
                                <w:rFonts w:ascii="Consolas" w:eastAsia="Times New Roman" w:hAnsi="Consolas" w:cs="Times New Roman"/>
                                <w:color w:val="569CD6"/>
                                <w:sz w:val="21"/>
                                <w:szCs w:val="21"/>
                                <w:lang w:eastAsia="es-ES"/>
                              </w:rPr>
                              <w:t>button</w:t>
                            </w:r>
                            <w:proofErr w:type="spellEnd"/>
                            <w:r w:rsidRPr="000B1C3B">
                              <w:rPr>
                                <w:rFonts w:ascii="Consolas" w:eastAsia="Times New Roman" w:hAnsi="Consolas" w:cs="Times New Roman"/>
                                <w:color w:val="808080"/>
                                <w:sz w:val="21"/>
                                <w:szCs w:val="21"/>
                                <w:lang w:eastAsia="es-ES"/>
                              </w:rPr>
                              <w:t>&gt;</w:t>
                            </w:r>
                          </w:p>
                          <w:p w14:paraId="435DC213" w14:textId="77777777" w:rsidR="005226D7" w:rsidRDefault="005226D7" w:rsidP="005226D7"/>
                        </w:txbxContent>
                      </wps:txbx>
                      <wps:bodyPr rot="0" vert="horz" wrap="square" lIns="91440" tIns="45720" rIns="91440" bIns="45720" anchor="t" anchorCtr="0">
                        <a:noAutofit/>
                      </wps:bodyPr>
                    </wps:wsp>
                  </a:graphicData>
                </a:graphic>
              </wp:inline>
            </w:drawing>
          </mc:Choice>
          <mc:Fallback>
            <w:pict>
              <v:shape w14:anchorId="1DE9D4AA" id="_x0000_s1102" type="#_x0000_t202" style="width:385pt;height: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">
                <v:textbox>
                  <w:txbxContent>
                    <w:p w14:paraId="01ADA2E1" w14:textId="77777777" w:rsidR="005226D7" w:rsidRPr="00717A8A" w:rsidRDefault="005226D7" w:rsidP="005226D7">
                      <w:pPr>
                        <w:shd w:val="clear" w:color="auto" w:fill="1F1F1F"/>
                        <w:spacing w:line="285" w:lineRule="atLeast"/>
                        <w:rPr>
                          <w:rFonts w:ascii="Consolas" w:hAnsi="Consolas"/>
                          <w:color w:val="CCCCCC"/>
                          <w:sz w:val="21"/>
                          <w:lang w:val="en-GB"/>
                          <w:rPrChange w:id="2841" w:author="Redondo García Francisco Javier" w:date="2025-09-02T09:44:00Z">
                            <w:rPr>
                              <w:rFonts w:ascii="Consolas" w:hAnsi="Consolas"/>
                              <w:color w:val="CCCCCC"/>
                              <w:sz w:val="21"/>
                              <w:lang w:val="en-US"/>
                            </w:rPr>
                          </w:rPrChange>
                        </w:rPr>
                      </w:pPr>
                      <w:r w:rsidRPr="00717A8A">
                        <w:rPr>
                          <w:rFonts w:ascii="Consolas" w:hAnsi="Consolas"/>
                          <w:color w:val="9CDCFE"/>
                          <w:sz w:val="21"/>
                          <w:lang w:val="en-GB"/>
                          <w:rPrChange w:id="2842" w:author="Redondo García Francisco Javier" w:date="2025-09-02T09:44:00Z">
                            <w:rPr>
                              <w:rFonts w:ascii="Consolas" w:hAnsi="Consolas"/>
                              <w:color w:val="9CDCFE"/>
                              <w:sz w:val="21"/>
                              <w:lang w:val="en-US"/>
                            </w:rPr>
                          </w:rPrChange>
                        </w:rPr>
                        <w:t>[</w:t>
                      </w:r>
                      <w:proofErr w:type="spellStart"/>
                      <w:r w:rsidRPr="00717A8A">
                        <w:rPr>
                          <w:rFonts w:ascii="Consolas" w:hAnsi="Consolas"/>
                          <w:color w:val="9CDCFE"/>
                          <w:sz w:val="21"/>
                          <w:lang w:val="en-GB"/>
                          <w:rPrChange w:id="2843" w:author="Redondo García Francisco Javier" w:date="2025-09-02T09:44:00Z">
                            <w:rPr>
                              <w:rFonts w:ascii="Consolas" w:hAnsi="Consolas"/>
                              <w:color w:val="9CDCFE"/>
                              <w:sz w:val="21"/>
                              <w:lang w:val="en-US"/>
                            </w:rPr>
                          </w:rPrChange>
                        </w:rPr>
                        <w:t>routerLink</w:t>
                      </w:r>
                      <w:proofErr w:type="spellEnd"/>
                      <w:r w:rsidRPr="00717A8A">
                        <w:rPr>
                          <w:rFonts w:ascii="Consolas" w:hAnsi="Consolas"/>
                          <w:color w:val="9CDCFE"/>
                          <w:sz w:val="21"/>
                          <w:lang w:val="en-GB"/>
                          <w:rPrChange w:id="2844" w:author="Redondo García Francisco Javier" w:date="2025-09-02T09:44:00Z">
                            <w:rPr>
                              <w:rFonts w:ascii="Consolas" w:hAnsi="Consolas"/>
                              <w:color w:val="9CDCFE"/>
                              <w:sz w:val="21"/>
                              <w:lang w:val="en-US"/>
                            </w:rPr>
                          </w:rPrChange>
                        </w:rPr>
                        <w:t>]</w:t>
                      </w:r>
                      <w:r w:rsidRPr="00717A8A">
                        <w:rPr>
                          <w:rFonts w:ascii="Consolas" w:hAnsi="Consolas"/>
                          <w:color w:val="CCCCCC"/>
                          <w:sz w:val="21"/>
                          <w:lang w:val="en-GB"/>
                          <w:rPrChange w:id="2845" w:author="Redondo García Francisco Javier" w:date="2025-09-02T09:44:00Z">
                            <w:rPr>
                              <w:rFonts w:ascii="Consolas" w:hAnsi="Consolas"/>
                              <w:color w:val="CCCCCC"/>
                              <w:sz w:val="21"/>
                              <w:lang w:val="en-US"/>
                            </w:rPr>
                          </w:rPrChange>
                        </w:rPr>
                        <w:t>=</w:t>
                      </w:r>
                      <w:r w:rsidRPr="00717A8A">
                        <w:rPr>
                          <w:rFonts w:ascii="Consolas" w:hAnsi="Consolas"/>
                          <w:color w:val="CE9178"/>
                          <w:sz w:val="21"/>
                          <w:lang w:val="en-GB"/>
                          <w:rPrChange w:id="2846" w:author="Redondo García Francisco Javier" w:date="2025-09-02T09:44:00Z">
                            <w:rPr>
                              <w:rFonts w:ascii="Consolas" w:hAnsi="Consolas"/>
                              <w:color w:val="CE9178"/>
                              <w:sz w:val="21"/>
                              <w:lang w:val="en-US"/>
                            </w:rPr>
                          </w:rPrChange>
                        </w:rPr>
                        <w:t>"</w:t>
                      </w:r>
                      <w:r w:rsidRPr="00717A8A">
                        <w:rPr>
                          <w:rFonts w:ascii="Consolas" w:hAnsi="Consolas"/>
                          <w:color w:val="CCCCCC"/>
                          <w:sz w:val="21"/>
                          <w:lang w:val="en-GB"/>
                          <w:rPrChange w:id="2847" w:author="Redondo García Francisco Javier" w:date="2025-09-02T09:44:00Z">
                            <w:rPr>
                              <w:rFonts w:ascii="Consolas" w:hAnsi="Consolas"/>
                              <w:color w:val="CCCCCC"/>
                              <w:sz w:val="21"/>
                              <w:lang w:val="en-US"/>
                            </w:rPr>
                          </w:rPrChange>
                        </w:rPr>
                        <w:t>[</w:t>
                      </w:r>
                      <w:r w:rsidRPr="00717A8A">
                        <w:rPr>
                          <w:rFonts w:ascii="Consolas" w:hAnsi="Consolas"/>
                          <w:color w:val="CE9178"/>
                          <w:sz w:val="21"/>
                          <w:lang w:val="en-GB"/>
                          <w:rPrChange w:id="2848" w:author="Redondo García Francisco Javier" w:date="2025-09-02T09:44:00Z">
                            <w:rPr>
                              <w:rFonts w:ascii="Consolas" w:hAnsi="Consolas"/>
                              <w:color w:val="CE9178"/>
                              <w:sz w:val="21"/>
                              <w:lang w:val="en-US"/>
                            </w:rPr>
                          </w:rPrChange>
                        </w:rPr>
                        <w:t>'/</w:t>
                      </w:r>
                      <w:proofErr w:type="spellStart"/>
                      <w:r w:rsidRPr="00717A8A">
                        <w:rPr>
                          <w:rFonts w:ascii="Consolas" w:hAnsi="Consolas"/>
                          <w:color w:val="CE9178"/>
                          <w:sz w:val="21"/>
                          <w:lang w:val="en-GB"/>
                          <w:rPrChange w:id="2849" w:author="Redondo García Francisco Javier" w:date="2025-09-02T09:44:00Z">
                            <w:rPr>
                              <w:rFonts w:ascii="Consolas" w:hAnsi="Consolas"/>
                              <w:color w:val="CE9178"/>
                              <w:sz w:val="21"/>
                              <w:lang w:val="en-US"/>
                            </w:rPr>
                          </w:rPrChange>
                        </w:rPr>
                        <w:t>paciente</w:t>
                      </w:r>
                      <w:proofErr w:type="spellEnd"/>
                      <w:r w:rsidRPr="00717A8A">
                        <w:rPr>
                          <w:rFonts w:ascii="Consolas" w:hAnsi="Consolas"/>
                          <w:color w:val="CE9178"/>
                          <w:sz w:val="21"/>
                          <w:lang w:val="en-GB"/>
                          <w:rPrChange w:id="2850" w:author="Redondo García Francisco Javier" w:date="2025-09-02T09:44:00Z">
                            <w:rPr>
                              <w:rFonts w:ascii="Consolas" w:hAnsi="Consolas"/>
                              <w:color w:val="CE9178"/>
                              <w:sz w:val="21"/>
                              <w:lang w:val="en-US"/>
                            </w:rPr>
                          </w:rPrChange>
                        </w:rPr>
                        <w:t>/'</w:t>
                      </w:r>
                      <w:r w:rsidRPr="00717A8A">
                        <w:rPr>
                          <w:rFonts w:ascii="Consolas" w:hAnsi="Consolas"/>
                          <w:color w:val="CCCCCC"/>
                          <w:sz w:val="21"/>
                          <w:lang w:val="en-GB"/>
                          <w:rPrChange w:id="2851" w:author="Redondo García Francisco Javier" w:date="2025-09-02T09:44:00Z">
                            <w:rPr>
                              <w:rFonts w:ascii="Consolas" w:hAnsi="Consolas"/>
                              <w:color w:val="CCCCCC"/>
                              <w:sz w:val="21"/>
                              <w:lang w:val="en-US"/>
                            </w:rPr>
                          </w:rPrChange>
                        </w:rPr>
                        <w:t xml:space="preserve">, </w:t>
                      </w:r>
                      <w:proofErr w:type="spellStart"/>
                      <w:r w:rsidRPr="00717A8A">
                        <w:rPr>
                          <w:rFonts w:ascii="Consolas" w:hAnsi="Consolas"/>
                          <w:color w:val="9CDCFE"/>
                          <w:sz w:val="21"/>
                          <w:lang w:val="en-GB"/>
                          <w:rPrChange w:id="2852" w:author="Redondo García Francisco Javier" w:date="2025-09-02T09:44:00Z">
                            <w:rPr>
                              <w:rFonts w:ascii="Consolas" w:hAnsi="Consolas"/>
                              <w:color w:val="9CDCFE"/>
                              <w:sz w:val="21"/>
                              <w:lang w:val="en-US"/>
                            </w:rPr>
                          </w:rPrChange>
                        </w:rPr>
                        <w:t>paciente</w:t>
                      </w:r>
                      <w:r w:rsidRPr="00717A8A">
                        <w:rPr>
                          <w:rFonts w:ascii="Consolas" w:hAnsi="Consolas"/>
                          <w:color w:val="CCCCCC"/>
                          <w:sz w:val="21"/>
                          <w:lang w:val="en-GB"/>
                          <w:rPrChange w:id="2853" w:author="Redondo García Francisco Javier" w:date="2025-09-02T09:44:00Z">
                            <w:rPr>
                              <w:rFonts w:ascii="Consolas" w:hAnsi="Consolas"/>
                              <w:color w:val="CCCCCC"/>
                              <w:sz w:val="21"/>
                              <w:lang w:val="en-US"/>
                            </w:rPr>
                          </w:rPrChange>
                        </w:rPr>
                        <w:t>.</w:t>
                      </w:r>
                      <w:r w:rsidRPr="00717A8A">
                        <w:rPr>
                          <w:rFonts w:ascii="Consolas" w:hAnsi="Consolas"/>
                          <w:color w:val="9CDCFE"/>
                          <w:sz w:val="21"/>
                          <w:lang w:val="en-GB"/>
                          <w:rPrChange w:id="2854" w:author="Redondo García Francisco Javier" w:date="2025-09-02T09:44:00Z">
                            <w:rPr>
                              <w:rFonts w:ascii="Consolas" w:hAnsi="Consolas"/>
                              <w:color w:val="9CDCFE"/>
                              <w:sz w:val="21"/>
                              <w:lang w:val="en-US"/>
                            </w:rPr>
                          </w:rPrChange>
                        </w:rPr>
                        <w:t>key</w:t>
                      </w:r>
                      <w:proofErr w:type="spellEnd"/>
                      <w:r w:rsidRPr="00717A8A">
                        <w:rPr>
                          <w:rFonts w:ascii="Consolas" w:hAnsi="Consolas"/>
                          <w:color w:val="CCCCCC"/>
                          <w:sz w:val="21"/>
                          <w:lang w:val="en-GB"/>
                          <w:rPrChange w:id="2855" w:author="Redondo García Francisco Javier" w:date="2025-09-02T09:44:00Z">
                            <w:rPr>
                              <w:rFonts w:ascii="Consolas" w:hAnsi="Consolas"/>
                              <w:color w:val="CCCCCC"/>
                              <w:sz w:val="21"/>
                              <w:lang w:val="en-US"/>
                            </w:rPr>
                          </w:rPrChange>
                        </w:rPr>
                        <w:t>,</w:t>
                      </w:r>
                    </w:p>
                    <w:p w14:paraId="7EA60D6B" w14:textId="513F3A55" w:rsidR="005226D7" w:rsidRPr="000B1C3B" w:rsidRDefault="005226D7" w:rsidP="005226D7">
                      <w:pPr>
                        <w:shd w:val="clear" w:color="auto" w:fill="1F1F1F"/>
                        <w:spacing w:line="285" w:lineRule="atLeast"/>
                        <w:rPr>
                          <w:rFonts w:ascii="Consolas" w:eastAsia="Times New Roman" w:hAnsi="Consolas" w:cs="Times New Roman"/>
                          <w:color w:val="CCCCCC"/>
                          <w:sz w:val="21"/>
                          <w:szCs w:val="21"/>
                          <w:lang w:eastAsia="es-ES"/>
                        </w:rPr>
                      </w:pPr>
                      <w:proofErr w:type="spellStart"/>
                      <w:r w:rsidRPr="000B1C3B">
                        <w:rPr>
                          <w:rFonts w:ascii="Consolas" w:eastAsia="Times New Roman" w:hAnsi="Consolas" w:cs="Times New Roman"/>
                          <w:color w:val="9CDCFE"/>
                          <w:sz w:val="21"/>
                          <w:szCs w:val="21"/>
                          <w:lang w:eastAsia="es-ES"/>
                        </w:rPr>
                        <w:t>paciente</w:t>
                      </w:r>
                      <w:r w:rsidRPr="000B1C3B">
                        <w:rPr>
                          <w:rFonts w:ascii="Consolas" w:eastAsia="Times New Roman" w:hAnsi="Consolas" w:cs="Times New Roman"/>
                          <w:color w:val="CCCCCC"/>
                          <w:sz w:val="21"/>
                          <w:szCs w:val="21"/>
                          <w:lang w:eastAsia="es-ES"/>
                        </w:rPr>
                        <w:t>.</w:t>
                      </w:r>
                      <w:r w:rsidRPr="000B1C3B">
                        <w:rPr>
                          <w:rFonts w:ascii="Consolas" w:eastAsia="Times New Roman" w:hAnsi="Consolas" w:cs="Times New Roman"/>
                          <w:color w:val="9CDCFE"/>
                          <w:sz w:val="21"/>
                          <w:szCs w:val="21"/>
                          <w:lang w:eastAsia="es-ES"/>
                        </w:rPr>
                        <w:t>data</w:t>
                      </w:r>
                      <w:r w:rsidRPr="000B1C3B">
                        <w:rPr>
                          <w:rFonts w:ascii="Consolas" w:eastAsia="Times New Roman" w:hAnsi="Consolas" w:cs="Times New Roman"/>
                          <w:color w:val="CCCCCC"/>
                          <w:sz w:val="21"/>
                          <w:szCs w:val="21"/>
                          <w:lang w:eastAsia="es-ES"/>
                        </w:rPr>
                        <w:t>.</w:t>
                      </w:r>
                      <w:r w:rsidRPr="000B1C3B">
                        <w:rPr>
                          <w:rFonts w:ascii="Consolas" w:eastAsia="Times New Roman" w:hAnsi="Consolas" w:cs="Times New Roman"/>
                          <w:color w:val="9CDCFE"/>
                          <w:sz w:val="21"/>
                          <w:szCs w:val="21"/>
                          <w:lang w:eastAsia="es-ES"/>
                        </w:rPr>
                        <w:t>ABnumHistorial</w:t>
                      </w:r>
                      <w:proofErr w:type="spellEnd"/>
                      <w:r w:rsidRPr="000B1C3B">
                        <w:rPr>
                          <w:rFonts w:ascii="Consolas" w:eastAsia="Times New Roman" w:hAnsi="Consolas" w:cs="Times New Roman"/>
                          <w:color w:val="CCCCCC"/>
                          <w:sz w:val="21"/>
                          <w:szCs w:val="21"/>
                          <w:lang w:eastAsia="es-ES"/>
                        </w:rPr>
                        <w:t>]</w:t>
                      </w:r>
                      <w:r w:rsidRPr="000B1C3B">
                        <w:rPr>
                          <w:rFonts w:ascii="Consolas" w:eastAsia="Times New Roman" w:hAnsi="Consolas" w:cs="Times New Roman"/>
                          <w:color w:val="CE9178"/>
                          <w:sz w:val="21"/>
                          <w:szCs w:val="21"/>
                          <w:lang w:eastAsia="es-ES"/>
                        </w:rPr>
                        <w:t>"</w:t>
                      </w:r>
                      <w:r w:rsidRPr="000B1C3B">
                        <w:rPr>
                          <w:rFonts w:ascii="Consolas" w:eastAsia="Times New Roman" w:hAnsi="Consolas" w:cs="Times New Roman"/>
                          <w:color w:val="808080"/>
                          <w:sz w:val="21"/>
                          <w:szCs w:val="21"/>
                          <w:lang w:eastAsia="es-ES"/>
                        </w:rPr>
                        <w:t>&gt;</w:t>
                      </w:r>
                      <w:r w:rsidRPr="000B1C3B">
                        <w:rPr>
                          <w:rFonts w:ascii="Consolas" w:eastAsia="Times New Roman" w:hAnsi="Consolas" w:cs="Times New Roman"/>
                          <w:color w:val="CCCCCC"/>
                          <w:sz w:val="21"/>
                          <w:szCs w:val="21"/>
                          <w:lang w:eastAsia="es-ES"/>
                        </w:rPr>
                        <w:t>Pruebas</w:t>
                      </w:r>
                      <w:r w:rsidRPr="000B1C3B">
                        <w:rPr>
                          <w:rFonts w:ascii="Consolas" w:eastAsia="Times New Roman" w:hAnsi="Consolas" w:cs="Times New Roman"/>
                          <w:color w:val="808080"/>
                          <w:sz w:val="21"/>
                          <w:szCs w:val="21"/>
                          <w:lang w:eastAsia="es-ES"/>
                        </w:rPr>
                        <w:t>&lt;/</w:t>
                      </w:r>
                      <w:proofErr w:type="spellStart"/>
                      <w:r w:rsidRPr="000B1C3B">
                        <w:rPr>
                          <w:rFonts w:ascii="Consolas" w:eastAsia="Times New Roman" w:hAnsi="Consolas" w:cs="Times New Roman"/>
                          <w:color w:val="569CD6"/>
                          <w:sz w:val="21"/>
                          <w:szCs w:val="21"/>
                          <w:lang w:eastAsia="es-ES"/>
                        </w:rPr>
                        <w:t>button</w:t>
                      </w:r>
                      <w:proofErr w:type="spellEnd"/>
                      <w:r w:rsidRPr="000B1C3B">
                        <w:rPr>
                          <w:rFonts w:ascii="Consolas" w:eastAsia="Times New Roman" w:hAnsi="Consolas" w:cs="Times New Roman"/>
                          <w:color w:val="808080"/>
                          <w:sz w:val="21"/>
                          <w:szCs w:val="21"/>
                          <w:lang w:eastAsia="es-ES"/>
                        </w:rPr>
                        <w:t>&gt;</w:t>
                      </w:r>
                    </w:p>
                    <w:p w14:paraId="435DC213" w14:textId="77777777" w:rsidR="005226D7" w:rsidRDefault="005226D7" w:rsidP="005226D7"/>
                  </w:txbxContent>
                </v:textbox>
                <w10:anchorlock/>
              </v:shape>
            </w:pict>
          </mc:Fallback>
        </mc:AlternateContent>
      </w:r>
      <w:r w:rsidR="005226D7">
        <w:rPr>
          <w:noProof/>
        </w:rPr>
        <mc:AlternateContent>
          <mc:Choice Requires="wps">
            <w:drawing>
              <wp:inline distT="0" distB="0" distL="0" distR="0" wp14:anchorId="469B3D9D" wp14:editId="054E1F4E">
                <wp:extent cx="5400040" cy="211490"/>
                <wp:effectExtent l="0" t="0" r="0" b="0"/>
                <wp:docPr id="406387962" name="Cuadro de texto 406387962"/>
                <wp:cNvGraphicFramePr/>
                <a:graphic xmlns:a="http://schemas.openxmlformats.org/drawingml/2006/main">
                  <a:graphicData uri="http://schemas.microsoft.com/office/word/2010/wordprocessingShape">
                    <wps:wsp>
                      <wps:cNvSpPr txBox="1"/>
                      <wps:spPr>
                        <a:xfrm>
                          <a:off x="0" y="0"/>
                          <a:ext cx="5400040" cy="211490"/>
                        </a:xfrm>
                        <a:prstGeom prst="rect">
                          <a:avLst/>
                        </a:prstGeom>
                        <a:solidFill>
                          <a:prstClr val="white"/>
                        </a:solidFill>
                        <a:ln>
                          <a:noFill/>
                        </a:ln>
                      </wps:spPr>
                      <wps:txbx>
                        <w:txbxContent>
                          <w:p w14:paraId="2E50277D" w14:textId="1434180A" w:rsidR="005226D7" w:rsidRPr="005A0F81" w:rsidRDefault="005226D7" w:rsidP="005226D7">
                            <w:pPr>
                              <w:pStyle w:val="Descripcin"/>
                              <w:jc w:val="center"/>
                              <w:rPr>
                                <w:rFonts w:ascii="Times New Roman" w:eastAsia="Times New Roman" w:hAnsi="Times New Roman" w:cs="Times New Roman"/>
                                <w:noProof/>
                                <w:sz w:val="24"/>
                                <w:szCs w:val="24"/>
                              </w:rPr>
                            </w:pPr>
                            <w:bookmarkStart w:id="2856" w:name="_Toc207315069"/>
                            <w:bookmarkStart w:id="2857" w:name="_Toc202786496"/>
                            <w:r>
                              <w:t xml:space="preserve">Listado </w:t>
                            </w:r>
                            <w:r w:rsidR="00DE1F43">
                              <w:fldChar w:fldCharType="begin"/>
                            </w:r>
                            <w:r w:rsidR="00DE1F43">
                              <w:instrText xml:space="preserve"> SEQ Listado \* ARABIC </w:instrText>
                            </w:r>
                            <w:r w:rsidR="00DE1F43">
                              <w:fldChar w:fldCharType="separate"/>
                            </w:r>
                            <w:r>
                              <w:rPr>
                                <w:noProof/>
                              </w:rPr>
                              <w:t>27</w:t>
                            </w:r>
                            <w:r w:rsidR="00DE1F43">
                              <w:rPr>
                                <w:noProof/>
                              </w:rPr>
                              <w:fldChar w:fldCharType="end"/>
                            </w:r>
                            <w:r>
                              <w:t xml:space="preserve"> - Código para usar enrutamiento con parámetro</w:t>
                            </w:r>
                            <w:bookmarkEnd w:id="2856"/>
                            <w:bookmarkEnd w:id="28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469B3D9D" id="Cuadro de texto 406387962" o:spid="_x0000_s1103" type="#_x0000_t202" style="width:425.2pt;height:16.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" stroked="f">
                <v:textbox style="mso-fit-shape-to-text:t" inset="0,0,0,0">
                  <w:txbxContent>
                    <w:p w14:paraId="2E50277D" w14:textId="1434180A" w:rsidR="005226D7" w:rsidRPr="005A0F81" w:rsidRDefault="005226D7" w:rsidP="005226D7">
                      <w:pPr>
                        <w:pStyle w:val="Descripcin"/>
                        <w:jc w:val="center"/>
                        <w:rPr>
                          <w:rFonts w:ascii="Times New Roman" w:eastAsia="Times New Roman" w:hAnsi="Times New Roman" w:cs="Times New Roman"/>
                          <w:noProof/>
                          <w:sz w:val="24"/>
                          <w:szCs w:val="24"/>
                        </w:rPr>
                      </w:pPr>
                      <w:bookmarkStart w:id="2858" w:name="_Toc207315069"/>
                      <w:bookmarkStart w:id="2859" w:name="_Toc202786496"/>
                      <w:r>
                        <w:t xml:space="preserve">Listado </w:t>
                      </w:r>
                      <w:r w:rsidR="00DE1F43">
                        <w:fldChar w:fldCharType="begin"/>
                      </w:r>
                      <w:r w:rsidR="00DE1F43">
                        <w:instrText xml:space="preserve"> SEQ Listado \* ARABIC </w:instrText>
                      </w:r>
                      <w:r w:rsidR="00DE1F43">
                        <w:fldChar w:fldCharType="separate"/>
                      </w:r>
                      <w:r>
                        <w:rPr>
                          <w:noProof/>
                        </w:rPr>
                        <w:t>27</w:t>
                      </w:r>
                      <w:r w:rsidR="00DE1F43">
                        <w:rPr>
                          <w:noProof/>
                        </w:rPr>
                        <w:fldChar w:fldCharType="end"/>
                      </w:r>
                      <w:r>
                        <w:t xml:space="preserve"> - Código para usar enrutamiento con parámetro</w:t>
                      </w:r>
                      <w:bookmarkEnd w:id="2858"/>
                      <w:bookmarkEnd w:id="2859"/>
                    </w:p>
                  </w:txbxContent>
                </v:textbox>
                <w10:anchorlock/>
              </v:shape>
            </w:pict>
          </mc:Fallback>
        </mc:AlternateContent>
      </w:r>
    </w:p>
    <w:p w14:paraId="519834E1" w14:textId="077DB438" w:rsidR="00260674" w:rsidRPr="007B5AC0" w:rsidRDefault="00260674" w:rsidP="00637F6F">
      <w:pPr>
        <w:rPr>
          <w:lang w:eastAsia="es-ES"/>
        </w:rPr>
      </w:pPr>
      <w:r w:rsidRPr="007B5AC0">
        <w:rPr>
          <w:lang w:eastAsia="es-ES"/>
        </w:rPr>
        <w:t>De esta forma, la aplicación genera dinámicamente la URL y dirige al usuario a la vista correspondiente, manteniendo la lógica de la navegación centralizada y desacoplada de los componentes.</w:t>
      </w:r>
    </w:p>
    <w:p w14:paraId="57317DF8" w14:textId="10781FFE" w:rsidR="00260674" w:rsidRPr="007B5AC0" w:rsidRDefault="00260674" w:rsidP="00637F6F">
      <w:pPr>
        <w:rPr>
          <w:lang w:eastAsia="es-ES"/>
        </w:rPr>
      </w:pPr>
      <w:r w:rsidRPr="007B5AC0">
        <w:rPr>
          <w:lang w:eastAsia="es-ES"/>
        </w:rPr>
        <w:t xml:space="preserve">El uso de </w:t>
      </w:r>
      <w:r w:rsidR="00637F6F">
        <w:rPr>
          <w:lang w:eastAsia="es-ES"/>
        </w:rPr>
        <w:t>‘</w:t>
      </w:r>
      <w:r w:rsidRPr="00637F6F">
        <w:rPr>
          <w:lang w:eastAsia="es-ES"/>
        </w:rPr>
        <w:t xml:space="preserve">Angular </w:t>
      </w:r>
      <w:proofErr w:type="spellStart"/>
      <w:r w:rsidRPr="00637F6F">
        <w:rPr>
          <w:lang w:eastAsia="es-ES"/>
        </w:rPr>
        <w:t>Router</w:t>
      </w:r>
      <w:proofErr w:type="spellEnd"/>
      <w:r w:rsidR="00637F6F">
        <w:rPr>
          <w:lang w:eastAsia="es-ES"/>
        </w:rPr>
        <w:t>’</w:t>
      </w:r>
      <w:r w:rsidR="00145FDF">
        <w:rPr>
          <w:lang w:eastAsia="es-ES"/>
        </w:rPr>
        <w:t>,</w:t>
      </w:r>
      <w:r w:rsidRPr="007B5AC0">
        <w:rPr>
          <w:lang w:eastAsia="es-ES"/>
        </w:rPr>
        <w:t xml:space="preserve"> junto con la directiva </w:t>
      </w:r>
      <w:r w:rsidR="00145FDF">
        <w:rPr>
          <w:lang w:eastAsia="es-ES"/>
        </w:rPr>
        <w:t>“</w:t>
      </w:r>
      <w:r w:rsidRPr="00637F6F">
        <w:rPr>
          <w:lang w:eastAsia="es-ES"/>
        </w:rPr>
        <w:t>[</w:t>
      </w:r>
      <w:proofErr w:type="spellStart"/>
      <w:r w:rsidRPr="00637F6F">
        <w:rPr>
          <w:lang w:eastAsia="es-ES"/>
        </w:rPr>
        <w:t>routerLink</w:t>
      </w:r>
      <w:proofErr w:type="spellEnd"/>
      <w:r w:rsidRPr="00637F6F">
        <w:rPr>
          <w:lang w:eastAsia="es-ES"/>
        </w:rPr>
        <w:t>]</w:t>
      </w:r>
      <w:r w:rsidR="00145FDF">
        <w:rPr>
          <w:lang w:eastAsia="es-ES"/>
        </w:rPr>
        <w:t>”</w:t>
      </w:r>
      <w:r w:rsidR="005F7CD7">
        <w:rPr>
          <w:lang w:eastAsia="es-ES"/>
        </w:rPr>
        <w:t>,</w:t>
      </w:r>
      <w:r w:rsidRPr="007B5AC0">
        <w:rPr>
          <w:lang w:eastAsia="es-ES"/>
        </w:rPr>
        <w:t xml:space="preserve"> permite estructurar de manera eficiente las rutas de la aplicación y gestionar la navegación de forma intuitiva</w:t>
      </w:r>
      <w:r>
        <w:rPr>
          <w:lang w:eastAsia="es-ES"/>
        </w:rPr>
        <w:t>.</w:t>
      </w:r>
    </w:p>
    <w:p w14:paraId="20BA71F5" w14:textId="003752C9" w:rsidR="00260674" w:rsidRPr="007B5AC0" w:rsidRDefault="00260674" w:rsidP="007B5AC0"/>
    <w:p w14:paraId="2BB275D5" w14:textId="7B356355" w:rsidR="00260674" w:rsidRPr="00493367" w:rsidRDefault="005C4BDD" w:rsidP="005C4BDD">
      <w:pPr>
        <w:pStyle w:val="Ttulo3"/>
      </w:pPr>
      <w:bookmarkStart w:id="2860" w:name="_Toc207317145"/>
      <w:bookmarkStart w:id="2861" w:name="_Toc202786320"/>
      <w:r>
        <w:t xml:space="preserve">5.4.5. </w:t>
      </w:r>
      <w:r w:rsidR="00260674">
        <w:t xml:space="preserve"> </w:t>
      </w:r>
      <w:r w:rsidR="00260674" w:rsidRPr="005C4BDD">
        <w:rPr>
          <w:rStyle w:val="Ttulo3Car"/>
        </w:rPr>
        <w:t>Funcionalidades</w:t>
      </w:r>
      <w:bookmarkEnd w:id="2860"/>
      <w:bookmarkEnd w:id="2861"/>
    </w:p>
    <w:p w14:paraId="785F3E33" w14:textId="538BD6E4" w:rsidR="00260674" w:rsidRDefault="005C4BDD" w:rsidP="005C4BDD">
      <w:pPr>
        <w:pStyle w:val="Ttulo4"/>
      </w:pPr>
      <w:bookmarkStart w:id="2862" w:name="_Toc207317146"/>
      <w:r>
        <w:t xml:space="preserve">5.4.5.1. </w:t>
      </w:r>
      <w:r w:rsidR="00260674">
        <w:t>Registro e inicio de sesión</w:t>
      </w:r>
      <w:bookmarkEnd w:id="2862"/>
    </w:p>
    <w:p w14:paraId="78E211DA" w14:textId="77777777" w:rsidR="00260674" w:rsidRDefault="00260674" w:rsidP="00637F6F">
      <w:r>
        <w:t>El inicio de sesión y el registro de usuarios son las primeras pantallas de la aplicación, y clave para cumplir con los requisitos funcionales basados en la seguridad.</w:t>
      </w:r>
    </w:p>
    <w:p w14:paraId="13D3C49F" w14:textId="26541BA8" w:rsidR="00260674" w:rsidRDefault="00260674" w:rsidP="00637F6F">
      <w:r>
        <w:t>Para su implementación, se crean los siguientes componentes:</w:t>
      </w:r>
    </w:p>
    <w:p w14:paraId="3E2AB4F2" w14:textId="6E6B2B28" w:rsidR="00260674" w:rsidRDefault="00260674" w:rsidP="00C87F70">
      <w:pPr>
        <w:pStyle w:val="Prrafodelista"/>
        <w:numPr>
          <w:ilvl w:val="0"/>
          <w:numId w:val="47"/>
        </w:numPr>
      </w:pPr>
      <w:proofErr w:type="spellStart"/>
      <w:r>
        <w:t>Sign</w:t>
      </w:r>
      <w:proofErr w:type="spellEnd"/>
      <w:r>
        <w:t xml:space="preserve">-in </w:t>
      </w:r>
    </w:p>
    <w:p w14:paraId="076C6FB3" w14:textId="2955C4B6" w:rsidR="00260674" w:rsidRDefault="00260674" w:rsidP="00C87F70">
      <w:pPr>
        <w:pStyle w:val="Prrafodelista"/>
        <w:numPr>
          <w:ilvl w:val="0"/>
          <w:numId w:val="47"/>
        </w:numPr>
      </w:pPr>
      <w:proofErr w:type="spellStart"/>
      <w:r>
        <w:t>Sign</w:t>
      </w:r>
      <w:proofErr w:type="spellEnd"/>
      <w:r>
        <w:t xml:space="preserve">-up </w:t>
      </w:r>
    </w:p>
    <w:p w14:paraId="6605D9F3" w14:textId="551D267D" w:rsidR="00260674" w:rsidRDefault="00260674" w:rsidP="00C87F70">
      <w:pPr>
        <w:pStyle w:val="Prrafodelista"/>
        <w:numPr>
          <w:ilvl w:val="0"/>
          <w:numId w:val="47"/>
        </w:numPr>
      </w:pPr>
      <w:proofErr w:type="spellStart"/>
      <w:r>
        <w:t>Login-admin</w:t>
      </w:r>
      <w:proofErr w:type="spellEnd"/>
      <w:r>
        <w:t xml:space="preserve"> </w:t>
      </w:r>
    </w:p>
    <w:p w14:paraId="09873AC3" w14:textId="6B6978F0" w:rsidR="00260674" w:rsidRDefault="00260674" w:rsidP="00C87F70">
      <w:pPr>
        <w:pStyle w:val="Prrafodelista"/>
        <w:numPr>
          <w:ilvl w:val="0"/>
          <w:numId w:val="47"/>
        </w:numPr>
      </w:pPr>
      <w:proofErr w:type="spellStart"/>
      <w:r>
        <w:t>Login-patient</w:t>
      </w:r>
      <w:proofErr w:type="spellEnd"/>
      <w:r>
        <w:t xml:space="preserve"> </w:t>
      </w:r>
    </w:p>
    <w:p w14:paraId="23E60B81" w14:textId="5A1FB3A1" w:rsidR="00260674" w:rsidRPr="009C31DE" w:rsidRDefault="00260674" w:rsidP="00637F6F">
      <w:proofErr w:type="spellStart"/>
      <w:r>
        <w:t>Sign-in.component</w:t>
      </w:r>
      <w:proofErr w:type="spellEnd"/>
      <w:r>
        <w:t xml:space="preserve"> tiene como finalidad redirigir a uno de los tres componentes restantes, según el botón que el usuario pulse, haciendo uso de </w:t>
      </w:r>
      <w:proofErr w:type="spellStart"/>
      <w:r>
        <w:t>routerLink</w:t>
      </w:r>
      <w:proofErr w:type="spellEnd"/>
      <w:r>
        <w:t xml:space="preserve"> de Angular. </w:t>
      </w:r>
    </w:p>
    <w:p w14:paraId="4B542456" w14:textId="26814471" w:rsidR="00260674" w:rsidRPr="009C31DE" w:rsidRDefault="00260674" w:rsidP="00637F6F">
      <w:proofErr w:type="spellStart"/>
      <w:r>
        <w:t>Sign-up.component</w:t>
      </w:r>
      <w:proofErr w:type="spellEnd"/>
      <w:r>
        <w:t xml:space="preserve"> muestra un formulario donde el facultativo debe registrarse, y llamando al método </w:t>
      </w:r>
      <w:proofErr w:type="spellStart"/>
      <w:r>
        <w:t>createSanitario</w:t>
      </w:r>
      <w:proofErr w:type="spellEnd"/>
      <w:r>
        <w:t>()</w:t>
      </w:r>
      <w:r w:rsidR="00CF1E81">
        <w:t xml:space="preserve"> </w:t>
      </w:r>
      <w:r w:rsidR="00CF1E81" w:rsidRPr="00CF1E81">
        <w:rPr>
          <w:i/>
          <w:iCs/>
        </w:rPr>
        <w:fldChar w:fldCharType="begin"/>
      </w:r>
      <w:r w:rsidR="00CF1E81" w:rsidRPr="00CF1E81">
        <w:rPr>
          <w:i/>
          <w:iCs/>
        </w:rPr>
        <w:instrText xml:space="preserve"> REF _Ref200114854 \h </w:instrText>
      </w:r>
      <w:r w:rsidR="00CF1E81">
        <w:rPr>
          <w:i/>
          <w:iCs/>
        </w:rPr>
        <w:instrText xml:space="preserve"> \* MERGEFORMAT </w:instrText>
      </w:r>
      <w:r w:rsidR="00CF1E81" w:rsidRPr="00CF1E81">
        <w:rPr>
          <w:i/>
          <w:iCs/>
        </w:rPr>
      </w:r>
      <w:r w:rsidR="00CF1E81" w:rsidRPr="00CF1E81">
        <w:rPr>
          <w:i/>
          <w:iCs/>
        </w:rPr>
        <w:fldChar w:fldCharType="separate"/>
      </w:r>
      <w:r w:rsidR="0020779A" w:rsidRPr="0020779A">
        <w:rPr>
          <w:i/>
          <w:iCs/>
        </w:rPr>
        <w:t>Listado</w:t>
      </w:r>
      <w:r w:rsidR="0020779A">
        <w:t xml:space="preserve"> </w:t>
      </w:r>
      <w:del w:id="2863" w:author="Redondo García Francisco Javier" w:date="2025-09-02T09:44:00Z">
        <w:r w:rsidR="00CF1E81" w:rsidRPr="00CF1E81">
          <w:rPr>
            <w:i/>
            <w:iCs/>
            <w:noProof/>
          </w:rPr>
          <w:delText>16</w:delText>
        </w:r>
      </w:del>
      <w:ins w:id="2864" w:author="Redondo García Francisco Javier" w:date="2025-09-02T09:44:00Z">
        <w:r w:rsidR="0020779A" w:rsidRPr="0020779A">
          <w:rPr>
            <w:i/>
            <w:iCs/>
            <w:noProof/>
          </w:rPr>
          <w:t>22</w:t>
        </w:r>
      </w:ins>
      <w:r w:rsidR="00CF1E81" w:rsidRPr="00CF1E81">
        <w:rPr>
          <w:i/>
          <w:iCs/>
        </w:rPr>
        <w:fldChar w:fldCharType="end"/>
      </w:r>
      <w:r w:rsidR="00CF1E81">
        <w:t xml:space="preserve"> </w:t>
      </w:r>
      <w:r>
        <w:t xml:space="preserve">implementado en el </w:t>
      </w:r>
      <w:proofErr w:type="spellStart"/>
      <w:r>
        <w:t>firebaseService</w:t>
      </w:r>
      <w:proofErr w:type="spellEnd"/>
      <w:r>
        <w:t xml:space="preserve">, genera un campo en </w:t>
      </w:r>
      <w:proofErr w:type="spellStart"/>
      <w:r>
        <w:t>Firebase</w:t>
      </w:r>
      <w:proofErr w:type="spellEnd"/>
      <w:r>
        <w:t xml:space="preserve"> con el usuario y la contraseña introducidos, añadiendo el rol ‘no-role’ automáticamente. </w:t>
      </w:r>
    </w:p>
    <w:p w14:paraId="7602D43A" w14:textId="6A2C9F21" w:rsidR="00260674" w:rsidRDefault="00260674" w:rsidP="00637F6F">
      <w:proofErr w:type="spellStart"/>
      <w:r>
        <w:t>Login-admin</w:t>
      </w:r>
      <w:proofErr w:type="spellEnd"/>
      <w:r>
        <w:t xml:space="preserve"> muestra un formulario donde se debe introducir un nombre de usuario y una contraseña. En este momento, se sigue la siguiente secuencia:</w:t>
      </w:r>
    </w:p>
    <w:p w14:paraId="65949EDE" w14:textId="44F63774" w:rsidR="00260674" w:rsidRDefault="00260674" w:rsidP="00C87F70">
      <w:pPr>
        <w:pStyle w:val="Prrafodelista"/>
        <w:numPr>
          <w:ilvl w:val="0"/>
          <w:numId w:val="48"/>
        </w:numPr>
      </w:pPr>
      <w:r>
        <w:t>Se comprueba que el usuario existe en la base de datos</w:t>
      </w:r>
      <w:r w:rsidR="005F7CD7">
        <w:t>.</w:t>
      </w:r>
    </w:p>
    <w:p w14:paraId="119F96C6" w14:textId="34BA45F7" w:rsidR="00260674" w:rsidRDefault="00260674" w:rsidP="00C87F70">
      <w:pPr>
        <w:pStyle w:val="Prrafodelista"/>
        <w:numPr>
          <w:ilvl w:val="0"/>
          <w:numId w:val="48"/>
        </w:numPr>
      </w:pPr>
      <w:r>
        <w:t>Se comprueba si su rol es válido (</w:t>
      </w:r>
      <w:proofErr w:type="spellStart"/>
      <w:r>
        <w:t>user</w:t>
      </w:r>
      <w:proofErr w:type="spellEnd"/>
      <w:r>
        <w:t xml:space="preserve"> o </w:t>
      </w:r>
      <w:proofErr w:type="spellStart"/>
      <w:r>
        <w:t>admin</w:t>
      </w:r>
      <w:proofErr w:type="spellEnd"/>
      <w:r>
        <w:t>)</w:t>
      </w:r>
      <w:r w:rsidR="005F7CD7">
        <w:t>.</w:t>
      </w:r>
    </w:p>
    <w:p w14:paraId="3267E187" w14:textId="691AF2FD" w:rsidR="00260674" w:rsidRDefault="00260674" w:rsidP="00C87F70">
      <w:pPr>
        <w:pStyle w:val="Prrafodelista"/>
        <w:numPr>
          <w:ilvl w:val="0"/>
          <w:numId w:val="48"/>
        </w:numPr>
      </w:pPr>
      <w:r>
        <w:t xml:space="preserve">Se modifica el rol y el </w:t>
      </w:r>
      <w:proofErr w:type="spellStart"/>
      <w:r>
        <w:t>name</w:t>
      </w:r>
      <w:proofErr w:type="spellEnd"/>
      <w:r>
        <w:t xml:space="preserve"> del </w:t>
      </w:r>
      <w:proofErr w:type="spellStart"/>
      <w:r>
        <w:t>GlobalService</w:t>
      </w:r>
      <w:proofErr w:type="spellEnd"/>
      <w:ins w:id="2865" w:author="Redondo García Francisco Javier" w:date="2025-09-02T09:44:00Z">
        <w:r>
          <w:t xml:space="preserve"> </w:t>
        </w:r>
      </w:ins>
      <w:r w:rsidR="005F7CD7">
        <w:t>.</w:t>
      </w:r>
    </w:p>
    <w:p w14:paraId="5643C957" w14:textId="01440F0F" w:rsidR="00260674" w:rsidRDefault="00260674" w:rsidP="00C87F70">
      <w:pPr>
        <w:pStyle w:val="Prrafodelista"/>
        <w:numPr>
          <w:ilvl w:val="0"/>
          <w:numId w:val="48"/>
        </w:numPr>
      </w:pPr>
      <w:r>
        <w:t>Se produce el inicio de sesión y se redirige a la pantalla del perfil de usuario.</w:t>
      </w:r>
    </w:p>
    <w:p w14:paraId="018FEB85" w14:textId="482B7CF7" w:rsidR="00260674" w:rsidRPr="009C31DE" w:rsidRDefault="00260674" w:rsidP="00637F6F">
      <w:r>
        <w:t xml:space="preserve">En caso de que el usuario no exista o el rol no sea válido, se </w:t>
      </w:r>
      <w:r w:rsidR="00EE1C3B">
        <w:t>muestra</w:t>
      </w:r>
      <w:r>
        <w:t xml:space="preserve"> un mensaje de error en la pantalla y no se inicia la sesión. Esto se obtiene llamando al método </w:t>
      </w:r>
      <w:r w:rsidR="00CF1E81" w:rsidRPr="00CF1E81">
        <w:rPr>
          <w:i/>
          <w:iCs/>
        </w:rPr>
        <w:fldChar w:fldCharType="begin"/>
      </w:r>
      <w:r w:rsidR="00CF1E81" w:rsidRPr="00CF1E81">
        <w:rPr>
          <w:i/>
          <w:iCs/>
        </w:rPr>
        <w:instrText xml:space="preserve"> REF _Ref200114805 \h </w:instrText>
      </w:r>
      <w:r w:rsidR="00CF1E81">
        <w:rPr>
          <w:i/>
          <w:iCs/>
        </w:rPr>
        <w:instrText xml:space="preserve"> \* MERGEFORMAT </w:instrText>
      </w:r>
      <w:r w:rsidR="00CF1E81" w:rsidRPr="00CF1E81">
        <w:rPr>
          <w:i/>
          <w:iCs/>
        </w:rPr>
      </w:r>
      <w:r w:rsidR="00CF1E81" w:rsidRPr="00CF1E81">
        <w:rPr>
          <w:i/>
          <w:iCs/>
        </w:rPr>
        <w:fldChar w:fldCharType="separate"/>
      </w:r>
      <w:r w:rsidR="0020779A" w:rsidRPr="0020779A">
        <w:rPr>
          <w:i/>
          <w:iCs/>
        </w:rPr>
        <w:t>Listado</w:t>
      </w:r>
      <w:r w:rsidR="0020779A">
        <w:t xml:space="preserve"> </w:t>
      </w:r>
      <w:del w:id="2866" w:author="Redondo García Francisco Javier" w:date="2025-09-02T09:44:00Z">
        <w:r w:rsidR="00CF1E81" w:rsidRPr="00CF1E81">
          <w:rPr>
            <w:i/>
            <w:iCs/>
            <w:noProof/>
          </w:rPr>
          <w:delText>23</w:delText>
        </w:r>
      </w:del>
      <w:ins w:id="2867" w:author="Redondo García Francisco Javier" w:date="2025-09-02T09:44:00Z">
        <w:r w:rsidR="0020779A" w:rsidRPr="0020779A">
          <w:rPr>
            <w:i/>
            <w:iCs/>
            <w:noProof/>
          </w:rPr>
          <w:t>21</w:t>
        </w:r>
      </w:ins>
      <w:r w:rsidR="00CF1E81" w:rsidRPr="00CF1E81">
        <w:rPr>
          <w:i/>
          <w:iCs/>
        </w:rPr>
        <w:fldChar w:fldCharType="end"/>
      </w:r>
      <w:r w:rsidR="00CF1E81">
        <w:rPr>
          <w:i/>
          <w:iCs/>
        </w:rPr>
        <w:t xml:space="preserve"> </w:t>
      </w:r>
      <w:r w:rsidRPr="00CF1E81">
        <w:rPr>
          <w:i/>
          <w:iCs/>
        </w:rPr>
        <w:t>del</w:t>
      </w:r>
      <w:r>
        <w:t xml:space="preserve"> </w:t>
      </w:r>
      <w:proofErr w:type="spellStart"/>
      <w:r>
        <w:t>firebaseService</w:t>
      </w:r>
      <w:proofErr w:type="spellEnd"/>
      <w:r>
        <w:t>.</w:t>
      </w:r>
    </w:p>
    <w:p w14:paraId="094B09CA" w14:textId="1EDC693A" w:rsidR="00260674" w:rsidRDefault="00260674" w:rsidP="00637F6F">
      <w:proofErr w:type="spellStart"/>
      <w:r>
        <w:t>Login-patient.component</w:t>
      </w:r>
      <w:proofErr w:type="spellEnd"/>
      <w:r>
        <w:t xml:space="preserve"> muestra un formulario que pide al usuario introducir un apellido y un DNI, luego se sigue la siguiente secuencia:</w:t>
      </w:r>
    </w:p>
    <w:p w14:paraId="1EC32DE7" w14:textId="2B02706B" w:rsidR="00260674" w:rsidRDefault="00260674" w:rsidP="00C87F70">
      <w:pPr>
        <w:pStyle w:val="Prrafodelista"/>
        <w:numPr>
          <w:ilvl w:val="0"/>
          <w:numId w:val="49"/>
        </w:numPr>
      </w:pPr>
      <w:r>
        <w:t>Se comprueba que existe un usuario con ese DNI en la base de datos</w:t>
      </w:r>
      <w:r w:rsidR="005F7CD7">
        <w:t>.</w:t>
      </w:r>
    </w:p>
    <w:p w14:paraId="40C4B9A4" w14:textId="179F74AB" w:rsidR="00260674" w:rsidRDefault="00260674" w:rsidP="00C87F70">
      <w:pPr>
        <w:pStyle w:val="Prrafodelista"/>
        <w:numPr>
          <w:ilvl w:val="0"/>
          <w:numId w:val="49"/>
        </w:numPr>
      </w:pPr>
      <w:r>
        <w:lastRenderedPageBreak/>
        <w:t>Se comprueba si el DNI y el apellido introducido coinciden</w:t>
      </w:r>
      <w:r w:rsidR="005F7CD7">
        <w:t>.</w:t>
      </w:r>
    </w:p>
    <w:p w14:paraId="5612AC0B" w14:textId="77777777" w:rsidR="00260674" w:rsidRDefault="00260674" w:rsidP="00C87F70">
      <w:pPr>
        <w:pStyle w:val="Prrafodelista"/>
        <w:numPr>
          <w:ilvl w:val="0"/>
          <w:numId w:val="49"/>
        </w:numPr>
      </w:pPr>
      <w:r>
        <w:t>Se produce el inicio de sesión y se redirige a la pantalla de datos de paciente.</w:t>
      </w:r>
    </w:p>
    <w:p w14:paraId="255F13E4" w14:textId="5B4B8126" w:rsidR="00260674" w:rsidRDefault="00260674" w:rsidP="00637F6F">
      <w:r>
        <w:t xml:space="preserve">En caso de que no exista el DNI o no coincida con el apellido, se muestra un mensaje de error por pantalla. Esta funcionalidad se ejecuta llamando al método </w:t>
      </w:r>
      <w:proofErr w:type="spellStart"/>
      <w:r>
        <w:t>loginPatient</w:t>
      </w:r>
      <w:proofErr w:type="spellEnd"/>
      <w:r>
        <w:t xml:space="preserve">() de </w:t>
      </w:r>
      <w:proofErr w:type="spellStart"/>
      <w:r>
        <w:t>firebaseService</w:t>
      </w:r>
      <w:proofErr w:type="spellEnd"/>
      <w:r>
        <w:t>.</w:t>
      </w:r>
    </w:p>
    <w:p w14:paraId="0F6DEE6F" w14:textId="77777777" w:rsidR="005226D7" w:rsidRDefault="00260674" w:rsidP="005226D7">
      <w:pPr>
        <w:keepNext/>
        <w:jc w:val="center"/>
      </w:pPr>
      <w:r>
        <w:rPr>
          <w:noProof/>
        </w:rPr>
        <w:drawing>
          <wp:inline distT="0" distB="0" distL="0" distR="0" wp14:anchorId="26B58B2A" wp14:editId="1DA89A0F">
            <wp:extent cx="2856704" cy="2589581"/>
            <wp:effectExtent l="0" t="0" r="1270" b="127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863478" cy="2595722"/>
                    </a:xfrm>
                    <a:prstGeom prst="rect">
                      <a:avLst/>
                    </a:prstGeom>
                    <a:noFill/>
                    <a:ln>
                      <a:noFill/>
                    </a:ln>
                  </pic:spPr>
                </pic:pic>
              </a:graphicData>
            </a:graphic>
          </wp:inline>
        </w:drawing>
      </w:r>
    </w:p>
    <w:p w14:paraId="4B8AC8E6" w14:textId="1837F415" w:rsidR="00260674" w:rsidRDefault="005226D7" w:rsidP="005226D7">
      <w:pPr>
        <w:pStyle w:val="Descripcin"/>
        <w:jc w:val="center"/>
        <w:rPr>
          <w:sz w:val="24"/>
          <w:szCs w:val="24"/>
        </w:rPr>
      </w:pPr>
      <w:bookmarkStart w:id="2868" w:name="_Toc207315070"/>
      <w:bookmarkStart w:id="2869" w:name="_Toc202786497"/>
      <w:r>
        <w:t xml:space="preserve">Listado </w:t>
      </w:r>
      <w:r w:rsidR="00DE1F43">
        <w:fldChar w:fldCharType="begin"/>
      </w:r>
      <w:r w:rsidR="00DE1F43">
        <w:instrText xml:space="preserve"> SEQ Listado \* ARABIC </w:instrText>
      </w:r>
      <w:r w:rsidR="00DE1F43">
        <w:fldChar w:fldCharType="separate"/>
      </w:r>
      <w:r w:rsidR="0020779A">
        <w:rPr>
          <w:noProof/>
        </w:rPr>
        <w:t>28</w:t>
      </w:r>
      <w:r w:rsidR="00DE1F43">
        <w:rPr>
          <w:noProof/>
        </w:rPr>
        <w:fldChar w:fldCharType="end"/>
      </w:r>
      <w:r>
        <w:t xml:space="preserve"> - </w:t>
      </w:r>
      <w:proofErr w:type="spellStart"/>
      <w:r>
        <w:t>Logins</w:t>
      </w:r>
      <w:bookmarkEnd w:id="2868"/>
      <w:bookmarkEnd w:id="2869"/>
      <w:proofErr w:type="spellEnd"/>
    </w:p>
    <w:p w14:paraId="264A0CCD" w14:textId="567900D1" w:rsidR="00260674" w:rsidRDefault="005C4BDD" w:rsidP="005C4BDD">
      <w:pPr>
        <w:pStyle w:val="Ttulo4"/>
      </w:pPr>
      <w:bookmarkStart w:id="2870" w:name="_Toc207317147"/>
      <w:r>
        <w:t xml:space="preserve">5.4.5.2. </w:t>
      </w:r>
      <w:proofErr w:type="spellStart"/>
      <w:r w:rsidR="00260674">
        <w:t>Sidebar</w:t>
      </w:r>
      <w:bookmarkEnd w:id="2870"/>
      <w:proofErr w:type="spellEnd"/>
    </w:p>
    <w:p w14:paraId="01D9E7DF" w14:textId="7AA679C3" w:rsidR="00260674" w:rsidRDefault="00260674" w:rsidP="009C31DE">
      <w:r>
        <w:t>Una vez se ha iniciado sesión, se pretende que en todo momento el usuario pueda acceder a las distintas pantallas que conforman la web, para esto se ha implementado el componente</w:t>
      </w:r>
      <w:r w:rsidR="005F7CD7">
        <w:t>:</w:t>
      </w:r>
    </w:p>
    <w:p w14:paraId="1FA10FDC" w14:textId="77777777" w:rsidR="00260674" w:rsidRDefault="00260674" w:rsidP="00C87F70">
      <w:pPr>
        <w:pStyle w:val="Prrafodelista"/>
        <w:numPr>
          <w:ilvl w:val="0"/>
          <w:numId w:val="23"/>
        </w:numPr>
      </w:pPr>
      <w:proofErr w:type="spellStart"/>
      <w:r>
        <w:t>sidebar</w:t>
      </w:r>
      <w:proofErr w:type="spellEnd"/>
    </w:p>
    <w:p w14:paraId="00EA2719" w14:textId="3F604E32" w:rsidR="00260674" w:rsidRDefault="00260674" w:rsidP="00CD5D3D">
      <w:r>
        <w:t xml:space="preserve">En </w:t>
      </w:r>
      <w:proofErr w:type="spellStart"/>
      <w:r>
        <w:t>sidebar</w:t>
      </w:r>
      <w:proofErr w:type="spellEnd"/>
      <w:r>
        <w:t xml:space="preserve"> se implementa una barra lateral con estilos </w:t>
      </w:r>
      <w:r w:rsidR="005F7CD7">
        <w:t>CSS</w:t>
      </w:r>
      <w:r>
        <w:t xml:space="preserve"> que contiene los siguientes botones</w:t>
      </w:r>
      <w:r w:rsidR="005F7CD7">
        <w:t>:</w:t>
      </w:r>
    </w:p>
    <w:p w14:paraId="31EA88BB" w14:textId="6CA4B232" w:rsidR="00260674" w:rsidRDefault="00260674" w:rsidP="00C87F70">
      <w:pPr>
        <w:pStyle w:val="Prrafodelista"/>
        <w:numPr>
          <w:ilvl w:val="0"/>
          <w:numId w:val="23"/>
        </w:numPr>
      </w:pPr>
      <w:r>
        <w:t>Perfil de usuario</w:t>
      </w:r>
      <w:r w:rsidR="005F7CD7">
        <w:t>.</w:t>
      </w:r>
    </w:p>
    <w:p w14:paraId="0D8C2C94" w14:textId="055526CC" w:rsidR="00260674" w:rsidRDefault="00260674" w:rsidP="00C87F70">
      <w:pPr>
        <w:pStyle w:val="Prrafodelista"/>
        <w:numPr>
          <w:ilvl w:val="0"/>
          <w:numId w:val="23"/>
        </w:numPr>
      </w:pPr>
      <w:r>
        <w:t>Administración</w:t>
      </w:r>
      <w:r w:rsidR="005F7CD7">
        <w:t>.</w:t>
      </w:r>
    </w:p>
    <w:p w14:paraId="5596E30C" w14:textId="2EBE12B0" w:rsidR="00260674" w:rsidRDefault="00260674" w:rsidP="00C87F70">
      <w:pPr>
        <w:pStyle w:val="Prrafodelista"/>
        <w:numPr>
          <w:ilvl w:val="0"/>
          <w:numId w:val="23"/>
        </w:numPr>
      </w:pPr>
      <w:r>
        <w:t>Pacientes</w:t>
      </w:r>
      <w:r w:rsidR="005F7CD7">
        <w:t>.</w:t>
      </w:r>
    </w:p>
    <w:p w14:paraId="18912B2D" w14:textId="4CDFB4B7" w:rsidR="00260674" w:rsidRDefault="00260674" w:rsidP="00C87F70">
      <w:pPr>
        <w:pStyle w:val="Prrafodelista"/>
        <w:numPr>
          <w:ilvl w:val="0"/>
          <w:numId w:val="23"/>
        </w:numPr>
      </w:pPr>
      <w:r>
        <w:t>Salir</w:t>
      </w:r>
      <w:r w:rsidR="005F7CD7">
        <w:t>.</w:t>
      </w:r>
    </w:p>
    <w:p w14:paraId="1432170C" w14:textId="77777777" w:rsidR="00260674" w:rsidRDefault="00260674" w:rsidP="00CD5D3D">
      <w:r>
        <w:t xml:space="preserve">Cada uno de estos botones aplica </w:t>
      </w:r>
      <w:proofErr w:type="spellStart"/>
      <w:r>
        <w:t>RouterLink</w:t>
      </w:r>
      <w:proofErr w:type="spellEnd"/>
      <w:r>
        <w:t xml:space="preserve"> para redirigir a alguna de las pantallas con esos nombres.</w:t>
      </w:r>
    </w:p>
    <w:p w14:paraId="60AAD597" w14:textId="4765E85F" w:rsidR="00260674" w:rsidRDefault="00260674" w:rsidP="006B70A8">
      <w:r>
        <w:t xml:space="preserve">La estructura basada en componentes de Angular permite que, al crear un componente, este se pueda inyectar en el </w:t>
      </w:r>
      <w:proofErr w:type="spellStart"/>
      <w:r>
        <w:t>template</w:t>
      </w:r>
      <w:proofErr w:type="spellEnd"/>
      <w:r>
        <w:t xml:space="preserve"> (HTML) de otro, manteniendo toda su estructura y funcionalidad, y evitando de esta forma tener que repetir el código que se ha escrito en </w:t>
      </w:r>
      <w:proofErr w:type="spellStart"/>
      <w:r>
        <w:t>Sidebar</w:t>
      </w:r>
      <w:proofErr w:type="spellEnd"/>
      <w:r>
        <w:t xml:space="preserve"> en cada una de las pantallas. Se crea un solo componente y se inyecta en el resto con la etiqueta</w:t>
      </w:r>
      <w:r w:rsidR="005F7CD7">
        <w:t xml:space="preserve"> del componente</w:t>
      </w:r>
      <w:del w:id="2871" w:author="Redondo García Francisco Javier" w:date="2025-09-02T09:44:00Z">
        <w:r w:rsidR="00E46DBC">
          <w:delText>:</w:delText>
        </w:r>
      </w:del>
    </w:p>
    <w:p w14:paraId="14D0DE78" w14:textId="2E2B5B60" w:rsidR="00260674" w:rsidRPr="009C31DE" w:rsidRDefault="00260674" w:rsidP="005226D7">
      <w:pPr>
        <w:ind w:left="708" w:firstLine="708"/>
      </w:pPr>
      <w:r>
        <w:rPr>
          <w:noProof/>
        </w:rPr>
        <mc:AlternateContent>
          <mc:Choice Requires="wps">
            <w:drawing>
              <wp:inline distT="0" distB="0" distL="0" distR="0" wp14:anchorId="682AF615" wp14:editId="144FFEE8">
                <wp:extent cx="2625725" cy="680085"/>
                <wp:effectExtent l="0" t="0" r="22225" b="24765"/>
                <wp:docPr id="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5725" cy="680085"/>
                        </a:xfrm>
                        <a:prstGeom prst="rect">
                          <a:avLst/>
                        </a:prstGeom>
                        <a:solidFill>
                          <a:srgbClr val="FFFFFF"/>
                        </a:solidFill>
                        <a:ln w="9525">
                          <a:solidFill>
                            <a:srgbClr val="000000"/>
                          </a:solidFill>
                          <a:miter lim="800000"/>
                          <a:headEnd/>
                          <a:tailEnd/>
                        </a:ln>
                      </wps:spPr>
                      <wps:txbx>
                        <w:txbxContent>
                          <w:p w14:paraId="55BBD4A9" w14:textId="77777777" w:rsidR="00260674" w:rsidRPr="00717A8A" w:rsidRDefault="00260674" w:rsidP="005226D7">
                            <w:pPr>
                              <w:shd w:val="clear" w:color="auto" w:fill="1F1F1F"/>
                              <w:spacing w:after="0" w:line="285" w:lineRule="atLeast"/>
                              <w:rPr>
                                <w:rFonts w:ascii="Consolas" w:hAnsi="Consolas"/>
                                <w:color w:val="CCCCCC"/>
                                <w:sz w:val="21"/>
                                <w:lang w:val="en-GB"/>
                                <w:rPrChange w:id="2872" w:author="Redondo García Francisco Javier" w:date="2025-09-02T09:44:00Z">
                                  <w:rPr>
                                    <w:rFonts w:ascii="Consolas" w:hAnsi="Consolas"/>
                                    <w:color w:val="CCCCCC"/>
                                    <w:sz w:val="21"/>
                                    <w:lang w:val="en-US"/>
                                  </w:rPr>
                                </w:rPrChange>
                              </w:rPr>
                            </w:pPr>
                            <w:r w:rsidRPr="00717A8A">
                              <w:rPr>
                                <w:rFonts w:ascii="Consolas" w:hAnsi="Consolas"/>
                                <w:color w:val="808080"/>
                                <w:sz w:val="21"/>
                                <w:lang w:val="en-GB"/>
                                <w:rPrChange w:id="2873" w:author="Redondo García Francisco Javier" w:date="2025-09-02T09:44:00Z">
                                  <w:rPr>
                                    <w:rFonts w:ascii="Consolas" w:hAnsi="Consolas"/>
                                    <w:color w:val="808080"/>
                                    <w:sz w:val="21"/>
                                    <w:lang w:val="en-US"/>
                                  </w:rPr>
                                </w:rPrChange>
                              </w:rPr>
                              <w:t>&lt;</w:t>
                            </w:r>
                            <w:r w:rsidRPr="00717A8A">
                              <w:rPr>
                                <w:rFonts w:ascii="Consolas" w:hAnsi="Consolas"/>
                                <w:color w:val="569CD6"/>
                                <w:sz w:val="21"/>
                                <w:lang w:val="en-GB"/>
                                <w:rPrChange w:id="2874" w:author="Redondo García Francisco Javier" w:date="2025-09-02T09:44:00Z">
                                  <w:rPr>
                                    <w:rFonts w:ascii="Consolas" w:hAnsi="Consolas"/>
                                    <w:color w:val="569CD6"/>
                                    <w:sz w:val="21"/>
                                    <w:lang w:val="en-US"/>
                                  </w:rPr>
                                </w:rPrChange>
                              </w:rPr>
                              <w:t>nav</w:t>
                            </w:r>
                            <w:r w:rsidRPr="00717A8A">
                              <w:rPr>
                                <w:rFonts w:ascii="Consolas" w:hAnsi="Consolas"/>
                                <w:color w:val="CCCCCC"/>
                                <w:sz w:val="21"/>
                                <w:lang w:val="en-GB"/>
                                <w:rPrChange w:id="2875" w:author="Redondo García Francisco Javier" w:date="2025-09-02T09:44:00Z">
                                  <w:rPr>
                                    <w:rFonts w:ascii="Consolas" w:hAnsi="Consolas"/>
                                    <w:color w:val="CCCCCC"/>
                                    <w:sz w:val="21"/>
                                    <w:lang w:val="en-US"/>
                                  </w:rPr>
                                </w:rPrChange>
                              </w:rPr>
                              <w:t xml:space="preserve"> </w:t>
                            </w:r>
                          </w:p>
                          <w:p w14:paraId="21DA2E64" w14:textId="77777777" w:rsidR="00260674" w:rsidRPr="00717A8A" w:rsidRDefault="00260674" w:rsidP="005226D7">
                            <w:pPr>
                              <w:shd w:val="clear" w:color="auto" w:fill="1F1F1F"/>
                              <w:spacing w:after="0" w:line="285" w:lineRule="atLeast"/>
                              <w:rPr>
                                <w:rFonts w:ascii="Consolas" w:hAnsi="Consolas"/>
                                <w:color w:val="CCCCCC"/>
                                <w:sz w:val="21"/>
                                <w:lang w:val="en-GB"/>
                                <w:rPrChange w:id="2876" w:author="Redondo García Francisco Javier" w:date="2025-09-02T09:44:00Z">
                                  <w:rPr>
                                    <w:rFonts w:ascii="Consolas" w:hAnsi="Consolas"/>
                                    <w:color w:val="CCCCCC"/>
                                    <w:sz w:val="21"/>
                                    <w:lang w:val="en-US"/>
                                  </w:rPr>
                                </w:rPrChange>
                              </w:rPr>
                            </w:pPr>
                            <w:r w:rsidRPr="00717A8A">
                              <w:rPr>
                                <w:rFonts w:ascii="Consolas" w:hAnsi="Consolas"/>
                                <w:color w:val="CCCCCC"/>
                                <w:sz w:val="21"/>
                                <w:lang w:val="en-GB"/>
                                <w:rPrChange w:id="2877" w:author="Redondo García Francisco Javier" w:date="2025-09-02T09:44:00Z">
                                  <w:rPr>
                                    <w:rFonts w:ascii="Consolas" w:hAnsi="Consolas"/>
                                    <w:color w:val="CCCCCC"/>
                                    <w:sz w:val="21"/>
                                    <w:lang w:val="en-US"/>
                                  </w:rPr>
                                </w:rPrChange>
                              </w:rPr>
                              <w:t xml:space="preserve">  </w:t>
                            </w:r>
                            <w:r w:rsidRPr="00717A8A">
                              <w:rPr>
                                <w:rFonts w:ascii="Consolas" w:hAnsi="Consolas"/>
                                <w:color w:val="808080"/>
                                <w:sz w:val="21"/>
                                <w:lang w:val="en-GB"/>
                                <w:rPrChange w:id="2878" w:author="Redondo García Francisco Javier" w:date="2025-09-02T09:44:00Z">
                                  <w:rPr>
                                    <w:rFonts w:ascii="Consolas" w:hAnsi="Consolas"/>
                                    <w:color w:val="808080"/>
                                    <w:sz w:val="21"/>
                                    <w:lang w:val="en-US"/>
                                  </w:rPr>
                                </w:rPrChange>
                              </w:rPr>
                              <w:t>&lt;</w:t>
                            </w:r>
                            <w:r w:rsidRPr="00717A8A">
                              <w:rPr>
                                <w:rFonts w:ascii="Consolas" w:hAnsi="Consolas"/>
                                <w:color w:val="569CD6"/>
                                <w:sz w:val="21"/>
                                <w:lang w:val="en-GB"/>
                                <w:rPrChange w:id="2879" w:author="Redondo García Francisco Javier" w:date="2025-09-02T09:44:00Z">
                                  <w:rPr>
                                    <w:rFonts w:ascii="Consolas" w:hAnsi="Consolas"/>
                                    <w:color w:val="569CD6"/>
                                    <w:sz w:val="21"/>
                                    <w:lang w:val="en-US"/>
                                  </w:rPr>
                                </w:rPrChange>
                              </w:rPr>
                              <w:t>app-sidebar</w:t>
                            </w:r>
                            <w:r w:rsidRPr="00717A8A">
                              <w:rPr>
                                <w:rFonts w:ascii="Consolas" w:hAnsi="Consolas"/>
                                <w:color w:val="808080"/>
                                <w:sz w:val="21"/>
                                <w:lang w:val="en-GB"/>
                                <w:rPrChange w:id="2880" w:author="Redondo García Francisco Javier" w:date="2025-09-02T09:44:00Z">
                                  <w:rPr>
                                    <w:rFonts w:ascii="Consolas" w:hAnsi="Consolas"/>
                                    <w:color w:val="808080"/>
                                    <w:sz w:val="21"/>
                                    <w:lang w:val="en-US"/>
                                  </w:rPr>
                                </w:rPrChange>
                              </w:rPr>
                              <w:t>&gt;&lt;/</w:t>
                            </w:r>
                            <w:r w:rsidRPr="00717A8A">
                              <w:rPr>
                                <w:rFonts w:ascii="Consolas" w:hAnsi="Consolas"/>
                                <w:color w:val="569CD6"/>
                                <w:sz w:val="21"/>
                                <w:lang w:val="en-GB"/>
                                <w:rPrChange w:id="2881" w:author="Redondo García Francisco Javier" w:date="2025-09-02T09:44:00Z">
                                  <w:rPr>
                                    <w:rFonts w:ascii="Consolas" w:hAnsi="Consolas"/>
                                    <w:color w:val="569CD6"/>
                                    <w:sz w:val="21"/>
                                    <w:lang w:val="en-US"/>
                                  </w:rPr>
                                </w:rPrChange>
                              </w:rPr>
                              <w:t>app-sidebar</w:t>
                            </w:r>
                            <w:r w:rsidRPr="00717A8A">
                              <w:rPr>
                                <w:rFonts w:ascii="Consolas" w:hAnsi="Consolas"/>
                                <w:color w:val="808080"/>
                                <w:sz w:val="21"/>
                                <w:lang w:val="en-GB"/>
                                <w:rPrChange w:id="2882" w:author="Redondo García Francisco Javier" w:date="2025-09-02T09:44:00Z">
                                  <w:rPr>
                                    <w:rFonts w:ascii="Consolas" w:hAnsi="Consolas"/>
                                    <w:color w:val="808080"/>
                                    <w:sz w:val="21"/>
                                    <w:lang w:val="en-US"/>
                                  </w:rPr>
                                </w:rPrChange>
                              </w:rPr>
                              <w:t>&gt;</w:t>
                            </w:r>
                            <w:r w:rsidRPr="00717A8A">
                              <w:rPr>
                                <w:rFonts w:ascii="Consolas" w:hAnsi="Consolas"/>
                                <w:color w:val="CCCCCC"/>
                                <w:sz w:val="21"/>
                                <w:lang w:val="en-GB"/>
                                <w:rPrChange w:id="2883" w:author="Redondo García Francisco Javier" w:date="2025-09-02T09:44:00Z">
                                  <w:rPr>
                                    <w:rFonts w:ascii="Consolas" w:hAnsi="Consolas"/>
                                    <w:color w:val="CCCCCC"/>
                                    <w:sz w:val="21"/>
                                    <w:lang w:val="en-US"/>
                                  </w:rPr>
                                </w:rPrChange>
                              </w:rPr>
                              <w:t xml:space="preserve"> </w:t>
                            </w:r>
                          </w:p>
                          <w:p w14:paraId="4A326CD9" w14:textId="77777777" w:rsidR="00260674" w:rsidRPr="00717A8A" w:rsidRDefault="00260674" w:rsidP="005226D7">
                            <w:pPr>
                              <w:shd w:val="clear" w:color="auto" w:fill="1F1F1F"/>
                              <w:spacing w:after="0" w:line="285" w:lineRule="atLeast"/>
                              <w:rPr>
                                <w:rFonts w:ascii="Consolas" w:hAnsi="Consolas"/>
                                <w:color w:val="CCCCCC"/>
                                <w:sz w:val="21"/>
                                <w:lang w:val="en-GB"/>
                                <w:rPrChange w:id="2884" w:author="Redondo García Francisco Javier" w:date="2025-09-02T09:44:00Z">
                                  <w:rPr>
                                    <w:rFonts w:ascii="Consolas" w:hAnsi="Consolas"/>
                                    <w:color w:val="CCCCCC"/>
                                    <w:sz w:val="21"/>
                                    <w:lang w:val="en-US"/>
                                  </w:rPr>
                                </w:rPrChange>
                              </w:rPr>
                            </w:pPr>
                            <w:r w:rsidRPr="00717A8A">
                              <w:rPr>
                                <w:rFonts w:ascii="Consolas" w:hAnsi="Consolas"/>
                                <w:color w:val="808080"/>
                                <w:sz w:val="21"/>
                                <w:lang w:val="en-GB"/>
                                <w:rPrChange w:id="2885" w:author="Redondo García Francisco Javier" w:date="2025-09-02T09:44:00Z">
                                  <w:rPr>
                                    <w:rFonts w:ascii="Consolas" w:hAnsi="Consolas"/>
                                    <w:color w:val="808080"/>
                                    <w:sz w:val="21"/>
                                    <w:lang w:val="en-US"/>
                                  </w:rPr>
                                </w:rPrChange>
                              </w:rPr>
                              <w:t>&lt;/</w:t>
                            </w:r>
                            <w:r w:rsidRPr="00717A8A">
                              <w:rPr>
                                <w:rFonts w:ascii="Consolas" w:hAnsi="Consolas"/>
                                <w:color w:val="569CD6"/>
                                <w:sz w:val="21"/>
                                <w:lang w:val="en-GB"/>
                                <w:rPrChange w:id="2886" w:author="Redondo García Francisco Javier" w:date="2025-09-02T09:44:00Z">
                                  <w:rPr>
                                    <w:rFonts w:ascii="Consolas" w:hAnsi="Consolas"/>
                                    <w:color w:val="569CD6"/>
                                    <w:sz w:val="21"/>
                                    <w:lang w:val="en-US"/>
                                  </w:rPr>
                                </w:rPrChange>
                              </w:rPr>
                              <w:t>nav</w:t>
                            </w:r>
                            <w:r w:rsidRPr="00717A8A">
                              <w:rPr>
                                <w:rFonts w:ascii="Consolas" w:hAnsi="Consolas"/>
                                <w:color w:val="808080"/>
                                <w:sz w:val="21"/>
                                <w:lang w:val="en-GB"/>
                                <w:rPrChange w:id="2887" w:author="Redondo García Francisco Javier" w:date="2025-09-02T09:44:00Z">
                                  <w:rPr>
                                    <w:rFonts w:ascii="Consolas" w:hAnsi="Consolas"/>
                                    <w:color w:val="808080"/>
                                    <w:sz w:val="21"/>
                                    <w:lang w:val="en-US"/>
                                  </w:rPr>
                                </w:rPrChange>
                              </w:rPr>
                              <w:t>&gt;</w:t>
                            </w:r>
                          </w:p>
                          <w:p w14:paraId="0B86955B" w14:textId="77777777" w:rsidR="00260674" w:rsidRPr="00717A8A" w:rsidRDefault="00260674" w:rsidP="005226D7">
                            <w:pPr>
                              <w:rPr>
                                <w:lang w:val="en-GB"/>
                                <w:rPrChange w:id="2888" w:author="Redondo García Francisco Javier" w:date="2025-09-02T09:44:00Z">
                                  <w:rPr>
                                    <w:lang w:val="en-US"/>
                                  </w:rPr>
                                </w:rPrChange>
                              </w:rPr>
                            </w:pPr>
                          </w:p>
                        </w:txbxContent>
                      </wps:txbx>
                      <wps:bodyPr rot="0" vert="horz" wrap="square" lIns="91440" tIns="45720" rIns="91440" bIns="45720" anchor="t" anchorCtr="0">
                        <a:noAutofit/>
                      </wps:bodyPr>
                    </wps:wsp>
                  </a:graphicData>
                </a:graphic>
              </wp:inline>
            </w:drawing>
          </mc:Choice>
          <mc:Fallback>
            <w:pict>
              <v:shape w14:anchorId="682AF615" id="_x0000_s1104" type="#_x0000_t202" style="width:206.75pt;height:53.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">
                <v:textbox>
                  <w:txbxContent>
                    <w:p w14:paraId="55BBD4A9" w14:textId="77777777" w:rsidR="00260674" w:rsidRPr="00717A8A" w:rsidRDefault="00260674" w:rsidP="005226D7">
                      <w:pPr>
                        <w:shd w:val="clear" w:color="auto" w:fill="1F1F1F"/>
                        <w:spacing w:after="0" w:line="285" w:lineRule="atLeast"/>
                        <w:rPr>
                          <w:rFonts w:ascii="Consolas" w:hAnsi="Consolas"/>
                          <w:color w:val="CCCCCC"/>
                          <w:sz w:val="21"/>
                          <w:lang w:val="en-GB"/>
                          <w:rPrChange w:id="2889" w:author="Redondo García Francisco Javier" w:date="2025-09-02T09:44:00Z">
                            <w:rPr>
                              <w:rFonts w:ascii="Consolas" w:hAnsi="Consolas"/>
                              <w:color w:val="CCCCCC"/>
                              <w:sz w:val="21"/>
                              <w:lang w:val="en-US"/>
                            </w:rPr>
                          </w:rPrChange>
                        </w:rPr>
                      </w:pPr>
                      <w:r w:rsidRPr="00717A8A">
                        <w:rPr>
                          <w:rFonts w:ascii="Consolas" w:hAnsi="Consolas"/>
                          <w:color w:val="808080"/>
                          <w:sz w:val="21"/>
                          <w:lang w:val="en-GB"/>
                          <w:rPrChange w:id="2890" w:author="Redondo García Francisco Javier" w:date="2025-09-02T09:44:00Z">
                            <w:rPr>
                              <w:rFonts w:ascii="Consolas" w:hAnsi="Consolas"/>
                              <w:color w:val="808080"/>
                              <w:sz w:val="21"/>
                              <w:lang w:val="en-US"/>
                            </w:rPr>
                          </w:rPrChange>
                        </w:rPr>
                        <w:t>&lt;</w:t>
                      </w:r>
                      <w:r w:rsidRPr="00717A8A">
                        <w:rPr>
                          <w:rFonts w:ascii="Consolas" w:hAnsi="Consolas"/>
                          <w:color w:val="569CD6"/>
                          <w:sz w:val="21"/>
                          <w:lang w:val="en-GB"/>
                          <w:rPrChange w:id="2891" w:author="Redondo García Francisco Javier" w:date="2025-09-02T09:44:00Z">
                            <w:rPr>
                              <w:rFonts w:ascii="Consolas" w:hAnsi="Consolas"/>
                              <w:color w:val="569CD6"/>
                              <w:sz w:val="21"/>
                              <w:lang w:val="en-US"/>
                            </w:rPr>
                          </w:rPrChange>
                        </w:rPr>
                        <w:t>nav</w:t>
                      </w:r>
                      <w:r w:rsidRPr="00717A8A">
                        <w:rPr>
                          <w:rFonts w:ascii="Consolas" w:hAnsi="Consolas"/>
                          <w:color w:val="CCCCCC"/>
                          <w:sz w:val="21"/>
                          <w:lang w:val="en-GB"/>
                          <w:rPrChange w:id="2892" w:author="Redondo García Francisco Javier" w:date="2025-09-02T09:44:00Z">
                            <w:rPr>
                              <w:rFonts w:ascii="Consolas" w:hAnsi="Consolas"/>
                              <w:color w:val="CCCCCC"/>
                              <w:sz w:val="21"/>
                              <w:lang w:val="en-US"/>
                            </w:rPr>
                          </w:rPrChange>
                        </w:rPr>
                        <w:t xml:space="preserve"> </w:t>
                      </w:r>
                    </w:p>
                    <w:p w14:paraId="21DA2E64" w14:textId="77777777" w:rsidR="00260674" w:rsidRPr="00717A8A" w:rsidRDefault="00260674" w:rsidP="005226D7">
                      <w:pPr>
                        <w:shd w:val="clear" w:color="auto" w:fill="1F1F1F"/>
                        <w:spacing w:after="0" w:line="285" w:lineRule="atLeast"/>
                        <w:rPr>
                          <w:rFonts w:ascii="Consolas" w:hAnsi="Consolas"/>
                          <w:color w:val="CCCCCC"/>
                          <w:sz w:val="21"/>
                          <w:lang w:val="en-GB"/>
                          <w:rPrChange w:id="2893" w:author="Redondo García Francisco Javier" w:date="2025-09-02T09:44:00Z">
                            <w:rPr>
                              <w:rFonts w:ascii="Consolas" w:hAnsi="Consolas"/>
                              <w:color w:val="CCCCCC"/>
                              <w:sz w:val="21"/>
                              <w:lang w:val="en-US"/>
                            </w:rPr>
                          </w:rPrChange>
                        </w:rPr>
                      </w:pPr>
                      <w:r w:rsidRPr="00717A8A">
                        <w:rPr>
                          <w:rFonts w:ascii="Consolas" w:hAnsi="Consolas"/>
                          <w:color w:val="CCCCCC"/>
                          <w:sz w:val="21"/>
                          <w:lang w:val="en-GB"/>
                          <w:rPrChange w:id="2894" w:author="Redondo García Francisco Javier" w:date="2025-09-02T09:44:00Z">
                            <w:rPr>
                              <w:rFonts w:ascii="Consolas" w:hAnsi="Consolas"/>
                              <w:color w:val="CCCCCC"/>
                              <w:sz w:val="21"/>
                              <w:lang w:val="en-US"/>
                            </w:rPr>
                          </w:rPrChange>
                        </w:rPr>
                        <w:t xml:space="preserve">  </w:t>
                      </w:r>
                      <w:r w:rsidRPr="00717A8A">
                        <w:rPr>
                          <w:rFonts w:ascii="Consolas" w:hAnsi="Consolas"/>
                          <w:color w:val="808080"/>
                          <w:sz w:val="21"/>
                          <w:lang w:val="en-GB"/>
                          <w:rPrChange w:id="2895" w:author="Redondo García Francisco Javier" w:date="2025-09-02T09:44:00Z">
                            <w:rPr>
                              <w:rFonts w:ascii="Consolas" w:hAnsi="Consolas"/>
                              <w:color w:val="808080"/>
                              <w:sz w:val="21"/>
                              <w:lang w:val="en-US"/>
                            </w:rPr>
                          </w:rPrChange>
                        </w:rPr>
                        <w:t>&lt;</w:t>
                      </w:r>
                      <w:r w:rsidRPr="00717A8A">
                        <w:rPr>
                          <w:rFonts w:ascii="Consolas" w:hAnsi="Consolas"/>
                          <w:color w:val="569CD6"/>
                          <w:sz w:val="21"/>
                          <w:lang w:val="en-GB"/>
                          <w:rPrChange w:id="2896" w:author="Redondo García Francisco Javier" w:date="2025-09-02T09:44:00Z">
                            <w:rPr>
                              <w:rFonts w:ascii="Consolas" w:hAnsi="Consolas"/>
                              <w:color w:val="569CD6"/>
                              <w:sz w:val="21"/>
                              <w:lang w:val="en-US"/>
                            </w:rPr>
                          </w:rPrChange>
                        </w:rPr>
                        <w:t>app-sidebar</w:t>
                      </w:r>
                      <w:r w:rsidRPr="00717A8A">
                        <w:rPr>
                          <w:rFonts w:ascii="Consolas" w:hAnsi="Consolas"/>
                          <w:color w:val="808080"/>
                          <w:sz w:val="21"/>
                          <w:lang w:val="en-GB"/>
                          <w:rPrChange w:id="2897" w:author="Redondo García Francisco Javier" w:date="2025-09-02T09:44:00Z">
                            <w:rPr>
                              <w:rFonts w:ascii="Consolas" w:hAnsi="Consolas"/>
                              <w:color w:val="808080"/>
                              <w:sz w:val="21"/>
                              <w:lang w:val="en-US"/>
                            </w:rPr>
                          </w:rPrChange>
                        </w:rPr>
                        <w:t>&gt;&lt;/</w:t>
                      </w:r>
                      <w:r w:rsidRPr="00717A8A">
                        <w:rPr>
                          <w:rFonts w:ascii="Consolas" w:hAnsi="Consolas"/>
                          <w:color w:val="569CD6"/>
                          <w:sz w:val="21"/>
                          <w:lang w:val="en-GB"/>
                          <w:rPrChange w:id="2898" w:author="Redondo García Francisco Javier" w:date="2025-09-02T09:44:00Z">
                            <w:rPr>
                              <w:rFonts w:ascii="Consolas" w:hAnsi="Consolas"/>
                              <w:color w:val="569CD6"/>
                              <w:sz w:val="21"/>
                              <w:lang w:val="en-US"/>
                            </w:rPr>
                          </w:rPrChange>
                        </w:rPr>
                        <w:t>app-sidebar</w:t>
                      </w:r>
                      <w:r w:rsidRPr="00717A8A">
                        <w:rPr>
                          <w:rFonts w:ascii="Consolas" w:hAnsi="Consolas"/>
                          <w:color w:val="808080"/>
                          <w:sz w:val="21"/>
                          <w:lang w:val="en-GB"/>
                          <w:rPrChange w:id="2899" w:author="Redondo García Francisco Javier" w:date="2025-09-02T09:44:00Z">
                            <w:rPr>
                              <w:rFonts w:ascii="Consolas" w:hAnsi="Consolas"/>
                              <w:color w:val="808080"/>
                              <w:sz w:val="21"/>
                              <w:lang w:val="en-US"/>
                            </w:rPr>
                          </w:rPrChange>
                        </w:rPr>
                        <w:t>&gt;</w:t>
                      </w:r>
                      <w:r w:rsidRPr="00717A8A">
                        <w:rPr>
                          <w:rFonts w:ascii="Consolas" w:hAnsi="Consolas"/>
                          <w:color w:val="CCCCCC"/>
                          <w:sz w:val="21"/>
                          <w:lang w:val="en-GB"/>
                          <w:rPrChange w:id="2900" w:author="Redondo García Francisco Javier" w:date="2025-09-02T09:44:00Z">
                            <w:rPr>
                              <w:rFonts w:ascii="Consolas" w:hAnsi="Consolas"/>
                              <w:color w:val="CCCCCC"/>
                              <w:sz w:val="21"/>
                              <w:lang w:val="en-US"/>
                            </w:rPr>
                          </w:rPrChange>
                        </w:rPr>
                        <w:t xml:space="preserve"> </w:t>
                      </w:r>
                    </w:p>
                    <w:p w14:paraId="4A326CD9" w14:textId="77777777" w:rsidR="00260674" w:rsidRPr="00717A8A" w:rsidRDefault="00260674" w:rsidP="005226D7">
                      <w:pPr>
                        <w:shd w:val="clear" w:color="auto" w:fill="1F1F1F"/>
                        <w:spacing w:after="0" w:line="285" w:lineRule="atLeast"/>
                        <w:rPr>
                          <w:rFonts w:ascii="Consolas" w:hAnsi="Consolas"/>
                          <w:color w:val="CCCCCC"/>
                          <w:sz w:val="21"/>
                          <w:lang w:val="en-GB"/>
                          <w:rPrChange w:id="2901" w:author="Redondo García Francisco Javier" w:date="2025-09-02T09:44:00Z">
                            <w:rPr>
                              <w:rFonts w:ascii="Consolas" w:hAnsi="Consolas"/>
                              <w:color w:val="CCCCCC"/>
                              <w:sz w:val="21"/>
                              <w:lang w:val="en-US"/>
                            </w:rPr>
                          </w:rPrChange>
                        </w:rPr>
                      </w:pPr>
                      <w:r w:rsidRPr="00717A8A">
                        <w:rPr>
                          <w:rFonts w:ascii="Consolas" w:hAnsi="Consolas"/>
                          <w:color w:val="808080"/>
                          <w:sz w:val="21"/>
                          <w:lang w:val="en-GB"/>
                          <w:rPrChange w:id="2902" w:author="Redondo García Francisco Javier" w:date="2025-09-02T09:44:00Z">
                            <w:rPr>
                              <w:rFonts w:ascii="Consolas" w:hAnsi="Consolas"/>
                              <w:color w:val="808080"/>
                              <w:sz w:val="21"/>
                              <w:lang w:val="en-US"/>
                            </w:rPr>
                          </w:rPrChange>
                        </w:rPr>
                        <w:t>&lt;/</w:t>
                      </w:r>
                      <w:r w:rsidRPr="00717A8A">
                        <w:rPr>
                          <w:rFonts w:ascii="Consolas" w:hAnsi="Consolas"/>
                          <w:color w:val="569CD6"/>
                          <w:sz w:val="21"/>
                          <w:lang w:val="en-GB"/>
                          <w:rPrChange w:id="2903" w:author="Redondo García Francisco Javier" w:date="2025-09-02T09:44:00Z">
                            <w:rPr>
                              <w:rFonts w:ascii="Consolas" w:hAnsi="Consolas"/>
                              <w:color w:val="569CD6"/>
                              <w:sz w:val="21"/>
                              <w:lang w:val="en-US"/>
                            </w:rPr>
                          </w:rPrChange>
                        </w:rPr>
                        <w:t>nav</w:t>
                      </w:r>
                      <w:r w:rsidRPr="00717A8A">
                        <w:rPr>
                          <w:rFonts w:ascii="Consolas" w:hAnsi="Consolas"/>
                          <w:color w:val="808080"/>
                          <w:sz w:val="21"/>
                          <w:lang w:val="en-GB"/>
                          <w:rPrChange w:id="2904" w:author="Redondo García Francisco Javier" w:date="2025-09-02T09:44:00Z">
                            <w:rPr>
                              <w:rFonts w:ascii="Consolas" w:hAnsi="Consolas"/>
                              <w:color w:val="808080"/>
                              <w:sz w:val="21"/>
                              <w:lang w:val="en-US"/>
                            </w:rPr>
                          </w:rPrChange>
                        </w:rPr>
                        <w:t>&gt;</w:t>
                      </w:r>
                    </w:p>
                    <w:p w14:paraId="0B86955B" w14:textId="77777777" w:rsidR="00260674" w:rsidRPr="00717A8A" w:rsidRDefault="00260674" w:rsidP="005226D7">
                      <w:pPr>
                        <w:rPr>
                          <w:lang w:val="en-GB"/>
                          <w:rPrChange w:id="2905" w:author="Redondo García Francisco Javier" w:date="2025-09-02T09:44:00Z">
                            <w:rPr>
                              <w:lang w:val="en-US"/>
                            </w:rPr>
                          </w:rPrChange>
                        </w:rPr>
                      </w:pPr>
                    </w:p>
                  </w:txbxContent>
                </v:textbox>
                <w10:anchorlock/>
              </v:shape>
            </w:pict>
          </mc:Fallback>
        </mc:AlternateContent>
      </w:r>
    </w:p>
    <w:p w14:paraId="2BF3688D" w14:textId="194A0015" w:rsidR="00260674" w:rsidRDefault="005226D7" w:rsidP="005226D7">
      <w:pPr>
        <w:ind w:left="708" w:firstLine="708"/>
        <w:rPr>
          <w:sz w:val="24"/>
          <w:szCs w:val="24"/>
        </w:rPr>
      </w:pPr>
      <w:r>
        <w:rPr>
          <w:noProof/>
        </w:rPr>
        <mc:AlternateContent>
          <mc:Choice Requires="wps">
            <w:drawing>
              <wp:inline distT="0" distB="0" distL="0" distR="0" wp14:anchorId="46F1DEE0" wp14:editId="48000886">
                <wp:extent cx="2625725" cy="635"/>
                <wp:effectExtent l="0" t="0" r="3175" b="0"/>
                <wp:docPr id="406387963" name="Cuadro de texto 406387963"/>
                <wp:cNvGraphicFramePr/>
                <a:graphic xmlns:a="http://schemas.openxmlformats.org/drawingml/2006/main">
                  <a:graphicData uri="http://schemas.microsoft.com/office/word/2010/wordprocessingShape">
                    <wps:wsp>
                      <wps:cNvSpPr txBox="1"/>
                      <wps:spPr>
                        <a:xfrm>
                          <a:off x="0" y="0"/>
                          <a:ext cx="2625725" cy="635"/>
                        </a:xfrm>
                        <a:prstGeom prst="rect">
                          <a:avLst/>
                        </a:prstGeom>
                        <a:solidFill>
                          <a:prstClr val="white"/>
                        </a:solidFill>
                        <a:ln>
                          <a:noFill/>
                        </a:ln>
                      </wps:spPr>
                      <wps:txbx>
                        <w:txbxContent>
                          <w:p w14:paraId="099E4F04" w14:textId="453F7CC2" w:rsidR="005226D7" w:rsidRPr="00E2134B" w:rsidRDefault="005226D7" w:rsidP="005226D7">
                            <w:pPr>
                              <w:pStyle w:val="Descripcin"/>
                              <w:jc w:val="center"/>
                              <w:rPr>
                                <w:noProof/>
                              </w:rPr>
                            </w:pPr>
                            <w:bookmarkStart w:id="2906" w:name="_Toc207315071"/>
                            <w:bookmarkStart w:id="2907" w:name="_Toc202786498"/>
                            <w:r>
                              <w:t xml:space="preserve">Listado </w:t>
                            </w:r>
                            <w:r w:rsidR="00DE1F43">
                              <w:fldChar w:fldCharType="begin"/>
                            </w:r>
                            <w:r w:rsidR="00DE1F43">
                              <w:instrText xml:space="preserve"> SEQ Listado \* ARABIC </w:instrText>
                            </w:r>
                            <w:r w:rsidR="00DE1F43">
                              <w:fldChar w:fldCharType="separate"/>
                            </w:r>
                            <w:r>
                              <w:rPr>
                                <w:noProof/>
                              </w:rPr>
                              <w:t>29</w:t>
                            </w:r>
                            <w:r w:rsidR="00DE1F43">
                              <w:rPr>
                                <w:noProof/>
                              </w:rPr>
                              <w:fldChar w:fldCharType="end"/>
                            </w:r>
                            <w:r>
                              <w:t xml:space="preserve"> - Inyectar componente en </w:t>
                            </w:r>
                            <w:proofErr w:type="spellStart"/>
                            <w:r>
                              <w:t>tamplate</w:t>
                            </w:r>
                            <w:bookmarkEnd w:id="2906"/>
                            <w:bookmarkEnd w:id="2907"/>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46F1DEE0" id="Cuadro de texto 406387963" o:spid="_x0000_s1105" type="#_x0000_t202" style="width:206.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" stroked="f">
                <v:textbox style="mso-fit-shape-to-text:t" inset="0,0,0,0">
                  <w:txbxContent>
                    <w:p w14:paraId="099E4F04" w14:textId="453F7CC2" w:rsidR="005226D7" w:rsidRPr="00E2134B" w:rsidRDefault="005226D7" w:rsidP="005226D7">
                      <w:pPr>
                        <w:pStyle w:val="Descripcin"/>
                        <w:jc w:val="center"/>
                        <w:rPr>
                          <w:noProof/>
                        </w:rPr>
                      </w:pPr>
                      <w:bookmarkStart w:id="2908" w:name="_Toc207315071"/>
                      <w:bookmarkStart w:id="2909" w:name="_Toc202786498"/>
                      <w:r>
                        <w:t xml:space="preserve">Listado </w:t>
                      </w:r>
                      <w:r w:rsidR="00DE1F43">
                        <w:fldChar w:fldCharType="begin"/>
                      </w:r>
                      <w:r w:rsidR="00DE1F43">
                        <w:instrText xml:space="preserve"> SEQ Listado \* ARABIC </w:instrText>
                      </w:r>
                      <w:r w:rsidR="00DE1F43">
                        <w:fldChar w:fldCharType="separate"/>
                      </w:r>
                      <w:r>
                        <w:rPr>
                          <w:noProof/>
                        </w:rPr>
                        <w:t>29</w:t>
                      </w:r>
                      <w:r w:rsidR="00DE1F43">
                        <w:rPr>
                          <w:noProof/>
                        </w:rPr>
                        <w:fldChar w:fldCharType="end"/>
                      </w:r>
                      <w:r>
                        <w:t xml:space="preserve"> - Inyectar componente en </w:t>
                      </w:r>
                      <w:proofErr w:type="spellStart"/>
                      <w:r>
                        <w:t>tamplate</w:t>
                      </w:r>
                      <w:bookmarkEnd w:id="2908"/>
                      <w:bookmarkEnd w:id="2909"/>
                      <w:proofErr w:type="spellEnd"/>
                    </w:p>
                  </w:txbxContent>
                </v:textbox>
                <w10:anchorlock/>
              </v:shape>
            </w:pict>
          </mc:Fallback>
        </mc:AlternateContent>
      </w:r>
    </w:p>
    <w:p w14:paraId="7FD1BC54" w14:textId="13ABCCE1" w:rsidR="00260674" w:rsidRPr="005F7CD7" w:rsidRDefault="00260674" w:rsidP="00223D15">
      <w:r>
        <w:lastRenderedPageBreak/>
        <w:t>No obstante, aunque queremos que este componente sea visible en toda la web, no se pretende que los todos los botones sean visibles para cualquier usuario, si no que dependiendo del rol con el que se ha iniciado sesión sean, o no, interactivos o visibles. Esta problemática se trata en la siguiente sección.</w:t>
      </w:r>
    </w:p>
    <w:p w14:paraId="2C32E258" w14:textId="28A9E785" w:rsidR="00260674" w:rsidRDefault="005C4BDD" w:rsidP="005C4BDD">
      <w:pPr>
        <w:pStyle w:val="Ttulo4"/>
      </w:pPr>
      <w:bookmarkStart w:id="2910" w:name="_Toc207317148"/>
      <w:r>
        <w:t xml:space="preserve">5.4.5.3. </w:t>
      </w:r>
      <w:r w:rsidR="00260674">
        <w:t>Control de la interfaz en función del rol</w:t>
      </w:r>
      <w:bookmarkEnd w:id="2910"/>
    </w:p>
    <w:p w14:paraId="37221F50" w14:textId="77777777" w:rsidR="00260674" w:rsidRDefault="00260674" w:rsidP="00731BF8">
      <w:pPr>
        <w:pStyle w:val="Sinespaciado"/>
      </w:pPr>
    </w:p>
    <w:p w14:paraId="331815A2" w14:textId="77777777" w:rsidR="00260674" w:rsidRDefault="00260674" w:rsidP="00637F6F">
      <w:r>
        <w:t xml:space="preserve">Para gestionar qué elementos de la interfaz son visibles o interactivos y cuáles no, se hace uso del </w:t>
      </w:r>
      <w:proofErr w:type="spellStart"/>
      <w:r>
        <w:t>GlobalService</w:t>
      </w:r>
      <w:proofErr w:type="spellEnd"/>
      <w:r>
        <w:t xml:space="preserve">. </w:t>
      </w:r>
    </w:p>
    <w:p w14:paraId="2B9059C8" w14:textId="21130BDC" w:rsidR="00C62B2A" w:rsidRDefault="00CF1E81" w:rsidP="00637F6F">
      <w:pPr>
        <w:rPr>
          <w:del w:id="2911" w:author="Redondo García Francisco Javier" w:date="2025-09-02T09:44:00Z"/>
          <w:noProof/>
        </w:rPr>
      </w:pPr>
      <w:r>
        <w:t>C</w:t>
      </w:r>
      <w:r w:rsidR="00260674">
        <w:t>omo se ha visto</w:t>
      </w:r>
      <w:r>
        <w:t xml:space="preserve"> en </w:t>
      </w:r>
      <w:r w:rsidRPr="00CF1E81">
        <w:rPr>
          <w:i/>
          <w:iCs/>
        </w:rPr>
        <w:fldChar w:fldCharType="begin"/>
      </w:r>
      <w:r w:rsidRPr="00CF1E81">
        <w:rPr>
          <w:i/>
          <w:iCs/>
        </w:rPr>
        <w:instrText xml:space="preserve"> REF _Ref200114652 \h </w:instrText>
      </w:r>
      <w:r>
        <w:rPr>
          <w:i/>
          <w:iCs/>
        </w:rPr>
        <w:instrText xml:space="preserve"> \* MERGEFORMAT </w:instrText>
      </w:r>
      <w:r w:rsidRPr="00CF1E81">
        <w:rPr>
          <w:i/>
          <w:iCs/>
        </w:rPr>
      </w:r>
      <w:r w:rsidRPr="00CF1E81">
        <w:rPr>
          <w:i/>
          <w:iCs/>
        </w:rPr>
        <w:fldChar w:fldCharType="separate"/>
      </w:r>
      <w:r w:rsidR="0020779A" w:rsidRPr="0020779A">
        <w:rPr>
          <w:i/>
          <w:iCs/>
        </w:rPr>
        <w:t xml:space="preserve">5.4.4.2. </w:t>
      </w:r>
      <w:proofErr w:type="spellStart"/>
      <w:r w:rsidR="0020779A" w:rsidRPr="0020779A">
        <w:rPr>
          <w:i/>
          <w:iCs/>
        </w:rPr>
        <w:t>GlobalService</w:t>
      </w:r>
      <w:proofErr w:type="spellEnd"/>
      <w:r w:rsidRPr="00CF1E81">
        <w:rPr>
          <w:i/>
          <w:iCs/>
        </w:rPr>
        <w:fldChar w:fldCharType="end"/>
      </w:r>
      <w:r w:rsidR="00260674">
        <w:t>, al iniciar sesión, la variable ‘role’ de ese servicio se modifica y, haciendo uso del ‘suscribe’ de angular, cualquier componente que necesite conocer el rol con el que se ha iniciado la sesión se suscribe a esta variable, obteniendo su valor actualizado en tiempo real.</w:t>
      </w:r>
      <w:r w:rsidRPr="00CF1E81">
        <w:rPr>
          <w:noProof/>
        </w:rPr>
        <w:t xml:space="preserve"> </w:t>
      </w:r>
    </w:p>
    <w:p w14:paraId="3E02ABF6" w14:textId="5BD11C41" w:rsidR="00260674" w:rsidRDefault="00CF1E81" w:rsidP="00637F6F">
      <w:r>
        <w:rPr>
          <w:noProof/>
        </w:rPr>
        <mc:AlternateContent>
          <mc:Choice Requires="wps">
            <w:drawing>
              <wp:inline distT="0" distB="0" distL="0" distR="0" wp14:anchorId="34E432BC" wp14:editId="213831A7">
                <wp:extent cx="5400040" cy="3475355"/>
                <wp:effectExtent l="0" t="0" r="10160" b="10795"/>
                <wp:docPr id="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3475355"/>
                        </a:xfrm>
                        <a:prstGeom prst="rect">
                          <a:avLst/>
                        </a:prstGeom>
                        <a:solidFill>
                          <a:srgbClr val="FFFFFF"/>
                        </a:solidFill>
                        <a:ln w="9525">
                          <a:solidFill>
                            <a:srgbClr val="000000"/>
                          </a:solidFill>
                          <a:miter lim="800000"/>
                          <a:headEnd/>
                          <a:tailEnd/>
                        </a:ln>
                      </wps:spPr>
                      <wps:txbx>
                        <w:txbxContent>
                          <w:p w14:paraId="78B1A91C" w14:textId="77777777" w:rsidR="00CF1E81" w:rsidRPr="00717A8A" w:rsidRDefault="00CF1E81" w:rsidP="00CF1E81">
                            <w:pPr>
                              <w:shd w:val="clear" w:color="auto" w:fill="1F1F1F"/>
                              <w:spacing w:line="285" w:lineRule="atLeast"/>
                              <w:rPr>
                                <w:rFonts w:ascii="Consolas" w:hAnsi="Consolas"/>
                                <w:color w:val="CCCCCC"/>
                                <w:sz w:val="21"/>
                                <w:lang w:val="en-GB"/>
                                <w:rPrChange w:id="2912" w:author="Redondo García Francisco Javier" w:date="2025-09-02T09:44:00Z">
                                  <w:rPr>
                                    <w:rFonts w:ascii="Consolas" w:hAnsi="Consolas"/>
                                    <w:color w:val="CCCCCC"/>
                                    <w:sz w:val="21"/>
                                    <w:lang w:val="en-US"/>
                                  </w:rPr>
                                </w:rPrChange>
                              </w:rPr>
                            </w:pPr>
                            <w:r w:rsidRPr="00717A8A">
                              <w:rPr>
                                <w:rFonts w:ascii="Consolas" w:hAnsi="Consolas"/>
                                <w:color w:val="C586C0"/>
                                <w:sz w:val="21"/>
                                <w:lang w:val="en-GB"/>
                                <w:rPrChange w:id="2913" w:author="Redondo García Francisco Javier" w:date="2025-09-02T09:44:00Z">
                                  <w:rPr>
                                    <w:rFonts w:ascii="Consolas" w:hAnsi="Consolas"/>
                                    <w:color w:val="C586C0"/>
                                    <w:sz w:val="21"/>
                                    <w:lang w:val="en-US"/>
                                  </w:rPr>
                                </w:rPrChange>
                              </w:rPr>
                              <w:t>import</w:t>
                            </w:r>
                            <w:r w:rsidRPr="00717A8A">
                              <w:rPr>
                                <w:rFonts w:ascii="Consolas" w:hAnsi="Consolas"/>
                                <w:color w:val="CCCCCC"/>
                                <w:sz w:val="21"/>
                                <w:lang w:val="en-GB"/>
                                <w:rPrChange w:id="2914" w:author="Redondo García Francisco Javier" w:date="2025-09-02T09:44:00Z">
                                  <w:rPr>
                                    <w:rFonts w:ascii="Consolas" w:hAnsi="Consolas"/>
                                    <w:color w:val="CCCCCC"/>
                                    <w:sz w:val="21"/>
                                    <w:lang w:val="en-US"/>
                                  </w:rPr>
                                </w:rPrChange>
                              </w:rPr>
                              <w:t xml:space="preserve"> </w:t>
                            </w:r>
                            <w:proofErr w:type="gramStart"/>
                            <w:r w:rsidRPr="00717A8A">
                              <w:rPr>
                                <w:rFonts w:ascii="Consolas" w:hAnsi="Consolas"/>
                                <w:color w:val="CCCCCC"/>
                                <w:sz w:val="21"/>
                                <w:lang w:val="en-GB"/>
                                <w:rPrChange w:id="2915" w:author="Redondo García Francisco Javier" w:date="2025-09-02T09:44:00Z">
                                  <w:rPr>
                                    <w:rFonts w:ascii="Consolas" w:hAnsi="Consolas"/>
                                    <w:color w:val="CCCCCC"/>
                                    <w:sz w:val="21"/>
                                    <w:lang w:val="en-US"/>
                                  </w:rPr>
                                </w:rPrChange>
                              </w:rPr>
                              <w:t xml:space="preserve">{ </w:t>
                            </w:r>
                            <w:r w:rsidRPr="00717A8A">
                              <w:rPr>
                                <w:rFonts w:ascii="Consolas" w:hAnsi="Consolas"/>
                                <w:color w:val="9CDCFE"/>
                                <w:sz w:val="21"/>
                                <w:lang w:val="en-GB"/>
                                <w:rPrChange w:id="2916" w:author="Redondo García Francisco Javier" w:date="2025-09-02T09:44:00Z">
                                  <w:rPr>
                                    <w:rFonts w:ascii="Consolas" w:hAnsi="Consolas"/>
                                    <w:color w:val="9CDCFE"/>
                                    <w:sz w:val="21"/>
                                    <w:lang w:val="en-US"/>
                                  </w:rPr>
                                </w:rPrChange>
                              </w:rPr>
                              <w:t>Component</w:t>
                            </w:r>
                            <w:proofErr w:type="gramEnd"/>
                            <w:r w:rsidRPr="00717A8A">
                              <w:rPr>
                                <w:rFonts w:ascii="Consolas" w:hAnsi="Consolas"/>
                                <w:color w:val="CCCCCC"/>
                                <w:sz w:val="21"/>
                                <w:lang w:val="en-GB"/>
                                <w:rPrChange w:id="2917" w:author="Redondo García Francisco Javier" w:date="2025-09-02T09:44:00Z">
                                  <w:rPr>
                                    <w:rFonts w:ascii="Consolas" w:hAnsi="Consolas"/>
                                    <w:color w:val="CCCCCC"/>
                                    <w:sz w:val="21"/>
                                    <w:lang w:val="en-US"/>
                                  </w:rPr>
                                </w:rPrChange>
                              </w:rPr>
                              <w:t xml:space="preserve">, </w:t>
                            </w:r>
                            <w:proofErr w:type="spellStart"/>
                            <w:r w:rsidRPr="00717A8A">
                              <w:rPr>
                                <w:rFonts w:ascii="Consolas" w:hAnsi="Consolas"/>
                                <w:color w:val="9CDCFE"/>
                                <w:sz w:val="21"/>
                                <w:lang w:val="en-GB"/>
                                <w:rPrChange w:id="2918" w:author="Redondo García Francisco Javier" w:date="2025-09-02T09:44:00Z">
                                  <w:rPr>
                                    <w:rFonts w:ascii="Consolas" w:hAnsi="Consolas"/>
                                    <w:color w:val="9CDCFE"/>
                                    <w:sz w:val="21"/>
                                    <w:lang w:val="en-US"/>
                                  </w:rPr>
                                </w:rPrChange>
                              </w:rPr>
                              <w:t>OnInit</w:t>
                            </w:r>
                            <w:proofErr w:type="spellEnd"/>
                            <w:r w:rsidRPr="00717A8A">
                              <w:rPr>
                                <w:rFonts w:ascii="Consolas" w:hAnsi="Consolas"/>
                                <w:color w:val="CCCCCC"/>
                                <w:sz w:val="21"/>
                                <w:lang w:val="en-GB"/>
                                <w:rPrChange w:id="2919" w:author="Redondo García Francisco Javier" w:date="2025-09-02T09:44:00Z">
                                  <w:rPr>
                                    <w:rFonts w:ascii="Consolas" w:hAnsi="Consolas"/>
                                    <w:color w:val="CCCCCC"/>
                                    <w:sz w:val="21"/>
                                    <w:lang w:val="en-US"/>
                                  </w:rPr>
                                </w:rPrChange>
                              </w:rPr>
                              <w:t xml:space="preserve"> } </w:t>
                            </w:r>
                            <w:r w:rsidRPr="00717A8A">
                              <w:rPr>
                                <w:rFonts w:ascii="Consolas" w:hAnsi="Consolas"/>
                                <w:color w:val="C586C0"/>
                                <w:sz w:val="21"/>
                                <w:lang w:val="en-GB"/>
                                <w:rPrChange w:id="2920" w:author="Redondo García Francisco Javier" w:date="2025-09-02T09:44:00Z">
                                  <w:rPr>
                                    <w:rFonts w:ascii="Consolas" w:hAnsi="Consolas"/>
                                    <w:color w:val="C586C0"/>
                                    <w:sz w:val="21"/>
                                    <w:lang w:val="en-US"/>
                                  </w:rPr>
                                </w:rPrChange>
                              </w:rPr>
                              <w:t>from</w:t>
                            </w:r>
                            <w:r w:rsidRPr="00717A8A">
                              <w:rPr>
                                <w:rFonts w:ascii="Consolas" w:hAnsi="Consolas"/>
                                <w:color w:val="CCCCCC"/>
                                <w:sz w:val="21"/>
                                <w:lang w:val="en-GB"/>
                                <w:rPrChange w:id="2921" w:author="Redondo García Francisco Javier" w:date="2025-09-02T09:44:00Z">
                                  <w:rPr>
                                    <w:rFonts w:ascii="Consolas" w:hAnsi="Consolas"/>
                                    <w:color w:val="CCCCCC"/>
                                    <w:sz w:val="21"/>
                                    <w:lang w:val="en-US"/>
                                  </w:rPr>
                                </w:rPrChange>
                              </w:rPr>
                              <w:t xml:space="preserve"> </w:t>
                            </w:r>
                            <w:r w:rsidRPr="00717A8A">
                              <w:rPr>
                                <w:rFonts w:ascii="Consolas" w:hAnsi="Consolas"/>
                                <w:color w:val="CE9178"/>
                                <w:sz w:val="21"/>
                                <w:lang w:val="en-GB"/>
                                <w:rPrChange w:id="2922" w:author="Redondo García Francisco Javier" w:date="2025-09-02T09:44:00Z">
                                  <w:rPr>
                                    <w:rFonts w:ascii="Consolas" w:hAnsi="Consolas"/>
                                    <w:color w:val="CE9178"/>
                                    <w:sz w:val="21"/>
                                    <w:lang w:val="en-US"/>
                                  </w:rPr>
                                </w:rPrChange>
                              </w:rPr>
                              <w:t>'@angular/core'</w:t>
                            </w:r>
                            <w:r w:rsidRPr="00717A8A">
                              <w:rPr>
                                <w:rFonts w:ascii="Consolas" w:hAnsi="Consolas"/>
                                <w:color w:val="CCCCCC"/>
                                <w:sz w:val="21"/>
                                <w:lang w:val="en-GB"/>
                                <w:rPrChange w:id="2923" w:author="Redondo García Francisco Javier" w:date="2025-09-02T09:44:00Z">
                                  <w:rPr>
                                    <w:rFonts w:ascii="Consolas" w:hAnsi="Consolas"/>
                                    <w:color w:val="CCCCCC"/>
                                    <w:sz w:val="21"/>
                                    <w:lang w:val="en-US"/>
                                  </w:rPr>
                                </w:rPrChange>
                              </w:rPr>
                              <w:t>;</w:t>
                            </w:r>
                          </w:p>
                          <w:p w14:paraId="52B19367" w14:textId="77777777" w:rsidR="00CF1E81" w:rsidRPr="00717A8A" w:rsidRDefault="00CF1E81" w:rsidP="00CF1E81">
                            <w:pPr>
                              <w:shd w:val="clear" w:color="auto" w:fill="1F1F1F"/>
                              <w:spacing w:after="0" w:line="285" w:lineRule="atLeast"/>
                              <w:rPr>
                                <w:rFonts w:ascii="Consolas" w:hAnsi="Consolas"/>
                                <w:color w:val="CCCCCC"/>
                                <w:sz w:val="21"/>
                                <w:lang w:val="en-GB"/>
                                <w:rPrChange w:id="2924" w:author="Redondo García Francisco Javier" w:date="2025-09-02T09:44:00Z">
                                  <w:rPr>
                                    <w:rFonts w:ascii="Consolas" w:hAnsi="Consolas"/>
                                    <w:color w:val="CCCCCC"/>
                                    <w:sz w:val="21"/>
                                    <w:lang w:val="en-US"/>
                                  </w:rPr>
                                </w:rPrChange>
                              </w:rPr>
                            </w:pPr>
                            <w:r w:rsidRPr="00717A8A">
                              <w:rPr>
                                <w:rFonts w:ascii="Consolas" w:hAnsi="Consolas"/>
                                <w:color w:val="C586C0"/>
                                <w:sz w:val="21"/>
                                <w:lang w:val="en-GB"/>
                                <w:rPrChange w:id="2925" w:author="Redondo García Francisco Javier" w:date="2025-09-02T09:44:00Z">
                                  <w:rPr>
                                    <w:rFonts w:ascii="Consolas" w:hAnsi="Consolas"/>
                                    <w:color w:val="C586C0"/>
                                    <w:sz w:val="21"/>
                                    <w:lang w:val="en-US"/>
                                  </w:rPr>
                                </w:rPrChange>
                              </w:rPr>
                              <w:t>import</w:t>
                            </w:r>
                            <w:r w:rsidRPr="00717A8A">
                              <w:rPr>
                                <w:rFonts w:ascii="Consolas" w:hAnsi="Consolas"/>
                                <w:color w:val="CCCCCC"/>
                                <w:sz w:val="21"/>
                                <w:lang w:val="en-GB"/>
                                <w:rPrChange w:id="2926" w:author="Redondo García Francisco Javier" w:date="2025-09-02T09:44:00Z">
                                  <w:rPr>
                                    <w:rFonts w:ascii="Consolas" w:hAnsi="Consolas"/>
                                    <w:color w:val="CCCCCC"/>
                                    <w:sz w:val="21"/>
                                    <w:lang w:val="en-US"/>
                                  </w:rPr>
                                </w:rPrChange>
                              </w:rPr>
                              <w:t xml:space="preserve"> </w:t>
                            </w:r>
                            <w:proofErr w:type="gramStart"/>
                            <w:r w:rsidRPr="00717A8A">
                              <w:rPr>
                                <w:rFonts w:ascii="Consolas" w:hAnsi="Consolas"/>
                                <w:color w:val="CCCCCC"/>
                                <w:sz w:val="21"/>
                                <w:lang w:val="en-GB"/>
                                <w:rPrChange w:id="2927" w:author="Redondo García Francisco Javier" w:date="2025-09-02T09:44:00Z">
                                  <w:rPr>
                                    <w:rFonts w:ascii="Consolas" w:hAnsi="Consolas"/>
                                    <w:color w:val="CCCCCC"/>
                                    <w:sz w:val="21"/>
                                    <w:lang w:val="en-US"/>
                                  </w:rPr>
                                </w:rPrChange>
                              </w:rPr>
                              <w:t xml:space="preserve">{ </w:t>
                            </w:r>
                            <w:proofErr w:type="spellStart"/>
                            <w:r w:rsidRPr="00717A8A">
                              <w:rPr>
                                <w:rFonts w:ascii="Consolas" w:hAnsi="Consolas"/>
                                <w:color w:val="9CDCFE"/>
                                <w:sz w:val="21"/>
                                <w:lang w:val="en-GB"/>
                                <w:rPrChange w:id="2928" w:author="Redondo García Francisco Javier" w:date="2025-09-02T09:44:00Z">
                                  <w:rPr>
                                    <w:rFonts w:ascii="Consolas" w:hAnsi="Consolas"/>
                                    <w:color w:val="9CDCFE"/>
                                    <w:sz w:val="21"/>
                                    <w:lang w:val="en-US"/>
                                  </w:rPr>
                                </w:rPrChange>
                              </w:rPr>
                              <w:t>GlobalService</w:t>
                            </w:r>
                            <w:proofErr w:type="spellEnd"/>
                            <w:proofErr w:type="gramEnd"/>
                            <w:r w:rsidRPr="00717A8A">
                              <w:rPr>
                                <w:rFonts w:ascii="Consolas" w:hAnsi="Consolas"/>
                                <w:color w:val="CCCCCC"/>
                                <w:sz w:val="21"/>
                                <w:lang w:val="en-GB"/>
                                <w:rPrChange w:id="2929" w:author="Redondo García Francisco Javier" w:date="2025-09-02T09:44:00Z">
                                  <w:rPr>
                                    <w:rFonts w:ascii="Consolas" w:hAnsi="Consolas"/>
                                    <w:color w:val="CCCCCC"/>
                                    <w:sz w:val="21"/>
                                    <w:lang w:val="en-US"/>
                                  </w:rPr>
                                </w:rPrChange>
                              </w:rPr>
                              <w:t xml:space="preserve"> } </w:t>
                            </w:r>
                            <w:r w:rsidRPr="00717A8A">
                              <w:rPr>
                                <w:rFonts w:ascii="Consolas" w:hAnsi="Consolas"/>
                                <w:color w:val="C586C0"/>
                                <w:sz w:val="21"/>
                                <w:lang w:val="en-GB"/>
                                <w:rPrChange w:id="2930" w:author="Redondo García Francisco Javier" w:date="2025-09-02T09:44:00Z">
                                  <w:rPr>
                                    <w:rFonts w:ascii="Consolas" w:hAnsi="Consolas"/>
                                    <w:color w:val="C586C0"/>
                                    <w:sz w:val="21"/>
                                    <w:lang w:val="en-US"/>
                                  </w:rPr>
                                </w:rPrChange>
                              </w:rPr>
                              <w:t>from</w:t>
                            </w:r>
                            <w:r w:rsidRPr="00717A8A">
                              <w:rPr>
                                <w:rFonts w:ascii="Consolas" w:hAnsi="Consolas"/>
                                <w:color w:val="CCCCCC"/>
                                <w:sz w:val="21"/>
                                <w:lang w:val="en-GB"/>
                                <w:rPrChange w:id="2931" w:author="Redondo García Francisco Javier" w:date="2025-09-02T09:44:00Z">
                                  <w:rPr>
                                    <w:rFonts w:ascii="Consolas" w:hAnsi="Consolas"/>
                                    <w:color w:val="CCCCCC"/>
                                    <w:sz w:val="21"/>
                                    <w:lang w:val="en-US"/>
                                  </w:rPr>
                                </w:rPrChange>
                              </w:rPr>
                              <w:t xml:space="preserve"> </w:t>
                            </w:r>
                            <w:r w:rsidRPr="00717A8A">
                              <w:rPr>
                                <w:rFonts w:ascii="Consolas" w:hAnsi="Consolas"/>
                                <w:color w:val="CE9178"/>
                                <w:sz w:val="21"/>
                                <w:lang w:val="en-GB"/>
                                <w:rPrChange w:id="2932" w:author="Redondo García Francisco Javier" w:date="2025-09-02T09:44:00Z">
                                  <w:rPr>
                                    <w:rFonts w:ascii="Consolas" w:hAnsi="Consolas"/>
                                    <w:color w:val="CE9178"/>
                                    <w:sz w:val="21"/>
                                    <w:lang w:val="en-US"/>
                                  </w:rPr>
                                </w:rPrChange>
                              </w:rPr>
                              <w:t>'</w:t>
                            </w:r>
                            <w:proofErr w:type="spellStart"/>
                            <w:r w:rsidRPr="00717A8A">
                              <w:rPr>
                                <w:rFonts w:ascii="Consolas" w:hAnsi="Consolas"/>
                                <w:color w:val="CE9178"/>
                                <w:sz w:val="21"/>
                                <w:lang w:val="en-GB"/>
                                <w:rPrChange w:id="2933" w:author="Redondo García Francisco Javier" w:date="2025-09-02T09:44:00Z">
                                  <w:rPr>
                                    <w:rFonts w:ascii="Consolas" w:hAnsi="Consolas"/>
                                    <w:color w:val="CE9178"/>
                                    <w:sz w:val="21"/>
                                    <w:lang w:val="en-US"/>
                                  </w:rPr>
                                </w:rPrChange>
                              </w:rPr>
                              <w:t>src</w:t>
                            </w:r>
                            <w:proofErr w:type="spellEnd"/>
                            <w:r w:rsidRPr="00717A8A">
                              <w:rPr>
                                <w:rFonts w:ascii="Consolas" w:hAnsi="Consolas"/>
                                <w:color w:val="CE9178"/>
                                <w:sz w:val="21"/>
                                <w:lang w:val="en-GB"/>
                                <w:rPrChange w:id="2934" w:author="Redondo García Francisco Javier" w:date="2025-09-02T09:44:00Z">
                                  <w:rPr>
                                    <w:rFonts w:ascii="Consolas" w:hAnsi="Consolas"/>
                                    <w:color w:val="CE9178"/>
                                    <w:sz w:val="21"/>
                                    <w:lang w:val="en-US"/>
                                  </w:rPr>
                                </w:rPrChange>
                              </w:rPr>
                              <w:t>/app/services/</w:t>
                            </w:r>
                            <w:proofErr w:type="spellStart"/>
                            <w:r w:rsidRPr="00717A8A">
                              <w:rPr>
                                <w:rFonts w:ascii="Consolas" w:hAnsi="Consolas"/>
                                <w:color w:val="CE9178"/>
                                <w:sz w:val="21"/>
                                <w:lang w:val="en-GB"/>
                                <w:rPrChange w:id="2935" w:author="Redondo García Francisco Javier" w:date="2025-09-02T09:44:00Z">
                                  <w:rPr>
                                    <w:rFonts w:ascii="Consolas" w:hAnsi="Consolas"/>
                                    <w:color w:val="CE9178"/>
                                    <w:sz w:val="21"/>
                                    <w:lang w:val="en-US"/>
                                  </w:rPr>
                                </w:rPrChange>
                              </w:rPr>
                              <w:t>firestore</w:t>
                            </w:r>
                            <w:proofErr w:type="spellEnd"/>
                            <w:r w:rsidRPr="00717A8A">
                              <w:rPr>
                                <w:rFonts w:ascii="Consolas" w:hAnsi="Consolas"/>
                                <w:color w:val="CE9178"/>
                                <w:sz w:val="21"/>
                                <w:lang w:val="en-GB"/>
                                <w:rPrChange w:id="2936" w:author="Redondo García Francisco Javier" w:date="2025-09-02T09:44:00Z">
                                  <w:rPr>
                                    <w:rFonts w:ascii="Consolas" w:hAnsi="Consolas"/>
                                    <w:color w:val="CE9178"/>
                                    <w:sz w:val="21"/>
                                    <w:lang w:val="en-US"/>
                                  </w:rPr>
                                </w:rPrChange>
                              </w:rPr>
                              <w:t>/</w:t>
                            </w:r>
                            <w:proofErr w:type="spellStart"/>
                            <w:r w:rsidRPr="00717A8A">
                              <w:rPr>
                                <w:rFonts w:ascii="Consolas" w:hAnsi="Consolas"/>
                                <w:color w:val="CE9178"/>
                                <w:sz w:val="21"/>
                                <w:lang w:val="en-GB"/>
                                <w:rPrChange w:id="2937" w:author="Redondo García Francisco Javier" w:date="2025-09-02T09:44:00Z">
                                  <w:rPr>
                                    <w:rFonts w:ascii="Consolas" w:hAnsi="Consolas"/>
                                    <w:color w:val="CE9178"/>
                                    <w:sz w:val="21"/>
                                    <w:lang w:val="en-US"/>
                                  </w:rPr>
                                </w:rPrChange>
                              </w:rPr>
                              <w:t>app.service</w:t>
                            </w:r>
                            <w:proofErr w:type="spellEnd"/>
                            <w:r w:rsidRPr="00717A8A">
                              <w:rPr>
                                <w:rFonts w:ascii="Consolas" w:hAnsi="Consolas"/>
                                <w:color w:val="CE9178"/>
                                <w:sz w:val="21"/>
                                <w:lang w:val="en-GB"/>
                                <w:rPrChange w:id="2938" w:author="Redondo García Francisco Javier" w:date="2025-09-02T09:44:00Z">
                                  <w:rPr>
                                    <w:rFonts w:ascii="Consolas" w:hAnsi="Consolas"/>
                                    <w:color w:val="CE9178"/>
                                    <w:sz w:val="21"/>
                                    <w:lang w:val="en-US"/>
                                  </w:rPr>
                                </w:rPrChange>
                              </w:rPr>
                              <w:t>'</w:t>
                            </w:r>
                            <w:r w:rsidRPr="00717A8A">
                              <w:rPr>
                                <w:rFonts w:ascii="Consolas" w:hAnsi="Consolas"/>
                                <w:color w:val="CCCCCC"/>
                                <w:sz w:val="21"/>
                                <w:lang w:val="en-GB"/>
                                <w:rPrChange w:id="2939" w:author="Redondo García Francisco Javier" w:date="2025-09-02T09:44:00Z">
                                  <w:rPr>
                                    <w:rFonts w:ascii="Consolas" w:hAnsi="Consolas"/>
                                    <w:color w:val="CCCCCC"/>
                                    <w:sz w:val="21"/>
                                    <w:lang w:val="en-US"/>
                                  </w:rPr>
                                </w:rPrChange>
                              </w:rPr>
                              <w:t>;</w:t>
                            </w:r>
                          </w:p>
                          <w:p w14:paraId="0170B68E" w14:textId="77777777" w:rsidR="00CF1E81" w:rsidRPr="00717A8A" w:rsidRDefault="00CF1E81" w:rsidP="00CF1E81">
                            <w:pPr>
                              <w:shd w:val="clear" w:color="auto" w:fill="1F1F1F"/>
                              <w:spacing w:after="0" w:line="285" w:lineRule="atLeast"/>
                              <w:rPr>
                                <w:rFonts w:ascii="Consolas" w:hAnsi="Consolas"/>
                                <w:color w:val="CCCCCC"/>
                                <w:sz w:val="21"/>
                                <w:lang w:val="en-GB"/>
                                <w:rPrChange w:id="2940" w:author="Redondo García Francisco Javier" w:date="2025-09-02T09:44:00Z">
                                  <w:rPr>
                                    <w:rFonts w:ascii="Consolas" w:hAnsi="Consolas"/>
                                    <w:color w:val="CCCCCC"/>
                                    <w:sz w:val="21"/>
                                    <w:lang w:val="en-US"/>
                                  </w:rPr>
                                </w:rPrChange>
                              </w:rPr>
                            </w:pPr>
                          </w:p>
                          <w:p w14:paraId="5C181AC9" w14:textId="77777777" w:rsidR="00CF1E81" w:rsidRPr="00717A8A" w:rsidRDefault="00CF1E81" w:rsidP="00CF1E81">
                            <w:pPr>
                              <w:shd w:val="clear" w:color="auto" w:fill="1F1F1F"/>
                              <w:spacing w:after="0" w:line="285" w:lineRule="atLeast"/>
                              <w:rPr>
                                <w:rFonts w:ascii="Consolas" w:hAnsi="Consolas"/>
                                <w:color w:val="CCCCCC"/>
                                <w:sz w:val="21"/>
                                <w:lang w:val="en-GB"/>
                                <w:rPrChange w:id="2941" w:author="Redondo García Francisco Javier" w:date="2025-09-02T09:44:00Z">
                                  <w:rPr>
                                    <w:rFonts w:ascii="Consolas" w:hAnsi="Consolas"/>
                                    <w:color w:val="CCCCCC"/>
                                    <w:sz w:val="21"/>
                                    <w:lang w:val="en-US"/>
                                  </w:rPr>
                                </w:rPrChange>
                              </w:rPr>
                            </w:pPr>
                            <w:r w:rsidRPr="00717A8A">
                              <w:rPr>
                                <w:rFonts w:ascii="Consolas" w:hAnsi="Consolas"/>
                                <w:color w:val="CCCCCC"/>
                                <w:sz w:val="21"/>
                                <w:lang w:val="en-GB"/>
                                <w:rPrChange w:id="2942" w:author="Redondo García Francisco Javier" w:date="2025-09-02T09:44:00Z">
                                  <w:rPr>
                                    <w:rFonts w:ascii="Consolas" w:hAnsi="Consolas"/>
                                    <w:color w:val="CCCCCC"/>
                                    <w:sz w:val="21"/>
                                    <w:lang w:val="en-US"/>
                                  </w:rPr>
                                </w:rPrChange>
                              </w:rPr>
                              <w:t>@</w:t>
                            </w:r>
                            <w:proofErr w:type="gramStart"/>
                            <w:r w:rsidRPr="00717A8A">
                              <w:rPr>
                                <w:rFonts w:ascii="Consolas" w:hAnsi="Consolas"/>
                                <w:color w:val="4EC9B0"/>
                                <w:sz w:val="21"/>
                                <w:lang w:val="en-GB"/>
                                <w:rPrChange w:id="2943" w:author="Redondo García Francisco Javier" w:date="2025-09-02T09:44:00Z">
                                  <w:rPr>
                                    <w:rFonts w:ascii="Consolas" w:hAnsi="Consolas"/>
                                    <w:color w:val="4EC9B0"/>
                                    <w:sz w:val="21"/>
                                    <w:lang w:val="en-US"/>
                                  </w:rPr>
                                </w:rPrChange>
                              </w:rPr>
                              <w:t>Component</w:t>
                            </w:r>
                            <w:r w:rsidRPr="00717A8A">
                              <w:rPr>
                                <w:rFonts w:ascii="Consolas" w:hAnsi="Consolas"/>
                                <w:color w:val="CCCCCC"/>
                                <w:sz w:val="21"/>
                                <w:lang w:val="en-GB"/>
                                <w:rPrChange w:id="2944" w:author="Redondo García Francisco Javier" w:date="2025-09-02T09:44:00Z">
                                  <w:rPr>
                                    <w:rFonts w:ascii="Consolas" w:hAnsi="Consolas"/>
                                    <w:color w:val="CCCCCC"/>
                                    <w:sz w:val="21"/>
                                    <w:lang w:val="en-US"/>
                                  </w:rPr>
                                </w:rPrChange>
                              </w:rPr>
                              <w:t>(</w:t>
                            </w:r>
                            <w:proofErr w:type="gramEnd"/>
                            <w:r w:rsidRPr="00717A8A">
                              <w:rPr>
                                <w:rFonts w:ascii="Consolas" w:hAnsi="Consolas"/>
                                <w:color w:val="CCCCCC"/>
                                <w:sz w:val="21"/>
                                <w:lang w:val="en-GB"/>
                                <w:rPrChange w:id="2945" w:author="Redondo García Francisco Javier" w:date="2025-09-02T09:44:00Z">
                                  <w:rPr>
                                    <w:rFonts w:ascii="Consolas" w:hAnsi="Consolas"/>
                                    <w:color w:val="CCCCCC"/>
                                    <w:sz w:val="21"/>
                                    <w:lang w:val="en-US"/>
                                  </w:rPr>
                                </w:rPrChange>
                              </w:rPr>
                              <w:t>{</w:t>
                            </w:r>
                          </w:p>
                          <w:p w14:paraId="23C86983" w14:textId="77777777" w:rsidR="00CF1E81" w:rsidRPr="00717A8A" w:rsidRDefault="00CF1E81" w:rsidP="00CF1E81">
                            <w:pPr>
                              <w:shd w:val="clear" w:color="auto" w:fill="1F1F1F"/>
                              <w:spacing w:after="0" w:line="285" w:lineRule="atLeast"/>
                              <w:rPr>
                                <w:rFonts w:ascii="Consolas" w:hAnsi="Consolas"/>
                                <w:color w:val="CCCCCC"/>
                                <w:sz w:val="21"/>
                                <w:lang w:val="en-GB"/>
                                <w:rPrChange w:id="2946" w:author="Redondo García Francisco Javier" w:date="2025-09-02T09:44:00Z">
                                  <w:rPr>
                                    <w:rFonts w:ascii="Consolas" w:hAnsi="Consolas"/>
                                    <w:color w:val="CCCCCC"/>
                                    <w:sz w:val="21"/>
                                    <w:lang w:val="en-US"/>
                                  </w:rPr>
                                </w:rPrChange>
                              </w:rPr>
                            </w:pPr>
                            <w:r w:rsidRPr="00717A8A">
                              <w:rPr>
                                <w:rFonts w:ascii="Consolas" w:hAnsi="Consolas"/>
                                <w:color w:val="CCCCCC"/>
                                <w:sz w:val="21"/>
                                <w:lang w:val="en-GB"/>
                                <w:rPrChange w:id="2947" w:author="Redondo García Francisco Javier" w:date="2025-09-02T09:44:00Z">
                                  <w:rPr>
                                    <w:rFonts w:ascii="Consolas" w:hAnsi="Consolas"/>
                                    <w:color w:val="CCCCCC"/>
                                    <w:sz w:val="21"/>
                                    <w:lang w:val="en-US"/>
                                  </w:rPr>
                                </w:rPrChange>
                              </w:rPr>
                              <w:t xml:space="preserve">  </w:t>
                            </w:r>
                            <w:r w:rsidRPr="00717A8A">
                              <w:rPr>
                                <w:rFonts w:ascii="Consolas" w:hAnsi="Consolas"/>
                                <w:color w:val="9CDCFE"/>
                                <w:sz w:val="21"/>
                                <w:lang w:val="en-GB"/>
                                <w:rPrChange w:id="2948" w:author="Redondo García Francisco Javier" w:date="2025-09-02T09:44:00Z">
                                  <w:rPr>
                                    <w:rFonts w:ascii="Consolas" w:hAnsi="Consolas"/>
                                    <w:color w:val="9CDCFE"/>
                                    <w:sz w:val="21"/>
                                    <w:lang w:val="en-US"/>
                                  </w:rPr>
                                </w:rPrChange>
                              </w:rPr>
                              <w:t>selector:</w:t>
                            </w:r>
                            <w:r w:rsidRPr="00717A8A">
                              <w:rPr>
                                <w:rFonts w:ascii="Consolas" w:hAnsi="Consolas"/>
                                <w:color w:val="CCCCCC"/>
                                <w:sz w:val="21"/>
                                <w:lang w:val="en-GB"/>
                                <w:rPrChange w:id="2949" w:author="Redondo García Francisco Javier" w:date="2025-09-02T09:44:00Z">
                                  <w:rPr>
                                    <w:rFonts w:ascii="Consolas" w:hAnsi="Consolas"/>
                                    <w:color w:val="CCCCCC"/>
                                    <w:sz w:val="21"/>
                                    <w:lang w:val="en-US"/>
                                  </w:rPr>
                                </w:rPrChange>
                              </w:rPr>
                              <w:t xml:space="preserve"> </w:t>
                            </w:r>
                            <w:r w:rsidRPr="00717A8A">
                              <w:rPr>
                                <w:rFonts w:ascii="Consolas" w:hAnsi="Consolas"/>
                                <w:color w:val="CE9178"/>
                                <w:sz w:val="21"/>
                                <w:lang w:val="en-GB"/>
                                <w:rPrChange w:id="2950" w:author="Redondo García Francisco Javier" w:date="2025-09-02T09:44:00Z">
                                  <w:rPr>
                                    <w:rFonts w:ascii="Consolas" w:hAnsi="Consolas"/>
                                    <w:color w:val="CE9178"/>
                                    <w:sz w:val="21"/>
                                    <w:lang w:val="en-US"/>
                                  </w:rPr>
                                </w:rPrChange>
                              </w:rPr>
                              <w:t>'app-sidebar'</w:t>
                            </w:r>
                            <w:r w:rsidRPr="00717A8A">
                              <w:rPr>
                                <w:rFonts w:ascii="Consolas" w:hAnsi="Consolas"/>
                                <w:color w:val="CCCCCC"/>
                                <w:sz w:val="21"/>
                                <w:lang w:val="en-GB"/>
                                <w:rPrChange w:id="2951" w:author="Redondo García Francisco Javier" w:date="2025-09-02T09:44:00Z">
                                  <w:rPr>
                                    <w:rFonts w:ascii="Consolas" w:hAnsi="Consolas"/>
                                    <w:color w:val="CCCCCC"/>
                                    <w:sz w:val="21"/>
                                    <w:lang w:val="en-US"/>
                                  </w:rPr>
                                </w:rPrChange>
                              </w:rPr>
                              <w:t>,</w:t>
                            </w:r>
                          </w:p>
                          <w:p w14:paraId="5A849962" w14:textId="77777777" w:rsidR="00CF1E81" w:rsidRPr="00717A8A" w:rsidRDefault="00CF1E81" w:rsidP="00CF1E81">
                            <w:pPr>
                              <w:shd w:val="clear" w:color="auto" w:fill="1F1F1F"/>
                              <w:spacing w:after="0" w:line="285" w:lineRule="atLeast"/>
                              <w:rPr>
                                <w:rFonts w:ascii="Consolas" w:hAnsi="Consolas"/>
                                <w:color w:val="CCCCCC"/>
                                <w:sz w:val="21"/>
                                <w:lang w:val="en-GB"/>
                                <w:rPrChange w:id="2952" w:author="Redondo García Francisco Javier" w:date="2025-09-02T09:44:00Z">
                                  <w:rPr>
                                    <w:rFonts w:ascii="Consolas" w:hAnsi="Consolas"/>
                                    <w:color w:val="CCCCCC"/>
                                    <w:sz w:val="21"/>
                                    <w:lang w:val="en-US"/>
                                  </w:rPr>
                                </w:rPrChange>
                              </w:rPr>
                            </w:pPr>
                            <w:r w:rsidRPr="00717A8A">
                              <w:rPr>
                                <w:rFonts w:ascii="Consolas" w:hAnsi="Consolas"/>
                                <w:color w:val="CCCCCC"/>
                                <w:sz w:val="21"/>
                                <w:lang w:val="en-GB"/>
                                <w:rPrChange w:id="2953" w:author="Redondo García Francisco Javier" w:date="2025-09-02T09:44:00Z">
                                  <w:rPr>
                                    <w:rFonts w:ascii="Consolas" w:hAnsi="Consolas"/>
                                    <w:color w:val="CCCCCC"/>
                                    <w:sz w:val="21"/>
                                    <w:lang w:val="en-US"/>
                                  </w:rPr>
                                </w:rPrChange>
                              </w:rPr>
                              <w:t xml:space="preserve">  </w:t>
                            </w:r>
                            <w:proofErr w:type="spellStart"/>
                            <w:r w:rsidRPr="00717A8A">
                              <w:rPr>
                                <w:rFonts w:ascii="Consolas" w:hAnsi="Consolas"/>
                                <w:color w:val="9CDCFE"/>
                                <w:sz w:val="21"/>
                                <w:lang w:val="en-GB"/>
                                <w:rPrChange w:id="2954" w:author="Redondo García Francisco Javier" w:date="2025-09-02T09:44:00Z">
                                  <w:rPr>
                                    <w:rFonts w:ascii="Consolas" w:hAnsi="Consolas"/>
                                    <w:color w:val="9CDCFE"/>
                                    <w:sz w:val="21"/>
                                    <w:lang w:val="en-US"/>
                                  </w:rPr>
                                </w:rPrChange>
                              </w:rPr>
                              <w:t>templateUrl</w:t>
                            </w:r>
                            <w:proofErr w:type="spellEnd"/>
                            <w:r w:rsidRPr="00717A8A">
                              <w:rPr>
                                <w:rFonts w:ascii="Consolas" w:hAnsi="Consolas"/>
                                <w:color w:val="9CDCFE"/>
                                <w:sz w:val="21"/>
                                <w:lang w:val="en-GB"/>
                                <w:rPrChange w:id="2955" w:author="Redondo García Francisco Javier" w:date="2025-09-02T09:44:00Z">
                                  <w:rPr>
                                    <w:rFonts w:ascii="Consolas" w:hAnsi="Consolas"/>
                                    <w:color w:val="9CDCFE"/>
                                    <w:sz w:val="21"/>
                                    <w:lang w:val="en-US"/>
                                  </w:rPr>
                                </w:rPrChange>
                              </w:rPr>
                              <w:t>:</w:t>
                            </w:r>
                            <w:r w:rsidRPr="00717A8A">
                              <w:rPr>
                                <w:rFonts w:ascii="Consolas" w:hAnsi="Consolas"/>
                                <w:color w:val="CCCCCC"/>
                                <w:sz w:val="21"/>
                                <w:lang w:val="en-GB"/>
                                <w:rPrChange w:id="2956" w:author="Redondo García Francisco Javier" w:date="2025-09-02T09:44:00Z">
                                  <w:rPr>
                                    <w:rFonts w:ascii="Consolas" w:hAnsi="Consolas"/>
                                    <w:color w:val="CCCCCC"/>
                                    <w:sz w:val="21"/>
                                    <w:lang w:val="en-US"/>
                                  </w:rPr>
                                </w:rPrChange>
                              </w:rPr>
                              <w:t xml:space="preserve"> </w:t>
                            </w:r>
                            <w:r w:rsidRPr="00717A8A">
                              <w:rPr>
                                <w:rFonts w:ascii="Consolas" w:hAnsi="Consolas"/>
                                <w:color w:val="CE9178"/>
                                <w:sz w:val="21"/>
                                <w:lang w:val="en-GB"/>
                                <w:rPrChange w:id="2957" w:author="Redondo García Francisco Javier" w:date="2025-09-02T09:44:00Z">
                                  <w:rPr>
                                    <w:rFonts w:ascii="Consolas" w:hAnsi="Consolas"/>
                                    <w:color w:val="CE9178"/>
                                    <w:sz w:val="21"/>
                                    <w:lang w:val="en-US"/>
                                  </w:rPr>
                                </w:rPrChange>
                              </w:rPr>
                              <w:t>'./sidebar.component.html'</w:t>
                            </w:r>
                            <w:r w:rsidRPr="00717A8A">
                              <w:rPr>
                                <w:rFonts w:ascii="Consolas" w:hAnsi="Consolas"/>
                                <w:color w:val="CCCCCC"/>
                                <w:sz w:val="21"/>
                                <w:lang w:val="en-GB"/>
                                <w:rPrChange w:id="2958" w:author="Redondo García Francisco Javier" w:date="2025-09-02T09:44:00Z">
                                  <w:rPr>
                                    <w:rFonts w:ascii="Consolas" w:hAnsi="Consolas"/>
                                    <w:color w:val="CCCCCC"/>
                                    <w:sz w:val="21"/>
                                    <w:lang w:val="en-US"/>
                                  </w:rPr>
                                </w:rPrChange>
                              </w:rPr>
                              <w:t>,</w:t>
                            </w:r>
                          </w:p>
                          <w:p w14:paraId="2BFD39CA" w14:textId="77777777" w:rsidR="00CF1E81" w:rsidRPr="00717A8A" w:rsidRDefault="00CF1E81" w:rsidP="00CF1E81">
                            <w:pPr>
                              <w:shd w:val="clear" w:color="auto" w:fill="1F1F1F"/>
                              <w:spacing w:after="0" w:line="285" w:lineRule="atLeast"/>
                              <w:rPr>
                                <w:rFonts w:ascii="Consolas" w:hAnsi="Consolas"/>
                                <w:color w:val="CCCCCC"/>
                                <w:sz w:val="21"/>
                                <w:lang w:val="en-GB"/>
                                <w:rPrChange w:id="2959" w:author="Redondo García Francisco Javier" w:date="2025-09-02T09:44:00Z">
                                  <w:rPr>
                                    <w:rFonts w:ascii="Consolas" w:hAnsi="Consolas"/>
                                    <w:color w:val="CCCCCC"/>
                                    <w:sz w:val="21"/>
                                    <w:lang w:val="en-US"/>
                                  </w:rPr>
                                </w:rPrChange>
                              </w:rPr>
                            </w:pPr>
                            <w:r w:rsidRPr="00717A8A">
                              <w:rPr>
                                <w:rFonts w:ascii="Consolas" w:hAnsi="Consolas"/>
                                <w:color w:val="CCCCCC"/>
                                <w:sz w:val="21"/>
                                <w:lang w:val="en-GB"/>
                                <w:rPrChange w:id="2960" w:author="Redondo García Francisco Javier" w:date="2025-09-02T09:44:00Z">
                                  <w:rPr>
                                    <w:rFonts w:ascii="Consolas" w:hAnsi="Consolas"/>
                                    <w:color w:val="CCCCCC"/>
                                    <w:sz w:val="21"/>
                                    <w:lang w:val="en-US"/>
                                  </w:rPr>
                                </w:rPrChange>
                              </w:rPr>
                              <w:t xml:space="preserve">  </w:t>
                            </w:r>
                            <w:proofErr w:type="spellStart"/>
                            <w:r w:rsidRPr="00717A8A">
                              <w:rPr>
                                <w:rFonts w:ascii="Consolas" w:hAnsi="Consolas"/>
                                <w:color w:val="9CDCFE"/>
                                <w:sz w:val="21"/>
                                <w:lang w:val="en-GB"/>
                                <w:rPrChange w:id="2961" w:author="Redondo García Francisco Javier" w:date="2025-09-02T09:44:00Z">
                                  <w:rPr>
                                    <w:rFonts w:ascii="Consolas" w:hAnsi="Consolas"/>
                                    <w:color w:val="9CDCFE"/>
                                    <w:sz w:val="21"/>
                                    <w:lang w:val="en-US"/>
                                  </w:rPr>
                                </w:rPrChange>
                              </w:rPr>
                              <w:t>styleUrls</w:t>
                            </w:r>
                            <w:proofErr w:type="spellEnd"/>
                            <w:r w:rsidRPr="00717A8A">
                              <w:rPr>
                                <w:rFonts w:ascii="Consolas" w:hAnsi="Consolas"/>
                                <w:color w:val="9CDCFE"/>
                                <w:sz w:val="21"/>
                                <w:lang w:val="en-GB"/>
                                <w:rPrChange w:id="2962" w:author="Redondo García Francisco Javier" w:date="2025-09-02T09:44:00Z">
                                  <w:rPr>
                                    <w:rFonts w:ascii="Consolas" w:hAnsi="Consolas"/>
                                    <w:color w:val="9CDCFE"/>
                                    <w:sz w:val="21"/>
                                    <w:lang w:val="en-US"/>
                                  </w:rPr>
                                </w:rPrChange>
                              </w:rPr>
                              <w:t>:</w:t>
                            </w:r>
                            <w:r w:rsidRPr="00717A8A">
                              <w:rPr>
                                <w:rFonts w:ascii="Consolas" w:hAnsi="Consolas"/>
                                <w:color w:val="CCCCCC"/>
                                <w:sz w:val="21"/>
                                <w:lang w:val="en-GB"/>
                                <w:rPrChange w:id="2963" w:author="Redondo García Francisco Javier" w:date="2025-09-02T09:44:00Z">
                                  <w:rPr>
                                    <w:rFonts w:ascii="Consolas" w:hAnsi="Consolas"/>
                                    <w:color w:val="CCCCCC"/>
                                    <w:sz w:val="21"/>
                                    <w:lang w:val="en-US"/>
                                  </w:rPr>
                                </w:rPrChange>
                              </w:rPr>
                              <w:t xml:space="preserve"> [</w:t>
                            </w:r>
                            <w:r w:rsidRPr="00717A8A">
                              <w:rPr>
                                <w:rFonts w:ascii="Consolas" w:hAnsi="Consolas"/>
                                <w:color w:val="CE9178"/>
                                <w:sz w:val="21"/>
                                <w:lang w:val="en-GB"/>
                                <w:rPrChange w:id="2964" w:author="Redondo García Francisco Javier" w:date="2025-09-02T09:44:00Z">
                                  <w:rPr>
                                    <w:rFonts w:ascii="Consolas" w:hAnsi="Consolas"/>
                                    <w:color w:val="CE9178"/>
                                    <w:sz w:val="21"/>
                                    <w:lang w:val="en-US"/>
                                  </w:rPr>
                                </w:rPrChange>
                              </w:rPr>
                              <w:t>'./</w:t>
                            </w:r>
                            <w:proofErr w:type="spellStart"/>
                            <w:r w:rsidRPr="00717A8A">
                              <w:rPr>
                                <w:rFonts w:ascii="Consolas" w:hAnsi="Consolas"/>
                                <w:color w:val="CE9178"/>
                                <w:sz w:val="21"/>
                                <w:lang w:val="en-GB"/>
                                <w:rPrChange w:id="2965" w:author="Redondo García Francisco Javier" w:date="2025-09-02T09:44:00Z">
                                  <w:rPr>
                                    <w:rFonts w:ascii="Consolas" w:hAnsi="Consolas"/>
                                    <w:color w:val="CE9178"/>
                                    <w:sz w:val="21"/>
                                    <w:lang w:val="en-US"/>
                                  </w:rPr>
                                </w:rPrChange>
                              </w:rPr>
                              <w:t>sidebar.component.scss</w:t>
                            </w:r>
                            <w:proofErr w:type="spellEnd"/>
                            <w:r w:rsidRPr="00717A8A">
                              <w:rPr>
                                <w:rFonts w:ascii="Consolas" w:hAnsi="Consolas"/>
                                <w:color w:val="CE9178"/>
                                <w:sz w:val="21"/>
                                <w:lang w:val="en-GB"/>
                                <w:rPrChange w:id="2966" w:author="Redondo García Francisco Javier" w:date="2025-09-02T09:44:00Z">
                                  <w:rPr>
                                    <w:rFonts w:ascii="Consolas" w:hAnsi="Consolas"/>
                                    <w:color w:val="CE9178"/>
                                    <w:sz w:val="21"/>
                                    <w:lang w:val="en-US"/>
                                  </w:rPr>
                                </w:rPrChange>
                              </w:rPr>
                              <w:t>'</w:t>
                            </w:r>
                            <w:r w:rsidRPr="00717A8A">
                              <w:rPr>
                                <w:rFonts w:ascii="Consolas" w:hAnsi="Consolas"/>
                                <w:color w:val="CCCCCC"/>
                                <w:sz w:val="21"/>
                                <w:lang w:val="en-GB"/>
                                <w:rPrChange w:id="2967" w:author="Redondo García Francisco Javier" w:date="2025-09-02T09:44:00Z">
                                  <w:rPr>
                                    <w:rFonts w:ascii="Consolas" w:hAnsi="Consolas"/>
                                    <w:color w:val="CCCCCC"/>
                                    <w:sz w:val="21"/>
                                    <w:lang w:val="en-US"/>
                                  </w:rPr>
                                </w:rPrChange>
                              </w:rPr>
                              <w:t>]</w:t>
                            </w:r>
                          </w:p>
                          <w:p w14:paraId="2C9ED785" w14:textId="77777777" w:rsidR="00CF1E81" w:rsidRPr="00717A8A" w:rsidRDefault="00CF1E81" w:rsidP="00CF1E81">
                            <w:pPr>
                              <w:shd w:val="clear" w:color="auto" w:fill="1F1F1F"/>
                              <w:spacing w:after="0" w:line="285" w:lineRule="atLeast"/>
                              <w:rPr>
                                <w:rFonts w:ascii="Consolas" w:hAnsi="Consolas"/>
                                <w:color w:val="CCCCCC"/>
                                <w:sz w:val="21"/>
                                <w:lang w:val="en-GB"/>
                                <w:rPrChange w:id="2968" w:author="Redondo García Francisco Javier" w:date="2025-09-02T09:44:00Z">
                                  <w:rPr>
                                    <w:rFonts w:ascii="Consolas" w:hAnsi="Consolas"/>
                                    <w:color w:val="CCCCCC"/>
                                    <w:sz w:val="21"/>
                                    <w:lang w:val="en-US"/>
                                  </w:rPr>
                                </w:rPrChange>
                              </w:rPr>
                            </w:pPr>
                            <w:r w:rsidRPr="00717A8A">
                              <w:rPr>
                                <w:rFonts w:ascii="Consolas" w:hAnsi="Consolas"/>
                                <w:color w:val="CCCCCC"/>
                                <w:sz w:val="21"/>
                                <w:lang w:val="en-GB"/>
                                <w:rPrChange w:id="2969" w:author="Redondo García Francisco Javier" w:date="2025-09-02T09:44:00Z">
                                  <w:rPr>
                                    <w:rFonts w:ascii="Consolas" w:hAnsi="Consolas"/>
                                    <w:color w:val="CCCCCC"/>
                                    <w:sz w:val="21"/>
                                    <w:lang w:val="en-US"/>
                                  </w:rPr>
                                </w:rPrChange>
                              </w:rPr>
                              <w:t>})</w:t>
                            </w:r>
                          </w:p>
                          <w:p w14:paraId="64BEDAB0" w14:textId="77777777" w:rsidR="00CF1E81" w:rsidRPr="00717A8A" w:rsidRDefault="00CF1E81" w:rsidP="00CF1E81">
                            <w:pPr>
                              <w:shd w:val="clear" w:color="auto" w:fill="1F1F1F"/>
                              <w:spacing w:after="0" w:line="285" w:lineRule="atLeast"/>
                              <w:rPr>
                                <w:rFonts w:ascii="Consolas" w:hAnsi="Consolas"/>
                                <w:color w:val="CCCCCC"/>
                                <w:sz w:val="21"/>
                                <w:lang w:val="en-GB"/>
                                <w:rPrChange w:id="2970" w:author="Redondo García Francisco Javier" w:date="2025-09-02T09:44:00Z">
                                  <w:rPr>
                                    <w:rFonts w:ascii="Consolas" w:hAnsi="Consolas"/>
                                    <w:color w:val="CCCCCC"/>
                                    <w:sz w:val="21"/>
                                    <w:lang w:val="en-US"/>
                                  </w:rPr>
                                </w:rPrChange>
                              </w:rPr>
                            </w:pPr>
                            <w:r w:rsidRPr="00717A8A">
                              <w:rPr>
                                <w:rFonts w:ascii="Consolas" w:hAnsi="Consolas"/>
                                <w:color w:val="C586C0"/>
                                <w:sz w:val="21"/>
                                <w:lang w:val="en-GB"/>
                                <w:rPrChange w:id="2971" w:author="Redondo García Francisco Javier" w:date="2025-09-02T09:44:00Z">
                                  <w:rPr>
                                    <w:rFonts w:ascii="Consolas" w:hAnsi="Consolas"/>
                                    <w:color w:val="C586C0"/>
                                    <w:sz w:val="21"/>
                                    <w:lang w:val="en-US"/>
                                  </w:rPr>
                                </w:rPrChange>
                              </w:rPr>
                              <w:t>export</w:t>
                            </w:r>
                            <w:r w:rsidRPr="00717A8A">
                              <w:rPr>
                                <w:rFonts w:ascii="Consolas" w:hAnsi="Consolas"/>
                                <w:color w:val="CCCCCC"/>
                                <w:sz w:val="21"/>
                                <w:lang w:val="en-GB"/>
                                <w:rPrChange w:id="2972" w:author="Redondo García Francisco Javier" w:date="2025-09-02T09:44:00Z">
                                  <w:rPr>
                                    <w:rFonts w:ascii="Consolas" w:hAnsi="Consolas"/>
                                    <w:color w:val="CCCCCC"/>
                                    <w:sz w:val="21"/>
                                    <w:lang w:val="en-US"/>
                                  </w:rPr>
                                </w:rPrChange>
                              </w:rPr>
                              <w:t xml:space="preserve"> </w:t>
                            </w:r>
                            <w:r w:rsidRPr="00717A8A">
                              <w:rPr>
                                <w:rFonts w:ascii="Consolas" w:hAnsi="Consolas"/>
                                <w:color w:val="569CD6"/>
                                <w:sz w:val="21"/>
                                <w:lang w:val="en-GB"/>
                                <w:rPrChange w:id="2973" w:author="Redondo García Francisco Javier" w:date="2025-09-02T09:44:00Z">
                                  <w:rPr>
                                    <w:rFonts w:ascii="Consolas" w:hAnsi="Consolas"/>
                                    <w:color w:val="569CD6"/>
                                    <w:sz w:val="21"/>
                                    <w:lang w:val="en-US"/>
                                  </w:rPr>
                                </w:rPrChange>
                              </w:rPr>
                              <w:t>class</w:t>
                            </w:r>
                            <w:r w:rsidRPr="00717A8A">
                              <w:rPr>
                                <w:rFonts w:ascii="Consolas" w:hAnsi="Consolas"/>
                                <w:color w:val="CCCCCC"/>
                                <w:sz w:val="21"/>
                                <w:lang w:val="en-GB"/>
                                <w:rPrChange w:id="2974" w:author="Redondo García Francisco Javier" w:date="2025-09-02T09:44:00Z">
                                  <w:rPr>
                                    <w:rFonts w:ascii="Consolas" w:hAnsi="Consolas"/>
                                    <w:color w:val="CCCCCC"/>
                                    <w:sz w:val="21"/>
                                    <w:lang w:val="en-US"/>
                                  </w:rPr>
                                </w:rPrChange>
                              </w:rPr>
                              <w:t xml:space="preserve"> </w:t>
                            </w:r>
                            <w:proofErr w:type="spellStart"/>
                            <w:r w:rsidRPr="00717A8A">
                              <w:rPr>
                                <w:rFonts w:ascii="Consolas" w:hAnsi="Consolas"/>
                                <w:color w:val="4EC9B0"/>
                                <w:sz w:val="21"/>
                                <w:lang w:val="en-GB"/>
                                <w:rPrChange w:id="2975" w:author="Redondo García Francisco Javier" w:date="2025-09-02T09:44:00Z">
                                  <w:rPr>
                                    <w:rFonts w:ascii="Consolas" w:hAnsi="Consolas"/>
                                    <w:color w:val="4EC9B0"/>
                                    <w:sz w:val="21"/>
                                    <w:lang w:val="en-US"/>
                                  </w:rPr>
                                </w:rPrChange>
                              </w:rPr>
                              <w:t>SidebarComponent</w:t>
                            </w:r>
                            <w:proofErr w:type="spellEnd"/>
                            <w:r w:rsidRPr="00717A8A">
                              <w:rPr>
                                <w:rFonts w:ascii="Consolas" w:hAnsi="Consolas"/>
                                <w:color w:val="CCCCCC"/>
                                <w:sz w:val="21"/>
                                <w:lang w:val="en-GB"/>
                                <w:rPrChange w:id="2976" w:author="Redondo García Francisco Javier" w:date="2025-09-02T09:44:00Z">
                                  <w:rPr>
                                    <w:rFonts w:ascii="Consolas" w:hAnsi="Consolas"/>
                                    <w:color w:val="CCCCCC"/>
                                    <w:sz w:val="21"/>
                                    <w:lang w:val="en-US"/>
                                  </w:rPr>
                                </w:rPrChange>
                              </w:rPr>
                              <w:t xml:space="preserve"> </w:t>
                            </w:r>
                            <w:r w:rsidRPr="00717A8A">
                              <w:rPr>
                                <w:rFonts w:ascii="Consolas" w:hAnsi="Consolas"/>
                                <w:color w:val="569CD6"/>
                                <w:sz w:val="21"/>
                                <w:lang w:val="en-GB"/>
                                <w:rPrChange w:id="2977" w:author="Redondo García Francisco Javier" w:date="2025-09-02T09:44:00Z">
                                  <w:rPr>
                                    <w:rFonts w:ascii="Consolas" w:hAnsi="Consolas"/>
                                    <w:color w:val="569CD6"/>
                                    <w:sz w:val="21"/>
                                    <w:lang w:val="en-US"/>
                                  </w:rPr>
                                </w:rPrChange>
                              </w:rPr>
                              <w:t>implements</w:t>
                            </w:r>
                            <w:r w:rsidRPr="00717A8A">
                              <w:rPr>
                                <w:rFonts w:ascii="Consolas" w:hAnsi="Consolas"/>
                                <w:color w:val="CCCCCC"/>
                                <w:sz w:val="21"/>
                                <w:lang w:val="en-GB"/>
                                <w:rPrChange w:id="2978" w:author="Redondo García Francisco Javier" w:date="2025-09-02T09:44:00Z">
                                  <w:rPr>
                                    <w:rFonts w:ascii="Consolas" w:hAnsi="Consolas"/>
                                    <w:color w:val="CCCCCC"/>
                                    <w:sz w:val="21"/>
                                    <w:lang w:val="en-US"/>
                                  </w:rPr>
                                </w:rPrChange>
                              </w:rPr>
                              <w:t xml:space="preserve"> </w:t>
                            </w:r>
                            <w:proofErr w:type="spellStart"/>
                            <w:r w:rsidRPr="00717A8A">
                              <w:rPr>
                                <w:rFonts w:ascii="Consolas" w:hAnsi="Consolas"/>
                                <w:color w:val="4EC9B0"/>
                                <w:sz w:val="21"/>
                                <w:lang w:val="en-GB"/>
                                <w:rPrChange w:id="2979" w:author="Redondo García Francisco Javier" w:date="2025-09-02T09:44:00Z">
                                  <w:rPr>
                                    <w:rFonts w:ascii="Consolas" w:hAnsi="Consolas"/>
                                    <w:color w:val="4EC9B0"/>
                                    <w:sz w:val="21"/>
                                    <w:lang w:val="en-US"/>
                                  </w:rPr>
                                </w:rPrChange>
                              </w:rPr>
                              <w:t>OnInit</w:t>
                            </w:r>
                            <w:proofErr w:type="spellEnd"/>
                            <w:r w:rsidRPr="00717A8A">
                              <w:rPr>
                                <w:rFonts w:ascii="Consolas" w:hAnsi="Consolas"/>
                                <w:color w:val="CCCCCC"/>
                                <w:sz w:val="21"/>
                                <w:lang w:val="en-GB"/>
                                <w:rPrChange w:id="2980" w:author="Redondo García Francisco Javier" w:date="2025-09-02T09:44:00Z">
                                  <w:rPr>
                                    <w:rFonts w:ascii="Consolas" w:hAnsi="Consolas"/>
                                    <w:color w:val="CCCCCC"/>
                                    <w:sz w:val="21"/>
                                    <w:lang w:val="en-US"/>
                                  </w:rPr>
                                </w:rPrChange>
                              </w:rPr>
                              <w:t xml:space="preserve"> {</w:t>
                            </w:r>
                          </w:p>
                          <w:p w14:paraId="08D875D2" w14:textId="77777777" w:rsidR="00CF1E81" w:rsidRPr="00717A8A" w:rsidRDefault="00CF1E81" w:rsidP="00CF1E81">
                            <w:pPr>
                              <w:shd w:val="clear" w:color="auto" w:fill="1F1F1F"/>
                              <w:spacing w:after="0" w:line="285" w:lineRule="atLeast"/>
                              <w:rPr>
                                <w:rFonts w:ascii="Consolas" w:hAnsi="Consolas"/>
                                <w:color w:val="CCCCCC"/>
                                <w:sz w:val="21"/>
                                <w:lang w:val="en-GB"/>
                                <w:rPrChange w:id="2981" w:author="Redondo García Francisco Javier" w:date="2025-09-02T09:44:00Z">
                                  <w:rPr>
                                    <w:rFonts w:ascii="Consolas" w:hAnsi="Consolas"/>
                                    <w:color w:val="CCCCCC"/>
                                    <w:sz w:val="21"/>
                                    <w:lang w:val="en-US"/>
                                  </w:rPr>
                                </w:rPrChange>
                              </w:rPr>
                            </w:pPr>
                            <w:r w:rsidRPr="00717A8A">
                              <w:rPr>
                                <w:rFonts w:ascii="Consolas" w:hAnsi="Consolas"/>
                                <w:color w:val="CCCCCC"/>
                                <w:sz w:val="21"/>
                                <w:lang w:val="en-GB"/>
                                <w:rPrChange w:id="2982" w:author="Redondo García Francisco Javier" w:date="2025-09-02T09:44:00Z">
                                  <w:rPr>
                                    <w:rFonts w:ascii="Consolas" w:hAnsi="Consolas"/>
                                    <w:color w:val="CCCCCC"/>
                                    <w:sz w:val="21"/>
                                    <w:lang w:val="en-US"/>
                                  </w:rPr>
                                </w:rPrChange>
                              </w:rPr>
                              <w:t xml:space="preserve">  </w:t>
                            </w:r>
                            <w:proofErr w:type="gramStart"/>
                            <w:r w:rsidRPr="00717A8A">
                              <w:rPr>
                                <w:rFonts w:ascii="Consolas" w:hAnsi="Consolas"/>
                                <w:color w:val="9CDCFE"/>
                                <w:sz w:val="21"/>
                                <w:lang w:val="en-GB"/>
                                <w:rPrChange w:id="2983" w:author="Redondo García Francisco Javier" w:date="2025-09-02T09:44:00Z">
                                  <w:rPr>
                                    <w:rFonts w:ascii="Consolas" w:hAnsi="Consolas"/>
                                    <w:color w:val="9CDCFE"/>
                                    <w:sz w:val="21"/>
                                    <w:lang w:val="en-US"/>
                                  </w:rPr>
                                </w:rPrChange>
                              </w:rPr>
                              <w:t>role</w:t>
                            </w:r>
                            <w:r w:rsidRPr="00717A8A">
                              <w:rPr>
                                <w:rFonts w:ascii="Consolas" w:hAnsi="Consolas"/>
                                <w:color w:val="D4D4D4"/>
                                <w:sz w:val="21"/>
                                <w:lang w:val="en-GB"/>
                                <w:rPrChange w:id="2984" w:author="Redondo García Francisco Javier" w:date="2025-09-02T09:44:00Z">
                                  <w:rPr>
                                    <w:rFonts w:ascii="Consolas" w:hAnsi="Consolas"/>
                                    <w:color w:val="D4D4D4"/>
                                    <w:sz w:val="21"/>
                                    <w:lang w:val="en-US"/>
                                  </w:rPr>
                                </w:rPrChange>
                              </w:rPr>
                              <w:t>!:</w:t>
                            </w:r>
                            <w:proofErr w:type="gramEnd"/>
                            <w:r w:rsidRPr="00717A8A">
                              <w:rPr>
                                <w:rFonts w:ascii="Consolas" w:hAnsi="Consolas"/>
                                <w:color w:val="CCCCCC"/>
                                <w:sz w:val="21"/>
                                <w:lang w:val="en-GB"/>
                                <w:rPrChange w:id="2985" w:author="Redondo García Francisco Javier" w:date="2025-09-02T09:44:00Z">
                                  <w:rPr>
                                    <w:rFonts w:ascii="Consolas" w:hAnsi="Consolas"/>
                                    <w:color w:val="CCCCCC"/>
                                    <w:sz w:val="21"/>
                                    <w:lang w:val="en-US"/>
                                  </w:rPr>
                                </w:rPrChange>
                              </w:rPr>
                              <w:t xml:space="preserve"> </w:t>
                            </w:r>
                            <w:r w:rsidRPr="00717A8A">
                              <w:rPr>
                                <w:rFonts w:ascii="Consolas" w:hAnsi="Consolas"/>
                                <w:color w:val="4EC9B0"/>
                                <w:sz w:val="21"/>
                                <w:lang w:val="en-GB"/>
                                <w:rPrChange w:id="2986" w:author="Redondo García Francisco Javier" w:date="2025-09-02T09:44:00Z">
                                  <w:rPr>
                                    <w:rFonts w:ascii="Consolas" w:hAnsi="Consolas"/>
                                    <w:color w:val="4EC9B0"/>
                                    <w:sz w:val="21"/>
                                    <w:lang w:val="en-US"/>
                                  </w:rPr>
                                </w:rPrChange>
                              </w:rPr>
                              <w:t>string</w:t>
                            </w:r>
                            <w:r w:rsidRPr="00717A8A">
                              <w:rPr>
                                <w:rFonts w:ascii="Consolas" w:hAnsi="Consolas"/>
                                <w:color w:val="CCCCCC"/>
                                <w:sz w:val="21"/>
                                <w:lang w:val="en-GB"/>
                                <w:rPrChange w:id="2987" w:author="Redondo García Francisco Javier" w:date="2025-09-02T09:44:00Z">
                                  <w:rPr>
                                    <w:rFonts w:ascii="Consolas" w:hAnsi="Consolas"/>
                                    <w:color w:val="CCCCCC"/>
                                    <w:sz w:val="21"/>
                                    <w:lang w:val="en-US"/>
                                  </w:rPr>
                                </w:rPrChange>
                              </w:rPr>
                              <w:t>;</w:t>
                            </w:r>
                          </w:p>
                          <w:p w14:paraId="732CB1A2" w14:textId="77777777" w:rsidR="00CF1E81" w:rsidRPr="00717A8A" w:rsidRDefault="00CF1E81" w:rsidP="00CF1E81">
                            <w:pPr>
                              <w:shd w:val="clear" w:color="auto" w:fill="1F1F1F"/>
                              <w:spacing w:after="0" w:line="285" w:lineRule="atLeast"/>
                              <w:rPr>
                                <w:rFonts w:ascii="Consolas" w:hAnsi="Consolas"/>
                                <w:color w:val="CCCCCC"/>
                                <w:sz w:val="21"/>
                                <w:lang w:val="en-GB"/>
                                <w:rPrChange w:id="2988" w:author="Redondo García Francisco Javier" w:date="2025-09-02T09:44:00Z">
                                  <w:rPr>
                                    <w:rFonts w:ascii="Consolas" w:hAnsi="Consolas"/>
                                    <w:color w:val="CCCCCC"/>
                                    <w:sz w:val="21"/>
                                    <w:lang w:val="en-US"/>
                                  </w:rPr>
                                </w:rPrChange>
                              </w:rPr>
                            </w:pPr>
                          </w:p>
                          <w:p w14:paraId="14A78479" w14:textId="77777777" w:rsidR="00CF1E81" w:rsidRPr="00717A8A" w:rsidRDefault="00CF1E81" w:rsidP="00CF1E81">
                            <w:pPr>
                              <w:shd w:val="clear" w:color="auto" w:fill="1F1F1F"/>
                              <w:spacing w:after="0" w:line="285" w:lineRule="atLeast"/>
                              <w:rPr>
                                <w:rFonts w:ascii="Consolas" w:hAnsi="Consolas"/>
                                <w:color w:val="CCCCCC"/>
                                <w:sz w:val="21"/>
                                <w:lang w:val="en-GB"/>
                                <w:rPrChange w:id="2989" w:author="Redondo García Francisco Javier" w:date="2025-09-02T09:44:00Z">
                                  <w:rPr>
                                    <w:rFonts w:ascii="Consolas" w:hAnsi="Consolas"/>
                                    <w:color w:val="CCCCCC"/>
                                    <w:sz w:val="21"/>
                                    <w:lang w:val="en-US"/>
                                  </w:rPr>
                                </w:rPrChange>
                              </w:rPr>
                            </w:pPr>
                            <w:r w:rsidRPr="00717A8A">
                              <w:rPr>
                                <w:rFonts w:ascii="Consolas" w:hAnsi="Consolas"/>
                                <w:color w:val="CCCCCC"/>
                                <w:sz w:val="21"/>
                                <w:lang w:val="en-GB"/>
                                <w:rPrChange w:id="2990" w:author="Redondo García Francisco Javier" w:date="2025-09-02T09:44:00Z">
                                  <w:rPr>
                                    <w:rFonts w:ascii="Consolas" w:hAnsi="Consolas"/>
                                    <w:color w:val="CCCCCC"/>
                                    <w:sz w:val="21"/>
                                    <w:lang w:val="en-US"/>
                                  </w:rPr>
                                </w:rPrChange>
                              </w:rPr>
                              <w:t xml:space="preserve">  </w:t>
                            </w:r>
                            <w:proofErr w:type="gramStart"/>
                            <w:r w:rsidRPr="00717A8A">
                              <w:rPr>
                                <w:rFonts w:ascii="Consolas" w:hAnsi="Consolas"/>
                                <w:color w:val="569CD6"/>
                                <w:sz w:val="21"/>
                                <w:lang w:val="en-GB"/>
                                <w:rPrChange w:id="2991" w:author="Redondo García Francisco Javier" w:date="2025-09-02T09:44:00Z">
                                  <w:rPr>
                                    <w:rFonts w:ascii="Consolas" w:hAnsi="Consolas"/>
                                    <w:color w:val="569CD6"/>
                                    <w:sz w:val="21"/>
                                    <w:lang w:val="en-US"/>
                                  </w:rPr>
                                </w:rPrChange>
                              </w:rPr>
                              <w:t>constructor</w:t>
                            </w:r>
                            <w:r w:rsidRPr="00717A8A">
                              <w:rPr>
                                <w:rFonts w:ascii="Consolas" w:hAnsi="Consolas"/>
                                <w:color w:val="CCCCCC"/>
                                <w:sz w:val="21"/>
                                <w:lang w:val="en-GB"/>
                                <w:rPrChange w:id="2992" w:author="Redondo García Francisco Javier" w:date="2025-09-02T09:44:00Z">
                                  <w:rPr>
                                    <w:rFonts w:ascii="Consolas" w:hAnsi="Consolas"/>
                                    <w:color w:val="CCCCCC"/>
                                    <w:sz w:val="21"/>
                                    <w:lang w:val="en-US"/>
                                  </w:rPr>
                                </w:rPrChange>
                              </w:rPr>
                              <w:t>(</w:t>
                            </w:r>
                            <w:proofErr w:type="gramEnd"/>
                            <w:r w:rsidRPr="00717A8A">
                              <w:rPr>
                                <w:rFonts w:ascii="Consolas" w:hAnsi="Consolas"/>
                                <w:color w:val="569CD6"/>
                                <w:sz w:val="21"/>
                                <w:lang w:val="en-GB"/>
                                <w:rPrChange w:id="2993" w:author="Redondo García Francisco Javier" w:date="2025-09-02T09:44:00Z">
                                  <w:rPr>
                                    <w:rFonts w:ascii="Consolas" w:hAnsi="Consolas"/>
                                    <w:color w:val="569CD6"/>
                                    <w:sz w:val="21"/>
                                    <w:lang w:val="en-US"/>
                                  </w:rPr>
                                </w:rPrChange>
                              </w:rPr>
                              <w:t>public</w:t>
                            </w:r>
                            <w:r w:rsidRPr="00717A8A">
                              <w:rPr>
                                <w:rFonts w:ascii="Consolas" w:hAnsi="Consolas"/>
                                <w:color w:val="CCCCCC"/>
                                <w:sz w:val="21"/>
                                <w:lang w:val="en-GB"/>
                                <w:rPrChange w:id="2994" w:author="Redondo García Francisco Javier" w:date="2025-09-02T09:44:00Z">
                                  <w:rPr>
                                    <w:rFonts w:ascii="Consolas" w:hAnsi="Consolas"/>
                                    <w:color w:val="CCCCCC"/>
                                    <w:sz w:val="21"/>
                                    <w:lang w:val="en-US"/>
                                  </w:rPr>
                                </w:rPrChange>
                              </w:rPr>
                              <w:t xml:space="preserve"> </w:t>
                            </w:r>
                            <w:proofErr w:type="spellStart"/>
                            <w:r w:rsidRPr="00717A8A">
                              <w:rPr>
                                <w:rFonts w:ascii="Consolas" w:hAnsi="Consolas"/>
                                <w:color w:val="9CDCFE"/>
                                <w:sz w:val="21"/>
                                <w:lang w:val="en-GB"/>
                                <w:rPrChange w:id="2995" w:author="Redondo García Francisco Javier" w:date="2025-09-02T09:44:00Z">
                                  <w:rPr>
                                    <w:rFonts w:ascii="Consolas" w:hAnsi="Consolas"/>
                                    <w:color w:val="9CDCFE"/>
                                    <w:sz w:val="21"/>
                                    <w:lang w:val="en-US"/>
                                  </w:rPr>
                                </w:rPrChange>
                              </w:rPr>
                              <w:t>authService</w:t>
                            </w:r>
                            <w:proofErr w:type="spellEnd"/>
                            <w:r w:rsidRPr="00717A8A">
                              <w:rPr>
                                <w:rFonts w:ascii="Consolas" w:hAnsi="Consolas"/>
                                <w:color w:val="D4D4D4"/>
                                <w:sz w:val="21"/>
                                <w:lang w:val="en-GB"/>
                                <w:rPrChange w:id="2996" w:author="Redondo García Francisco Javier" w:date="2025-09-02T09:44:00Z">
                                  <w:rPr>
                                    <w:rFonts w:ascii="Consolas" w:hAnsi="Consolas"/>
                                    <w:color w:val="D4D4D4"/>
                                    <w:sz w:val="21"/>
                                    <w:lang w:val="en-US"/>
                                  </w:rPr>
                                </w:rPrChange>
                              </w:rPr>
                              <w:t>:</w:t>
                            </w:r>
                            <w:r w:rsidRPr="00717A8A">
                              <w:rPr>
                                <w:rFonts w:ascii="Consolas" w:hAnsi="Consolas"/>
                                <w:color w:val="CCCCCC"/>
                                <w:sz w:val="21"/>
                                <w:lang w:val="en-GB"/>
                                <w:rPrChange w:id="2997" w:author="Redondo García Francisco Javier" w:date="2025-09-02T09:44:00Z">
                                  <w:rPr>
                                    <w:rFonts w:ascii="Consolas" w:hAnsi="Consolas"/>
                                    <w:color w:val="CCCCCC"/>
                                    <w:sz w:val="21"/>
                                    <w:lang w:val="en-US"/>
                                  </w:rPr>
                                </w:rPrChange>
                              </w:rPr>
                              <w:t xml:space="preserve"> </w:t>
                            </w:r>
                            <w:proofErr w:type="spellStart"/>
                            <w:r w:rsidRPr="00717A8A">
                              <w:rPr>
                                <w:rFonts w:ascii="Consolas" w:hAnsi="Consolas"/>
                                <w:color w:val="4EC9B0"/>
                                <w:sz w:val="21"/>
                                <w:lang w:val="en-GB"/>
                                <w:rPrChange w:id="2998" w:author="Redondo García Francisco Javier" w:date="2025-09-02T09:44:00Z">
                                  <w:rPr>
                                    <w:rFonts w:ascii="Consolas" w:hAnsi="Consolas"/>
                                    <w:color w:val="4EC9B0"/>
                                    <w:sz w:val="21"/>
                                    <w:lang w:val="en-US"/>
                                  </w:rPr>
                                </w:rPrChange>
                              </w:rPr>
                              <w:t>AuthService</w:t>
                            </w:r>
                            <w:proofErr w:type="spellEnd"/>
                            <w:r w:rsidRPr="00717A8A">
                              <w:rPr>
                                <w:rFonts w:ascii="Consolas" w:hAnsi="Consolas"/>
                                <w:color w:val="CCCCCC"/>
                                <w:sz w:val="21"/>
                                <w:lang w:val="en-GB"/>
                                <w:rPrChange w:id="2999" w:author="Redondo García Francisco Javier" w:date="2025-09-02T09:44:00Z">
                                  <w:rPr>
                                    <w:rFonts w:ascii="Consolas" w:hAnsi="Consolas"/>
                                    <w:color w:val="CCCCCC"/>
                                    <w:sz w:val="21"/>
                                    <w:lang w:val="en-US"/>
                                  </w:rPr>
                                </w:rPrChange>
                              </w:rPr>
                              <w:t xml:space="preserve">, </w:t>
                            </w:r>
                            <w:r w:rsidRPr="00717A8A">
                              <w:rPr>
                                <w:rFonts w:ascii="Consolas" w:hAnsi="Consolas"/>
                                <w:color w:val="569CD6"/>
                                <w:sz w:val="21"/>
                                <w:lang w:val="en-GB"/>
                                <w:rPrChange w:id="3000" w:author="Redondo García Francisco Javier" w:date="2025-09-02T09:44:00Z">
                                  <w:rPr>
                                    <w:rFonts w:ascii="Consolas" w:hAnsi="Consolas"/>
                                    <w:color w:val="569CD6"/>
                                    <w:sz w:val="21"/>
                                    <w:lang w:val="en-US"/>
                                  </w:rPr>
                                </w:rPrChange>
                              </w:rPr>
                              <w:t>private</w:t>
                            </w:r>
                            <w:r w:rsidRPr="00717A8A">
                              <w:rPr>
                                <w:rFonts w:ascii="Consolas" w:hAnsi="Consolas"/>
                                <w:color w:val="CCCCCC"/>
                                <w:sz w:val="21"/>
                                <w:lang w:val="en-GB"/>
                                <w:rPrChange w:id="3001" w:author="Redondo García Francisco Javier" w:date="2025-09-02T09:44:00Z">
                                  <w:rPr>
                                    <w:rFonts w:ascii="Consolas" w:hAnsi="Consolas"/>
                                    <w:color w:val="CCCCCC"/>
                                    <w:sz w:val="21"/>
                                    <w:lang w:val="en-US"/>
                                  </w:rPr>
                                </w:rPrChange>
                              </w:rPr>
                              <w:t xml:space="preserve"> </w:t>
                            </w:r>
                            <w:proofErr w:type="spellStart"/>
                            <w:r w:rsidRPr="00717A8A">
                              <w:rPr>
                                <w:rFonts w:ascii="Consolas" w:hAnsi="Consolas"/>
                                <w:color w:val="9CDCFE"/>
                                <w:sz w:val="21"/>
                                <w:lang w:val="en-GB"/>
                                <w:rPrChange w:id="3002" w:author="Redondo García Francisco Javier" w:date="2025-09-02T09:44:00Z">
                                  <w:rPr>
                                    <w:rFonts w:ascii="Consolas" w:hAnsi="Consolas"/>
                                    <w:color w:val="9CDCFE"/>
                                    <w:sz w:val="21"/>
                                    <w:lang w:val="en-US"/>
                                  </w:rPr>
                                </w:rPrChange>
                              </w:rPr>
                              <w:t>globalService</w:t>
                            </w:r>
                            <w:proofErr w:type="spellEnd"/>
                            <w:r w:rsidRPr="00717A8A">
                              <w:rPr>
                                <w:rFonts w:ascii="Consolas" w:hAnsi="Consolas"/>
                                <w:color w:val="D4D4D4"/>
                                <w:sz w:val="21"/>
                                <w:lang w:val="en-GB"/>
                                <w:rPrChange w:id="3003" w:author="Redondo García Francisco Javier" w:date="2025-09-02T09:44:00Z">
                                  <w:rPr>
                                    <w:rFonts w:ascii="Consolas" w:hAnsi="Consolas"/>
                                    <w:color w:val="D4D4D4"/>
                                    <w:sz w:val="21"/>
                                    <w:lang w:val="en-US"/>
                                  </w:rPr>
                                </w:rPrChange>
                              </w:rPr>
                              <w:t>:</w:t>
                            </w:r>
                            <w:r w:rsidRPr="00717A8A">
                              <w:rPr>
                                <w:rFonts w:ascii="Consolas" w:hAnsi="Consolas"/>
                                <w:color w:val="CCCCCC"/>
                                <w:sz w:val="21"/>
                                <w:lang w:val="en-GB"/>
                                <w:rPrChange w:id="3004" w:author="Redondo García Francisco Javier" w:date="2025-09-02T09:44:00Z">
                                  <w:rPr>
                                    <w:rFonts w:ascii="Consolas" w:hAnsi="Consolas"/>
                                    <w:color w:val="CCCCCC"/>
                                    <w:sz w:val="21"/>
                                    <w:lang w:val="en-US"/>
                                  </w:rPr>
                                </w:rPrChange>
                              </w:rPr>
                              <w:t xml:space="preserve"> </w:t>
                            </w:r>
                            <w:proofErr w:type="spellStart"/>
                            <w:r w:rsidRPr="00717A8A">
                              <w:rPr>
                                <w:rFonts w:ascii="Consolas" w:hAnsi="Consolas"/>
                                <w:color w:val="4EC9B0"/>
                                <w:sz w:val="21"/>
                                <w:lang w:val="en-GB"/>
                                <w:rPrChange w:id="3005" w:author="Redondo García Francisco Javier" w:date="2025-09-02T09:44:00Z">
                                  <w:rPr>
                                    <w:rFonts w:ascii="Consolas" w:hAnsi="Consolas"/>
                                    <w:color w:val="4EC9B0"/>
                                    <w:sz w:val="21"/>
                                    <w:lang w:val="en-US"/>
                                  </w:rPr>
                                </w:rPrChange>
                              </w:rPr>
                              <w:t>GlobalService</w:t>
                            </w:r>
                            <w:proofErr w:type="spellEnd"/>
                            <w:r w:rsidRPr="00717A8A">
                              <w:rPr>
                                <w:rFonts w:ascii="Consolas" w:hAnsi="Consolas"/>
                                <w:color w:val="CCCCCC"/>
                                <w:sz w:val="21"/>
                                <w:lang w:val="en-GB"/>
                                <w:rPrChange w:id="3006" w:author="Redondo García Francisco Javier" w:date="2025-09-02T09:44:00Z">
                                  <w:rPr>
                                    <w:rFonts w:ascii="Consolas" w:hAnsi="Consolas"/>
                                    <w:color w:val="CCCCCC"/>
                                    <w:sz w:val="21"/>
                                    <w:lang w:val="en-US"/>
                                  </w:rPr>
                                </w:rPrChange>
                              </w:rPr>
                              <w:t>) { }</w:t>
                            </w:r>
                          </w:p>
                          <w:p w14:paraId="7991C9BB" w14:textId="77777777" w:rsidR="00CF1E81" w:rsidRPr="00717A8A" w:rsidRDefault="00CF1E81" w:rsidP="00CF1E81">
                            <w:pPr>
                              <w:shd w:val="clear" w:color="auto" w:fill="1F1F1F"/>
                              <w:spacing w:after="0" w:line="285" w:lineRule="atLeast"/>
                              <w:rPr>
                                <w:rFonts w:ascii="Consolas" w:hAnsi="Consolas"/>
                                <w:color w:val="CCCCCC"/>
                                <w:sz w:val="21"/>
                                <w:lang w:val="en-GB"/>
                                <w:rPrChange w:id="3007" w:author="Redondo García Francisco Javier" w:date="2025-09-02T09:44:00Z">
                                  <w:rPr>
                                    <w:rFonts w:ascii="Consolas" w:hAnsi="Consolas"/>
                                    <w:color w:val="CCCCCC"/>
                                    <w:sz w:val="21"/>
                                    <w:lang w:val="en-US"/>
                                  </w:rPr>
                                </w:rPrChange>
                              </w:rPr>
                            </w:pPr>
                          </w:p>
                          <w:p w14:paraId="68F4F87A" w14:textId="77777777" w:rsidR="00CF1E81" w:rsidRPr="00717A8A" w:rsidRDefault="00CF1E81" w:rsidP="00CF1E81">
                            <w:pPr>
                              <w:shd w:val="clear" w:color="auto" w:fill="1F1F1F"/>
                              <w:spacing w:after="0" w:line="285" w:lineRule="atLeast"/>
                              <w:rPr>
                                <w:rFonts w:ascii="Consolas" w:hAnsi="Consolas"/>
                                <w:color w:val="CCCCCC"/>
                                <w:sz w:val="21"/>
                                <w:lang w:val="en-GB"/>
                                <w:rPrChange w:id="3008" w:author="Redondo García Francisco Javier" w:date="2025-09-02T09:44:00Z">
                                  <w:rPr>
                                    <w:rFonts w:ascii="Consolas" w:hAnsi="Consolas"/>
                                    <w:color w:val="CCCCCC"/>
                                    <w:sz w:val="21"/>
                                    <w:lang w:val="en-US"/>
                                  </w:rPr>
                                </w:rPrChange>
                              </w:rPr>
                            </w:pPr>
                            <w:r w:rsidRPr="00717A8A">
                              <w:rPr>
                                <w:rFonts w:ascii="Consolas" w:hAnsi="Consolas"/>
                                <w:color w:val="CCCCCC"/>
                                <w:sz w:val="21"/>
                                <w:lang w:val="en-GB"/>
                                <w:rPrChange w:id="3009" w:author="Redondo García Francisco Javier" w:date="2025-09-02T09:44:00Z">
                                  <w:rPr>
                                    <w:rFonts w:ascii="Consolas" w:hAnsi="Consolas"/>
                                    <w:color w:val="CCCCCC"/>
                                    <w:sz w:val="21"/>
                                    <w:lang w:val="en-US"/>
                                  </w:rPr>
                                </w:rPrChange>
                              </w:rPr>
                              <w:t xml:space="preserve">  </w:t>
                            </w:r>
                            <w:proofErr w:type="spellStart"/>
                            <w:proofErr w:type="gramStart"/>
                            <w:r w:rsidRPr="00717A8A">
                              <w:rPr>
                                <w:rFonts w:ascii="Consolas" w:hAnsi="Consolas"/>
                                <w:color w:val="DCDCAA"/>
                                <w:sz w:val="21"/>
                                <w:lang w:val="en-GB"/>
                                <w:rPrChange w:id="3010" w:author="Redondo García Francisco Javier" w:date="2025-09-02T09:44:00Z">
                                  <w:rPr>
                                    <w:rFonts w:ascii="Consolas" w:hAnsi="Consolas"/>
                                    <w:color w:val="DCDCAA"/>
                                    <w:sz w:val="21"/>
                                    <w:lang w:val="en-US"/>
                                  </w:rPr>
                                </w:rPrChange>
                              </w:rPr>
                              <w:t>ngOnInit</w:t>
                            </w:r>
                            <w:proofErr w:type="spellEnd"/>
                            <w:r w:rsidRPr="00717A8A">
                              <w:rPr>
                                <w:rFonts w:ascii="Consolas" w:hAnsi="Consolas"/>
                                <w:color w:val="CCCCCC"/>
                                <w:sz w:val="21"/>
                                <w:lang w:val="en-GB"/>
                                <w:rPrChange w:id="3011" w:author="Redondo García Francisco Javier" w:date="2025-09-02T09:44:00Z">
                                  <w:rPr>
                                    <w:rFonts w:ascii="Consolas" w:hAnsi="Consolas"/>
                                    <w:color w:val="CCCCCC"/>
                                    <w:sz w:val="21"/>
                                    <w:lang w:val="en-US"/>
                                  </w:rPr>
                                </w:rPrChange>
                              </w:rPr>
                              <w:t>(</w:t>
                            </w:r>
                            <w:proofErr w:type="gramEnd"/>
                            <w:r w:rsidRPr="00717A8A">
                              <w:rPr>
                                <w:rFonts w:ascii="Consolas" w:hAnsi="Consolas"/>
                                <w:color w:val="CCCCCC"/>
                                <w:sz w:val="21"/>
                                <w:lang w:val="en-GB"/>
                                <w:rPrChange w:id="3012" w:author="Redondo García Francisco Javier" w:date="2025-09-02T09:44:00Z">
                                  <w:rPr>
                                    <w:rFonts w:ascii="Consolas" w:hAnsi="Consolas"/>
                                    <w:color w:val="CCCCCC"/>
                                    <w:sz w:val="21"/>
                                    <w:lang w:val="en-US"/>
                                  </w:rPr>
                                </w:rPrChange>
                              </w:rPr>
                              <w:t>) {</w:t>
                            </w:r>
                          </w:p>
                          <w:p w14:paraId="18ED4FBE" w14:textId="77777777" w:rsidR="00CF1E81" w:rsidRPr="00717A8A" w:rsidRDefault="00CF1E81" w:rsidP="00CF1E81">
                            <w:pPr>
                              <w:shd w:val="clear" w:color="auto" w:fill="1F1F1F"/>
                              <w:spacing w:after="0" w:line="285" w:lineRule="atLeast"/>
                              <w:rPr>
                                <w:rFonts w:ascii="Consolas" w:hAnsi="Consolas"/>
                                <w:color w:val="CCCCCC"/>
                                <w:sz w:val="21"/>
                                <w:lang w:val="en-GB"/>
                                <w:rPrChange w:id="3013" w:author="Redondo García Francisco Javier" w:date="2025-09-02T09:44:00Z">
                                  <w:rPr>
                                    <w:rFonts w:ascii="Consolas" w:hAnsi="Consolas"/>
                                    <w:color w:val="CCCCCC"/>
                                    <w:sz w:val="21"/>
                                    <w:lang w:val="en-US"/>
                                  </w:rPr>
                                </w:rPrChange>
                              </w:rPr>
                            </w:pPr>
                            <w:r w:rsidRPr="00717A8A">
                              <w:rPr>
                                <w:rFonts w:ascii="Consolas" w:hAnsi="Consolas"/>
                                <w:color w:val="CCCCCC"/>
                                <w:sz w:val="21"/>
                                <w:lang w:val="en-GB"/>
                                <w:rPrChange w:id="3014" w:author="Redondo García Francisco Javier" w:date="2025-09-02T09:44:00Z">
                                  <w:rPr>
                                    <w:rFonts w:ascii="Consolas" w:hAnsi="Consolas"/>
                                    <w:color w:val="CCCCCC"/>
                                    <w:sz w:val="21"/>
                                    <w:lang w:val="en-US"/>
                                  </w:rPr>
                                </w:rPrChange>
                              </w:rPr>
                              <w:t xml:space="preserve">    </w:t>
                            </w:r>
                            <w:proofErr w:type="spellStart"/>
                            <w:proofErr w:type="gramStart"/>
                            <w:r w:rsidRPr="00717A8A">
                              <w:rPr>
                                <w:rFonts w:ascii="Consolas" w:hAnsi="Consolas"/>
                                <w:color w:val="569CD6"/>
                                <w:sz w:val="21"/>
                                <w:lang w:val="en-GB"/>
                                <w:rPrChange w:id="3015" w:author="Redondo García Francisco Javier" w:date="2025-09-02T09:44:00Z">
                                  <w:rPr>
                                    <w:rFonts w:ascii="Consolas" w:hAnsi="Consolas"/>
                                    <w:color w:val="569CD6"/>
                                    <w:sz w:val="21"/>
                                    <w:lang w:val="en-US"/>
                                  </w:rPr>
                                </w:rPrChange>
                              </w:rPr>
                              <w:t>this</w:t>
                            </w:r>
                            <w:r w:rsidRPr="00717A8A">
                              <w:rPr>
                                <w:rFonts w:ascii="Consolas" w:hAnsi="Consolas"/>
                                <w:color w:val="CCCCCC"/>
                                <w:sz w:val="21"/>
                                <w:lang w:val="en-GB"/>
                                <w:rPrChange w:id="3016" w:author="Redondo García Francisco Javier" w:date="2025-09-02T09:44:00Z">
                                  <w:rPr>
                                    <w:rFonts w:ascii="Consolas" w:hAnsi="Consolas"/>
                                    <w:color w:val="CCCCCC"/>
                                    <w:sz w:val="21"/>
                                    <w:lang w:val="en-US"/>
                                  </w:rPr>
                                </w:rPrChange>
                              </w:rPr>
                              <w:t>.</w:t>
                            </w:r>
                            <w:r w:rsidRPr="00717A8A">
                              <w:rPr>
                                <w:rFonts w:ascii="Consolas" w:hAnsi="Consolas"/>
                                <w:color w:val="9CDCFE"/>
                                <w:sz w:val="21"/>
                                <w:lang w:val="en-GB"/>
                                <w:rPrChange w:id="3017" w:author="Redondo García Francisco Javier" w:date="2025-09-02T09:44:00Z">
                                  <w:rPr>
                                    <w:rFonts w:ascii="Consolas" w:hAnsi="Consolas"/>
                                    <w:color w:val="9CDCFE"/>
                                    <w:sz w:val="21"/>
                                    <w:lang w:val="en-US"/>
                                  </w:rPr>
                                </w:rPrChange>
                              </w:rPr>
                              <w:t>globalService</w:t>
                            </w:r>
                            <w:r w:rsidRPr="00717A8A">
                              <w:rPr>
                                <w:rFonts w:ascii="Consolas" w:hAnsi="Consolas"/>
                                <w:color w:val="CCCCCC"/>
                                <w:sz w:val="21"/>
                                <w:lang w:val="en-GB"/>
                                <w:rPrChange w:id="3018" w:author="Redondo García Francisco Javier" w:date="2025-09-02T09:44:00Z">
                                  <w:rPr>
                                    <w:rFonts w:ascii="Consolas" w:hAnsi="Consolas"/>
                                    <w:color w:val="CCCCCC"/>
                                    <w:sz w:val="21"/>
                                    <w:lang w:val="en-US"/>
                                  </w:rPr>
                                </w:rPrChange>
                              </w:rPr>
                              <w:t>.</w:t>
                            </w:r>
                            <w:r w:rsidRPr="00717A8A">
                              <w:rPr>
                                <w:rFonts w:ascii="Consolas" w:hAnsi="Consolas"/>
                                <w:color w:val="9CDCFE"/>
                                <w:sz w:val="21"/>
                                <w:lang w:val="en-GB"/>
                                <w:rPrChange w:id="3019" w:author="Redondo García Francisco Javier" w:date="2025-09-02T09:44:00Z">
                                  <w:rPr>
                                    <w:rFonts w:ascii="Consolas" w:hAnsi="Consolas"/>
                                    <w:color w:val="9CDCFE"/>
                                    <w:sz w:val="21"/>
                                    <w:lang w:val="en-US"/>
                                  </w:rPr>
                                </w:rPrChange>
                              </w:rPr>
                              <w:t>role</w:t>
                            </w:r>
                            <w:proofErr w:type="gramEnd"/>
                            <w:r w:rsidRPr="00717A8A">
                              <w:rPr>
                                <w:rFonts w:ascii="Consolas" w:hAnsi="Consolas"/>
                                <w:color w:val="9CDCFE"/>
                                <w:sz w:val="21"/>
                                <w:lang w:val="en-GB"/>
                                <w:rPrChange w:id="3020" w:author="Redondo García Francisco Javier" w:date="2025-09-02T09:44:00Z">
                                  <w:rPr>
                                    <w:rFonts w:ascii="Consolas" w:hAnsi="Consolas"/>
                                    <w:color w:val="9CDCFE"/>
                                    <w:sz w:val="21"/>
                                    <w:lang w:val="en-US"/>
                                  </w:rPr>
                                </w:rPrChange>
                              </w:rPr>
                              <w:t>$</w:t>
                            </w:r>
                            <w:r w:rsidRPr="00717A8A">
                              <w:rPr>
                                <w:rFonts w:ascii="Consolas" w:hAnsi="Consolas"/>
                                <w:color w:val="CCCCCC"/>
                                <w:sz w:val="21"/>
                                <w:lang w:val="en-GB"/>
                                <w:rPrChange w:id="3021" w:author="Redondo García Francisco Javier" w:date="2025-09-02T09:44:00Z">
                                  <w:rPr>
                                    <w:rFonts w:ascii="Consolas" w:hAnsi="Consolas"/>
                                    <w:color w:val="CCCCCC"/>
                                    <w:sz w:val="21"/>
                                    <w:lang w:val="en-US"/>
                                  </w:rPr>
                                </w:rPrChange>
                              </w:rPr>
                              <w:t>.</w:t>
                            </w:r>
                            <w:r w:rsidRPr="00717A8A">
                              <w:rPr>
                                <w:rFonts w:ascii="Consolas" w:hAnsi="Consolas"/>
                                <w:color w:val="DCDCAA"/>
                                <w:sz w:val="21"/>
                                <w:lang w:val="en-GB"/>
                                <w:rPrChange w:id="3022" w:author="Redondo García Francisco Javier" w:date="2025-09-02T09:44:00Z">
                                  <w:rPr>
                                    <w:rFonts w:ascii="Consolas" w:hAnsi="Consolas"/>
                                    <w:color w:val="DCDCAA"/>
                                    <w:sz w:val="21"/>
                                    <w:lang w:val="en-US"/>
                                  </w:rPr>
                                </w:rPrChange>
                              </w:rPr>
                              <w:t>subscribe</w:t>
                            </w:r>
                            <w:proofErr w:type="spellEnd"/>
                            <w:r w:rsidRPr="00717A8A">
                              <w:rPr>
                                <w:rFonts w:ascii="Consolas" w:hAnsi="Consolas"/>
                                <w:color w:val="CCCCCC"/>
                                <w:sz w:val="21"/>
                                <w:lang w:val="en-GB"/>
                                <w:rPrChange w:id="3023" w:author="Redondo García Francisco Javier" w:date="2025-09-02T09:44:00Z">
                                  <w:rPr>
                                    <w:rFonts w:ascii="Consolas" w:hAnsi="Consolas"/>
                                    <w:color w:val="CCCCCC"/>
                                    <w:sz w:val="21"/>
                                    <w:lang w:val="en-US"/>
                                  </w:rPr>
                                </w:rPrChange>
                              </w:rPr>
                              <w:t>(</w:t>
                            </w:r>
                            <w:r w:rsidRPr="00717A8A">
                              <w:rPr>
                                <w:rFonts w:ascii="Consolas" w:hAnsi="Consolas"/>
                                <w:color w:val="9CDCFE"/>
                                <w:sz w:val="21"/>
                                <w:lang w:val="en-GB"/>
                                <w:rPrChange w:id="3024" w:author="Redondo García Francisco Javier" w:date="2025-09-02T09:44:00Z">
                                  <w:rPr>
                                    <w:rFonts w:ascii="Consolas" w:hAnsi="Consolas"/>
                                    <w:color w:val="9CDCFE"/>
                                    <w:sz w:val="21"/>
                                    <w:lang w:val="en-US"/>
                                  </w:rPr>
                                </w:rPrChange>
                              </w:rPr>
                              <w:t>role</w:t>
                            </w:r>
                            <w:r w:rsidRPr="00717A8A">
                              <w:rPr>
                                <w:rFonts w:ascii="Consolas" w:hAnsi="Consolas"/>
                                <w:color w:val="CCCCCC"/>
                                <w:sz w:val="21"/>
                                <w:lang w:val="en-GB"/>
                                <w:rPrChange w:id="3025" w:author="Redondo García Francisco Javier" w:date="2025-09-02T09:44:00Z">
                                  <w:rPr>
                                    <w:rFonts w:ascii="Consolas" w:hAnsi="Consolas"/>
                                    <w:color w:val="CCCCCC"/>
                                    <w:sz w:val="21"/>
                                    <w:lang w:val="en-US"/>
                                  </w:rPr>
                                </w:rPrChange>
                              </w:rPr>
                              <w:t xml:space="preserve"> </w:t>
                            </w:r>
                            <w:r w:rsidRPr="00717A8A">
                              <w:rPr>
                                <w:rFonts w:ascii="Consolas" w:hAnsi="Consolas"/>
                                <w:color w:val="569CD6"/>
                                <w:sz w:val="21"/>
                                <w:lang w:val="en-GB"/>
                                <w:rPrChange w:id="3026" w:author="Redondo García Francisco Javier" w:date="2025-09-02T09:44:00Z">
                                  <w:rPr>
                                    <w:rFonts w:ascii="Consolas" w:hAnsi="Consolas"/>
                                    <w:color w:val="569CD6"/>
                                    <w:sz w:val="21"/>
                                    <w:lang w:val="en-US"/>
                                  </w:rPr>
                                </w:rPrChange>
                              </w:rPr>
                              <w:t>=&gt;</w:t>
                            </w:r>
                            <w:r w:rsidRPr="00717A8A">
                              <w:rPr>
                                <w:rFonts w:ascii="Consolas" w:hAnsi="Consolas"/>
                                <w:color w:val="CCCCCC"/>
                                <w:sz w:val="21"/>
                                <w:lang w:val="en-GB"/>
                                <w:rPrChange w:id="3027" w:author="Redondo García Francisco Javier" w:date="2025-09-02T09:44:00Z">
                                  <w:rPr>
                                    <w:rFonts w:ascii="Consolas" w:hAnsi="Consolas"/>
                                    <w:color w:val="CCCCCC"/>
                                    <w:sz w:val="21"/>
                                    <w:lang w:val="en-US"/>
                                  </w:rPr>
                                </w:rPrChange>
                              </w:rPr>
                              <w:t xml:space="preserve"> {</w:t>
                            </w:r>
                          </w:p>
                          <w:p w14:paraId="6318E352"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17A8A">
                              <w:rPr>
                                <w:rFonts w:ascii="Consolas" w:hAnsi="Consolas"/>
                                <w:color w:val="CCCCCC"/>
                                <w:sz w:val="21"/>
                                <w:lang w:val="en-GB"/>
                                <w:rPrChange w:id="3028" w:author="Redondo García Francisco Javier" w:date="2025-09-02T09:44:00Z">
                                  <w:rPr>
                                    <w:rFonts w:ascii="Consolas" w:hAnsi="Consolas"/>
                                    <w:color w:val="CCCCCC"/>
                                    <w:sz w:val="21"/>
                                    <w:lang w:val="en-US"/>
                                  </w:rPr>
                                </w:rPrChange>
                              </w:rPr>
                              <w:t xml:space="preserve">      </w:t>
                            </w:r>
                            <w:proofErr w:type="spellStart"/>
                            <w:r w:rsidRPr="0078716A">
                              <w:rPr>
                                <w:rFonts w:ascii="Consolas" w:eastAsia="Times New Roman" w:hAnsi="Consolas" w:cs="Times New Roman"/>
                                <w:color w:val="569CD6"/>
                                <w:sz w:val="21"/>
                                <w:szCs w:val="21"/>
                                <w:lang w:eastAsia="es-ES"/>
                              </w:rPr>
                              <w:t>this</w:t>
                            </w:r>
                            <w:r w:rsidRPr="0078716A">
                              <w:rPr>
                                <w:rFonts w:ascii="Consolas" w:eastAsia="Times New Roman" w:hAnsi="Consolas" w:cs="Times New Roman"/>
                                <w:color w:val="CCCCCC"/>
                                <w:sz w:val="21"/>
                                <w:szCs w:val="21"/>
                                <w:lang w:eastAsia="es-ES"/>
                              </w:rPr>
                              <w:t>.</w:t>
                            </w:r>
                            <w:r w:rsidRPr="0078716A">
                              <w:rPr>
                                <w:rFonts w:ascii="Consolas" w:eastAsia="Times New Roman" w:hAnsi="Consolas" w:cs="Times New Roman"/>
                                <w:color w:val="9CDCFE"/>
                                <w:sz w:val="21"/>
                                <w:szCs w:val="21"/>
                                <w:lang w:eastAsia="es-ES"/>
                              </w:rPr>
                              <w:t>role</w:t>
                            </w:r>
                            <w:proofErr w:type="spellEnd"/>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D4D4D4"/>
                                <w:sz w:val="21"/>
                                <w:szCs w:val="21"/>
                                <w:lang w:eastAsia="es-ES"/>
                              </w:rPr>
                              <w:t>=</w:t>
                            </w: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9CDCFE"/>
                                <w:sz w:val="21"/>
                                <w:szCs w:val="21"/>
                                <w:lang w:eastAsia="es-ES"/>
                              </w:rPr>
                              <w:t>role</w:t>
                            </w:r>
                            <w:r w:rsidRPr="0078716A">
                              <w:rPr>
                                <w:rFonts w:ascii="Consolas" w:eastAsia="Times New Roman" w:hAnsi="Consolas" w:cs="Times New Roman"/>
                                <w:color w:val="CCCCCC"/>
                                <w:sz w:val="21"/>
                                <w:szCs w:val="21"/>
                                <w:lang w:eastAsia="es-ES"/>
                              </w:rPr>
                              <w:t>;</w:t>
                            </w:r>
                          </w:p>
                          <w:p w14:paraId="4CD59C93"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w:t>
                            </w:r>
                          </w:p>
                          <w:p w14:paraId="39E4A0CC"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w:t>
                            </w:r>
                          </w:p>
                          <w:p w14:paraId="12F99372" w14:textId="77777777" w:rsidR="00CF1E81" w:rsidRDefault="00CF1E81" w:rsidP="00CF1E81"/>
                        </w:txbxContent>
                      </wps:txbx>
                      <wps:bodyPr rot="0" vert="horz" wrap="square" lIns="91440" tIns="45720" rIns="91440" bIns="45720" anchor="t" anchorCtr="0">
                        <a:noAutofit/>
                      </wps:bodyPr>
                    </wps:wsp>
                  </a:graphicData>
                </a:graphic>
              </wp:inline>
            </w:drawing>
          </mc:Choice>
          <mc:Fallback>
            <w:pict>
              <v:shape w14:anchorId="34E432BC" id="_x0000_s1106" type="#_x0000_t202" style="width:425.2pt;height:27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">
                <v:textbox>
                  <w:txbxContent>
                    <w:p w14:paraId="78B1A91C" w14:textId="77777777" w:rsidR="00CF1E81" w:rsidRPr="00717A8A" w:rsidRDefault="00CF1E81" w:rsidP="00CF1E81">
                      <w:pPr>
                        <w:shd w:val="clear" w:color="auto" w:fill="1F1F1F"/>
                        <w:spacing w:line="285" w:lineRule="atLeast"/>
                        <w:rPr>
                          <w:rFonts w:ascii="Consolas" w:hAnsi="Consolas"/>
                          <w:color w:val="CCCCCC"/>
                          <w:sz w:val="21"/>
                          <w:lang w:val="en-GB"/>
                          <w:rPrChange w:id="3029" w:author="Redondo García Francisco Javier" w:date="2025-09-02T09:44:00Z">
                            <w:rPr>
                              <w:rFonts w:ascii="Consolas" w:hAnsi="Consolas"/>
                              <w:color w:val="CCCCCC"/>
                              <w:sz w:val="21"/>
                              <w:lang w:val="en-US"/>
                            </w:rPr>
                          </w:rPrChange>
                        </w:rPr>
                      </w:pPr>
                      <w:r w:rsidRPr="00717A8A">
                        <w:rPr>
                          <w:rFonts w:ascii="Consolas" w:hAnsi="Consolas"/>
                          <w:color w:val="C586C0"/>
                          <w:sz w:val="21"/>
                          <w:lang w:val="en-GB"/>
                          <w:rPrChange w:id="3030" w:author="Redondo García Francisco Javier" w:date="2025-09-02T09:44:00Z">
                            <w:rPr>
                              <w:rFonts w:ascii="Consolas" w:hAnsi="Consolas"/>
                              <w:color w:val="C586C0"/>
                              <w:sz w:val="21"/>
                              <w:lang w:val="en-US"/>
                            </w:rPr>
                          </w:rPrChange>
                        </w:rPr>
                        <w:t>import</w:t>
                      </w:r>
                      <w:r w:rsidRPr="00717A8A">
                        <w:rPr>
                          <w:rFonts w:ascii="Consolas" w:hAnsi="Consolas"/>
                          <w:color w:val="CCCCCC"/>
                          <w:sz w:val="21"/>
                          <w:lang w:val="en-GB"/>
                          <w:rPrChange w:id="3031" w:author="Redondo García Francisco Javier" w:date="2025-09-02T09:44:00Z">
                            <w:rPr>
                              <w:rFonts w:ascii="Consolas" w:hAnsi="Consolas"/>
                              <w:color w:val="CCCCCC"/>
                              <w:sz w:val="21"/>
                              <w:lang w:val="en-US"/>
                            </w:rPr>
                          </w:rPrChange>
                        </w:rPr>
                        <w:t xml:space="preserve"> </w:t>
                      </w:r>
                      <w:proofErr w:type="gramStart"/>
                      <w:r w:rsidRPr="00717A8A">
                        <w:rPr>
                          <w:rFonts w:ascii="Consolas" w:hAnsi="Consolas"/>
                          <w:color w:val="CCCCCC"/>
                          <w:sz w:val="21"/>
                          <w:lang w:val="en-GB"/>
                          <w:rPrChange w:id="3032" w:author="Redondo García Francisco Javier" w:date="2025-09-02T09:44:00Z">
                            <w:rPr>
                              <w:rFonts w:ascii="Consolas" w:hAnsi="Consolas"/>
                              <w:color w:val="CCCCCC"/>
                              <w:sz w:val="21"/>
                              <w:lang w:val="en-US"/>
                            </w:rPr>
                          </w:rPrChange>
                        </w:rPr>
                        <w:t xml:space="preserve">{ </w:t>
                      </w:r>
                      <w:r w:rsidRPr="00717A8A">
                        <w:rPr>
                          <w:rFonts w:ascii="Consolas" w:hAnsi="Consolas"/>
                          <w:color w:val="9CDCFE"/>
                          <w:sz w:val="21"/>
                          <w:lang w:val="en-GB"/>
                          <w:rPrChange w:id="3033" w:author="Redondo García Francisco Javier" w:date="2025-09-02T09:44:00Z">
                            <w:rPr>
                              <w:rFonts w:ascii="Consolas" w:hAnsi="Consolas"/>
                              <w:color w:val="9CDCFE"/>
                              <w:sz w:val="21"/>
                              <w:lang w:val="en-US"/>
                            </w:rPr>
                          </w:rPrChange>
                        </w:rPr>
                        <w:t>Component</w:t>
                      </w:r>
                      <w:proofErr w:type="gramEnd"/>
                      <w:r w:rsidRPr="00717A8A">
                        <w:rPr>
                          <w:rFonts w:ascii="Consolas" w:hAnsi="Consolas"/>
                          <w:color w:val="CCCCCC"/>
                          <w:sz w:val="21"/>
                          <w:lang w:val="en-GB"/>
                          <w:rPrChange w:id="3034" w:author="Redondo García Francisco Javier" w:date="2025-09-02T09:44:00Z">
                            <w:rPr>
                              <w:rFonts w:ascii="Consolas" w:hAnsi="Consolas"/>
                              <w:color w:val="CCCCCC"/>
                              <w:sz w:val="21"/>
                              <w:lang w:val="en-US"/>
                            </w:rPr>
                          </w:rPrChange>
                        </w:rPr>
                        <w:t xml:space="preserve">, </w:t>
                      </w:r>
                      <w:proofErr w:type="spellStart"/>
                      <w:r w:rsidRPr="00717A8A">
                        <w:rPr>
                          <w:rFonts w:ascii="Consolas" w:hAnsi="Consolas"/>
                          <w:color w:val="9CDCFE"/>
                          <w:sz w:val="21"/>
                          <w:lang w:val="en-GB"/>
                          <w:rPrChange w:id="3035" w:author="Redondo García Francisco Javier" w:date="2025-09-02T09:44:00Z">
                            <w:rPr>
                              <w:rFonts w:ascii="Consolas" w:hAnsi="Consolas"/>
                              <w:color w:val="9CDCFE"/>
                              <w:sz w:val="21"/>
                              <w:lang w:val="en-US"/>
                            </w:rPr>
                          </w:rPrChange>
                        </w:rPr>
                        <w:t>OnInit</w:t>
                      </w:r>
                      <w:proofErr w:type="spellEnd"/>
                      <w:r w:rsidRPr="00717A8A">
                        <w:rPr>
                          <w:rFonts w:ascii="Consolas" w:hAnsi="Consolas"/>
                          <w:color w:val="CCCCCC"/>
                          <w:sz w:val="21"/>
                          <w:lang w:val="en-GB"/>
                          <w:rPrChange w:id="3036" w:author="Redondo García Francisco Javier" w:date="2025-09-02T09:44:00Z">
                            <w:rPr>
                              <w:rFonts w:ascii="Consolas" w:hAnsi="Consolas"/>
                              <w:color w:val="CCCCCC"/>
                              <w:sz w:val="21"/>
                              <w:lang w:val="en-US"/>
                            </w:rPr>
                          </w:rPrChange>
                        </w:rPr>
                        <w:t xml:space="preserve"> } </w:t>
                      </w:r>
                      <w:r w:rsidRPr="00717A8A">
                        <w:rPr>
                          <w:rFonts w:ascii="Consolas" w:hAnsi="Consolas"/>
                          <w:color w:val="C586C0"/>
                          <w:sz w:val="21"/>
                          <w:lang w:val="en-GB"/>
                          <w:rPrChange w:id="3037" w:author="Redondo García Francisco Javier" w:date="2025-09-02T09:44:00Z">
                            <w:rPr>
                              <w:rFonts w:ascii="Consolas" w:hAnsi="Consolas"/>
                              <w:color w:val="C586C0"/>
                              <w:sz w:val="21"/>
                              <w:lang w:val="en-US"/>
                            </w:rPr>
                          </w:rPrChange>
                        </w:rPr>
                        <w:t>from</w:t>
                      </w:r>
                      <w:r w:rsidRPr="00717A8A">
                        <w:rPr>
                          <w:rFonts w:ascii="Consolas" w:hAnsi="Consolas"/>
                          <w:color w:val="CCCCCC"/>
                          <w:sz w:val="21"/>
                          <w:lang w:val="en-GB"/>
                          <w:rPrChange w:id="3038" w:author="Redondo García Francisco Javier" w:date="2025-09-02T09:44:00Z">
                            <w:rPr>
                              <w:rFonts w:ascii="Consolas" w:hAnsi="Consolas"/>
                              <w:color w:val="CCCCCC"/>
                              <w:sz w:val="21"/>
                              <w:lang w:val="en-US"/>
                            </w:rPr>
                          </w:rPrChange>
                        </w:rPr>
                        <w:t xml:space="preserve"> </w:t>
                      </w:r>
                      <w:r w:rsidRPr="00717A8A">
                        <w:rPr>
                          <w:rFonts w:ascii="Consolas" w:hAnsi="Consolas"/>
                          <w:color w:val="CE9178"/>
                          <w:sz w:val="21"/>
                          <w:lang w:val="en-GB"/>
                          <w:rPrChange w:id="3039" w:author="Redondo García Francisco Javier" w:date="2025-09-02T09:44:00Z">
                            <w:rPr>
                              <w:rFonts w:ascii="Consolas" w:hAnsi="Consolas"/>
                              <w:color w:val="CE9178"/>
                              <w:sz w:val="21"/>
                              <w:lang w:val="en-US"/>
                            </w:rPr>
                          </w:rPrChange>
                        </w:rPr>
                        <w:t>'@angular/core'</w:t>
                      </w:r>
                      <w:r w:rsidRPr="00717A8A">
                        <w:rPr>
                          <w:rFonts w:ascii="Consolas" w:hAnsi="Consolas"/>
                          <w:color w:val="CCCCCC"/>
                          <w:sz w:val="21"/>
                          <w:lang w:val="en-GB"/>
                          <w:rPrChange w:id="3040" w:author="Redondo García Francisco Javier" w:date="2025-09-02T09:44:00Z">
                            <w:rPr>
                              <w:rFonts w:ascii="Consolas" w:hAnsi="Consolas"/>
                              <w:color w:val="CCCCCC"/>
                              <w:sz w:val="21"/>
                              <w:lang w:val="en-US"/>
                            </w:rPr>
                          </w:rPrChange>
                        </w:rPr>
                        <w:t>;</w:t>
                      </w:r>
                    </w:p>
                    <w:p w14:paraId="52B19367" w14:textId="77777777" w:rsidR="00CF1E81" w:rsidRPr="00717A8A" w:rsidRDefault="00CF1E81" w:rsidP="00CF1E81">
                      <w:pPr>
                        <w:shd w:val="clear" w:color="auto" w:fill="1F1F1F"/>
                        <w:spacing w:after="0" w:line="285" w:lineRule="atLeast"/>
                        <w:rPr>
                          <w:rFonts w:ascii="Consolas" w:hAnsi="Consolas"/>
                          <w:color w:val="CCCCCC"/>
                          <w:sz w:val="21"/>
                          <w:lang w:val="en-GB"/>
                          <w:rPrChange w:id="3041" w:author="Redondo García Francisco Javier" w:date="2025-09-02T09:44:00Z">
                            <w:rPr>
                              <w:rFonts w:ascii="Consolas" w:hAnsi="Consolas"/>
                              <w:color w:val="CCCCCC"/>
                              <w:sz w:val="21"/>
                              <w:lang w:val="en-US"/>
                            </w:rPr>
                          </w:rPrChange>
                        </w:rPr>
                      </w:pPr>
                      <w:r w:rsidRPr="00717A8A">
                        <w:rPr>
                          <w:rFonts w:ascii="Consolas" w:hAnsi="Consolas"/>
                          <w:color w:val="C586C0"/>
                          <w:sz w:val="21"/>
                          <w:lang w:val="en-GB"/>
                          <w:rPrChange w:id="3042" w:author="Redondo García Francisco Javier" w:date="2025-09-02T09:44:00Z">
                            <w:rPr>
                              <w:rFonts w:ascii="Consolas" w:hAnsi="Consolas"/>
                              <w:color w:val="C586C0"/>
                              <w:sz w:val="21"/>
                              <w:lang w:val="en-US"/>
                            </w:rPr>
                          </w:rPrChange>
                        </w:rPr>
                        <w:t>import</w:t>
                      </w:r>
                      <w:r w:rsidRPr="00717A8A">
                        <w:rPr>
                          <w:rFonts w:ascii="Consolas" w:hAnsi="Consolas"/>
                          <w:color w:val="CCCCCC"/>
                          <w:sz w:val="21"/>
                          <w:lang w:val="en-GB"/>
                          <w:rPrChange w:id="3043" w:author="Redondo García Francisco Javier" w:date="2025-09-02T09:44:00Z">
                            <w:rPr>
                              <w:rFonts w:ascii="Consolas" w:hAnsi="Consolas"/>
                              <w:color w:val="CCCCCC"/>
                              <w:sz w:val="21"/>
                              <w:lang w:val="en-US"/>
                            </w:rPr>
                          </w:rPrChange>
                        </w:rPr>
                        <w:t xml:space="preserve"> </w:t>
                      </w:r>
                      <w:proofErr w:type="gramStart"/>
                      <w:r w:rsidRPr="00717A8A">
                        <w:rPr>
                          <w:rFonts w:ascii="Consolas" w:hAnsi="Consolas"/>
                          <w:color w:val="CCCCCC"/>
                          <w:sz w:val="21"/>
                          <w:lang w:val="en-GB"/>
                          <w:rPrChange w:id="3044" w:author="Redondo García Francisco Javier" w:date="2025-09-02T09:44:00Z">
                            <w:rPr>
                              <w:rFonts w:ascii="Consolas" w:hAnsi="Consolas"/>
                              <w:color w:val="CCCCCC"/>
                              <w:sz w:val="21"/>
                              <w:lang w:val="en-US"/>
                            </w:rPr>
                          </w:rPrChange>
                        </w:rPr>
                        <w:t xml:space="preserve">{ </w:t>
                      </w:r>
                      <w:proofErr w:type="spellStart"/>
                      <w:r w:rsidRPr="00717A8A">
                        <w:rPr>
                          <w:rFonts w:ascii="Consolas" w:hAnsi="Consolas"/>
                          <w:color w:val="9CDCFE"/>
                          <w:sz w:val="21"/>
                          <w:lang w:val="en-GB"/>
                          <w:rPrChange w:id="3045" w:author="Redondo García Francisco Javier" w:date="2025-09-02T09:44:00Z">
                            <w:rPr>
                              <w:rFonts w:ascii="Consolas" w:hAnsi="Consolas"/>
                              <w:color w:val="9CDCFE"/>
                              <w:sz w:val="21"/>
                              <w:lang w:val="en-US"/>
                            </w:rPr>
                          </w:rPrChange>
                        </w:rPr>
                        <w:t>GlobalService</w:t>
                      </w:r>
                      <w:proofErr w:type="spellEnd"/>
                      <w:proofErr w:type="gramEnd"/>
                      <w:r w:rsidRPr="00717A8A">
                        <w:rPr>
                          <w:rFonts w:ascii="Consolas" w:hAnsi="Consolas"/>
                          <w:color w:val="CCCCCC"/>
                          <w:sz w:val="21"/>
                          <w:lang w:val="en-GB"/>
                          <w:rPrChange w:id="3046" w:author="Redondo García Francisco Javier" w:date="2025-09-02T09:44:00Z">
                            <w:rPr>
                              <w:rFonts w:ascii="Consolas" w:hAnsi="Consolas"/>
                              <w:color w:val="CCCCCC"/>
                              <w:sz w:val="21"/>
                              <w:lang w:val="en-US"/>
                            </w:rPr>
                          </w:rPrChange>
                        </w:rPr>
                        <w:t xml:space="preserve"> } </w:t>
                      </w:r>
                      <w:r w:rsidRPr="00717A8A">
                        <w:rPr>
                          <w:rFonts w:ascii="Consolas" w:hAnsi="Consolas"/>
                          <w:color w:val="C586C0"/>
                          <w:sz w:val="21"/>
                          <w:lang w:val="en-GB"/>
                          <w:rPrChange w:id="3047" w:author="Redondo García Francisco Javier" w:date="2025-09-02T09:44:00Z">
                            <w:rPr>
                              <w:rFonts w:ascii="Consolas" w:hAnsi="Consolas"/>
                              <w:color w:val="C586C0"/>
                              <w:sz w:val="21"/>
                              <w:lang w:val="en-US"/>
                            </w:rPr>
                          </w:rPrChange>
                        </w:rPr>
                        <w:t>from</w:t>
                      </w:r>
                      <w:r w:rsidRPr="00717A8A">
                        <w:rPr>
                          <w:rFonts w:ascii="Consolas" w:hAnsi="Consolas"/>
                          <w:color w:val="CCCCCC"/>
                          <w:sz w:val="21"/>
                          <w:lang w:val="en-GB"/>
                          <w:rPrChange w:id="3048" w:author="Redondo García Francisco Javier" w:date="2025-09-02T09:44:00Z">
                            <w:rPr>
                              <w:rFonts w:ascii="Consolas" w:hAnsi="Consolas"/>
                              <w:color w:val="CCCCCC"/>
                              <w:sz w:val="21"/>
                              <w:lang w:val="en-US"/>
                            </w:rPr>
                          </w:rPrChange>
                        </w:rPr>
                        <w:t xml:space="preserve"> </w:t>
                      </w:r>
                      <w:r w:rsidRPr="00717A8A">
                        <w:rPr>
                          <w:rFonts w:ascii="Consolas" w:hAnsi="Consolas"/>
                          <w:color w:val="CE9178"/>
                          <w:sz w:val="21"/>
                          <w:lang w:val="en-GB"/>
                          <w:rPrChange w:id="3049" w:author="Redondo García Francisco Javier" w:date="2025-09-02T09:44:00Z">
                            <w:rPr>
                              <w:rFonts w:ascii="Consolas" w:hAnsi="Consolas"/>
                              <w:color w:val="CE9178"/>
                              <w:sz w:val="21"/>
                              <w:lang w:val="en-US"/>
                            </w:rPr>
                          </w:rPrChange>
                        </w:rPr>
                        <w:t>'</w:t>
                      </w:r>
                      <w:proofErr w:type="spellStart"/>
                      <w:r w:rsidRPr="00717A8A">
                        <w:rPr>
                          <w:rFonts w:ascii="Consolas" w:hAnsi="Consolas"/>
                          <w:color w:val="CE9178"/>
                          <w:sz w:val="21"/>
                          <w:lang w:val="en-GB"/>
                          <w:rPrChange w:id="3050" w:author="Redondo García Francisco Javier" w:date="2025-09-02T09:44:00Z">
                            <w:rPr>
                              <w:rFonts w:ascii="Consolas" w:hAnsi="Consolas"/>
                              <w:color w:val="CE9178"/>
                              <w:sz w:val="21"/>
                              <w:lang w:val="en-US"/>
                            </w:rPr>
                          </w:rPrChange>
                        </w:rPr>
                        <w:t>src</w:t>
                      </w:r>
                      <w:proofErr w:type="spellEnd"/>
                      <w:r w:rsidRPr="00717A8A">
                        <w:rPr>
                          <w:rFonts w:ascii="Consolas" w:hAnsi="Consolas"/>
                          <w:color w:val="CE9178"/>
                          <w:sz w:val="21"/>
                          <w:lang w:val="en-GB"/>
                          <w:rPrChange w:id="3051" w:author="Redondo García Francisco Javier" w:date="2025-09-02T09:44:00Z">
                            <w:rPr>
                              <w:rFonts w:ascii="Consolas" w:hAnsi="Consolas"/>
                              <w:color w:val="CE9178"/>
                              <w:sz w:val="21"/>
                              <w:lang w:val="en-US"/>
                            </w:rPr>
                          </w:rPrChange>
                        </w:rPr>
                        <w:t>/app/services/</w:t>
                      </w:r>
                      <w:proofErr w:type="spellStart"/>
                      <w:r w:rsidRPr="00717A8A">
                        <w:rPr>
                          <w:rFonts w:ascii="Consolas" w:hAnsi="Consolas"/>
                          <w:color w:val="CE9178"/>
                          <w:sz w:val="21"/>
                          <w:lang w:val="en-GB"/>
                          <w:rPrChange w:id="3052" w:author="Redondo García Francisco Javier" w:date="2025-09-02T09:44:00Z">
                            <w:rPr>
                              <w:rFonts w:ascii="Consolas" w:hAnsi="Consolas"/>
                              <w:color w:val="CE9178"/>
                              <w:sz w:val="21"/>
                              <w:lang w:val="en-US"/>
                            </w:rPr>
                          </w:rPrChange>
                        </w:rPr>
                        <w:t>firestore</w:t>
                      </w:r>
                      <w:proofErr w:type="spellEnd"/>
                      <w:r w:rsidRPr="00717A8A">
                        <w:rPr>
                          <w:rFonts w:ascii="Consolas" w:hAnsi="Consolas"/>
                          <w:color w:val="CE9178"/>
                          <w:sz w:val="21"/>
                          <w:lang w:val="en-GB"/>
                          <w:rPrChange w:id="3053" w:author="Redondo García Francisco Javier" w:date="2025-09-02T09:44:00Z">
                            <w:rPr>
                              <w:rFonts w:ascii="Consolas" w:hAnsi="Consolas"/>
                              <w:color w:val="CE9178"/>
                              <w:sz w:val="21"/>
                              <w:lang w:val="en-US"/>
                            </w:rPr>
                          </w:rPrChange>
                        </w:rPr>
                        <w:t>/</w:t>
                      </w:r>
                      <w:proofErr w:type="spellStart"/>
                      <w:r w:rsidRPr="00717A8A">
                        <w:rPr>
                          <w:rFonts w:ascii="Consolas" w:hAnsi="Consolas"/>
                          <w:color w:val="CE9178"/>
                          <w:sz w:val="21"/>
                          <w:lang w:val="en-GB"/>
                          <w:rPrChange w:id="3054" w:author="Redondo García Francisco Javier" w:date="2025-09-02T09:44:00Z">
                            <w:rPr>
                              <w:rFonts w:ascii="Consolas" w:hAnsi="Consolas"/>
                              <w:color w:val="CE9178"/>
                              <w:sz w:val="21"/>
                              <w:lang w:val="en-US"/>
                            </w:rPr>
                          </w:rPrChange>
                        </w:rPr>
                        <w:t>app.service</w:t>
                      </w:r>
                      <w:proofErr w:type="spellEnd"/>
                      <w:r w:rsidRPr="00717A8A">
                        <w:rPr>
                          <w:rFonts w:ascii="Consolas" w:hAnsi="Consolas"/>
                          <w:color w:val="CE9178"/>
                          <w:sz w:val="21"/>
                          <w:lang w:val="en-GB"/>
                          <w:rPrChange w:id="3055" w:author="Redondo García Francisco Javier" w:date="2025-09-02T09:44:00Z">
                            <w:rPr>
                              <w:rFonts w:ascii="Consolas" w:hAnsi="Consolas"/>
                              <w:color w:val="CE9178"/>
                              <w:sz w:val="21"/>
                              <w:lang w:val="en-US"/>
                            </w:rPr>
                          </w:rPrChange>
                        </w:rPr>
                        <w:t>'</w:t>
                      </w:r>
                      <w:r w:rsidRPr="00717A8A">
                        <w:rPr>
                          <w:rFonts w:ascii="Consolas" w:hAnsi="Consolas"/>
                          <w:color w:val="CCCCCC"/>
                          <w:sz w:val="21"/>
                          <w:lang w:val="en-GB"/>
                          <w:rPrChange w:id="3056" w:author="Redondo García Francisco Javier" w:date="2025-09-02T09:44:00Z">
                            <w:rPr>
                              <w:rFonts w:ascii="Consolas" w:hAnsi="Consolas"/>
                              <w:color w:val="CCCCCC"/>
                              <w:sz w:val="21"/>
                              <w:lang w:val="en-US"/>
                            </w:rPr>
                          </w:rPrChange>
                        </w:rPr>
                        <w:t>;</w:t>
                      </w:r>
                    </w:p>
                    <w:p w14:paraId="0170B68E" w14:textId="77777777" w:rsidR="00CF1E81" w:rsidRPr="00717A8A" w:rsidRDefault="00CF1E81" w:rsidP="00CF1E81">
                      <w:pPr>
                        <w:shd w:val="clear" w:color="auto" w:fill="1F1F1F"/>
                        <w:spacing w:after="0" w:line="285" w:lineRule="atLeast"/>
                        <w:rPr>
                          <w:rFonts w:ascii="Consolas" w:hAnsi="Consolas"/>
                          <w:color w:val="CCCCCC"/>
                          <w:sz w:val="21"/>
                          <w:lang w:val="en-GB"/>
                          <w:rPrChange w:id="3057" w:author="Redondo García Francisco Javier" w:date="2025-09-02T09:44:00Z">
                            <w:rPr>
                              <w:rFonts w:ascii="Consolas" w:hAnsi="Consolas"/>
                              <w:color w:val="CCCCCC"/>
                              <w:sz w:val="21"/>
                              <w:lang w:val="en-US"/>
                            </w:rPr>
                          </w:rPrChange>
                        </w:rPr>
                      </w:pPr>
                    </w:p>
                    <w:p w14:paraId="5C181AC9" w14:textId="77777777" w:rsidR="00CF1E81" w:rsidRPr="00717A8A" w:rsidRDefault="00CF1E81" w:rsidP="00CF1E81">
                      <w:pPr>
                        <w:shd w:val="clear" w:color="auto" w:fill="1F1F1F"/>
                        <w:spacing w:after="0" w:line="285" w:lineRule="atLeast"/>
                        <w:rPr>
                          <w:rFonts w:ascii="Consolas" w:hAnsi="Consolas"/>
                          <w:color w:val="CCCCCC"/>
                          <w:sz w:val="21"/>
                          <w:lang w:val="en-GB"/>
                          <w:rPrChange w:id="3058" w:author="Redondo García Francisco Javier" w:date="2025-09-02T09:44:00Z">
                            <w:rPr>
                              <w:rFonts w:ascii="Consolas" w:hAnsi="Consolas"/>
                              <w:color w:val="CCCCCC"/>
                              <w:sz w:val="21"/>
                              <w:lang w:val="en-US"/>
                            </w:rPr>
                          </w:rPrChange>
                        </w:rPr>
                      </w:pPr>
                      <w:r w:rsidRPr="00717A8A">
                        <w:rPr>
                          <w:rFonts w:ascii="Consolas" w:hAnsi="Consolas"/>
                          <w:color w:val="CCCCCC"/>
                          <w:sz w:val="21"/>
                          <w:lang w:val="en-GB"/>
                          <w:rPrChange w:id="3059" w:author="Redondo García Francisco Javier" w:date="2025-09-02T09:44:00Z">
                            <w:rPr>
                              <w:rFonts w:ascii="Consolas" w:hAnsi="Consolas"/>
                              <w:color w:val="CCCCCC"/>
                              <w:sz w:val="21"/>
                              <w:lang w:val="en-US"/>
                            </w:rPr>
                          </w:rPrChange>
                        </w:rPr>
                        <w:t>@</w:t>
                      </w:r>
                      <w:proofErr w:type="gramStart"/>
                      <w:r w:rsidRPr="00717A8A">
                        <w:rPr>
                          <w:rFonts w:ascii="Consolas" w:hAnsi="Consolas"/>
                          <w:color w:val="4EC9B0"/>
                          <w:sz w:val="21"/>
                          <w:lang w:val="en-GB"/>
                          <w:rPrChange w:id="3060" w:author="Redondo García Francisco Javier" w:date="2025-09-02T09:44:00Z">
                            <w:rPr>
                              <w:rFonts w:ascii="Consolas" w:hAnsi="Consolas"/>
                              <w:color w:val="4EC9B0"/>
                              <w:sz w:val="21"/>
                              <w:lang w:val="en-US"/>
                            </w:rPr>
                          </w:rPrChange>
                        </w:rPr>
                        <w:t>Component</w:t>
                      </w:r>
                      <w:r w:rsidRPr="00717A8A">
                        <w:rPr>
                          <w:rFonts w:ascii="Consolas" w:hAnsi="Consolas"/>
                          <w:color w:val="CCCCCC"/>
                          <w:sz w:val="21"/>
                          <w:lang w:val="en-GB"/>
                          <w:rPrChange w:id="3061" w:author="Redondo García Francisco Javier" w:date="2025-09-02T09:44:00Z">
                            <w:rPr>
                              <w:rFonts w:ascii="Consolas" w:hAnsi="Consolas"/>
                              <w:color w:val="CCCCCC"/>
                              <w:sz w:val="21"/>
                              <w:lang w:val="en-US"/>
                            </w:rPr>
                          </w:rPrChange>
                        </w:rPr>
                        <w:t>(</w:t>
                      </w:r>
                      <w:proofErr w:type="gramEnd"/>
                      <w:r w:rsidRPr="00717A8A">
                        <w:rPr>
                          <w:rFonts w:ascii="Consolas" w:hAnsi="Consolas"/>
                          <w:color w:val="CCCCCC"/>
                          <w:sz w:val="21"/>
                          <w:lang w:val="en-GB"/>
                          <w:rPrChange w:id="3062" w:author="Redondo García Francisco Javier" w:date="2025-09-02T09:44:00Z">
                            <w:rPr>
                              <w:rFonts w:ascii="Consolas" w:hAnsi="Consolas"/>
                              <w:color w:val="CCCCCC"/>
                              <w:sz w:val="21"/>
                              <w:lang w:val="en-US"/>
                            </w:rPr>
                          </w:rPrChange>
                        </w:rPr>
                        <w:t>{</w:t>
                      </w:r>
                    </w:p>
                    <w:p w14:paraId="23C86983" w14:textId="77777777" w:rsidR="00CF1E81" w:rsidRPr="00717A8A" w:rsidRDefault="00CF1E81" w:rsidP="00CF1E81">
                      <w:pPr>
                        <w:shd w:val="clear" w:color="auto" w:fill="1F1F1F"/>
                        <w:spacing w:after="0" w:line="285" w:lineRule="atLeast"/>
                        <w:rPr>
                          <w:rFonts w:ascii="Consolas" w:hAnsi="Consolas"/>
                          <w:color w:val="CCCCCC"/>
                          <w:sz w:val="21"/>
                          <w:lang w:val="en-GB"/>
                          <w:rPrChange w:id="3063" w:author="Redondo García Francisco Javier" w:date="2025-09-02T09:44:00Z">
                            <w:rPr>
                              <w:rFonts w:ascii="Consolas" w:hAnsi="Consolas"/>
                              <w:color w:val="CCCCCC"/>
                              <w:sz w:val="21"/>
                              <w:lang w:val="en-US"/>
                            </w:rPr>
                          </w:rPrChange>
                        </w:rPr>
                      </w:pPr>
                      <w:r w:rsidRPr="00717A8A">
                        <w:rPr>
                          <w:rFonts w:ascii="Consolas" w:hAnsi="Consolas"/>
                          <w:color w:val="CCCCCC"/>
                          <w:sz w:val="21"/>
                          <w:lang w:val="en-GB"/>
                          <w:rPrChange w:id="3064" w:author="Redondo García Francisco Javier" w:date="2025-09-02T09:44:00Z">
                            <w:rPr>
                              <w:rFonts w:ascii="Consolas" w:hAnsi="Consolas"/>
                              <w:color w:val="CCCCCC"/>
                              <w:sz w:val="21"/>
                              <w:lang w:val="en-US"/>
                            </w:rPr>
                          </w:rPrChange>
                        </w:rPr>
                        <w:t xml:space="preserve">  </w:t>
                      </w:r>
                      <w:r w:rsidRPr="00717A8A">
                        <w:rPr>
                          <w:rFonts w:ascii="Consolas" w:hAnsi="Consolas"/>
                          <w:color w:val="9CDCFE"/>
                          <w:sz w:val="21"/>
                          <w:lang w:val="en-GB"/>
                          <w:rPrChange w:id="3065" w:author="Redondo García Francisco Javier" w:date="2025-09-02T09:44:00Z">
                            <w:rPr>
                              <w:rFonts w:ascii="Consolas" w:hAnsi="Consolas"/>
                              <w:color w:val="9CDCFE"/>
                              <w:sz w:val="21"/>
                              <w:lang w:val="en-US"/>
                            </w:rPr>
                          </w:rPrChange>
                        </w:rPr>
                        <w:t>selector:</w:t>
                      </w:r>
                      <w:r w:rsidRPr="00717A8A">
                        <w:rPr>
                          <w:rFonts w:ascii="Consolas" w:hAnsi="Consolas"/>
                          <w:color w:val="CCCCCC"/>
                          <w:sz w:val="21"/>
                          <w:lang w:val="en-GB"/>
                          <w:rPrChange w:id="3066" w:author="Redondo García Francisco Javier" w:date="2025-09-02T09:44:00Z">
                            <w:rPr>
                              <w:rFonts w:ascii="Consolas" w:hAnsi="Consolas"/>
                              <w:color w:val="CCCCCC"/>
                              <w:sz w:val="21"/>
                              <w:lang w:val="en-US"/>
                            </w:rPr>
                          </w:rPrChange>
                        </w:rPr>
                        <w:t xml:space="preserve"> </w:t>
                      </w:r>
                      <w:r w:rsidRPr="00717A8A">
                        <w:rPr>
                          <w:rFonts w:ascii="Consolas" w:hAnsi="Consolas"/>
                          <w:color w:val="CE9178"/>
                          <w:sz w:val="21"/>
                          <w:lang w:val="en-GB"/>
                          <w:rPrChange w:id="3067" w:author="Redondo García Francisco Javier" w:date="2025-09-02T09:44:00Z">
                            <w:rPr>
                              <w:rFonts w:ascii="Consolas" w:hAnsi="Consolas"/>
                              <w:color w:val="CE9178"/>
                              <w:sz w:val="21"/>
                              <w:lang w:val="en-US"/>
                            </w:rPr>
                          </w:rPrChange>
                        </w:rPr>
                        <w:t>'app-sidebar'</w:t>
                      </w:r>
                      <w:r w:rsidRPr="00717A8A">
                        <w:rPr>
                          <w:rFonts w:ascii="Consolas" w:hAnsi="Consolas"/>
                          <w:color w:val="CCCCCC"/>
                          <w:sz w:val="21"/>
                          <w:lang w:val="en-GB"/>
                          <w:rPrChange w:id="3068" w:author="Redondo García Francisco Javier" w:date="2025-09-02T09:44:00Z">
                            <w:rPr>
                              <w:rFonts w:ascii="Consolas" w:hAnsi="Consolas"/>
                              <w:color w:val="CCCCCC"/>
                              <w:sz w:val="21"/>
                              <w:lang w:val="en-US"/>
                            </w:rPr>
                          </w:rPrChange>
                        </w:rPr>
                        <w:t>,</w:t>
                      </w:r>
                    </w:p>
                    <w:p w14:paraId="5A849962" w14:textId="77777777" w:rsidR="00CF1E81" w:rsidRPr="00717A8A" w:rsidRDefault="00CF1E81" w:rsidP="00CF1E81">
                      <w:pPr>
                        <w:shd w:val="clear" w:color="auto" w:fill="1F1F1F"/>
                        <w:spacing w:after="0" w:line="285" w:lineRule="atLeast"/>
                        <w:rPr>
                          <w:rFonts w:ascii="Consolas" w:hAnsi="Consolas"/>
                          <w:color w:val="CCCCCC"/>
                          <w:sz w:val="21"/>
                          <w:lang w:val="en-GB"/>
                          <w:rPrChange w:id="3069" w:author="Redondo García Francisco Javier" w:date="2025-09-02T09:44:00Z">
                            <w:rPr>
                              <w:rFonts w:ascii="Consolas" w:hAnsi="Consolas"/>
                              <w:color w:val="CCCCCC"/>
                              <w:sz w:val="21"/>
                              <w:lang w:val="en-US"/>
                            </w:rPr>
                          </w:rPrChange>
                        </w:rPr>
                      </w:pPr>
                      <w:r w:rsidRPr="00717A8A">
                        <w:rPr>
                          <w:rFonts w:ascii="Consolas" w:hAnsi="Consolas"/>
                          <w:color w:val="CCCCCC"/>
                          <w:sz w:val="21"/>
                          <w:lang w:val="en-GB"/>
                          <w:rPrChange w:id="3070" w:author="Redondo García Francisco Javier" w:date="2025-09-02T09:44:00Z">
                            <w:rPr>
                              <w:rFonts w:ascii="Consolas" w:hAnsi="Consolas"/>
                              <w:color w:val="CCCCCC"/>
                              <w:sz w:val="21"/>
                              <w:lang w:val="en-US"/>
                            </w:rPr>
                          </w:rPrChange>
                        </w:rPr>
                        <w:t xml:space="preserve">  </w:t>
                      </w:r>
                      <w:proofErr w:type="spellStart"/>
                      <w:r w:rsidRPr="00717A8A">
                        <w:rPr>
                          <w:rFonts w:ascii="Consolas" w:hAnsi="Consolas"/>
                          <w:color w:val="9CDCFE"/>
                          <w:sz w:val="21"/>
                          <w:lang w:val="en-GB"/>
                          <w:rPrChange w:id="3071" w:author="Redondo García Francisco Javier" w:date="2025-09-02T09:44:00Z">
                            <w:rPr>
                              <w:rFonts w:ascii="Consolas" w:hAnsi="Consolas"/>
                              <w:color w:val="9CDCFE"/>
                              <w:sz w:val="21"/>
                              <w:lang w:val="en-US"/>
                            </w:rPr>
                          </w:rPrChange>
                        </w:rPr>
                        <w:t>templateUrl</w:t>
                      </w:r>
                      <w:proofErr w:type="spellEnd"/>
                      <w:r w:rsidRPr="00717A8A">
                        <w:rPr>
                          <w:rFonts w:ascii="Consolas" w:hAnsi="Consolas"/>
                          <w:color w:val="9CDCFE"/>
                          <w:sz w:val="21"/>
                          <w:lang w:val="en-GB"/>
                          <w:rPrChange w:id="3072" w:author="Redondo García Francisco Javier" w:date="2025-09-02T09:44:00Z">
                            <w:rPr>
                              <w:rFonts w:ascii="Consolas" w:hAnsi="Consolas"/>
                              <w:color w:val="9CDCFE"/>
                              <w:sz w:val="21"/>
                              <w:lang w:val="en-US"/>
                            </w:rPr>
                          </w:rPrChange>
                        </w:rPr>
                        <w:t>:</w:t>
                      </w:r>
                      <w:r w:rsidRPr="00717A8A">
                        <w:rPr>
                          <w:rFonts w:ascii="Consolas" w:hAnsi="Consolas"/>
                          <w:color w:val="CCCCCC"/>
                          <w:sz w:val="21"/>
                          <w:lang w:val="en-GB"/>
                          <w:rPrChange w:id="3073" w:author="Redondo García Francisco Javier" w:date="2025-09-02T09:44:00Z">
                            <w:rPr>
                              <w:rFonts w:ascii="Consolas" w:hAnsi="Consolas"/>
                              <w:color w:val="CCCCCC"/>
                              <w:sz w:val="21"/>
                              <w:lang w:val="en-US"/>
                            </w:rPr>
                          </w:rPrChange>
                        </w:rPr>
                        <w:t xml:space="preserve"> </w:t>
                      </w:r>
                      <w:r w:rsidRPr="00717A8A">
                        <w:rPr>
                          <w:rFonts w:ascii="Consolas" w:hAnsi="Consolas"/>
                          <w:color w:val="CE9178"/>
                          <w:sz w:val="21"/>
                          <w:lang w:val="en-GB"/>
                          <w:rPrChange w:id="3074" w:author="Redondo García Francisco Javier" w:date="2025-09-02T09:44:00Z">
                            <w:rPr>
                              <w:rFonts w:ascii="Consolas" w:hAnsi="Consolas"/>
                              <w:color w:val="CE9178"/>
                              <w:sz w:val="21"/>
                              <w:lang w:val="en-US"/>
                            </w:rPr>
                          </w:rPrChange>
                        </w:rPr>
                        <w:t>'./sidebar.component.html'</w:t>
                      </w:r>
                      <w:r w:rsidRPr="00717A8A">
                        <w:rPr>
                          <w:rFonts w:ascii="Consolas" w:hAnsi="Consolas"/>
                          <w:color w:val="CCCCCC"/>
                          <w:sz w:val="21"/>
                          <w:lang w:val="en-GB"/>
                          <w:rPrChange w:id="3075" w:author="Redondo García Francisco Javier" w:date="2025-09-02T09:44:00Z">
                            <w:rPr>
                              <w:rFonts w:ascii="Consolas" w:hAnsi="Consolas"/>
                              <w:color w:val="CCCCCC"/>
                              <w:sz w:val="21"/>
                              <w:lang w:val="en-US"/>
                            </w:rPr>
                          </w:rPrChange>
                        </w:rPr>
                        <w:t>,</w:t>
                      </w:r>
                    </w:p>
                    <w:p w14:paraId="2BFD39CA" w14:textId="77777777" w:rsidR="00CF1E81" w:rsidRPr="00717A8A" w:rsidRDefault="00CF1E81" w:rsidP="00CF1E81">
                      <w:pPr>
                        <w:shd w:val="clear" w:color="auto" w:fill="1F1F1F"/>
                        <w:spacing w:after="0" w:line="285" w:lineRule="atLeast"/>
                        <w:rPr>
                          <w:rFonts w:ascii="Consolas" w:hAnsi="Consolas"/>
                          <w:color w:val="CCCCCC"/>
                          <w:sz w:val="21"/>
                          <w:lang w:val="en-GB"/>
                          <w:rPrChange w:id="3076" w:author="Redondo García Francisco Javier" w:date="2025-09-02T09:44:00Z">
                            <w:rPr>
                              <w:rFonts w:ascii="Consolas" w:hAnsi="Consolas"/>
                              <w:color w:val="CCCCCC"/>
                              <w:sz w:val="21"/>
                              <w:lang w:val="en-US"/>
                            </w:rPr>
                          </w:rPrChange>
                        </w:rPr>
                      </w:pPr>
                      <w:r w:rsidRPr="00717A8A">
                        <w:rPr>
                          <w:rFonts w:ascii="Consolas" w:hAnsi="Consolas"/>
                          <w:color w:val="CCCCCC"/>
                          <w:sz w:val="21"/>
                          <w:lang w:val="en-GB"/>
                          <w:rPrChange w:id="3077" w:author="Redondo García Francisco Javier" w:date="2025-09-02T09:44:00Z">
                            <w:rPr>
                              <w:rFonts w:ascii="Consolas" w:hAnsi="Consolas"/>
                              <w:color w:val="CCCCCC"/>
                              <w:sz w:val="21"/>
                              <w:lang w:val="en-US"/>
                            </w:rPr>
                          </w:rPrChange>
                        </w:rPr>
                        <w:t xml:space="preserve">  </w:t>
                      </w:r>
                      <w:proofErr w:type="spellStart"/>
                      <w:r w:rsidRPr="00717A8A">
                        <w:rPr>
                          <w:rFonts w:ascii="Consolas" w:hAnsi="Consolas"/>
                          <w:color w:val="9CDCFE"/>
                          <w:sz w:val="21"/>
                          <w:lang w:val="en-GB"/>
                          <w:rPrChange w:id="3078" w:author="Redondo García Francisco Javier" w:date="2025-09-02T09:44:00Z">
                            <w:rPr>
                              <w:rFonts w:ascii="Consolas" w:hAnsi="Consolas"/>
                              <w:color w:val="9CDCFE"/>
                              <w:sz w:val="21"/>
                              <w:lang w:val="en-US"/>
                            </w:rPr>
                          </w:rPrChange>
                        </w:rPr>
                        <w:t>styleUrls</w:t>
                      </w:r>
                      <w:proofErr w:type="spellEnd"/>
                      <w:r w:rsidRPr="00717A8A">
                        <w:rPr>
                          <w:rFonts w:ascii="Consolas" w:hAnsi="Consolas"/>
                          <w:color w:val="9CDCFE"/>
                          <w:sz w:val="21"/>
                          <w:lang w:val="en-GB"/>
                          <w:rPrChange w:id="3079" w:author="Redondo García Francisco Javier" w:date="2025-09-02T09:44:00Z">
                            <w:rPr>
                              <w:rFonts w:ascii="Consolas" w:hAnsi="Consolas"/>
                              <w:color w:val="9CDCFE"/>
                              <w:sz w:val="21"/>
                              <w:lang w:val="en-US"/>
                            </w:rPr>
                          </w:rPrChange>
                        </w:rPr>
                        <w:t>:</w:t>
                      </w:r>
                      <w:r w:rsidRPr="00717A8A">
                        <w:rPr>
                          <w:rFonts w:ascii="Consolas" w:hAnsi="Consolas"/>
                          <w:color w:val="CCCCCC"/>
                          <w:sz w:val="21"/>
                          <w:lang w:val="en-GB"/>
                          <w:rPrChange w:id="3080" w:author="Redondo García Francisco Javier" w:date="2025-09-02T09:44:00Z">
                            <w:rPr>
                              <w:rFonts w:ascii="Consolas" w:hAnsi="Consolas"/>
                              <w:color w:val="CCCCCC"/>
                              <w:sz w:val="21"/>
                              <w:lang w:val="en-US"/>
                            </w:rPr>
                          </w:rPrChange>
                        </w:rPr>
                        <w:t xml:space="preserve"> [</w:t>
                      </w:r>
                      <w:r w:rsidRPr="00717A8A">
                        <w:rPr>
                          <w:rFonts w:ascii="Consolas" w:hAnsi="Consolas"/>
                          <w:color w:val="CE9178"/>
                          <w:sz w:val="21"/>
                          <w:lang w:val="en-GB"/>
                          <w:rPrChange w:id="3081" w:author="Redondo García Francisco Javier" w:date="2025-09-02T09:44:00Z">
                            <w:rPr>
                              <w:rFonts w:ascii="Consolas" w:hAnsi="Consolas"/>
                              <w:color w:val="CE9178"/>
                              <w:sz w:val="21"/>
                              <w:lang w:val="en-US"/>
                            </w:rPr>
                          </w:rPrChange>
                        </w:rPr>
                        <w:t>'./</w:t>
                      </w:r>
                      <w:proofErr w:type="spellStart"/>
                      <w:r w:rsidRPr="00717A8A">
                        <w:rPr>
                          <w:rFonts w:ascii="Consolas" w:hAnsi="Consolas"/>
                          <w:color w:val="CE9178"/>
                          <w:sz w:val="21"/>
                          <w:lang w:val="en-GB"/>
                          <w:rPrChange w:id="3082" w:author="Redondo García Francisco Javier" w:date="2025-09-02T09:44:00Z">
                            <w:rPr>
                              <w:rFonts w:ascii="Consolas" w:hAnsi="Consolas"/>
                              <w:color w:val="CE9178"/>
                              <w:sz w:val="21"/>
                              <w:lang w:val="en-US"/>
                            </w:rPr>
                          </w:rPrChange>
                        </w:rPr>
                        <w:t>sidebar.component.scss</w:t>
                      </w:r>
                      <w:proofErr w:type="spellEnd"/>
                      <w:r w:rsidRPr="00717A8A">
                        <w:rPr>
                          <w:rFonts w:ascii="Consolas" w:hAnsi="Consolas"/>
                          <w:color w:val="CE9178"/>
                          <w:sz w:val="21"/>
                          <w:lang w:val="en-GB"/>
                          <w:rPrChange w:id="3083" w:author="Redondo García Francisco Javier" w:date="2025-09-02T09:44:00Z">
                            <w:rPr>
                              <w:rFonts w:ascii="Consolas" w:hAnsi="Consolas"/>
                              <w:color w:val="CE9178"/>
                              <w:sz w:val="21"/>
                              <w:lang w:val="en-US"/>
                            </w:rPr>
                          </w:rPrChange>
                        </w:rPr>
                        <w:t>'</w:t>
                      </w:r>
                      <w:r w:rsidRPr="00717A8A">
                        <w:rPr>
                          <w:rFonts w:ascii="Consolas" w:hAnsi="Consolas"/>
                          <w:color w:val="CCCCCC"/>
                          <w:sz w:val="21"/>
                          <w:lang w:val="en-GB"/>
                          <w:rPrChange w:id="3084" w:author="Redondo García Francisco Javier" w:date="2025-09-02T09:44:00Z">
                            <w:rPr>
                              <w:rFonts w:ascii="Consolas" w:hAnsi="Consolas"/>
                              <w:color w:val="CCCCCC"/>
                              <w:sz w:val="21"/>
                              <w:lang w:val="en-US"/>
                            </w:rPr>
                          </w:rPrChange>
                        </w:rPr>
                        <w:t>]</w:t>
                      </w:r>
                    </w:p>
                    <w:p w14:paraId="2C9ED785" w14:textId="77777777" w:rsidR="00CF1E81" w:rsidRPr="00717A8A" w:rsidRDefault="00CF1E81" w:rsidP="00CF1E81">
                      <w:pPr>
                        <w:shd w:val="clear" w:color="auto" w:fill="1F1F1F"/>
                        <w:spacing w:after="0" w:line="285" w:lineRule="atLeast"/>
                        <w:rPr>
                          <w:rFonts w:ascii="Consolas" w:hAnsi="Consolas"/>
                          <w:color w:val="CCCCCC"/>
                          <w:sz w:val="21"/>
                          <w:lang w:val="en-GB"/>
                          <w:rPrChange w:id="3085" w:author="Redondo García Francisco Javier" w:date="2025-09-02T09:44:00Z">
                            <w:rPr>
                              <w:rFonts w:ascii="Consolas" w:hAnsi="Consolas"/>
                              <w:color w:val="CCCCCC"/>
                              <w:sz w:val="21"/>
                              <w:lang w:val="en-US"/>
                            </w:rPr>
                          </w:rPrChange>
                        </w:rPr>
                      </w:pPr>
                      <w:r w:rsidRPr="00717A8A">
                        <w:rPr>
                          <w:rFonts w:ascii="Consolas" w:hAnsi="Consolas"/>
                          <w:color w:val="CCCCCC"/>
                          <w:sz w:val="21"/>
                          <w:lang w:val="en-GB"/>
                          <w:rPrChange w:id="3086" w:author="Redondo García Francisco Javier" w:date="2025-09-02T09:44:00Z">
                            <w:rPr>
                              <w:rFonts w:ascii="Consolas" w:hAnsi="Consolas"/>
                              <w:color w:val="CCCCCC"/>
                              <w:sz w:val="21"/>
                              <w:lang w:val="en-US"/>
                            </w:rPr>
                          </w:rPrChange>
                        </w:rPr>
                        <w:t>})</w:t>
                      </w:r>
                    </w:p>
                    <w:p w14:paraId="64BEDAB0" w14:textId="77777777" w:rsidR="00CF1E81" w:rsidRPr="00717A8A" w:rsidRDefault="00CF1E81" w:rsidP="00CF1E81">
                      <w:pPr>
                        <w:shd w:val="clear" w:color="auto" w:fill="1F1F1F"/>
                        <w:spacing w:after="0" w:line="285" w:lineRule="atLeast"/>
                        <w:rPr>
                          <w:rFonts w:ascii="Consolas" w:hAnsi="Consolas"/>
                          <w:color w:val="CCCCCC"/>
                          <w:sz w:val="21"/>
                          <w:lang w:val="en-GB"/>
                          <w:rPrChange w:id="3087" w:author="Redondo García Francisco Javier" w:date="2025-09-02T09:44:00Z">
                            <w:rPr>
                              <w:rFonts w:ascii="Consolas" w:hAnsi="Consolas"/>
                              <w:color w:val="CCCCCC"/>
                              <w:sz w:val="21"/>
                              <w:lang w:val="en-US"/>
                            </w:rPr>
                          </w:rPrChange>
                        </w:rPr>
                      </w:pPr>
                      <w:r w:rsidRPr="00717A8A">
                        <w:rPr>
                          <w:rFonts w:ascii="Consolas" w:hAnsi="Consolas"/>
                          <w:color w:val="C586C0"/>
                          <w:sz w:val="21"/>
                          <w:lang w:val="en-GB"/>
                          <w:rPrChange w:id="3088" w:author="Redondo García Francisco Javier" w:date="2025-09-02T09:44:00Z">
                            <w:rPr>
                              <w:rFonts w:ascii="Consolas" w:hAnsi="Consolas"/>
                              <w:color w:val="C586C0"/>
                              <w:sz w:val="21"/>
                              <w:lang w:val="en-US"/>
                            </w:rPr>
                          </w:rPrChange>
                        </w:rPr>
                        <w:t>export</w:t>
                      </w:r>
                      <w:r w:rsidRPr="00717A8A">
                        <w:rPr>
                          <w:rFonts w:ascii="Consolas" w:hAnsi="Consolas"/>
                          <w:color w:val="CCCCCC"/>
                          <w:sz w:val="21"/>
                          <w:lang w:val="en-GB"/>
                          <w:rPrChange w:id="3089" w:author="Redondo García Francisco Javier" w:date="2025-09-02T09:44:00Z">
                            <w:rPr>
                              <w:rFonts w:ascii="Consolas" w:hAnsi="Consolas"/>
                              <w:color w:val="CCCCCC"/>
                              <w:sz w:val="21"/>
                              <w:lang w:val="en-US"/>
                            </w:rPr>
                          </w:rPrChange>
                        </w:rPr>
                        <w:t xml:space="preserve"> </w:t>
                      </w:r>
                      <w:r w:rsidRPr="00717A8A">
                        <w:rPr>
                          <w:rFonts w:ascii="Consolas" w:hAnsi="Consolas"/>
                          <w:color w:val="569CD6"/>
                          <w:sz w:val="21"/>
                          <w:lang w:val="en-GB"/>
                          <w:rPrChange w:id="3090" w:author="Redondo García Francisco Javier" w:date="2025-09-02T09:44:00Z">
                            <w:rPr>
                              <w:rFonts w:ascii="Consolas" w:hAnsi="Consolas"/>
                              <w:color w:val="569CD6"/>
                              <w:sz w:val="21"/>
                              <w:lang w:val="en-US"/>
                            </w:rPr>
                          </w:rPrChange>
                        </w:rPr>
                        <w:t>class</w:t>
                      </w:r>
                      <w:r w:rsidRPr="00717A8A">
                        <w:rPr>
                          <w:rFonts w:ascii="Consolas" w:hAnsi="Consolas"/>
                          <w:color w:val="CCCCCC"/>
                          <w:sz w:val="21"/>
                          <w:lang w:val="en-GB"/>
                          <w:rPrChange w:id="3091" w:author="Redondo García Francisco Javier" w:date="2025-09-02T09:44:00Z">
                            <w:rPr>
                              <w:rFonts w:ascii="Consolas" w:hAnsi="Consolas"/>
                              <w:color w:val="CCCCCC"/>
                              <w:sz w:val="21"/>
                              <w:lang w:val="en-US"/>
                            </w:rPr>
                          </w:rPrChange>
                        </w:rPr>
                        <w:t xml:space="preserve"> </w:t>
                      </w:r>
                      <w:proofErr w:type="spellStart"/>
                      <w:r w:rsidRPr="00717A8A">
                        <w:rPr>
                          <w:rFonts w:ascii="Consolas" w:hAnsi="Consolas"/>
                          <w:color w:val="4EC9B0"/>
                          <w:sz w:val="21"/>
                          <w:lang w:val="en-GB"/>
                          <w:rPrChange w:id="3092" w:author="Redondo García Francisco Javier" w:date="2025-09-02T09:44:00Z">
                            <w:rPr>
                              <w:rFonts w:ascii="Consolas" w:hAnsi="Consolas"/>
                              <w:color w:val="4EC9B0"/>
                              <w:sz w:val="21"/>
                              <w:lang w:val="en-US"/>
                            </w:rPr>
                          </w:rPrChange>
                        </w:rPr>
                        <w:t>SidebarComponent</w:t>
                      </w:r>
                      <w:proofErr w:type="spellEnd"/>
                      <w:r w:rsidRPr="00717A8A">
                        <w:rPr>
                          <w:rFonts w:ascii="Consolas" w:hAnsi="Consolas"/>
                          <w:color w:val="CCCCCC"/>
                          <w:sz w:val="21"/>
                          <w:lang w:val="en-GB"/>
                          <w:rPrChange w:id="3093" w:author="Redondo García Francisco Javier" w:date="2025-09-02T09:44:00Z">
                            <w:rPr>
                              <w:rFonts w:ascii="Consolas" w:hAnsi="Consolas"/>
                              <w:color w:val="CCCCCC"/>
                              <w:sz w:val="21"/>
                              <w:lang w:val="en-US"/>
                            </w:rPr>
                          </w:rPrChange>
                        </w:rPr>
                        <w:t xml:space="preserve"> </w:t>
                      </w:r>
                      <w:r w:rsidRPr="00717A8A">
                        <w:rPr>
                          <w:rFonts w:ascii="Consolas" w:hAnsi="Consolas"/>
                          <w:color w:val="569CD6"/>
                          <w:sz w:val="21"/>
                          <w:lang w:val="en-GB"/>
                          <w:rPrChange w:id="3094" w:author="Redondo García Francisco Javier" w:date="2025-09-02T09:44:00Z">
                            <w:rPr>
                              <w:rFonts w:ascii="Consolas" w:hAnsi="Consolas"/>
                              <w:color w:val="569CD6"/>
                              <w:sz w:val="21"/>
                              <w:lang w:val="en-US"/>
                            </w:rPr>
                          </w:rPrChange>
                        </w:rPr>
                        <w:t>implements</w:t>
                      </w:r>
                      <w:r w:rsidRPr="00717A8A">
                        <w:rPr>
                          <w:rFonts w:ascii="Consolas" w:hAnsi="Consolas"/>
                          <w:color w:val="CCCCCC"/>
                          <w:sz w:val="21"/>
                          <w:lang w:val="en-GB"/>
                          <w:rPrChange w:id="3095" w:author="Redondo García Francisco Javier" w:date="2025-09-02T09:44:00Z">
                            <w:rPr>
                              <w:rFonts w:ascii="Consolas" w:hAnsi="Consolas"/>
                              <w:color w:val="CCCCCC"/>
                              <w:sz w:val="21"/>
                              <w:lang w:val="en-US"/>
                            </w:rPr>
                          </w:rPrChange>
                        </w:rPr>
                        <w:t xml:space="preserve"> </w:t>
                      </w:r>
                      <w:proofErr w:type="spellStart"/>
                      <w:r w:rsidRPr="00717A8A">
                        <w:rPr>
                          <w:rFonts w:ascii="Consolas" w:hAnsi="Consolas"/>
                          <w:color w:val="4EC9B0"/>
                          <w:sz w:val="21"/>
                          <w:lang w:val="en-GB"/>
                          <w:rPrChange w:id="3096" w:author="Redondo García Francisco Javier" w:date="2025-09-02T09:44:00Z">
                            <w:rPr>
                              <w:rFonts w:ascii="Consolas" w:hAnsi="Consolas"/>
                              <w:color w:val="4EC9B0"/>
                              <w:sz w:val="21"/>
                              <w:lang w:val="en-US"/>
                            </w:rPr>
                          </w:rPrChange>
                        </w:rPr>
                        <w:t>OnInit</w:t>
                      </w:r>
                      <w:proofErr w:type="spellEnd"/>
                      <w:r w:rsidRPr="00717A8A">
                        <w:rPr>
                          <w:rFonts w:ascii="Consolas" w:hAnsi="Consolas"/>
                          <w:color w:val="CCCCCC"/>
                          <w:sz w:val="21"/>
                          <w:lang w:val="en-GB"/>
                          <w:rPrChange w:id="3097" w:author="Redondo García Francisco Javier" w:date="2025-09-02T09:44:00Z">
                            <w:rPr>
                              <w:rFonts w:ascii="Consolas" w:hAnsi="Consolas"/>
                              <w:color w:val="CCCCCC"/>
                              <w:sz w:val="21"/>
                              <w:lang w:val="en-US"/>
                            </w:rPr>
                          </w:rPrChange>
                        </w:rPr>
                        <w:t xml:space="preserve"> {</w:t>
                      </w:r>
                    </w:p>
                    <w:p w14:paraId="08D875D2" w14:textId="77777777" w:rsidR="00CF1E81" w:rsidRPr="00717A8A" w:rsidRDefault="00CF1E81" w:rsidP="00CF1E81">
                      <w:pPr>
                        <w:shd w:val="clear" w:color="auto" w:fill="1F1F1F"/>
                        <w:spacing w:after="0" w:line="285" w:lineRule="atLeast"/>
                        <w:rPr>
                          <w:rFonts w:ascii="Consolas" w:hAnsi="Consolas"/>
                          <w:color w:val="CCCCCC"/>
                          <w:sz w:val="21"/>
                          <w:lang w:val="en-GB"/>
                          <w:rPrChange w:id="3098" w:author="Redondo García Francisco Javier" w:date="2025-09-02T09:44:00Z">
                            <w:rPr>
                              <w:rFonts w:ascii="Consolas" w:hAnsi="Consolas"/>
                              <w:color w:val="CCCCCC"/>
                              <w:sz w:val="21"/>
                              <w:lang w:val="en-US"/>
                            </w:rPr>
                          </w:rPrChange>
                        </w:rPr>
                      </w:pPr>
                      <w:r w:rsidRPr="00717A8A">
                        <w:rPr>
                          <w:rFonts w:ascii="Consolas" w:hAnsi="Consolas"/>
                          <w:color w:val="CCCCCC"/>
                          <w:sz w:val="21"/>
                          <w:lang w:val="en-GB"/>
                          <w:rPrChange w:id="3099" w:author="Redondo García Francisco Javier" w:date="2025-09-02T09:44:00Z">
                            <w:rPr>
                              <w:rFonts w:ascii="Consolas" w:hAnsi="Consolas"/>
                              <w:color w:val="CCCCCC"/>
                              <w:sz w:val="21"/>
                              <w:lang w:val="en-US"/>
                            </w:rPr>
                          </w:rPrChange>
                        </w:rPr>
                        <w:t xml:space="preserve">  </w:t>
                      </w:r>
                      <w:proofErr w:type="gramStart"/>
                      <w:r w:rsidRPr="00717A8A">
                        <w:rPr>
                          <w:rFonts w:ascii="Consolas" w:hAnsi="Consolas"/>
                          <w:color w:val="9CDCFE"/>
                          <w:sz w:val="21"/>
                          <w:lang w:val="en-GB"/>
                          <w:rPrChange w:id="3100" w:author="Redondo García Francisco Javier" w:date="2025-09-02T09:44:00Z">
                            <w:rPr>
                              <w:rFonts w:ascii="Consolas" w:hAnsi="Consolas"/>
                              <w:color w:val="9CDCFE"/>
                              <w:sz w:val="21"/>
                              <w:lang w:val="en-US"/>
                            </w:rPr>
                          </w:rPrChange>
                        </w:rPr>
                        <w:t>role</w:t>
                      </w:r>
                      <w:r w:rsidRPr="00717A8A">
                        <w:rPr>
                          <w:rFonts w:ascii="Consolas" w:hAnsi="Consolas"/>
                          <w:color w:val="D4D4D4"/>
                          <w:sz w:val="21"/>
                          <w:lang w:val="en-GB"/>
                          <w:rPrChange w:id="3101" w:author="Redondo García Francisco Javier" w:date="2025-09-02T09:44:00Z">
                            <w:rPr>
                              <w:rFonts w:ascii="Consolas" w:hAnsi="Consolas"/>
                              <w:color w:val="D4D4D4"/>
                              <w:sz w:val="21"/>
                              <w:lang w:val="en-US"/>
                            </w:rPr>
                          </w:rPrChange>
                        </w:rPr>
                        <w:t>!:</w:t>
                      </w:r>
                      <w:proofErr w:type="gramEnd"/>
                      <w:r w:rsidRPr="00717A8A">
                        <w:rPr>
                          <w:rFonts w:ascii="Consolas" w:hAnsi="Consolas"/>
                          <w:color w:val="CCCCCC"/>
                          <w:sz w:val="21"/>
                          <w:lang w:val="en-GB"/>
                          <w:rPrChange w:id="3102" w:author="Redondo García Francisco Javier" w:date="2025-09-02T09:44:00Z">
                            <w:rPr>
                              <w:rFonts w:ascii="Consolas" w:hAnsi="Consolas"/>
                              <w:color w:val="CCCCCC"/>
                              <w:sz w:val="21"/>
                              <w:lang w:val="en-US"/>
                            </w:rPr>
                          </w:rPrChange>
                        </w:rPr>
                        <w:t xml:space="preserve"> </w:t>
                      </w:r>
                      <w:r w:rsidRPr="00717A8A">
                        <w:rPr>
                          <w:rFonts w:ascii="Consolas" w:hAnsi="Consolas"/>
                          <w:color w:val="4EC9B0"/>
                          <w:sz w:val="21"/>
                          <w:lang w:val="en-GB"/>
                          <w:rPrChange w:id="3103" w:author="Redondo García Francisco Javier" w:date="2025-09-02T09:44:00Z">
                            <w:rPr>
                              <w:rFonts w:ascii="Consolas" w:hAnsi="Consolas"/>
                              <w:color w:val="4EC9B0"/>
                              <w:sz w:val="21"/>
                              <w:lang w:val="en-US"/>
                            </w:rPr>
                          </w:rPrChange>
                        </w:rPr>
                        <w:t>string</w:t>
                      </w:r>
                      <w:r w:rsidRPr="00717A8A">
                        <w:rPr>
                          <w:rFonts w:ascii="Consolas" w:hAnsi="Consolas"/>
                          <w:color w:val="CCCCCC"/>
                          <w:sz w:val="21"/>
                          <w:lang w:val="en-GB"/>
                          <w:rPrChange w:id="3104" w:author="Redondo García Francisco Javier" w:date="2025-09-02T09:44:00Z">
                            <w:rPr>
                              <w:rFonts w:ascii="Consolas" w:hAnsi="Consolas"/>
                              <w:color w:val="CCCCCC"/>
                              <w:sz w:val="21"/>
                              <w:lang w:val="en-US"/>
                            </w:rPr>
                          </w:rPrChange>
                        </w:rPr>
                        <w:t>;</w:t>
                      </w:r>
                    </w:p>
                    <w:p w14:paraId="732CB1A2" w14:textId="77777777" w:rsidR="00CF1E81" w:rsidRPr="00717A8A" w:rsidRDefault="00CF1E81" w:rsidP="00CF1E81">
                      <w:pPr>
                        <w:shd w:val="clear" w:color="auto" w:fill="1F1F1F"/>
                        <w:spacing w:after="0" w:line="285" w:lineRule="atLeast"/>
                        <w:rPr>
                          <w:rFonts w:ascii="Consolas" w:hAnsi="Consolas"/>
                          <w:color w:val="CCCCCC"/>
                          <w:sz w:val="21"/>
                          <w:lang w:val="en-GB"/>
                          <w:rPrChange w:id="3105" w:author="Redondo García Francisco Javier" w:date="2025-09-02T09:44:00Z">
                            <w:rPr>
                              <w:rFonts w:ascii="Consolas" w:hAnsi="Consolas"/>
                              <w:color w:val="CCCCCC"/>
                              <w:sz w:val="21"/>
                              <w:lang w:val="en-US"/>
                            </w:rPr>
                          </w:rPrChange>
                        </w:rPr>
                      </w:pPr>
                    </w:p>
                    <w:p w14:paraId="14A78479" w14:textId="77777777" w:rsidR="00CF1E81" w:rsidRPr="00717A8A" w:rsidRDefault="00CF1E81" w:rsidP="00CF1E81">
                      <w:pPr>
                        <w:shd w:val="clear" w:color="auto" w:fill="1F1F1F"/>
                        <w:spacing w:after="0" w:line="285" w:lineRule="atLeast"/>
                        <w:rPr>
                          <w:rFonts w:ascii="Consolas" w:hAnsi="Consolas"/>
                          <w:color w:val="CCCCCC"/>
                          <w:sz w:val="21"/>
                          <w:lang w:val="en-GB"/>
                          <w:rPrChange w:id="3106" w:author="Redondo García Francisco Javier" w:date="2025-09-02T09:44:00Z">
                            <w:rPr>
                              <w:rFonts w:ascii="Consolas" w:hAnsi="Consolas"/>
                              <w:color w:val="CCCCCC"/>
                              <w:sz w:val="21"/>
                              <w:lang w:val="en-US"/>
                            </w:rPr>
                          </w:rPrChange>
                        </w:rPr>
                      </w:pPr>
                      <w:r w:rsidRPr="00717A8A">
                        <w:rPr>
                          <w:rFonts w:ascii="Consolas" w:hAnsi="Consolas"/>
                          <w:color w:val="CCCCCC"/>
                          <w:sz w:val="21"/>
                          <w:lang w:val="en-GB"/>
                          <w:rPrChange w:id="3107" w:author="Redondo García Francisco Javier" w:date="2025-09-02T09:44:00Z">
                            <w:rPr>
                              <w:rFonts w:ascii="Consolas" w:hAnsi="Consolas"/>
                              <w:color w:val="CCCCCC"/>
                              <w:sz w:val="21"/>
                              <w:lang w:val="en-US"/>
                            </w:rPr>
                          </w:rPrChange>
                        </w:rPr>
                        <w:t xml:space="preserve">  </w:t>
                      </w:r>
                      <w:proofErr w:type="gramStart"/>
                      <w:r w:rsidRPr="00717A8A">
                        <w:rPr>
                          <w:rFonts w:ascii="Consolas" w:hAnsi="Consolas"/>
                          <w:color w:val="569CD6"/>
                          <w:sz w:val="21"/>
                          <w:lang w:val="en-GB"/>
                          <w:rPrChange w:id="3108" w:author="Redondo García Francisco Javier" w:date="2025-09-02T09:44:00Z">
                            <w:rPr>
                              <w:rFonts w:ascii="Consolas" w:hAnsi="Consolas"/>
                              <w:color w:val="569CD6"/>
                              <w:sz w:val="21"/>
                              <w:lang w:val="en-US"/>
                            </w:rPr>
                          </w:rPrChange>
                        </w:rPr>
                        <w:t>constructor</w:t>
                      </w:r>
                      <w:r w:rsidRPr="00717A8A">
                        <w:rPr>
                          <w:rFonts w:ascii="Consolas" w:hAnsi="Consolas"/>
                          <w:color w:val="CCCCCC"/>
                          <w:sz w:val="21"/>
                          <w:lang w:val="en-GB"/>
                          <w:rPrChange w:id="3109" w:author="Redondo García Francisco Javier" w:date="2025-09-02T09:44:00Z">
                            <w:rPr>
                              <w:rFonts w:ascii="Consolas" w:hAnsi="Consolas"/>
                              <w:color w:val="CCCCCC"/>
                              <w:sz w:val="21"/>
                              <w:lang w:val="en-US"/>
                            </w:rPr>
                          </w:rPrChange>
                        </w:rPr>
                        <w:t>(</w:t>
                      </w:r>
                      <w:proofErr w:type="gramEnd"/>
                      <w:r w:rsidRPr="00717A8A">
                        <w:rPr>
                          <w:rFonts w:ascii="Consolas" w:hAnsi="Consolas"/>
                          <w:color w:val="569CD6"/>
                          <w:sz w:val="21"/>
                          <w:lang w:val="en-GB"/>
                          <w:rPrChange w:id="3110" w:author="Redondo García Francisco Javier" w:date="2025-09-02T09:44:00Z">
                            <w:rPr>
                              <w:rFonts w:ascii="Consolas" w:hAnsi="Consolas"/>
                              <w:color w:val="569CD6"/>
                              <w:sz w:val="21"/>
                              <w:lang w:val="en-US"/>
                            </w:rPr>
                          </w:rPrChange>
                        </w:rPr>
                        <w:t>public</w:t>
                      </w:r>
                      <w:r w:rsidRPr="00717A8A">
                        <w:rPr>
                          <w:rFonts w:ascii="Consolas" w:hAnsi="Consolas"/>
                          <w:color w:val="CCCCCC"/>
                          <w:sz w:val="21"/>
                          <w:lang w:val="en-GB"/>
                          <w:rPrChange w:id="3111" w:author="Redondo García Francisco Javier" w:date="2025-09-02T09:44:00Z">
                            <w:rPr>
                              <w:rFonts w:ascii="Consolas" w:hAnsi="Consolas"/>
                              <w:color w:val="CCCCCC"/>
                              <w:sz w:val="21"/>
                              <w:lang w:val="en-US"/>
                            </w:rPr>
                          </w:rPrChange>
                        </w:rPr>
                        <w:t xml:space="preserve"> </w:t>
                      </w:r>
                      <w:proofErr w:type="spellStart"/>
                      <w:r w:rsidRPr="00717A8A">
                        <w:rPr>
                          <w:rFonts w:ascii="Consolas" w:hAnsi="Consolas"/>
                          <w:color w:val="9CDCFE"/>
                          <w:sz w:val="21"/>
                          <w:lang w:val="en-GB"/>
                          <w:rPrChange w:id="3112" w:author="Redondo García Francisco Javier" w:date="2025-09-02T09:44:00Z">
                            <w:rPr>
                              <w:rFonts w:ascii="Consolas" w:hAnsi="Consolas"/>
                              <w:color w:val="9CDCFE"/>
                              <w:sz w:val="21"/>
                              <w:lang w:val="en-US"/>
                            </w:rPr>
                          </w:rPrChange>
                        </w:rPr>
                        <w:t>authService</w:t>
                      </w:r>
                      <w:proofErr w:type="spellEnd"/>
                      <w:r w:rsidRPr="00717A8A">
                        <w:rPr>
                          <w:rFonts w:ascii="Consolas" w:hAnsi="Consolas"/>
                          <w:color w:val="D4D4D4"/>
                          <w:sz w:val="21"/>
                          <w:lang w:val="en-GB"/>
                          <w:rPrChange w:id="3113" w:author="Redondo García Francisco Javier" w:date="2025-09-02T09:44:00Z">
                            <w:rPr>
                              <w:rFonts w:ascii="Consolas" w:hAnsi="Consolas"/>
                              <w:color w:val="D4D4D4"/>
                              <w:sz w:val="21"/>
                              <w:lang w:val="en-US"/>
                            </w:rPr>
                          </w:rPrChange>
                        </w:rPr>
                        <w:t>:</w:t>
                      </w:r>
                      <w:r w:rsidRPr="00717A8A">
                        <w:rPr>
                          <w:rFonts w:ascii="Consolas" w:hAnsi="Consolas"/>
                          <w:color w:val="CCCCCC"/>
                          <w:sz w:val="21"/>
                          <w:lang w:val="en-GB"/>
                          <w:rPrChange w:id="3114" w:author="Redondo García Francisco Javier" w:date="2025-09-02T09:44:00Z">
                            <w:rPr>
                              <w:rFonts w:ascii="Consolas" w:hAnsi="Consolas"/>
                              <w:color w:val="CCCCCC"/>
                              <w:sz w:val="21"/>
                              <w:lang w:val="en-US"/>
                            </w:rPr>
                          </w:rPrChange>
                        </w:rPr>
                        <w:t xml:space="preserve"> </w:t>
                      </w:r>
                      <w:proofErr w:type="spellStart"/>
                      <w:r w:rsidRPr="00717A8A">
                        <w:rPr>
                          <w:rFonts w:ascii="Consolas" w:hAnsi="Consolas"/>
                          <w:color w:val="4EC9B0"/>
                          <w:sz w:val="21"/>
                          <w:lang w:val="en-GB"/>
                          <w:rPrChange w:id="3115" w:author="Redondo García Francisco Javier" w:date="2025-09-02T09:44:00Z">
                            <w:rPr>
                              <w:rFonts w:ascii="Consolas" w:hAnsi="Consolas"/>
                              <w:color w:val="4EC9B0"/>
                              <w:sz w:val="21"/>
                              <w:lang w:val="en-US"/>
                            </w:rPr>
                          </w:rPrChange>
                        </w:rPr>
                        <w:t>AuthService</w:t>
                      </w:r>
                      <w:proofErr w:type="spellEnd"/>
                      <w:r w:rsidRPr="00717A8A">
                        <w:rPr>
                          <w:rFonts w:ascii="Consolas" w:hAnsi="Consolas"/>
                          <w:color w:val="CCCCCC"/>
                          <w:sz w:val="21"/>
                          <w:lang w:val="en-GB"/>
                          <w:rPrChange w:id="3116" w:author="Redondo García Francisco Javier" w:date="2025-09-02T09:44:00Z">
                            <w:rPr>
                              <w:rFonts w:ascii="Consolas" w:hAnsi="Consolas"/>
                              <w:color w:val="CCCCCC"/>
                              <w:sz w:val="21"/>
                              <w:lang w:val="en-US"/>
                            </w:rPr>
                          </w:rPrChange>
                        </w:rPr>
                        <w:t xml:space="preserve">, </w:t>
                      </w:r>
                      <w:r w:rsidRPr="00717A8A">
                        <w:rPr>
                          <w:rFonts w:ascii="Consolas" w:hAnsi="Consolas"/>
                          <w:color w:val="569CD6"/>
                          <w:sz w:val="21"/>
                          <w:lang w:val="en-GB"/>
                          <w:rPrChange w:id="3117" w:author="Redondo García Francisco Javier" w:date="2025-09-02T09:44:00Z">
                            <w:rPr>
                              <w:rFonts w:ascii="Consolas" w:hAnsi="Consolas"/>
                              <w:color w:val="569CD6"/>
                              <w:sz w:val="21"/>
                              <w:lang w:val="en-US"/>
                            </w:rPr>
                          </w:rPrChange>
                        </w:rPr>
                        <w:t>private</w:t>
                      </w:r>
                      <w:r w:rsidRPr="00717A8A">
                        <w:rPr>
                          <w:rFonts w:ascii="Consolas" w:hAnsi="Consolas"/>
                          <w:color w:val="CCCCCC"/>
                          <w:sz w:val="21"/>
                          <w:lang w:val="en-GB"/>
                          <w:rPrChange w:id="3118" w:author="Redondo García Francisco Javier" w:date="2025-09-02T09:44:00Z">
                            <w:rPr>
                              <w:rFonts w:ascii="Consolas" w:hAnsi="Consolas"/>
                              <w:color w:val="CCCCCC"/>
                              <w:sz w:val="21"/>
                              <w:lang w:val="en-US"/>
                            </w:rPr>
                          </w:rPrChange>
                        </w:rPr>
                        <w:t xml:space="preserve"> </w:t>
                      </w:r>
                      <w:proofErr w:type="spellStart"/>
                      <w:r w:rsidRPr="00717A8A">
                        <w:rPr>
                          <w:rFonts w:ascii="Consolas" w:hAnsi="Consolas"/>
                          <w:color w:val="9CDCFE"/>
                          <w:sz w:val="21"/>
                          <w:lang w:val="en-GB"/>
                          <w:rPrChange w:id="3119" w:author="Redondo García Francisco Javier" w:date="2025-09-02T09:44:00Z">
                            <w:rPr>
                              <w:rFonts w:ascii="Consolas" w:hAnsi="Consolas"/>
                              <w:color w:val="9CDCFE"/>
                              <w:sz w:val="21"/>
                              <w:lang w:val="en-US"/>
                            </w:rPr>
                          </w:rPrChange>
                        </w:rPr>
                        <w:t>globalService</w:t>
                      </w:r>
                      <w:proofErr w:type="spellEnd"/>
                      <w:r w:rsidRPr="00717A8A">
                        <w:rPr>
                          <w:rFonts w:ascii="Consolas" w:hAnsi="Consolas"/>
                          <w:color w:val="D4D4D4"/>
                          <w:sz w:val="21"/>
                          <w:lang w:val="en-GB"/>
                          <w:rPrChange w:id="3120" w:author="Redondo García Francisco Javier" w:date="2025-09-02T09:44:00Z">
                            <w:rPr>
                              <w:rFonts w:ascii="Consolas" w:hAnsi="Consolas"/>
                              <w:color w:val="D4D4D4"/>
                              <w:sz w:val="21"/>
                              <w:lang w:val="en-US"/>
                            </w:rPr>
                          </w:rPrChange>
                        </w:rPr>
                        <w:t>:</w:t>
                      </w:r>
                      <w:r w:rsidRPr="00717A8A">
                        <w:rPr>
                          <w:rFonts w:ascii="Consolas" w:hAnsi="Consolas"/>
                          <w:color w:val="CCCCCC"/>
                          <w:sz w:val="21"/>
                          <w:lang w:val="en-GB"/>
                          <w:rPrChange w:id="3121" w:author="Redondo García Francisco Javier" w:date="2025-09-02T09:44:00Z">
                            <w:rPr>
                              <w:rFonts w:ascii="Consolas" w:hAnsi="Consolas"/>
                              <w:color w:val="CCCCCC"/>
                              <w:sz w:val="21"/>
                              <w:lang w:val="en-US"/>
                            </w:rPr>
                          </w:rPrChange>
                        </w:rPr>
                        <w:t xml:space="preserve"> </w:t>
                      </w:r>
                      <w:proofErr w:type="spellStart"/>
                      <w:r w:rsidRPr="00717A8A">
                        <w:rPr>
                          <w:rFonts w:ascii="Consolas" w:hAnsi="Consolas"/>
                          <w:color w:val="4EC9B0"/>
                          <w:sz w:val="21"/>
                          <w:lang w:val="en-GB"/>
                          <w:rPrChange w:id="3122" w:author="Redondo García Francisco Javier" w:date="2025-09-02T09:44:00Z">
                            <w:rPr>
                              <w:rFonts w:ascii="Consolas" w:hAnsi="Consolas"/>
                              <w:color w:val="4EC9B0"/>
                              <w:sz w:val="21"/>
                              <w:lang w:val="en-US"/>
                            </w:rPr>
                          </w:rPrChange>
                        </w:rPr>
                        <w:t>GlobalService</w:t>
                      </w:r>
                      <w:proofErr w:type="spellEnd"/>
                      <w:r w:rsidRPr="00717A8A">
                        <w:rPr>
                          <w:rFonts w:ascii="Consolas" w:hAnsi="Consolas"/>
                          <w:color w:val="CCCCCC"/>
                          <w:sz w:val="21"/>
                          <w:lang w:val="en-GB"/>
                          <w:rPrChange w:id="3123" w:author="Redondo García Francisco Javier" w:date="2025-09-02T09:44:00Z">
                            <w:rPr>
                              <w:rFonts w:ascii="Consolas" w:hAnsi="Consolas"/>
                              <w:color w:val="CCCCCC"/>
                              <w:sz w:val="21"/>
                              <w:lang w:val="en-US"/>
                            </w:rPr>
                          </w:rPrChange>
                        </w:rPr>
                        <w:t>) { }</w:t>
                      </w:r>
                    </w:p>
                    <w:p w14:paraId="7991C9BB" w14:textId="77777777" w:rsidR="00CF1E81" w:rsidRPr="00717A8A" w:rsidRDefault="00CF1E81" w:rsidP="00CF1E81">
                      <w:pPr>
                        <w:shd w:val="clear" w:color="auto" w:fill="1F1F1F"/>
                        <w:spacing w:after="0" w:line="285" w:lineRule="atLeast"/>
                        <w:rPr>
                          <w:rFonts w:ascii="Consolas" w:hAnsi="Consolas"/>
                          <w:color w:val="CCCCCC"/>
                          <w:sz w:val="21"/>
                          <w:lang w:val="en-GB"/>
                          <w:rPrChange w:id="3124" w:author="Redondo García Francisco Javier" w:date="2025-09-02T09:44:00Z">
                            <w:rPr>
                              <w:rFonts w:ascii="Consolas" w:hAnsi="Consolas"/>
                              <w:color w:val="CCCCCC"/>
                              <w:sz w:val="21"/>
                              <w:lang w:val="en-US"/>
                            </w:rPr>
                          </w:rPrChange>
                        </w:rPr>
                      </w:pPr>
                    </w:p>
                    <w:p w14:paraId="68F4F87A" w14:textId="77777777" w:rsidR="00CF1E81" w:rsidRPr="00717A8A" w:rsidRDefault="00CF1E81" w:rsidP="00CF1E81">
                      <w:pPr>
                        <w:shd w:val="clear" w:color="auto" w:fill="1F1F1F"/>
                        <w:spacing w:after="0" w:line="285" w:lineRule="atLeast"/>
                        <w:rPr>
                          <w:rFonts w:ascii="Consolas" w:hAnsi="Consolas"/>
                          <w:color w:val="CCCCCC"/>
                          <w:sz w:val="21"/>
                          <w:lang w:val="en-GB"/>
                          <w:rPrChange w:id="3125" w:author="Redondo García Francisco Javier" w:date="2025-09-02T09:44:00Z">
                            <w:rPr>
                              <w:rFonts w:ascii="Consolas" w:hAnsi="Consolas"/>
                              <w:color w:val="CCCCCC"/>
                              <w:sz w:val="21"/>
                              <w:lang w:val="en-US"/>
                            </w:rPr>
                          </w:rPrChange>
                        </w:rPr>
                      </w:pPr>
                      <w:r w:rsidRPr="00717A8A">
                        <w:rPr>
                          <w:rFonts w:ascii="Consolas" w:hAnsi="Consolas"/>
                          <w:color w:val="CCCCCC"/>
                          <w:sz w:val="21"/>
                          <w:lang w:val="en-GB"/>
                          <w:rPrChange w:id="3126" w:author="Redondo García Francisco Javier" w:date="2025-09-02T09:44:00Z">
                            <w:rPr>
                              <w:rFonts w:ascii="Consolas" w:hAnsi="Consolas"/>
                              <w:color w:val="CCCCCC"/>
                              <w:sz w:val="21"/>
                              <w:lang w:val="en-US"/>
                            </w:rPr>
                          </w:rPrChange>
                        </w:rPr>
                        <w:t xml:space="preserve">  </w:t>
                      </w:r>
                      <w:proofErr w:type="spellStart"/>
                      <w:proofErr w:type="gramStart"/>
                      <w:r w:rsidRPr="00717A8A">
                        <w:rPr>
                          <w:rFonts w:ascii="Consolas" w:hAnsi="Consolas"/>
                          <w:color w:val="DCDCAA"/>
                          <w:sz w:val="21"/>
                          <w:lang w:val="en-GB"/>
                          <w:rPrChange w:id="3127" w:author="Redondo García Francisco Javier" w:date="2025-09-02T09:44:00Z">
                            <w:rPr>
                              <w:rFonts w:ascii="Consolas" w:hAnsi="Consolas"/>
                              <w:color w:val="DCDCAA"/>
                              <w:sz w:val="21"/>
                              <w:lang w:val="en-US"/>
                            </w:rPr>
                          </w:rPrChange>
                        </w:rPr>
                        <w:t>ngOnInit</w:t>
                      </w:r>
                      <w:proofErr w:type="spellEnd"/>
                      <w:r w:rsidRPr="00717A8A">
                        <w:rPr>
                          <w:rFonts w:ascii="Consolas" w:hAnsi="Consolas"/>
                          <w:color w:val="CCCCCC"/>
                          <w:sz w:val="21"/>
                          <w:lang w:val="en-GB"/>
                          <w:rPrChange w:id="3128" w:author="Redondo García Francisco Javier" w:date="2025-09-02T09:44:00Z">
                            <w:rPr>
                              <w:rFonts w:ascii="Consolas" w:hAnsi="Consolas"/>
                              <w:color w:val="CCCCCC"/>
                              <w:sz w:val="21"/>
                              <w:lang w:val="en-US"/>
                            </w:rPr>
                          </w:rPrChange>
                        </w:rPr>
                        <w:t>(</w:t>
                      </w:r>
                      <w:proofErr w:type="gramEnd"/>
                      <w:r w:rsidRPr="00717A8A">
                        <w:rPr>
                          <w:rFonts w:ascii="Consolas" w:hAnsi="Consolas"/>
                          <w:color w:val="CCCCCC"/>
                          <w:sz w:val="21"/>
                          <w:lang w:val="en-GB"/>
                          <w:rPrChange w:id="3129" w:author="Redondo García Francisco Javier" w:date="2025-09-02T09:44:00Z">
                            <w:rPr>
                              <w:rFonts w:ascii="Consolas" w:hAnsi="Consolas"/>
                              <w:color w:val="CCCCCC"/>
                              <w:sz w:val="21"/>
                              <w:lang w:val="en-US"/>
                            </w:rPr>
                          </w:rPrChange>
                        </w:rPr>
                        <w:t>) {</w:t>
                      </w:r>
                    </w:p>
                    <w:p w14:paraId="18ED4FBE" w14:textId="77777777" w:rsidR="00CF1E81" w:rsidRPr="00717A8A" w:rsidRDefault="00CF1E81" w:rsidP="00CF1E81">
                      <w:pPr>
                        <w:shd w:val="clear" w:color="auto" w:fill="1F1F1F"/>
                        <w:spacing w:after="0" w:line="285" w:lineRule="atLeast"/>
                        <w:rPr>
                          <w:rFonts w:ascii="Consolas" w:hAnsi="Consolas"/>
                          <w:color w:val="CCCCCC"/>
                          <w:sz w:val="21"/>
                          <w:lang w:val="en-GB"/>
                          <w:rPrChange w:id="3130" w:author="Redondo García Francisco Javier" w:date="2025-09-02T09:44:00Z">
                            <w:rPr>
                              <w:rFonts w:ascii="Consolas" w:hAnsi="Consolas"/>
                              <w:color w:val="CCCCCC"/>
                              <w:sz w:val="21"/>
                              <w:lang w:val="en-US"/>
                            </w:rPr>
                          </w:rPrChange>
                        </w:rPr>
                      </w:pPr>
                      <w:r w:rsidRPr="00717A8A">
                        <w:rPr>
                          <w:rFonts w:ascii="Consolas" w:hAnsi="Consolas"/>
                          <w:color w:val="CCCCCC"/>
                          <w:sz w:val="21"/>
                          <w:lang w:val="en-GB"/>
                          <w:rPrChange w:id="3131" w:author="Redondo García Francisco Javier" w:date="2025-09-02T09:44:00Z">
                            <w:rPr>
                              <w:rFonts w:ascii="Consolas" w:hAnsi="Consolas"/>
                              <w:color w:val="CCCCCC"/>
                              <w:sz w:val="21"/>
                              <w:lang w:val="en-US"/>
                            </w:rPr>
                          </w:rPrChange>
                        </w:rPr>
                        <w:t xml:space="preserve">    </w:t>
                      </w:r>
                      <w:proofErr w:type="spellStart"/>
                      <w:proofErr w:type="gramStart"/>
                      <w:r w:rsidRPr="00717A8A">
                        <w:rPr>
                          <w:rFonts w:ascii="Consolas" w:hAnsi="Consolas"/>
                          <w:color w:val="569CD6"/>
                          <w:sz w:val="21"/>
                          <w:lang w:val="en-GB"/>
                          <w:rPrChange w:id="3132" w:author="Redondo García Francisco Javier" w:date="2025-09-02T09:44:00Z">
                            <w:rPr>
                              <w:rFonts w:ascii="Consolas" w:hAnsi="Consolas"/>
                              <w:color w:val="569CD6"/>
                              <w:sz w:val="21"/>
                              <w:lang w:val="en-US"/>
                            </w:rPr>
                          </w:rPrChange>
                        </w:rPr>
                        <w:t>this</w:t>
                      </w:r>
                      <w:r w:rsidRPr="00717A8A">
                        <w:rPr>
                          <w:rFonts w:ascii="Consolas" w:hAnsi="Consolas"/>
                          <w:color w:val="CCCCCC"/>
                          <w:sz w:val="21"/>
                          <w:lang w:val="en-GB"/>
                          <w:rPrChange w:id="3133" w:author="Redondo García Francisco Javier" w:date="2025-09-02T09:44:00Z">
                            <w:rPr>
                              <w:rFonts w:ascii="Consolas" w:hAnsi="Consolas"/>
                              <w:color w:val="CCCCCC"/>
                              <w:sz w:val="21"/>
                              <w:lang w:val="en-US"/>
                            </w:rPr>
                          </w:rPrChange>
                        </w:rPr>
                        <w:t>.</w:t>
                      </w:r>
                      <w:r w:rsidRPr="00717A8A">
                        <w:rPr>
                          <w:rFonts w:ascii="Consolas" w:hAnsi="Consolas"/>
                          <w:color w:val="9CDCFE"/>
                          <w:sz w:val="21"/>
                          <w:lang w:val="en-GB"/>
                          <w:rPrChange w:id="3134" w:author="Redondo García Francisco Javier" w:date="2025-09-02T09:44:00Z">
                            <w:rPr>
                              <w:rFonts w:ascii="Consolas" w:hAnsi="Consolas"/>
                              <w:color w:val="9CDCFE"/>
                              <w:sz w:val="21"/>
                              <w:lang w:val="en-US"/>
                            </w:rPr>
                          </w:rPrChange>
                        </w:rPr>
                        <w:t>globalService</w:t>
                      </w:r>
                      <w:r w:rsidRPr="00717A8A">
                        <w:rPr>
                          <w:rFonts w:ascii="Consolas" w:hAnsi="Consolas"/>
                          <w:color w:val="CCCCCC"/>
                          <w:sz w:val="21"/>
                          <w:lang w:val="en-GB"/>
                          <w:rPrChange w:id="3135" w:author="Redondo García Francisco Javier" w:date="2025-09-02T09:44:00Z">
                            <w:rPr>
                              <w:rFonts w:ascii="Consolas" w:hAnsi="Consolas"/>
                              <w:color w:val="CCCCCC"/>
                              <w:sz w:val="21"/>
                              <w:lang w:val="en-US"/>
                            </w:rPr>
                          </w:rPrChange>
                        </w:rPr>
                        <w:t>.</w:t>
                      </w:r>
                      <w:r w:rsidRPr="00717A8A">
                        <w:rPr>
                          <w:rFonts w:ascii="Consolas" w:hAnsi="Consolas"/>
                          <w:color w:val="9CDCFE"/>
                          <w:sz w:val="21"/>
                          <w:lang w:val="en-GB"/>
                          <w:rPrChange w:id="3136" w:author="Redondo García Francisco Javier" w:date="2025-09-02T09:44:00Z">
                            <w:rPr>
                              <w:rFonts w:ascii="Consolas" w:hAnsi="Consolas"/>
                              <w:color w:val="9CDCFE"/>
                              <w:sz w:val="21"/>
                              <w:lang w:val="en-US"/>
                            </w:rPr>
                          </w:rPrChange>
                        </w:rPr>
                        <w:t>role</w:t>
                      </w:r>
                      <w:proofErr w:type="gramEnd"/>
                      <w:r w:rsidRPr="00717A8A">
                        <w:rPr>
                          <w:rFonts w:ascii="Consolas" w:hAnsi="Consolas"/>
                          <w:color w:val="9CDCFE"/>
                          <w:sz w:val="21"/>
                          <w:lang w:val="en-GB"/>
                          <w:rPrChange w:id="3137" w:author="Redondo García Francisco Javier" w:date="2025-09-02T09:44:00Z">
                            <w:rPr>
                              <w:rFonts w:ascii="Consolas" w:hAnsi="Consolas"/>
                              <w:color w:val="9CDCFE"/>
                              <w:sz w:val="21"/>
                              <w:lang w:val="en-US"/>
                            </w:rPr>
                          </w:rPrChange>
                        </w:rPr>
                        <w:t>$</w:t>
                      </w:r>
                      <w:r w:rsidRPr="00717A8A">
                        <w:rPr>
                          <w:rFonts w:ascii="Consolas" w:hAnsi="Consolas"/>
                          <w:color w:val="CCCCCC"/>
                          <w:sz w:val="21"/>
                          <w:lang w:val="en-GB"/>
                          <w:rPrChange w:id="3138" w:author="Redondo García Francisco Javier" w:date="2025-09-02T09:44:00Z">
                            <w:rPr>
                              <w:rFonts w:ascii="Consolas" w:hAnsi="Consolas"/>
                              <w:color w:val="CCCCCC"/>
                              <w:sz w:val="21"/>
                              <w:lang w:val="en-US"/>
                            </w:rPr>
                          </w:rPrChange>
                        </w:rPr>
                        <w:t>.</w:t>
                      </w:r>
                      <w:r w:rsidRPr="00717A8A">
                        <w:rPr>
                          <w:rFonts w:ascii="Consolas" w:hAnsi="Consolas"/>
                          <w:color w:val="DCDCAA"/>
                          <w:sz w:val="21"/>
                          <w:lang w:val="en-GB"/>
                          <w:rPrChange w:id="3139" w:author="Redondo García Francisco Javier" w:date="2025-09-02T09:44:00Z">
                            <w:rPr>
                              <w:rFonts w:ascii="Consolas" w:hAnsi="Consolas"/>
                              <w:color w:val="DCDCAA"/>
                              <w:sz w:val="21"/>
                              <w:lang w:val="en-US"/>
                            </w:rPr>
                          </w:rPrChange>
                        </w:rPr>
                        <w:t>subscribe</w:t>
                      </w:r>
                      <w:proofErr w:type="spellEnd"/>
                      <w:r w:rsidRPr="00717A8A">
                        <w:rPr>
                          <w:rFonts w:ascii="Consolas" w:hAnsi="Consolas"/>
                          <w:color w:val="CCCCCC"/>
                          <w:sz w:val="21"/>
                          <w:lang w:val="en-GB"/>
                          <w:rPrChange w:id="3140" w:author="Redondo García Francisco Javier" w:date="2025-09-02T09:44:00Z">
                            <w:rPr>
                              <w:rFonts w:ascii="Consolas" w:hAnsi="Consolas"/>
                              <w:color w:val="CCCCCC"/>
                              <w:sz w:val="21"/>
                              <w:lang w:val="en-US"/>
                            </w:rPr>
                          </w:rPrChange>
                        </w:rPr>
                        <w:t>(</w:t>
                      </w:r>
                      <w:r w:rsidRPr="00717A8A">
                        <w:rPr>
                          <w:rFonts w:ascii="Consolas" w:hAnsi="Consolas"/>
                          <w:color w:val="9CDCFE"/>
                          <w:sz w:val="21"/>
                          <w:lang w:val="en-GB"/>
                          <w:rPrChange w:id="3141" w:author="Redondo García Francisco Javier" w:date="2025-09-02T09:44:00Z">
                            <w:rPr>
                              <w:rFonts w:ascii="Consolas" w:hAnsi="Consolas"/>
                              <w:color w:val="9CDCFE"/>
                              <w:sz w:val="21"/>
                              <w:lang w:val="en-US"/>
                            </w:rPr>
                          </w:rPrChange>
                        </w:rPr>
                        <w:t>role</w:t>
                      </w:r>
                      <w:r w:rsidRPr="00717A8A">
                        <w:rPr>
                          <w:rFonts w:ascii="Consolas" w:hAnsi="Consolas"/>
                          <w:color w:val="CCCCCC"/>
                          <w:sz w:val="21"/>
                          <w:lang w:val="en-GB"/>
                          <w:rPrChange w:id="3142" w:author="Redondo García Francisco Javier" w:date="2025-09-02T09:44:00Z">
                            <w:rPr>
                              <w:rFonts w:ascii="Consolas" w:hAnsi="Consolas"/>
                              <w:color w:val="CCCCCC"/>
                              <w:sz w:val="21"/>
                              <w:lang w:val="en-US"/>
                            </w:rPr>
                          </w:rPrChange>
                        </w:rPr>
                        <w:t xml:space="preserve"> </w:t>
                      </w:r>
                      <w:r w:rsidRPr="00717A8A">
                        <w:rPr>
                          <w:rFonts w:ascii="Consolas" w:hAnsi="Consolas"/>
                          <w:color w:val="569CD6"/>
                          <w:sz w:val="21"/>
                          <w:lang w:val="en-GB"/>
                          <w:rPrChange w:id="3143" w:author="Redondo García Francisco Javier" w:date="2025-09-02T09:44:00Z">
                            <w:rPr>
                              <w:rFonts w:ascii="Consolas" w:hAnsi="Consolas"/>
                              <w:color w:val="569CD6"/>
                              <w:sz w:val="21"/>
                              <w:lang w:val="en-US"/>
                            </w:rPr>
                          </w:rPrChange>
                        </w:rPr>
                        <w:t>=&gt;</w:t>
                      </w:r>
                      <w:r w:rsidRPr="00717A8A">
                        <w:rPr>
                          <w:rFonts w:ascii="Consolas" w:hAnsi="Consolas"/>
                          <w:color w:val="CCCCCC"/>
                          <w:sz w:val="21"/>
                          <w:lang w:val="en-GB"/>
                          <w:rPrChange w:id="3144" w:author="Redondo García Francisco Javier" w:date="2025-09-02T09:44:00Z">
                            <w:rPr>
                              <w:rFonts w:ascii="Consolas" w:hAnsi="Consolas"/>
                              <w:color w:val="CCCCCC"/>
                              <w:sz w:val="21"/>
                              <w:lang w:val="en-US"/>
                            </w:rPr>
                          </w:rPrChange>
                        </w:rPr>
                        <w:t xml:space="preserve"> {</w:t>
                      </w:r>
                    </w:p>
                    <w:p w14:paraId="6318E352"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17A8A">
                        <w:rPr>
                          <w:rFonts w:ascii="Consolas" w:hAnsi="Consolas"/>
                          <w:color w:val="CCCCCC"/>
                          <w:sz w:val="21"/>
                          <w:lang w:val="en-GB"/>
                          <w:rPrChange w:id="3145" w:author="Redondo García Francisco Javier" w:date="2025-09-02T09:44:00Z">
                            <w:rPr>
                              <w:rFonts w:ascii="Consolas" w:hAnsi="Consolas"/>
                              <w:color w:val="CCCCCC"/>
                              <w:sz w:val="21"/>
                              <w:lang w:val="en-US"/>
                            </w:rPr>
                          </w:rPrChange>
                        </w:rPr>
                        <w:t xml:space="preserve">      </w:t>
                      </w:r>
                      <w:proofErr w:type="spellStart"/>
                      <w:r w:rsidRPr="0078716A">
                        <w:rPr>
                          <w:rFonts w:ascii="Consolas" w:eastAsia="Times New Roman" w:hAnsi="Consolas" w:cs="Times New Roman"/>
                          <w:color w:val="569CD6"/>
                          <w:sz w:val="21"/>
                          <w:szCs w:val="21"/>
                          <w:lang w:eastAsia="es-ES"/>
                        </w:rPr>
                        <w:t>this</w:t>
                      </w:r>
                      <w:r w:rsidRPr="0078716A">
                        <w:rPr>
                          <w:rFonts w:ascii="Consolas" w:eastAsia="Times New Roman" w:hAnsi="Consolas" w:cs="Times New Roman"/>
                          <w:color w:val="CCCCCC"/>
                          <w:sz w:val="21"/>
                          <w:szCs w:val="21"/>
                          <w:lang w:eastAsia="es-ES"/>
                        </w:rPr>
                        <w:t>.</w:t>
                      </w:r>
                      <w:r w:rsidRPr="0078716A">
                        <w:rPr>
                          <w:rFonts w:ascii="Consolas" w:eastAsia="Times New Roman" w:hAnsi="Consolas" w:cs="Times New Roman"/>
                          <w:color w:val="9CDCFE"/>
                          <w:sz w:val="21"/>
                          <w:szCs w:val="21"/>
                          <w:lang w:eastAsia="es-ES"/>
                        </w:rPr>
                        <w:t>role</w:t>
                      </w:r>
                      <w:proofErr w:type="spellEnd"/>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D4D4D4"/>
                          <w:sz w:val="21"/>
                          <w:szCs w:val="21"/>
                          <w:lang w:eastAsia="es-ES"/>
                        </w:rPr>
                        <w:t>=</w:t>
                      </w: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9CDCFE"/>
                          <w:sz w:val="21"/>
                          <w:szCs w:val="21"/>
                          <w:lang w:eastAsia="es-ES"/>
                        </w:rPr>
                        <w:t>role</w:t>
                      </w:r>
                      <w:r w:rsidRPr="0078716A">
                        <w:rPr>
                          <w:rFonts w:ascii="Consolas" w:eastAsia="Times New Roman" w:hAnsi="Consolas" w:cs="Times New Roman"/>
                          <w:color w:val="CCCCCC"/>
                          <w:sz w:val="21"/>
                          <w:szCs w:val="21"/>
                          <w:lang w:eastAsia="es-ES"/>
                        </w:rPr>
                        <w:t>;</w:t>
                      </w:r>
                    </w:p>
                    <w:p w14:paraId="4CD59C93"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w:t>
                      </w:r>
                    </w:p>
                    <w:p w14:paraId="39E4A0CC"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w:t>
                      </w:r>
                    </w:p>
                    <w:p w14:paraId="12F99372" w14:textId="77777777" w:rsidR="00CF1E81" w:rsidRDefault="00CF1E81" w:rsidP="00CF1E81"/>
                  </w:txbxContent>
                </v:textbox>
                <w10:anchorlock/>
              </v:shape>
            </w:pict>
          </mc:Fallback>
        </mc:AlternateContent>
      </w:r>
    </w:p>
    <w:p w14:paraId="1B49598F" w14:textId="4E51C07D" w:rsidR="00260674" w:rsidRDefault="00260674" w:rsidP="0078716A">
      <w:r>
        <w:t xml:space="preserve">De esta forma, en el componente </w:t>
      </w:r>
      <w:proofErr w:type="spellStart"/>
      <w:r>
        <w:t>Sidebar</w:t>
      </w:r>
      <w:proofErr w:type="spellEnd"/>
      <w:r>
        <w:t xml:space="preserve">, en su archivo </w:t>
      </w:r>
      <w:proofErr w:type="spellStart"/>
      <w:r>
        <w:t>TypeScript</w:t>
      </w:r>
      <w:proofErr w:type="spellEnd"/>
      <w:r>
        <w:t xml:space="preserve">, debe importarse este módulo global, incorporarlo a su constructor y realizar la suscripción a la </w:t>
      </w:r>
      <w:proofErr w:type="spellStart"/>
      <w:r>
        <w:t>variab</w:t>
      </w:r>
      <w:proofErr w:type="spellEnd"/>
      <w:r w:rsidR="00CF1E81">
        <w:t xml:space="preserve"> </w:t>
      </w:r>
      <w:r>
        <w:t xml:space="preserve">Para suscribirse, se decide hacerlo dentro del </w:t>
      </w:r>
      <w:proofErr w:type="spellStart"/>
      <w:r>
        <w:t>ngOnInit</w:t>
      </w:r>
      <w:proofErr w:type="spellEnd"/>
      <w:r>
        <w:t xml:space="preserve"> del propio componente, que </w:t>
      </w:r>
      <w:r w:rsidRPr="0078716A">
        <w:t>es un método del ciclo de vida de un componente en Angular que se ejecuta automáticamente una vez que Angular ha inicializado todas las propiedades de entrada del componente. Se utiliza para realizar tareas de inicialización, como la carga de datos desde un servicio o la configuración inicial de variables necesarias para la vista.</w:t>
      </w:r>
    </w:p>
    <w:p w14:paraId="67FD7141" w14:textId="0035D836" w:rsidR="00260674" w:rsidRDefault="00260674" w:rsidP="0078716A">
      <w:r>
        <w:t xml:space="preserve">La variable ‘role’ es ahora accesible desde el </w:t>
      </w:r>
      <w:proofErr w:type="spellStart"/>
      <w:r>
        <w:t>template</w:t>
      </w:r>
      <w:proofErr w:type="spellEnd"/>
      <w:r>
        <w:t xml:space="preserve">, y, en el caso del componente </w:t>
      </w:r>
      <w:proofErr w:type="spellStart"/>
      <w:r>
        <w:t>Sidebar</w:t>
      </w:r>
      <w:proofErr w:type="spellEnd"/>
      <w:r>
        <w:t>, se hace que, por ejemplo, el botón que redirige a la pantalla de administración solo sea visible si la variable ‘role’ es igual a ‘</w:t>
      </w:r>
      <w:proofErr w:type="spellStart"/>
      <w:r>
        <w:t>admin</w:t>
      </w:r>
      <w:proofErr w:type="spellEnd"/>
      <w:r>
        <w:t>’, utilizando la etiqueta ‘*</w:t>
      </w:r>
      <w:proofErr w:type="spellStart"/>
      <w:r>
        <w:t>ngIf</w:t>
      </w:r>
      <w:proofErr w:type="spellEnd"/>
      <w:r>
        <w:t>’</w:t>
      </w:r>
      <w:del w:id="3146" w:author="Redondo García Francisco Javier" w:date="2025-09-02T09:44:00Z">
        <w:r w:rsidR="00D7533A">
          <w:delText>:</w:delText>
        </w:r>
      </w:del>
    </w:p>
    <w:p w14:paraId="2DA96384" w14:textId="77777777" w:rsidR="005226D7" w:rsidRDefault="00260674" w:rsidP="005226D7">
      <w:pPr>
        <w:keepNext/>
        <w:ind w:firstLine="708"/>
      </w:pPr>
      <w:r>
        <w:rPr>
          <w:noProof/>
        </w:rPr>
        <w:lastRenderedPageBreak/>
        <mc:AlternateContent>
          <mc:Choice Requires="wps">
            <w:drawing>
              <wp:inline distT="0" distB="0" distL="0" distR="0" wp14:anchorId="277536B0" wp14:editId="56BFC9FD">
                <wp:extent cx="4352544" cy="1192377"/>
                <wp:effectExtent l="0" t="0" r="10160" b="27305"/>
                <wp:docPr id="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2544" cy="1192377"/>
                        </a:xfrm>
                        <a:prstGeom prst="rect">
                          <a:avLst/>
                        </a:prstGeom>
                        <a:solidFill>
                          <a:srgbClr val="FFFFFF"/>
                        </a:solidFill>
                        <a:ln w="9525">
                          <a:solidFill>
                            <a:srgbClr val="000000"/>
                          </a:solidFill>
                          <a:miter lim="800000"/>
                          <a:headEnd/>
                          <a:tailEnd/>
                        </a:ln>
                      </wps:spPr>
                      <wps:txbx>
                        <w:txbxContent>
                          <w:p w14:paraId="783F4D03" w14:textId="77777777" w:rsidR="00260674" w:rsidRPr="00717A8A" w:rsidRDefault="00260674" w:rsidP="00590455">
                            <w:pPr>
                              <w:shd w:val="clear" w:color="auto" w:fill="1F1F1F"/>
                              <w:spacing w:line="285" w:lineRule="atLeast"/>
                              <w:rPr>
                                <w:rFonts w:ascii="Consolas" w:hAnsi="Consolas"/>
                                <w:color w:val="CCCCCC"/>
                                <w:sz w:val="21"/>
                                <w:lang w:val="en-GB"/>
                                <w:rPrChange w:id="3147" w:author="Redondo García Francisco Javier" w:date="2025-09-02T09:44:00Z">
                                  <w:rPr>
                                    <w:rFonts w:ascii="Consolas" w:hAnsi="Consolas"/>
                                    <w:color w:val="CCCCCC"/>
                                    <w:sz w:val="21"/>
                                    <w:lang w:val="en-US"/>
                                  </w:rPr>
                                </w:rPrChange>
                              </w:rPr>
                            </w:pPr>
                            <w:r w:rsidRPr="00717A8A">
                              <w:rPr>
                                <w:rFonts w:ascii="Consolas" w:hAnsi="Consolas"/>
                                <w:color w:val="808080"/>
                                <w:sz w:val="21"/>
                                <w:lang w:val="en-GB"/>
                                <w:rPrChange w:id="3148" w:author="Redondo García Francisco Javier" w:date="2025-09-02T09:44:00Z">
                                  <w:rPr>
                                    <w:rFonts w:ascii="Consolas" w:hAnsi="Consolas"/>
                                    <w:color w:val="808080"/>
                                    <w:sz w:val="21"/>
                                    <w:lang w:val="en-US"/>
                                  </w:rPr>
                                </w:rPrChange>
                              </w:rPr>
                              <w:t>&lt;</w:t>
                            </w:r>
                            <w:r w:rsidRPr="00717A8A">
                              <w:rPr>
                                <w:rFonts w:ascii="Consolas" w:hAnsi="Consolas"/>
                                <w:color w:val="569CD6"/>
                                <w:sz w:val="21"/>
                                <w:lang w:val="en-GB"/>
                                <w:rPrChange w:id="3149" w:author="Redondo García Francisco Javier" w:date="2025-09-02T09:44:00Z">
                                  <w:rPr>
                                    <w:rFonts w:ascii="Consolas" w:hAnsi="Consolas"/>
                                    <w:color w:val="569CD6"/>
                                    <w:sz w:val="21"/>
                                    <w:lang w:val="en-US"/>
                                  </w:rPr>
                                </w:rPrChange>
                              </w:rPr>
                              <w:t>a</w:t>
                            </w:r>
                            <w:r w:rsidRPr="00717A8A">
                              <w:rPr>
                                <w:rFonts w:ascii="Consolas" w:hAnsi="Consolas"/>
                                <w:color w:val="CCCCCC"/>
                                <w:sz w:val="21"/>
                                <w:lang w:val="en-GB"/>
                                <w:rPrChange w:id="3150" w:author="Redondo García Francisco Javier" w:date="2025-09-02T09:44:00Z">
                                  <w:rPr>
                                    <w:rFonts w:ascii="Consolas" w:hAnsi="Consolas"/>
                                    <w:color w:val="CCCCCC"/>
                                    <w:sz w:val="21"/>
                                    <w:lang w:val="en-US"/>
                                  </w:rPr>
                                </w:rPrChange>
                              </w:rPr>
                              <w:t xml:space="preserve"> </w:t>
                            </w:r>
                          </w:p>
                          <w:p w14:paraId="2F7A60FB" w14:textId="77777777" w:rsidR="00260674" w:rsidRPr="00717A8A" w:rsidRDefault="00260674" w:rsidP="00590455">
                            <w:pPr>
                              <w:shd w:val="clear" w:color="auto" w:fill="1F1F1F"/>
                              <w:spacing w:line="285" w:lineRule="atLeast"/>
                              <w:rPr>
                                <w:rFonts w:ascii="Consolas" w:hAnsi="Consolas"/>
                                <w:color w:val="CCCCCC"/>
                                <w:sz w:val="21"/>
                                <w:lang w:val="en-GB"/>
                                <w:rPrChange w:id="3151" w:author="Redondo García Francisco Javier" w:date="2025-09-02T09:44:00Z">
                                  <w:rPr>
                                    <w:rFonts w:ascii="Consolas" w:hAnsi="Consolas"/>
                                    <w:color w:val="CCCCCC"/>
                                    <w:sz w:val="21"/>
                                    <w:lang w:val="en-US"/>
                                  </w:rPr>
                                </w:rPrChange>
                              </w:rPr>
                            </w:pPr>
                            <w:r w:rsidRPr="00717A8A">
                              <w:rPr>
                                <w:rFonts w:ascii="Consolas" w:hAnsi="Consolas"/>
                                <w:color w:val="9CDCFE"/>
                                <w:sz w:val="21"/>
                                <w:lang w:val="en-GB"/>
                                <w:rPrChange w:id="3152" w:author="Redondo García Francisco Javier" w:date="2025-09-02T09:44:00Z">
                                  <w:rPr>
                                    <w:rFonts w:ascii="Consolas" w:hAnsi="Consolas"/>
                                    <w:color w:val="9CDCFE"/>
                                    <w:sz w:val="21"/>
                                    <w:lang w:val="en-US"/>
                                  </w:rPr>
                                </w:rPrChange>
                              </w:rPr>
                              <w:t>*</w:t>
                            </w:r>
                            <w:proofErr w:type="spellStart"/>
                            <w:r w:rsidRPr="00717A8A">
                              <w:rPr>
                                <w:rFonts w:ascii="Consolas" w:hAnsi="Consolas"/>
                                <w:color w:val="9CDCFE"/>
                                <w:sz w:val="21"/>
                                <w:lang w:val="en-GB"/>
                                <w:rPrChange w:id="3153" w:author="Redondo García Francisco Javier" w:date="2025-09-02T09:44:00Z">
                                  <w:rPr>
                                    <w:rFonts w:ascii="Consolas" w:hAnsi="Consolas"/>
                                    <w:color w:val="9CDCFE"/>
                                    <w:sz w:val="21"/>
                                    <w:lang w:val="en-US"/>
                                  </w:rPr>
                                </w:rPrChange>
                              </w:rPr>
                              <w:t>ngIf</w:t>
                            </w:r>
                            <w:proofErr w:type="spellEnd"/>
                            <w:r w:rsidRPr="00717A8A">
                              <w:rPr>
                                <w:rFonts w:ascii="Consolas" w:hAnsi="Consolas"/>
                                <w:color w:val="CCCCCC"/>
                                <w:sz w:val="21"/>
                                <w:lang w:val="en-GB"/>
                                <w:rPrChange w:id="3154" w:author="Redondo García Francisco Javier" w:date="2025-09-02T09:44:00Z">
                                  <w:rPr>
                                    <w:rFonts w:ascii="Consolas" w:hAnsi="Consolas"/>
                                    <w:color w:val="CCCCCC"/>
                                    <w:sz w:val="21"/>
                                    <w:lang w:val="en-US"/>
                                  </w:rPr>
                                </w:rPrChange>
                              </w:rPr>
                              <w:t>=</w:t>
                            </w:r>
                            <w:r w:rsidRPr="00717A8A">
                              <w:rPr>
                                <w:rFonts w:ascii="Consolas" w:hAnsi="Consolas"/>
                                <w:color w:val="CE9178"/>
                                <w:sz w:val="21"/>
                                <w:lang w:val="en-GB"/>
                                <w:rPrChange w:id="3155" w:author="Redondo García Francisco Javier" w:date="2025-09-02T09:44:00Z">
                                  <w:rPr>
                                    <w:rFonts w:ascii="Consolas" w:hAnsi="Consolas"/>
                                    <w:color w:val="CE9178"/>
                                    <w:sz w:val="21"/>
                                    <w:lang w:val="en-US"/>
                                  </w:rPr>
                                </w:rPrChange>
                              </w:rPr>
                              <w:t>"</w:t>
                            </w:r>
                            <w:r w:rsidRPr="00717A8A">
                              <w:rPr>
                                <w:rFonts w:ascii="Consolas" w:hAnsi="Consolas"/>
                                <w:color w:val="9CDCFE"/>
                                <w:sz w:val="21"/>
                                <w:lang w:val="en-GB"/>
                                <w:rPrChange w:id="3156" w:author="Redondo García Francisco Javier" w:date="2025-09-02T09:44:00Z">
                                  <w:rPr>
                                    <w:rFonts w:ascii="Consolas" w:hAnsi="Consolas"/>
                                    <w:color w:val="9CDCFE"/>
                                    <w:sz w:val="21"/>
                                    <w:lang w:val="en-US"/>
                                  </w:rPr>
                                </w:rPrChange>
                              </w:rPr>
                              <w:t>role</w:t>
                            </w:r>
                            <w:r w:rsidRPr="00717A8A">
                              <w:rPr>
                                <w:rFonts w:ascii="Consolas" w:hAnsi="Consolas"/>
                                <w:color w:val="CCCCCC"/>
                                <w:sz w:val="21"/>
                                <w:lang w:val="en-GB"/>
                                <w:rPrChange w:id="3157" w:author="Redondo García Francisco Javier" w:date="2025-09-02T09:44:00Z">
                                  <w:rPr>
                                    <w:rFonts w:ascii="Consolas" w:hAnsi="Consolas"/>
                                    <w:color w:val="CCCCCC"/>
                                    <w:sz w:val="21"/>
                                    <w:lang w:val="en-US"/>
                                  </w:rPr>
                                </w:rPrChange>
                              </w:rPr>
                              <w:t xml:space="preserve"> </w:t>
                            </w:r>
                            <w:r w:rsidRPr="00717A8A">
                              <w:rPr>
                                <w:rFonts w:ascii="Consolas" w:hAnsi="Consolas"/>
                                <w:color w:val="D4D4D4"/>
                                <w:sz w:val="21"/>
                                <w:lang w:val="en-GB"/>
                                <w:rPrChange w:id="3158" w:author="Redondo García Francisco Javier" w:date="2025-09-02T09:44:00Z">
                                  <w:rPr>
                                    <w:rFonts w:ascii="Consolas" w:hAnsi="Consolas"/>
                                    <w:color w:val="D4D4D4"/>
                                    <w:sz w:val="21"/>
                                    <w:lang w:val="en-US"/>
                                  </w:rPr>
                                </w:rPrChange>
                              </w:rPr>
                              <w:t>===</w:t>
                            </w:r>
                            <w:r w:rsidRPr="00717A8A">
                              <w:rPr>
                                <w:rFonts w:ascii="Consolas" w:hAnsi="Consolas"/>
                                <w:color w:val="CCCCCC"/>
                                <w:sz w:val="21"/>
                                <w:lang w:val="en-GB"/>
                                <w:rPrChange w:id="3159" w:author="Redondo García Francisco Javier" w:date="2025-09-02T09:44:00Z">
                                  <w:rPr>
                                    <w:rFonts w:ascii="Consolas" w:hAnsi="Consolas"/>
                                    <w:color w:val="CCCCCC"/>
                                    <w:sz w:val="21"/>
                                    <w:lang w:val="en-US"/>
                                  </w:rPr>
                                </w:rPrChange>
                              </w:rPr>
                              <w:t xml:space="preserve"> </w:t>
                            </w:r>
                            <w:r w:rsidRPr="00717A8A">
                              <w:rPr>
                                <w:rFonts w:ascii="Consolas" w:hAnsi="Consolas"/>
                                <w:color w:val="CE9178"/>
                                <w:sz w:val="21"/>
                                <w:lang w:val="en-GB"/>
                                <w:rPrChange w:id="3160" w:author="Redondo García Francisco Javier" w:date="2025-09-02T09:44:00Z">
                                  <w:rPr>
                                    <w:rFonts w:ascii="Consolas" w:hAnsi="Consolas"/>
                                    <w:color w:val="CE9178"/>
                                    <w:sz w:val="21"/>
                                    <w:lang w:val="en-US"/>
                                  </w:rPr>
                                </w:rPrChange>
                              </w:rPr>
                              <w:t>'admin'"</w:t>
                            </w:r>
                          </w:p>
                          <w:p w14:paraId="04E73E73" w14:textId="77777777" w:rsidR="00260674" w:rsidRPr="00717A8A" w:rsidRDefault="00260674" w:rsidP="00590455">
                            <w:pPr>
                              <w:shd w:val="clear" w:color="auto" w:fill="1F1F1F"/>
                              <w:spacing w:after="0" w:line="285" w:lineRule="atLeast"/>
                              <w:rPr>
                                <w:rFonts w:ascii="Consolas" w:hAnsi="Consolas"/>
                                <w:color w:val="CCCCCC"/>
                                <w:sz w:val="21"/>
                                <w:lang w:val="en-GB"/>
                                <w:rPrChange w:id="3161" w:author="Redondo García Francisco Javier" w:date="2025-09-02T09:44:00Z">
                                  <w:rPr>
                                    <w:rFonts w:ascii="Consolas" w:hAnsi="Consolas"/>
                                    <w:color w:val="CCCCCC"/>
                                    <w:sz w:val="21"/>
                                    <w:lang w:val="en-US"/>
                                  </w:rPr>
                                </w:rPrChange>
                              </w:rPr>
                            </w:pPr>
                            <w:r w:rsidRPr="00717A8A">
                              <w:rPr>
                                <w:rFonts w:ascii="Consolas" w:hAnsi="Consolas"/>
                                <w:color w:val="CCCCCC"/>
                                <w:sz w:val="21"/>
                                <w:lang w:val="en-GB"/>
                                <w:rPrChange w:id="3162" w:author="Redondo García Francisco Javier" w:date="2025-09-02T09:44:00Z">
                                  <w:rPr>
                                    <w:rFonts w:ascii="Consolas" w:hAnsi="Consolas"/>
                                    <w:color w:val="CCCCCC"/>
                                    <w:sz w:val="21"/>
                                    <w:lang w:val="en-US"/>
                                  </w:rPr>
                                </w:rPrChange>
                              </w:rPr>
                              <w:t>     </w:t>
                            </w:r>
                            <w:r w:rsidRPr="00717A8A">
                              <w:rPr>
                                <w:rFonts w:ascii="Consolas" w:hAnsi="Consolas"/>
                                <w:color w:val="9CDCFE"/>
                                <w:sz w:val="21"/>
                                <w:lang w:val="en-GB"/>
                                <w:rPrChange w:id="3163" w:author="Redondo García Francisco Javier" w:date="2025-09-02T09:44:00Z">
                                  <w:rPr>
                                    <w:rFonts w:ascii="Consolas" w:hAnsi="Consolas"/>
                                    <w:color w:val="9CDCFE"/>
                                    <w:sz w:val="21"/>
                                    <w:lang w:val="en-US"/>
                                  </w:rPr>
                                </w:rPrChange>
                              </w:rPr>
                              <w:t>(click)</w:t>
                            </w:r>
                            <w:r w:rsidRPr="00717A8A">
                              <w:rPr>
                                <w:rFonts w:ascii="Consolas" w:hAnsi="Consolas"/>
                                <w:color w:val="CCCCCC"/>
                                <w:sz w:val="21"/>
                                <w:lang w:val="en-GB"/>
                                <w:rPrChange w:id="3164" w:author="Redondo García Francisco Javier" w:date="2025-09-02T09:44:00Z">
                                  <w:rPr>
                                    <w:rFonts w:ascii="Consolas" w:hAnsi="Consolas"/>
                                    <w:color w:val="CCCCCC"/>
                                    <w:sz w:val="21"/>
                                    <w:lang w:val="en-US"/>
                                  </w:rPr>
                                </w:rPrChange>
                              </w:rPr>
                              <w:t>=</w:t>
                            </w:r>
                            <w:r w:rsidRPr="00717A8A">
                              <w:rPr>
                                <w:rFonts w:ascii="Consolas" w:hAnsi="Consolas"/>
                                <w:color w:val="CE9178"/>
                                <w:sz w:val="21"/>
                                <w:lang w:val="en-GB"/>
                                <w:rPrChange w:id="3165" w:author="Redondo García Francisco Javier" w:date="2025-09-02T09:44:00Z">
                                  <w:rPr>
                                    <w:rFonts w:ascii="Consolas" w:hAnsi="Consolas"/>
                                    <w:color w:val="CE9178"/>
                                    <w:sz w:val="21"/>
                                    <w:lang w:val="en-US"/>
                                  </w:rPr>
                                </w:rPrChange>
                              </w:rPr>
                              <w:t>"</w:t>
                            </w:r>
                            <w:proofErr w:type="spellStart"/>
                            <w:proofErr w:type="gramStart"/>
                            <w:r w:rsidRPr="00717A8A">
                              <w:rPr>
                                <w:rFonts w:ascii="Consolas" w:hAnsi="Consolas"/>
                                <w:color w:val="DCDCAA"/>
                                <w:sz w:val="21"/>
                                <w:lang w:val="en-GB"/>
                                <w:rPrChange w:id="3166" w:author="Redondo García Francisco Javier" w:date="2025-09-02T09:44:00Z">
                                  <w:rPr>
                                    <w:rFonts w:ascii="Consolas" w:hAnsi="Consolas"/>
                                    <w:color w:val="DCDCAA"/>
                                    <w:sz w:val="21"/>
                                    <w:lang w:val="en-US"/>
                                  </w:rPr>
                                </w:rPrChange>
                              </w:rPr>
                              <w:t>directToAdmin</w:t>
                            </w:r>
                            <w:proofErr w:type="spellEnd"/>
                            <w:r w:rsidRPr="00717A8A">
                              <w:rPr>
                                <w:rFonts w:ascii="Consolas" w:hAnsi="Consolas"/>
                                <w:color w:val="CCCCCC"/>
                                <w:sz w:val="21"/>
                                <w:lang w:val="en-GB"/>
                                <w:rPrChange w:id="3167" w:author="Redondo García Francisco Javier" w:date="2025-09-02T09:44:00Z">
                                  <w:rPr>
                                    <w:rFonts w:ascii="Consolas" w:hAnsi="Consolas"/>
                                    <w:color w:val="CCCCCC"/>
                                    <w:sz w:val="21"/>
                                    <w:lang w:val="en-US"/>
                                  </w:rPr>
                                </w:rPrChange>
                              </w:rPr>
                              <w:t>(</w:t>
                            </w:r>
                            <w:proofErr w:type="gramEnd"/>
                            <w:r w:rsidRPr="00717A8A">
                              <w:rPr>
                                <w:rFonts w:ascii="Consolas" w:hAnsi="Consolas"/>
                                <w:color w:val="CCCCCC"/>
                                <w:sz w:val="21"/>
                                <w:lang w:val="en-GB"/>
                                <w:rPrChange w:id="3168" w:author="Redondo García Francisco Javier" w:date="2025-09-02T09:44:00Z">
                                  <w:rPr>
                                    <w:rFonts w:ascii="Consolas" w:hAnsi="Consolas"/>
                                    <w:color w:val="CCCCCC"/>
                                    <w:sz w:val="21"/>
                                    <w:lang w:val="en-US"/>
                                  </w:rPr>
                                </w:rPrChange>
                              </w:rPr>
                              <w:t>)</w:t>
                            </w:r>
                            <w:r w:rsidRPr="00717A8A">
                              <w:rPr>
                                <w:rFonts w:ascii="Consolas" w:hAnsi="Consolas"/>
                                <w:color w:val="CE9178"/>
                                <w:sz w:val="21"/>
                                <w:lang w:val="en-GB"/>
                                <w:rPrChange w:id="3169" w:author="Redondo García Francisco Javier" w:date="2025-09-02T09:44:00Z">
                                  <w:rPr>
                                    <w:rFonts w:ascii="Consolas" w:hAnsi="Consolas"/>
                                    <w:color w:val="CE9178"/>
                                    <w:sz w:val="21"/>
                                    <w:lang w:val="en-US"/>
                                  </w:rPr>
                                </w:rPrChange>
                              </w:rPr>
                              <w:t>"</w:t>
                            </w:r>
                            <w:r w:rsidRPr="00717A8A">
                              <w:rPr>
                                <w:rFonts w:ascii="Consolas" w:hAnsi="Consolas"/>
                                <w:color w:val="808080"/>
                                <w:sz w:val="21"/>
                                <w:lang w:val="en-GB"/>
                                <w:rPrChange w:id="3170" w:author="Redondo García Francisco Javier" w:date="2025-09-02T09:44:00Z">
                                  <w:rPr>
                                    <w:rFonts w:ascii="Consolas" w:hAnsi="Consolas"/>
                                    <w:color w:val="808080"/>
                                    <w:sz w:val="21"/>
                                    <w:lang w:val="en-US"/>
                                  </w:rPr>
                                </w:rPrChange>
                              </w:rPr>
                              <w:t>&gt;</w:t>
                            </w:r>
                          </w:p>
                          <w:p w14:paraId="36537D45" w14:textId="77777777" w:rsidR="00260674" w:rsidRPr="00717A8A" w:rsidRDefault="00260674" w:rsidP="00590455">
                            <w:pPr>
                              <w:shd w:val="clear" w:color="auto" w:fill="1F1F1F"/>
                              <w:spacing w:after="0" w:line="285" w:lineRule="atLeast"/>
                              <w:rPr>
                                <w:rFonts w:ascii="Consolas" w:hAnsi="Consolas"/>
                                <w:color w:val="CCCCCC"/>
                                <w:sz w:val="21"/>
                                <w:lang w:val="en-GB"/>
                                <w:rPrChange w:id="3171" w:author="Redondo García Francisco Javier" w:date="2025-09-02T09:44:00Z">
                                  <w:rPr>
                                    <w:rFonts w:ascii="Consolas" w:hAnsi="Consolas"/>
                                    <w:color w:val="CCCCCC"/>
                                    <w:sz w:val="21"/>
                                    <w:lang w:val="en-US"/>
                                  </w:rPr>
                                </w:rPrChange>
                              </w:rPr>
                            </w:pPr>
                            <w:r w:rsidRPr="00717A8A">
                              <w:rPr>
                                <w:rFonts w:ascii="Consolas" w:hAnsi="Consolas"/>
                                <w:color w:val="CCCCCC"/>
                                <w:sz w:val="21"/>
                                <w:lang w:val="en-GB"/>
                                <w:rPrChange w:id="3172" w:author="Redondo García Francisco Javier" w:date="2025-09-02T09:44:00Z">
                                  <w:rPr>
                                    <w:rFonts w:ascii="Consolas" w:hAnsi="Consolas"/>
                                    <w:color w:val="CCCCCC"/>
                                    <w:sz w:val="21"/>
                                    <w:lang w:val="en-US"/>
                                  </w:rPr>
                                </w:rPrChange>
                              </w:rPr>
                              <w:t xml:space="preserve">     </w:t>
                            </w:r>
                            <w:r w:rsidRPr="00717A8A">
                              <w:rPr>
                                <w:rFonts w:ascii="Consolas" w:hAnsi="Consolas"/>
                                <w:color w:val="808080"/>
                                <w:sz w:val="21"/>
                                <w:lang w:val="en-GB"/>
                                <w:rPrChange w:id="3173" w:author="Redondo García Francisco Javier" w:date="2025-09-02T09:44:00Z">
                                  <w:rPr>
                                    <w:rFonts w:ascii="Consolas" w:hAnsi="Consolas"/>
                                    <w:color w:val="808080"/>
                                    <w:sz w:val="21"/>
                                    <w:lang w:val="en-US"/>
                                  </w:rPr>
                                </w:rPrChange>
                              </w:rPr>
                              <w:t>&lt;</w:t>
                            </w:r>
                            <w:proofErr w:type="spellStart"/>
                            <w:r w:rsidRPr="00717A8A">
                              <w:rPr>
                                <w:rFonts w:ascii="Consolas" w:hAnsi="Consolas"/>
                                <w:color w:val="569CD6"/>
                                <w:sz w:val="21"/>
                                <w:lang w:val="en-GB"/>
                                <w:rPrChange w:id="3174" w:author="Redondo García Francisco Javier" w:date="2025-09-02T09:44:00Z">
                                  <w:rPr>
                                    <w:rFonts w:ascii="Consolas" w:hAnsi="Consolas"/>
                                    <w:color w:val="569CD6"/>
                                    <w:sz w:val="21"/>
                                    <w:lang w:val="en-US"/>
                                  </w:rPr>
                                </w:rPrChange>
                              </w:rPr>
                              <w:t>i</w:t>
                            </w:r>
                            <w:proofErr w:type="spellEnd"/>
                            <w:r w:rsidRPr="00717A8A">
                              <w:rPr>
                                <w:rFonts w:ascii="Consolas" w:hAnsi="Consolas"/>
                                <w:color w:val="CCCCCC"/>
                                <w:sz w:val="21"/>
                                <w:lang w:val="en-GB"/>
                                <w:rPrChange w:id="3175" w:author="Redondo García Francisco Javier" w:date="2025-09-02T09:44:00Z">
                                  <w:rPr>
                                    <w:rFonts w:ascii="Consolas" w:hAnsi="Consolas"/>
                                    <w:color w:val="CCCCCC"/>
                                    <w:sz w:val="21"/>
                                    <w:lang w:val="en-US"/>
                                  </w:rPr>
                                </w:rPrChange>
                              </w:rPr>
                              <w:t xml:space="preserve"> </w:t>
                            </w:r>
                            <w:r w:rsidRPr="00717A8A">
                              <w:rPr>
                                <w:rFonts w:ascii="Consolas" w:hAnsi="Consolas"/>
                                <w:color w:val="9CDCFE"/>
                                <w:sz w:val="21"/>
                                <w:lang w:val="en-GB"/>
                                <w:rPrChange w:id="3176" w:author="Redondo García Francisco Javier" w:date="2025-09-02T09:44:00Z">
                                  <w:rPr>
                                    <w:rFonts w:ascii="Consolas" w:hAnsi="Consolas"/>
                                    <w:color w:val="9CDCFE"/>
                                    <w:sz w:val="21"/>
                                    <w:lang w:val="en-US"/>
                                  </w:rPr>
                                </w:rPrChange>
                              </w:rPr>
                              <w:t>class</w:t>
                            </w:r>
                            <w:r w:rsidRPr="00717A8A">
                              <w:rPr>
                                <w:rFonts w:ascii="Consolas" w:hAnsi="Consolas"/>
                                <w:color w:val="CCCCCC"/>
                                <w:sz w:val="21"/>
                                <w:lang w:val="en-GB"/>
                                <w:rPrChange w:id="3177" w:author="Redondo García Francisco Javier" w:date="2025-09-02T09:44:00Z">
                                  <w:rPr>
                                    <w:rFonts w:ascii="Consolas" w:hAnsi="Consolas"/>
                                    <w:color w:val="CCCCCC"/>
                                    <w:sz w:val="21"/>
                                    <w:lang w:val="en-US"/>
                                  </w:rPr>
                                </w:rPrChange>
                              </w:rPr>
                              <w:t>=</w:t>
                            </w:r>
                            <w:r w:rsidRPr="00717A8A">
                              <w:rPr>
                                <w:rFonts w:ascii="Consolas" w:hAnsi="Consolas"/>
                                <w:color w:val="CE9178"/>
                                <w:sz w:val="21"/>
                                <w:lang w:val="en-GB"/>
                                <w:rPrChange w:id="3178" w:author="Redondo García Francisco Javier" w:date="2025-09-02T09:44:00Z">
                                  <w:rPr>
                                    <w:rFonts w:ascii="Consolas" w:hAnsi="Consolas"/>
                                    <w:color w:val="CE9178"/>
                                    <w:sz w:val="21"/>
                                    <w:lang w:val="en-US"/>
                                  </w:rPr>
                                </w:rPrChange>
                              </w:rPr>
                              <w:t>"</w:t>
                            </w:r>
                            <w:proofErr w:type="spellStart"/>
                            <w:r w:rsidRPr="00717A8A">
                              <w:rPr>
                                <w:rFonts w:ascii="Consolas" w:hAnsi="Consolas"/>
                                <w:color w:val="CE9178"/>
                                <w:sz w:val="21"/>
                                <w:lang w:val="en-GB"/>
                                <w:rPrChange w:id="3179" w:author="Redondo García Francisco Javier" w:date="2025-09-02T09:44:00Z">
                                  <w:rPr>
                                    <w:rFonts w:ascii="Consolas" w:hAnsi="Consolas"/>
                                    <w:color w:val="CE9178"/>
                                    <w:sz w:val="21"/>
                                    <w:lang w:val="en-US"/>
                                  </w:rPr>
                                </w:rPrChange>
                              </w:rPr>
                              <w:t>fas</w:t>
                            </w:r>
                            <w:proofErr w:type="spellEnd"/>
                            <w:r w:rsidRPr="00717A8A">
                              <w:rPr>
                                <w:rFonts w:ascii="Consolas" w:hAnsi="Consolas"/>
                                <w:color w:val="CE9178"/>
                                <w:sz w:val="21"/>
                                <w:lang w:val="en-GB"/>
                                <w:rPrChange w:id="3180" w:author="Redondo García Francisco Javier" w:date="2025-09-02T09:44:00Z">
                                  <w:rPr>
                                    <w:rFonts w:ascii="Consolas" w:hAnsi="Consolas"/>
                                    <w:color w:val="CE9178"/>
                                    <w:sz w:val="21"/>
                                    <w:lang w:val="en-US"/>
                                  </w:rPr>
                                </w:rPrChange>
                              </w:rPr>
                              <w:t xml:space="preserve"> fa-user-cog"</w:t>
                            </w:r>
                            <w:r w:rsidRPr="00717A8A">
                              <w:rPr>
                                <w:rFonts w:ascii="Consolas" w:hAnsi="Consolas"/>
                                <w:color w:val="808080"/>
                                <w:sz w:val="21"/>
                                <w:lang w:val="en-GB"/>
                                <w:rPrChange w:id="3181" w:author="Redondo García Francisco Javier" w:date="2025-09-02T09:44:00Z">
                                  <w:rPr>
                                    <w:rFonts w:ascii="Consolas" w:hAnsi="Consolas"/>
                                    <w:color w:val="808080"/>
                                    <w:sz w:val="21"/>
                                    <w:lang w:val="en-US"/>
                                  </w:rPr>
                                </w:rPrChange>
                              </w:rPr>
                              <w:t>&gt;&lt;/</w:t>
                            </w:r>
                            <w:proofErr w:type="spellStart"/>
                            <w:r w:rsidRPr="00717A8A">
                              <w:rPr>
                                <w:rFonts w:ascii="Consolas" w:hAnsi="Consolas"/>
                                <w:color w:val="569CD6"/>
                                <w:sz w:val="21"/>
                                <w:lang w:val="en-GB"/>
                                <w:rPrChange w:id="3182" w:author="Redondo García Francisco Javier" w:date="2025-09-02T09:44:00Z">
                                  <w:rPr>
                                    <w:rFonts w:ascii="Consolas" w:hAnsi="Consolas"/>
                                    <w:color w:val="569CD6"/>
                                    <w:sz w:val="21"/>
                                    <w:lang w:val="en-US"/>
                                  </w:rPr>
                                </w:rPrChange>
                              </w:rPr>
                              <w:t>i</w:t>
                            </w:r>
                            <w:proofErr w:type="spellEnd"/>
                            <w:r w:rsidRPr="00717A8A">
                              <w:rPr>
                                <w:rFonts w:ascii="Consolas" w:hAnsi="Consolas"/>
                                <w:color w:val="808080"/>
                                <w:sz w:val="21"/>
                                <w:lang w:val="en-GB"/>
                                <w:rPrChange w:id="3183" w:author="Redondo García Francisco Javier" w:date="2025-09-02T09:44:00Z">
                                  <w:rPr>
                                    <w:rFonts w:ascii="Consolas" w:hAnsi="Consolas"/>
                                    <w:color w:val="808080"/>
                                    <w:sz w:val="21"/>
                                    <w:lang w:val="en-US"/>
                                  </w:rPr>
                                </w:rPrChange>
                              </w:rPr>
                              <w:t>&gt;</w:t>
                            </w:r>
                            <w:r w:rsidRPr="00717A8A">
                              <w:rPr>
                                <w:rFonts w:ascii="Consolas" w:hAnsi="Consolas"/>
                                <w:color w:val="CCCCCC"/>
                                <w:sz w:val="21"/>
                                <w:lang w:val="en-GB"/>
                                <w:rPrChange w:id="3184" w:author="Redondo García Francisco Javier" w:date="2025-09-02T09:44:00Z">
                                  <w:rPr>
                                    <w:rFonts w:ascii="Consolas" w:hAnsi="Consolas"/>
                                    <w:color w:val="CCCCCC"/>
                                    <w:sz w:val="21"/>
                                    <w:lang w:val="en-US"/>
                                  </w:rPr>
                                </w:rPrChange>
                              </w:rPr>
                              <w:t xml:space="preserve"> </w:t>
                            </w:r>
                            <w:proofErr w:type="spellStart"/>
                            <w:r w:rsidRPr="00717A8A">
                              <w:rPr>
                                <w:rFonts w:ascii="Consolas" w:hAnsi="Consolas"/>
                                <w:color w:val="CCCCCC"/>
                                <w:sz w:val="21"/>
                                <w:lang w:val="en-GB"/>
                                <w:rPrChange w:id="3185" w:author="Redondo García Francisco Javier" w:date="2025-09-02T09:44:00Z">
                                  <w:rPr>
                                    <w:rFonts w:ascii="Consolas" w:hAnsi="Consolas"/>
                                    <w:color w:val="CCCCCC"/>
                                    <w:sz w:val="21"/>
                                    <w:lang w:val="en-US"/>
                                  </w:rPr>
                                </w:rPrChange>
                              </w:rPr>
                              <w:t>Administración</w:t>
                            </w:r>
                            <w:proofErr w:type="spellEnd"/>
                          </w:p>
                          <w:p w14:paraId="3BF9A273" w14:textId="77777777" w:rsidR="00260674" w:rsidRPr="00590455" w:rsidRDefault="00260674" w:rsidP="00590455">
                            <w:pPr>
                              <w:shd w:val="clear" w:color="auto" w:fill="1F1F1F"/>
                              <w:spacing w:after="0" w:line="285" w:lineRule="atLeast"/>
                              <w:rPr>
                                <w:rFonts w:ascii="Consolas" w:eastAsia="Times New Roman" w:hAnsi="Consolas" w:cs="Times New Roman"/>
                                <w:color w:val="CCCCCC"/>
                                <w:sz w:val="21"/>
                                <w:szCs w:val="21"/>
                                <w:lang w:eastAsia="es-ES"/>
                              </w:rPr>
                            </w:pPr>
                            <w:r w:rsidRPr="00590455">
                              <w:rPr>
                                <w:rFonts w:ascii="Consolas" w:eastAsia="Times New Roman" w:hAnsi="Consolas" w:cs="Times New Roman"/>
                                <w:color w:val="808080"/>
                                <w:sz w:val="21"/>
                                <w:szCs w:val="21"/>
                                <w:lang w:eastAsia="es-ES"/>
                              </w:rPr>
                              <w:t>&lt;/</w:t>
                            </w:r>
                            <w:r w:rsidRPr="00590455">
                              <w:rPr>
                                <w:rFonts w:ascii="Consolas" w:eastAsia="Times New Roman" w:hAnsi="Consolas" w:cs="Times New Roman"/>
                                <w:color w:val="569CD6"/>
                                <w:sz w:val="21"/>
                                <w:szCs w:val="21"/>
                                <w:lang w:eastAsia="es-ES"/>
                              </w:rPr>
                              <w:t>a</w:t>
                            </w:r>
                            <w:r w:rsidRPr="00590455">
                              <w:rPr>
                                <w:rFonts w:ascii="Consolas" w:eastAsia="Times New Roman" w:hAnsi="Consolas" w:cs="Times New Roman"/>
                                <w:color w:val="808080"/>
                                <w:sz w:val="21"/>
                                <w:szCs w:val="21"/>
                                <w:lang w:eastAsia="es-ES"/>
                              </w:rPr>
                              <w:t>&gt;</w:t>
                            </w:r>
                          </w:p>
                          <w:p w14:paraId="72D9DC35" w14:textId="77777777" w:rsidR="00260674" w:rsidRDefault="00260674" w:rsidP="00590455"/>
                        </w:txbxContent>
                      </wps:txbx>
                      <wps:bodyPr rot="0" vert="horz" wrap="square" lIns="91440" tIns="45720" rIns="91440" bIns="45720" anchor="t" anchorCtr="0">
                        <a:noAutofit/>
                      </wps:bodyPr>
                    </wps:wsp>
                  </a:graphicData>
                </a:graphic>
              </wp:inline>
            </w:drawing>
          </mc:Choice>
          <mc:Fallback>
            <w:pict>
              <v:shape w14:anchorId="277536B0" id="_x0000_s1107" type="#_x0000_t202" style="width:342.7pt;height:9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">
                <v:textbox>
                  <w:txbxContent>
                    <w:p w14:paraId="783F4D03" w14:textId="77777777" w:rsidR="00260674" w:rsidRPr="00717A8A" w:rsidRDefault="00260674" w:rsidP="00590455">
                      <w:pPr>
                        <w:shd w:val="clear" w:color="auto" w:fill="1F1F1F"/>
                        <w:spacing w:line="285" w:lineRule="atLeast"/>
                        <w:rPr>
                          <w:rFonts w:ascii="Consolas" w:hAnsi="Consolas"/>
                          <w:color w:val="CCCCCC"/>
                          <w:sz w:val="21"/>
                          <w:lang w:val="en-GB"/>
                          <w:rPrChange w:id="3186" w:author="Redondo García Francisco Javier" w:date="2025-09-02T09:44:00Z">
                            <w:rPr>
                              <w:rFonts w:ascii="Consolas" w:hAnsi="Consolas"/>
                              <w:color w:val="CCCCCC"/>
                              <w:sz w:val="21"/>
                              <w:lang w:val="en-US"/>
                            </w:rPr>
                          </w:rPrChange>
                        </w:rPr>
                      </w:pPr>
                      <w:r w:rsidRPr="00717A8A">
                        <w:rPr>
                          <w:rFonts w:ascii="Consolas" w:hAnsi="Consolas"/>
                          <w:color w:val="808080"/>
                          <w:sz w:val="21"/>
                          <w:lang w:val="en-GB"/>
                          <w:rPrChange w:id="3187" w:author="Redondo García Francisco Javier" w:date="2025-09-02T09:44:00Z">
                            <w:rPr>
                              <w:rFonts w:ascii="Consolas" w:hAnsi="Consolas"/>
                              <w:color w:val="808080"/>
                              <w:sz w:val="21"/>
                              <w:lang w:val="en-US"/>
                            </w:rPr>
                          </w:rPrChange>
                        </w:rPr>
                        <w:t>&lt;</w:t>
                      </w:r>
                      <w:r w:rsidRPr="00717A8A">
                        <w:rPr>
                          <w:rFonts w:ascii="Consolas" w:hAnsi="Consolas"/>
                          <w:color w:val="569CD6"/>
                          <w:sz w:val="21"/>
                          <w:lang w:val="en-GB"/>
                          <w:rPrChange w:id="3188" w:author="Redondo García Francisco Javier" w:date="2025-09-02T09:44:00Z">
                            <w:rPr>
                              <w:rFonts w:ascii="Consolas" w:hAnsi="Consolas"/>
                              <w:color w:val="569CD6"/>
                              <w:sz w:val="21"/>
                              <w:lang w:val="en-US"/>
                            </w:rPr>
                          </w:rPrChange>
                        </w:rPr>
                        <w:t>a</w:t>
                      </w:r>
                      <w:r w:rsidRPr="00717A8A">
                        <w:rPr>
                          <w:rFonts w:ascii="Consolas" w:hAnsi="Consolas"/>
                          <w:color w:val="CCCCCC"/>
                          <w:sz w:val="21"/>
                          <w:lang w:val="en-GB"/>
                          <w:rPrChange w:id="3189" w:author="Redondo García Francisco Javier" w:date="2025-09-02T09:44:00Z">
                            <w:rPr>
                              <w:rFonts w:ascii="Consolas" w:hAnsi="Consolas"/>
                              <w:color w:val="CCCCCC"/>
                              <w:sz w:val="21"/>
                              <w:lang w:val="en-US"/>
                            </w:rPr>
                          </w:rPrChange>
                        </w:rPr>
                        <w:t xml:space="preserve"> </w:t>
                      </w:r>
                    </w:p>
                    <w:p w14:paraId="2F7A60FB" w14:textId="77777777" w:rsidR="00260674" w:rsidRPr="00717A8A" w:rsidRDefault="00260674" w:rsidP="00590455">
                      <w:pPr>
                        <w:shd w:val="clear" w:color="auto" w:fill="1F1F1F"/>
                        <w:spacing w:line="285" w:lineRule="atLeast"/>
                        <w:rPr>
                          <w:rFonts w:ascii="Consolas" w:hAnsi="Consolas"/>
                          <w:color w:val="CCCCCC"/>
                          <w:sz w:val="21"/>
                          <w:lang w:val="en-GB"/>
                          <w:rPrChange w:id="3190" w:author="Redondo García Francisco Javier" w:date="2025-09-02T09:44:00Z">
                            <w:rPr>
                              <w:rFonts w:ascii="Consolas" w:hAnsi="Consolas"/>
                              <w:color w:val="CCCCCC"/>
                              <w:sz w:val="21"/>
                              <w:lang w:val="en-US"/>
                            </w:rPr>
                          </w:rPrChange>
                        </w:rPr>
                      </w:pPr>
                      <w:r w:rsidRPr="00717A8A">
                        <w:rPr>
                          <w:rFonts w:ascii="Consolas" w:hAnsi="Consolas"/>
                          <w:color w:val="9CDCFE"/>
                          <w:sz w:val="21"/>
                          <w:lang w:val="en-GB"/>
                          <w:rPrChange w:id="3191" w:author="Redondo García Francisco Javier" w:date="2025-09-02T09:44:00Z">
                            <w:rPr>
                              <w:rFonts w:ascii="Consolas" w:hAnsi="Consolas"/>
                              <w:color w:val="9CDCFE"/>
                              <w:sz w:val="21"/>
                              <w:lang w:val="en-US"/>
                            </w:rPr>
                          </w:rPrChange>
                        </w:rPr>
                        <w:t>*</w:t>
                      </w:r>
                      <w:proofErr w:type="spellStart"/>
                      <w:r w:rsidRPr="00717A8A">
                        <w:rPr>
                          <w:rFonts w:ascii="Consolas" w:hAnsi="Consolas"/>
                          <w:color w:val="9CDCFE"/>
                          <w:sz w:val="21"/>
                          <w:lang w:val="en-GB"/>
                          <w:rPrChange w:id="3192" w:author="Redondo García Francisco Javier" w:date="2025-09-02T09:44:00Z">
                            <w:rPr>
                              <w:rFonts w:ascii="Consolas" w:hAnsi="Consolas"/>
                              <w:color w:val="9CDCFE"/>
                              <w:sz w:val="21"/>
                              <w:lang w:val="en-US"/>
                            </w:rPr>
                          </w:rPrChange>
                        </w:rPr>
                        <w:t>ngIf</w:t>
                      </w:r>
                      <w:proofErr w:type="spellEnd"/>
                      <w:r w:rsidRPr="00717A8A">
                        <w:rPr>
                          <w:rFonts w:ascii="Consolas" w:hAnsi="Consolas"/>
                          <w:color w:val="CCCCCC"/>
                          <w:sz w:val="21"/>
                          <w:lang w:val="en-GB"/>
                          <w:rPrChange w:id="3193" w:author="Redondo García Francisco Javier" w:date="2025-09-02T09:44:00Z">
                            <w:rPr>
                              <w:rFonts w:ascii="Consolas" w:hAnsi="Consolas"/>
                              <w:color w:val="CCCCCC"/>
                              <w:sz w:val="21"/>
                              <w:lang w:val="en-US"/>
                            </w:rPr>
                          </w:rPrChange>
                        </w:rPr>
                        <w:t>=</w:t>
                      </w:r>
                      <w:r w:rsidRPr="00717A8A">
                        <w:rPr>
                          <w:rFonts w:ascii="Consolas" w:hAnsi="Consolas"/>
                          <w:color w:val="CE9178"/>
                          <w:sz w:val="21"/>
                          <w:lang w:val="en-GB"/>
                          <w:rPrChange w:id="3194" w:author="Redondo García Francisco Javier" w:date="2025-09-02T09:44:00Z">
                            <w:rPr>
                              <w:rFonts w:ascii="Consolas" w:hAnsi="Consolas"/>
                              <w:color w:val="CE9178"/>
                              <w:sz w:val="21"/>
                              <w:lang w:val="en-US"/>
                            </w:rPr>
                          </w:rPrChange>
                        </w:rPr>
                        <w:t>"</w:t>
                      </w:r>
                      <w:r w:rsidRPr="00717A8A">
                        <w:rPr>
                          <w:rFonts w:ascii="Consolas" w:hAnsi="Consolas"/>
                          <w:color w:val="9CDCFE"/>
                          <w:sz w:val="21"/>
                          <w:lang w:val="en-GB"/>
                          <w:rPrChange w:id="3195" w:author="Redondo García Francisco Javier" w:date="2025-09-02T09:44:00Z">
                            <w:rPr>
                              <w:rFonts w:ascii="Consolas" w:hAnsi="Consolas"/>
                              <w:color w:val="9CDCFE"/>
                              <w:sz w:val="21"/>
                              <w:lang w:val="en-US"/>
                            </w:rPr>
                          </w:rPrChange>
                        </w:rPr>
                        <w:t>role</w:t>
                      </w:r>
                      <w:r w:rsidRPr="00717A8A">
                        <w:rPr>
                          <w:rFonts w:ascii="Consolas" w:hAnsi="Consolas"/>
                          <w:color w:val="CCCCCC"/>
                          <w:sz w:val="21"/>
                          <w:lang w:val="en-GB"/>
                          <w:rPrChange w:id="3196" w:author="Redondo García Francisco Javier" w:date="2025-09-02T09:44:00Z">
                            <w:rPr>
                              <w:rFonts w:ascii="Consolas" w:hAnsi="Consolas"/>
                              <w:color w:val="CCCCCC"/>
                              <w:sz w:val="21"/>
                              <w:lang w:val="en-US"/>
                            </w:rPr>
                          </w:rPrChange>
                        </w:rPr>
                        <w:t xml:space="preserve"> </w:t>
                      </w:r>
                      <w:r w:rsidRPr="00717A8A">
                        <w:rPr>
                          <w:rFonts w:ascii="Consolas" w:hAnsi="Consolas"/>
                          <w:color w:val="D4D4D4"/>
                          <w:sz w:val="21"/>
                          <w:lang w:val="en-GB"/>
                          <w:rPrChange w:id="3197" w:author="Redondo García Francisco Javier" w:date="2025-09-02T09:44:00Z">
                            <w:rPr>
                              <w:rFonts w:ascii="Consolas" w:hAnsi="Consolas"/>
                              <w:color w:val="D4D4D4"/>
                              <w:sz w:val="21"/>
                              <w:lang w:val="en-US"/>
                            </w:rPr>
                          </w:rPrChange>
                        </w:rPr>
                        <w:t>===</w:t>
                      </w:r>
                      <w:r w:rsidRPr="00717A8A">
                        <w:rPr>
                          <w:rFonts w:ascii="Consolas" w:hAnsi="Consolas"/>
                          <w:color w:val="CCCCCC"/>
                          <w:sz w:val="21"/>
                          <w:lang w:val="en-GB"/>
                          <w:rPrChange w:id="3198" w:author="Redondo García Francisco Javier" w:date="2025-09-02T09:44:00Z">
                            <w:rPr>
                              <w:rFonts w:ascii="Consolas" w:hAnsi="Consolas"/>
                              <w:color w:val="CCCCCC"/>
                              <w:sz w:val="21"/>
                              <w:lang w:val="en-US"/>
                            </w:rPr>
                          </w:rPrChange>
                        </w:rPr>
                        <w:t xml:space="preserve"> </w:t>
                      </w:r>
                      <w:r w:rsidRPr="00717A8A">
                        <w:rPr>
                          <w:rFonts w:ascii="Consolas" w:hAnsi="Consolas"/>
                          <w:color w:val="CE9178"/>
                          <w:sz w:val="21"/>
                          <w:lang w:val="en-GB"/>
                          <w:rPrChange w:id="3199" w:author="Redondo García Francisco Javier" w:date="2025-09-02T09:44:00Z">
                            <w:rPr>
                              <w:rFonts w:ascii="Consolas" w:hAnsi="Consolas"/>
                              <w:color w:val="CE9178"/>
                              <w:sz w:val="21"/>
                              <w:lang w:val="en-US"/>
                            </w:rPr>
                          </w:rPrChange>
                        </w:rPr>
                        <w:t>'admin'"</w:t>
                      </w:r>
                    </w:p>
                    <w:p w14:paraId="04E73E73" w14:textId="77777777" w:rsidR="00260674" w:rsidRPr="00717A8A" w:rsidRDefault="00260674" w:rsidP="00590455">
                      <w:pPr>
                        <w:shd w:val="clear" w:color="auto" w:fill="1F1F1F"/>
                        <w:spacing w:after="0" w:line="285" w:lineRule="atLeast"/>
                        <w:rPr>
                          <w:rFonts w:ascii="Consolas" w:hAnsi="Consolas"/>
                          <w:color w:val="CCCCCC"/>
                          <w:sz w:val="21"/>
                          <w:lang w:val="en-GB"/>
                          <w:rPrChange w:id="3200" w:author="Redondo García Francisco Javier" w:date="2025-09-02T09:44:00Z">
                            <w:rPr>
                              <w:rFonts w:ascii="Consolas" w:hAnsi="Consolas"/>
                              <w:color w:val="CCCCCC"/>
                              <w:sz w:val="21"/>
                              <w:lang w:val="en-US"/>
                            </w:rPr>
                          </w:rPrChange>
                        </w:rPr>
                      </w:pPr>
                      <w:r w:rsidRPr="00717A8A">
                        <w:rPr>
                          <w:rFonts w:ascii="Consolas" w:hAnsi="Consolas"/>
                          <w:color w:val="CCCCCC"/>
                          <w:sz w:val="21"/>
                          <w:lang w:val="en-GB"/>
                          <w:rPrChange w:id="3201" w:author="Redondo García Francisco Javier" w:date="2025-09-02T09:44:00Z">
                            <w:rPr>
                              <w:rFonts w:ascii="Consolas" w:hAnsi="Consolas"/>
                              <w:color w:val="CCCCCC"/>
                              <w:sz w:val="21"/>
                              <w:lang w:val="en-US"/>
                            </w:rPr>
                          </w:rPrChange>
                        </w:rPr>
                        <w:t>     </w:t>
                      </w:r>
                      <w:r w:rsidRPr="00717A8A">
                        <w:rPr>
                          <w:rFonts w:ascii="Consolas" w:hAnsi="Consolas"/>
                          <w:color w:val="9CDCFE"/>
                          <w:sz w:val="21"/>
                          <w:lang w:val="en-GB"/>
                          <w:rPrChange w:id="3202" w:author="Redondo García Francisco Javier" w:date="2025-09-02T09:44:00Z">
                            <w:rPr>
                              <w:rFonts w:ascii="Consolas" w:hAnsi="Consolas"/>
                              <w:color w:val="9CDCFE"/>
                              <w:sz w:val="21"/>
                              <w:lang w:val="en-US"/>
                            </w:rPr>
                          </w:rPrChange>
                        </w:rPr>
                        <w:t>(click)</w:t>
                      </w:r>
                      <w:r w:rsidRPr="00717A8A">
                        <w:rPr>
                          <w:rFonts w:ascii="Consolas" w:hAnsi="Consolas"/>
                          <w:color w:val="CCCCCC"/>
                          <w:sz w:val="21"/>
                          <w:lang w:val="en-GB"/>
                          <w:rPrChange w:id="3203" w:author="Redondo García Francisco Javier" w:date="2025-09-02T09:44:00Z">
                            <w:rPr>
                              <w:rFonts w:ascii="Consolas" w:hAnsi="Consolas"/>
                              <w:color w:val="CCCCCC"/>
                              <w:sz w:val="21"/>
                              <w:lang w:val="en-US"/>
                            </w:rPr>
                          </w:rPrChange>
                        </w:rPr>
                        <w:t>=</w:t>
                      </w:r>
                      <w:r w:rsidRPr="00717A8A">
                        <w:rPr>
                          <w:rFonts w:ascii="Consolas" w:hAnsi="Consolas"/>
                          <w:color w:val="CE9178"/>
                          <w:sz w:val="21"/>
                          <w:lang w:val="en-GB"/>
                          <w:rPrChange w:id="3204" w:author="Redondo García Francisco Javier" w:date="2025-09-02T09:44:00Z">
                            <w:rPr>
                              <w:rFonts w:ascii="Consolas" w:hAnsi="Consolas"/>
                              <w:color w:val="CE9178"/>
                              <w:sz w:val="21"/>
                              <w:lang w:val="en-US"/>
                            </w:rPr>
                          </w:rPrChange>
                        </w:rPr>
                        <w:t>"</w:t>
                      </w:r>
                      <w:proofErr w:type="spellStart"/>
                      <w:proofErr w:type="gramStart"/>
                      <w:r w:rsidRPr="00717A8A">
                        <w:rPr>
                          <w:rFonts w:ascii="Consolas" w:hAnsi="Consolas"/>
                          <w:color w:val="DCDCAA"/>
                          <w:sz w:val="21"/>
                          <w:lang w:val="en-GB"/>
                          <w:rPrChange w:id="3205" w:author="Redondo García Francisco Javier" w:date="2025-09-02T09:44:00Z">
                            <w:rPr>
                              <w:rFonts w:ascii="Consolas" w:hAnsi="Consolas"/>
                              <w:color w:val="DCDCAA"/>
                              <w:sz w:val="21"/>
                              <w:lang w:val="en-US"/>
                            </w:rPr>
                          </w:rPrChange>
                        </w:rPr>
                        <w:t>directToAdmin</w:t>
                      </w:r>
                      <w:proofErr w:type="spellEnd"/>
                      <w:r w:rsidRPr="00717A8A">
                        <w:rPr>
                          <w:rFonts w:ascii="Consolas" w:hAnsi="Consolas"/>
                          <w:color w:val="CCCCCC"/>
                          <w:sz w:val="21"/>
                          <w:lang w:val="en-GB"/>
                          <w:rPrChange w:id="3206" w:author="Redondo García Francisco Javier" w:date="2025-09-02T09:44:00Z">
                            <w:rPr>
                              <w:rFonts w:ascii="Consolas" w:hAnsi="Consolas"/>
                              <w:color w:val="CCCCCC"/>
                              <w:sz w:val="21"/>
                              <w:lang w:val="en-US"/>
                            </w:rPr>
                          </w:rPrChange>
                        </w:rPr>
                        <w:t>(</w:t>
                      </w:r>
                      <w:proofErr w:type="gramEnd"/>
                      <w:r w:rsidRPr="00717A8A">
                        <w:rPr>
                          <w:rFonts w:ascii="Consolas" w:hAnsi="Consolas"/>
                          <w:color w:val="CCCCCC"/>
                          <w:sz w:val="21"/>
                          <w:lang w:val="en-GB"/>
                          <w:rPrChange w:id="3207" w:author="Redondo García Francisco Javier" w:date="2025-09-02T09:44:00Z">
                            <w:rPr>
                              <w:rFonts w:ascii="Consolas" w:hAnsi="Consolas"/>
                              <w:color w:val="CCCCCC"/>
                              <w:sz w:val="21"/>
                              <w:lang w:val="en-US"/>
                            </w:rPr>
                          </w:rPrChange>
                        </w:rPr>
                        <w:t>)</w:t>
                      </w:r>
                      <w:r w:rsidRPr="00717A8A">
                        <w:rPr>
                          <w:rFonts w:ascii="Consolas" w:hAnsi="Consolas"/>
                          <w:color w:val="CE9178"/>
                          <w:sz w:val="21"/>
                          <w:lang w:val="en-GB"/>
                          <w:rPrChange w:id="3208" w:author="Redondo García Francisco Javier" w:date="2025-09-02T09:44:00Z">
                            <w:rPr>
                              <w:rFonts w:ascii="Consolas" w:hAnsi="Consolas"/>
                              <w:color w:val="CE9178"/>
                              <w:sz w:val="21"/>
                              <w:lang w:val="en-US"/>
                            </w:rPr>
                          </w:rPrChange>
                        </w:rPr>
                        <w:t>"</w:t>
                      </w:r>
                      <w:r w:rsidRPr="00717A8A">
                        <w:rPr>
                          <w:rFonts w:ascii="Consolas" w:hAnsi="Consolas"/>
                          <w:color w:val="808080"/>
                          <w:sz w:val="21"/>
                          <w:lang w:val="en-GB"/>
                          <w:rPrChange w:id="3209" w:author="Redondo García Francisco Javier" w:date="2025-09-02T09:44:00Z">
                            <w:rPr>
                              <w:rFonts w:ascii="Consolas" w:hAnsi="Consolas"/>
                              <w:color w:val="808080"/>
                              <w:sz w:val="21"/>
                              <w:lang w:val="en-US"/>
                            </w:rPr>
                          </w:rPrChange>
                        </w:rPr>
                        <w:t>&gt;</w:t>
                      </w:r>
                    </w:p>
                    <w:p w14:paraId="36537D45" w14:textId="77777777" w:rsidR="00260674" w:rsidRPr="00717A8A" w:rsidRDefault="00260674" w:rsidP="00590455">
                      <w:pPr>
                        <w:shd w:val="clear" w:color="auto" w:fill="1F1F1F"/>
                        <w:spacing w:after="0" w:line="285" w:lineRule="atLeast"/>
                        <w:rPr>
                          <w:rFonts w:ascii="Consolas" w:hAnsi="Consolas"/>
                          <w:color w:val="CCCCCC"/>
                          <w:sz w:val="21"/>
                          <w:lang w:val="en-GB"/>
                          <w:rPrChange w:id="3210" w:author="Redondo García Francisco Javier" w:date="2025-09-02T09:44:00Z">
                            <w:rPr>
                              <w:rFonts w:ascii="Consolas" w:hAnsi="Consolas"/>
                              <w:color w:val="CCCCCC"/>
                              <w:sz w:val="21"/>
                              <w:lang w:val="en-US"/>
                            </w:rPr>
                          </w:rPrChange>
                        </w:rPr>
                      </w:pPr>
                      <w:r w:rsidRPr="00717A8A">
                        <w:rPr>
                          <w:rFonts w:ascii="Consolas" w:hAnsi="Consolas"/>
                          <w:color w:val="CCCCCC"/>
                          <w:sz w:val="21"/>
                          <w:lang w:val="en-GB"/>
                          <w:rPrChange w:id="3211" w:author="Redondo García Francisco Javier" w:date="2025-09-02T09:44:00Z">
                            <w:rPr>
                              <w:rFonts w:ascii="Consolas" w:hAnsi="Consolas"/>
                              <w:color w:val="CCCCCC"/>
                              <w:sz w:val="21"/>
                              <w:lang w:val="en-US"/>
                            </w:rPr>
                          </w:rPrChange>
                        </w:rPr>
                        <w:t xml:space="preserve">     </w:t>
                      </w:r>
                      <w:r w:rsidRPr="00717A8A">
                        <w:rPr>
                          <w:rFonts w:ascii="Consolas" w:hAnsi="Consolas"/>
                          <w:color w:val="808080"/>
                          <w:sz w:val="21"/>
                          <w:lang w:val="en-GB"/>
                          <w:rPrChange w:id="3212" w:author="Redondo García Francisco Javier" w:date="2025-09-02T09:44:00Z">
                            <w:rPr>
                              <w:rFonts w:ascii="Consolas" w:hAnsi="Consolas"/>
                              <w:color w:val="808080"/>
                              <w:sz w:val="21"/>
                              <w:lang w:val="en-US"/>
                            </w:rPr>
                          </w:rPrChange>
                        </w:rPr>
                        <w:t>&lt;</w:t>
                      </w:r>
                      <w:proofErr w:type="spellStart"/>
                      <w:r w:rsidRPr="00717A8A">
                        <w:rPr>
                          <w:rFonts w:ascii="Consolas" w:hAnsi="Consolas"/>
                          <w:color w:val="569CD6"/>
                          <w:sz w:val="21"/>
                          <w:lang w:val="en-GB"/>
                          <w:rPrChange w:id="3213" w:author="Redondo García Francisco Javier" w:date="2025-09-02T09:44:00Z">
                            <w:rPr>
                              <w:rFonts w:ascii="Consolas" w:hAnsi="Consolas"/>
                              <w:color w:val="569CD6"/>
                              <w:sz w:val="21"/>
                              <w:lang w:val="en-US"/>
                            </w:rPr>
                          </w:rPrChange>
                        </w:rPr>
                        <w:t>i</w:t>
                      </w:r>
                      <w:proofErr w:type="spellEnd"/>
                      <w:r w:rsidRPr="00717A8A">
                        <w:rPr>
                          <w:rFonts w:ascii="Consolas" w:hAnsi="Consolas"/>
                          <w:color w:val="CCCCCC"/>
                          <w:sz w:val="21"/>
                          <w:lang w:val="en-GB"/>
                          <w:rPrChange w:id="3214" w:author="Redondo García Francisco Javier" w:date="2025-09-02T09:44:00Z">
                            <w:rPr>
                              <w:rFonts w:ascii="Consolas" w:hAnsi="Consolas"/>
                              <w:color w:val="CCCCCC"/>
                              <w:sz w:val="21"/>
                              <w:lang w:val="en-US"/>
                            </w:rPr>
                          </w:rPrChange>
                        </w:rPr>
                        <w:t xml:space="preserve"> </w:t>
                      </w:r>
                      <w:r w:rsidRPr="00717A8A">
                        <w:rPr>
                          <w:rFonts w:ascii="Consolas" w:hAnsi="Consolas"/>
                          <w:color w:val="9CDCFE"/>
                          <w:sz w:val="21"/>
                          <w:lang w:val="en-GB"/>
                          <w:rPrChange w:id="3215" w:author="Redondo García Francisco Javier" w:date="2025-09-02T09:44:00Z">
                            <w:rPr>
                              <w:rFonts w:ascii="Consolas" w:hAnsi="Consolas"/>
                              <w:color w:val="9CDCFE"/>
                              <w:sz w:val="21"/>
                              <w:lang w:val="en-US"/>
                            </w:rPr>
                          </w:rPrChange>
                        </w:rPr>
                        <w:t>class</w:t>
                      </w:r>
                      <w:r w:rsidRPr="00717A8A">
                        <w:rPr>
                          <w:rFonts w:ascii="Consolas" w:hAnsi="Consolas"/>
                          <w:color w:val="CCCCCC"/>
                          <w:sz w:val="21"/>
                          <w:lang w:val="en-GB"/>
                          <w:rPrChange w:id="3216" w:author="Redondo García Francisco Javier" w:date="2025-09-02T09:44:00Z">
                            <w:rPr>
                              <w:rFonts w:ascii="Consolas" w:hAnsi="Consolas"/>
                              <w:color w:val="CCCCCC"/>
                              <w:sz w:val="21"/>
                              <w:lang w:val="en-US"/>
                            </w:rPr>
                          </w:rPrChange>
                        </w:rPr>
                        <w:t>=</w:t>
                      </w:r>
                      <w:r w:rsidRPr="00717A8A">
                        <w:rPr>
                          <w:rFonts w:ascii="Consolas" w:hAnsi="Consolas"/>
                          <w:color w:val="CE9178"/>
                          <w:sz w:val="21"/>
                          <w:lang w:val="en-GB"/>
                          <w:rPrChange w:id="3217" w:author="Redondo García Francisco Javier" w:date="2025-09-02T09:44:00Z">
                            <w:rPr>
                              <w:rFonts w:ascii="Consolas" w:hAnsi="Consolas"/>
                              <w:color w:val="CE9178"/>
                              <w:sz w:val="21"/>
                              <w:lang w:val="en-US"/>
                            </w:rPr>
                          </w:rPrChange>
                        </w:rPr>
                        <w:t>"</w:t>
                      </w:r>
                      <w:proofErr w:type="spellStart"/>
                      <w:r w:rsidRPr="00717A8A">
                        <w:rPr>
                          <w:rFonts w:ascii="Consolas" w:hAnsi="Consolas"/>
                          <w:color w:val="CE9178"/>
                          <w:sz w:val="21"/>
                          <w:lang w:val="en-GB"/>
                          <w:rPrChange w:id="3218" w:author="Redondo García Francisco Javier" w:date="2025-09-02T09:44:00Z">
                            <w:rPr>
                              <w:rFonts w:ascii="Consolas" w:hAnsi="Consolas"/>
                              <w:color w:val="CE9178"/>
                              <w:sz w:val="21"/>
                              <w:lang w:val="en-US"/>
                            </w:rPr>
                          </w:rPrChange>
                        </w:rPr>
                        <w:t>fas</w:t>
                      </w:r>
                      <w:proofErr w:type="spellEnd"/>
                      <w:r w:rsidRPr="00717A8A">
                        <w:rPr>
                          <w:rFonts w:ascii="Consolas" w:hAnsi="Consolas"/>
                          <w:color w:val="CE9178"/>
                          <w:sz w:val="21"/>
                          <w:lang w:val="en-GB"/>
                          <w:rPrChange w:id="3219" w:author="Redondo García Francisco Javier" w:date="2025-09-02T09:44:00Z">
                            <w:rPr>
                              <w:rFonts w:ascii="Consolas" w:hAnsi="Consolas"/>
                              <w:color w:val="CE9178"/>
                              <w:sz w:val="21"/>
                              <w:lang w:val="en-US"/>
                            </w:rPr>
                          </w:rPrChange>
                        </w:rPr>
                        <w:t xml:space="preserve"> fa-user-cog"</w:t>
                      </w:r>
                      <w:r w:rsidRPr="00717A8A">
                        <w:rPr>
                          <w:rFonts w:ascii="Consolas" w:hAnsi="Consolas"/>
                          <w:color w:val="808080"/>
                          <w:sz w:val="21"/>
                          <w:lang w:val="en-GB"/>
                          <w:rPrChange w:id="3220" w:author="Redondo García Francisco Javier" w:date="2025-09-02T09:44:00Z">
                            <w:rPr>
                              <w:rFonts w:ascii="Consolas" w:hAnsi="Consolas"/>
                              <w:color w:val="808080"/>
                              <w:sz w:val="21"/>
                              <w:lang w:val="en-US"/>
                            </w:rPr>
                          </w:rPrChange>
                        </w:rPr>
                        <w:t>&gt;&lt;/</w:t>
                      </w:r>
                      <w:proofErr w:type="spellStart"/>
                      <w:r w:rsidRPr="00717A8A">
                        <w:rPr>
                          <w:rFonts w:ascii="Consolas" w:hAnsi="Consolas"/>
                          <w:color w:val="569CD6"/>
                          <w:sz w:val="21"/>
                          <w:lang w:val="en-GB"/>
                          <w:rPrChange w:id="3221" w:author="Redondo García Francisco Javier" w:date="2025-09-02T09:44:00Z">
                            <w:rPr>
                              <w:rFonts w:ascii="Consolas" w:hAnsi="Consolas"/>
                              <w:color w:val="569CD6"/>
                              <w:sz w:val="21"/>
                              <w:lang w:val="en-US"/>
                            </w:rPr>
                          </w:rPrChange>
                        </w:rPr>
                        <w:t>i</w:t>
                      </w:r>
                      <w:proofErr w:type="spellEnd"/>
                      <w:r w:rsidRPr="00717A8A">
                        <w:rPr>
                          <w:rFonts w:ascii="Consolas" w:hAnsi="Consolas"/>
                          <w:color w:val="808080"/>
                          <w:sz w:val="21"/>
                          <w:lang w:val="en-GB"/>
                          <w:rPrChange w:id="3222" w:author="Redondo García Francisco Javier" w:date="2025-09-02T09:44:00Z">
                            <w:rPr>
                              <w:rFonts w:ascii="Consolas" w:hAnsi="Consolas"/>
                              <w:color w:val="808080"/>
                              <w:sz w:val="21"/>
                              <w:lang w:val="en-US"/>
                            </w:rPr>
                          </w:rPrChange>
                        </w:rPr>
                        <w:t>&gt;</w:t>
                      </w:r>
                      <w:r w:rsidRPr="00717A8A">
                        <w:rPr>
                          <w:rFonts w:ascii="Consolas" w:hAnsi="Consolas"/>
                          <w:color w:val="CCCCCC"/>
                          <w:sz w:val="21"/>
                          <w:lang w:val="en-GB"/>
                          <w:rPrChange w:id="3223" w:author="Redondo García Francisco Javier" w:date="2025-09-02T09:44:00Z">
                            <w:rPr>
                              <w:rFonts w:ascii="Consolas" w:hAnsi="Consolas"/>
                              <w:color w:val="CCCCCC"/>
                              <w:sz w:val="21"/>
                              <w:lang w:val="en-US"/>
                            </w:rPr>
                          </w:rPrChange>
                        </w:rPr>
                        <w:t xml:space="preserve"> </w:t>
                      </w:r>
                      <w:proofErr w:type="spellStart"/>
                      <w:r w:rsidRPr="00717A8A">
                        <w:rPr>
                          <w:rFonts w:ascii="Consolas" w:hAnsi="Consolas"/>
                          <w:color w:val="CCCCCC"/>
                          <w:sz w:val="21"/>
                          <w:lang w:val="en-GB"/>
                          <w:rPrChange w:id="3224" w:author="Redondo García Francisco Javier" w:date="2025-09-02T09:44:00Z">
                            <w:rPr>
                              <w:rFonts w:ascii="Consolas" w:hAnsi="Consolas"/>
                              <w:color w:val="CCCCCC"/>
                              <w:sz w:val="21"/>
                              <w:lang w:val="en-US"/>
                            </w:rPr>
                          </w:rPrChange>
                        </w:rPr>
                        <w:t>Administración</w:t>
                      </w:r>
                      <w:proofErr w:type="spellEnd"/>
                    </w:p>
                    <w:p w14:paraId="3BF9A273" w14:textId="77777777" w:rsidR="00260674" w:rsidRPr="00590455" w:rsidRDefault="00260674" w:rsidP="00590455">
                      <w:pPr>
                        <w:shd w:val="clear" w:color="auto" w:fill="1F1F1F"/>
                        <w:spacing w:after="0" w:line="285" w:lineRule="atLeast"/>
                        <w:rPr>
                          <w:rFonts w:ascii="Consolas" w:eastAsia="Times New Roman" w:hAnsi="Consolas" w:cs="Times New Roman"/>
                          <w:color w:val="CCCCCC"/>
                          <w:sz w:val="21"/>
                          <w:szCs w:val="21"/>
                          <w:lang w:eastAsia="es-ES"/>
                        </w:rPr>
                      </w:pPr>
                      <w:r w:rsidRPr="00590455">
                        <w:rPr>
                          <w:rFonts w:ascii="Consolas" w:eastAsia="Times New Roman" w:hAnsi="Consolas" w:cs="Times New Roman"/>
                          <w:color w:val="808080"/>
                          <w:sz w:val="21"/>
                          <w:szCs w:val="21"/>
                          <w:lang w:eastAsia="es-ES"/>
                        </w:rPr>
                        <w:t>&lt;/</w:t>
                      </w:r>
                      <w:r w:rsidRPr="00590455">
                        <w:rPr>
                          <w:rFonts w:ascii="Consolas" w:eastAsia="Times New Roman" w:hAnsi="Consolas" w:cs="Times New Roman"/>
                          <w:color w:val="569CD6"/>
                          <w:sz w:val="21"/>
                          <w:szCs w:val="21"/>
                          <w:lang w:eastAsia="es-ES"/>
                        </w:rPr>
                        <w:t>a</w:t>
                      </w:r>
                      <w:r w:rsidRPr="00590455">
                        <w:rPr>
                          <w:rFonts w:ascii="Consolas" w:eastAsia="Times New Roman" w:hAnsi="Consolas" w:cs="Times New Roman"/>
                          <w:color w:val="808080"/>
                          <w:sz w:val="21"/>
                          <w:szCs w:val="21"/>
                          <w:lang w:eastAsia="es-ES"/>
                        </w:rPr>
                        <w:t>&gt;</w:t>
                      </w:r>
                    </w:p>
                    <w:p w14:paraId="72D9DC35" w14:textId="77777777" w:rsidR="00260674" w:rsidRDefault="00260674" w:rsidP="00590455"/>
                  </w:txbxContent>
                </v:textbox>
                <w10:anchorlock/>
              </v:shape>
            </w:pict>
          </mc:Fallback>
        </mc:AlternateContent>
      </w:r>
    </w:p>
    <w:p w14:paraId="00EEAE32" w14:textId="381202E9" w:rsidR="00260674" w:rsidRDefault="005226D7" w:rsidP="005226D7">
      <w:pPr>
        <w:pStyle w:val="Descripcin"/>
        <w:jc w:val="center"/>
      </w:pPr>
      <w:bookmarkStart w:id="3225" w:name="_Toc207315073"/>
      <w:bookmarkStart w:id="3226" w:name="_Toc202786500"/>
      <w:r>
        <w:t xml:space="preserve">Listado </w:t>
      </w:r>
      <w:r w:rsidR="00DE1F43">
        <w:fldChar w:fldCharType="begin"/>
      </w:r>
      <w:r w:rsidR="00DE1F43">
        <w:instrText xml:space="preserve"> SEQ Listado \* ARABIC </w:instrText>
      </w:r>
      <w:r w:rsidR="00DE1F43">
        <w:fldChar w:fldCharType="separate"/>
      </w:r>
      <w:r w:rsidR="0020779A">
        <w:rPr>
          <w:noProof/>
        </w:rPr>
        <w:t>31</w:t>
      </w:r>
      <w:r w:rsidR="00DE1F43">
        <w:rPr>
          <w:noProof/>
        </w:rPr>
        <w:fldChar w:fldCharType="end"/>
      </w:r>
      <w:r>
        <w:t xml:space="preserve"> - Discriminar por rol en </w:t>
      </w:r>
      <w:proofErr w:type="spellStart"/>
      <w:r>
        <w:t>template</w:t>
      </w:r>
      <w:bookmarkEnd w:id="3225"/>
      <w:bookmarkEnd w:id="3226"/>
      <w:proofErr w:type="spellEnd"/>
    </w:p>
    <w:p w14:paraId="5F9D7700" w14:textId="77777777" w:rsidR="00260674" w:rsidRPr="00223D15" w:rsidRDefault="00260674" w:rsidP="00223D15">
      <w:pPr>
        <w:rPr>
          <w:sz w:val="24"/>
          <w:szCs w:val="24"/>
        </w:rPr>
      </w:pPr>
    </w:p>
    <w:p w14:paraId="36EB15BD" w14:textId="48D0A85E" w:rsidR="00260674" w:rsidRDefault="005C4BDD" w:rsidP="005C4BDD">
      <w:pPr>
        <w:pStyle w:val="Ttulo4"/>
      </w:pPr>
      <w:bookmarkStart w:id="3227" w:name="_Toc207317149"/>
      <w:r>
        <w:t xml:space="preserve">5.4.5.4. </w:t>
      </w:r>
      <w:r w:rsidR="00260674">
        <w:t>Administración de facultativos</w:t>
      </w:r>
      <w:bookmarkEnd w:id="3227"/>
    </w:p>
    <w:p w14:paraId="73ADD7B0" w14:textId="77777777" w:rsidR="00260674" w:rsidRPr="00637F6F" w:rsidRDefault="00260674" w:rsidP="00C124A8">
      <w:r w:rsidRPr="00637F6F">
        <w:t>La administración de facultativos se encarga de gestionar los roles de los facultativos y de eliminarlos. Solo es accesible si el rol del usuario que ha iniciado la sesión es ‘</w:t>
      </w:r>
      <w:proofErr w:type="spellStart"/>
      <w:r w:rsidRPr="00637F6F">
        <w:t>admin</w:t>
      </w:r>
      <w:proofErr w:type="spellEnd"/>
      <w:r w:rsidRPr="00637F6F">
        <w:t>’.</w:t>
      </w:r>
    </w:p>
    <w:p w14:paraId="6F386795" w14:textId="2CB446FE" w:rsidR="00260674" w:rsidRPr="00637F6F" w:rsidRDefault="00260674" w:rsidP="00C124A8">
      <w:r w:rsidRPr="00637F6F">
        <w:t>Para su implementación se crea el siguiente componente</w:t>
      </w:r>
      <w:del w:id="3228" w:author="Redondo García Francisco Javier" w:date="2025-09-02T09:44:00Z">
        <w:r w:rsidR="00C62B2A">
          <w:delText>:</w:delText>
        </w:r>
      </w:del>
    </w:p>
    <w:p w14:paraId="61EAA7A7" w14:textId="5B0DF23F" w:rsidR="00260674" w:rsidRPr="00637F6F" w:rsidRDefault="00260674" w:rsidP="00C87F70">
      <w:pPr>
        <w:pStyle w:val="Prrafodelista"/>
        <w:numPr>
          <w:ilvl w:val="0"/>
          <w:numId w:val="12"/>
        </w:numPr>
      </w:pPr>
      <w:r w:rsidRPr="00637F6F">
        <w:t>Administración</w:t>
      </w:r>
      <w:r w:rsidR="005F7CD7">
        <w:t>.</w:t>
      </w:r>
    </w:p>
    <w:p w14:paraId="022E9A7F" w14:textId="77777777" w:rsidR="00260674" w:rsidRPr="00637F6F" w:rsidRDefault="00260674" w:rsidP="00C124A8">
      <w:r w:rsidRPr="00637F6F">
        <w:t>Este componente muestra una tabla donde las filas son todos los facultativos registrados. En las columnas se muestra el nombre del usuario, su rol, y botones para cambiar el rol o eliminar la cuenta.</w:t>
      </w:r>
    </w:p>
    <w:p w14:paraId="50E9B208" w14:textId="77777777" w:rsidR="00260674" w:rsidRPr="00637F6F" w:rsidRDefault="00260674" w:rsidP="00C124A8">
      <w:r w:rsidRPr="00637F6F">
        <w:t xml:space="preserve">Esto se consigue llamando a los siguientes métodos, todos implementados en </w:t>
      </w:r>
      <w:proofErr w:type="spellStart"/>
      <w:r w:rsidRPr="00637F6F">
        <w:t>firestoreService</w:t>
      </w:r>
      <w:proofErr w:type="spellEnd"/>
      <w:r w:rsidRPr="00637F6F">
        <w:t>:</w:t>
      </w:r>
    </w:p>
    <w:p w14:paraId="305FCA15" w14:textId="77777777" w:rsidR="00260674" w:rsidRPr="00637F6F" w:rsidRDefault="00260674" w:rsidP="00C87F70">
      <w:pPr>
        <w:pStyle w:val="Prrafodelista"/>
        <w:numPr>
          <w:ilvl w:val="0"/>
          <w:numId w:val="12"/>
        </w:numPr>
      </w:pPr>
      <w:proofErr w:type="spellStart"/>
      <w:r w:rsidRPr="00637F6F">
        <w:t>getUsuarios</w:t>
      </w:r>
      <w:proofErr w:type="spellEnd"/>
      <w:r w:rsidRPr="00637F6F">
        <w:t>(): Para obtener la lista completa de facultativos registrados.</w:t>
      </w:r>
    </w:p>
    <w:p w14:paraId="65D844B2" w14:textId="4DA8C3D7" w:rsidR="00260674" w:rsidRPr="00637F6F" w:rsidRDefault="00260674" w:rsidP="00C87F70">
      <w:pPr>
        <w:pStyle w:val="Prrafodelista"/>
        <w:numPr>
          <w:ilvl w:val="0"/>
          <w:numId w:val="12"/>
        </w:numPr>
      </w:pPr>
      <w:proofErr w:type="spellStart"/>
      <w:r w:rsidRPr="00637F6F">
        <w:t>hacerUser</w:t>
      </w:r>
      <w:proofErr w:type="spellEnd"/>
      <w:r w:rsidRPr="00637F6F">
        <w:t>(): Para cambiar el rol a ‘</w:t>
      </w:r>
      <w:proofErr w:type="spellStart"/>
      <w:r w:rsidRPr="00637F6F">
        <w:t>user</w:t>
      </w:r>
      <w:proofErr w:type="spellEnd"/>
      <w:r w:rsidRPr="00637F6F">
        <w:t>’</w:t>
      </w:r>
      <w:ins w:id="3229" w:author="Redondo García Francisco Javier" w:date="2025-09-02T09:44:00Z">
        <w:r w:rsidR="005F7CD7">
          <w:t>.</w:t>
        </w:r>
      </w:ins>
    </w:p>
    <w:p w14:paraId="34D03BED" w14:textId="5E6DE4F9" w:rsidR="00260674" w:rsidRPr="00637F6F" w:rsidRDefault="00260674" w:rsidP="00C87F70">
      <w:pPr>
        <w:pStyle w:val="Prrafodelista"/>
        <w:numPr>
          <w:ilvl w:val="0"/>
          <w:numId w:val="12"/>
        </w:numPr>
      </w:pPr>
      <w:proofErr w:type="spellStart"/>
      <w:r w:rsidRPr="00637F6F">
        <w:t>hacerAdmin</w:t>
      </w:r>
      <w:proofErr w:type="spellEnd"/>
      <w:r w:rsidRPr="00637F6F">
        <w:t>(): Para cambiar el rol a ‘</w:t>
      </w:r>
      <w:proofErr w:type="spellStart"/>
      <w:r w:rsidRPr="00637F6F">
        <w:t>admin</w:t>
      </w:r>
      <w:proofErr w:type="spellEnd"/>
      <w:r w:rsidRPr="00637F6F">
        <w:t>’</w:t>
      </w:r>
      <w:ins w:id="3230" w:author="Redondo García Francisco Javier" w:date="2025-09-02T09:44:00Z">
        <w:r w:rsidR="005F7CD7">
          <w:t>.</w:t>
        </w:r>
      </w:ins>
    </w:p>
    <w:p w14:paraId="3397D614" w14:textId="38F60471" w:rsidR="00260674" w:rsidRPr="00637F6F" w:rsidRDefault="00260674" w:rsidP="00C87F70">
      <w:pPr>
        <w:pStyle w:val="Prrafodelista"/>
        <w:numPr>
          <w:ilvl w:val="0"/>
          <w:numId w:val="12"/>
        </w:numPr>
      </w:pPr>
      <w:proofErr w:type="spellStart"/>
      <w:r w:rsidRPr="00637F6F">
        <w:t>hacerNoRole</w:t>
      </w:r>
      <w:proofErr w:type="spellEnd"/>
      <w:r w:rsidRPr="00637F6F">
        <w:t>(): Para cambiar el rol a ‘no-role’</w:t>
      </w:r>
      <w:ins w:id="3231" w:author="Redondo García Francisco Javier" w:date="2025-09-02T09:44:00Z">
        <w:r w:rsidR="005F7CD7">
          <w:t>.</w:t>
        </w:r>
      </w:ins>
    </w:p>
    <w:p w14:paraId="62FC9514" w14:textId="511530AD" w:rsidR="00260674" w:rsidRPr="00637F6F" w:rsidRDefault="00260674" w:rsidP="00C87F70">
      <w:pPr>
        <w:pStyle w:val="Prrafodelista"/>
        <w:numPr>
          <w:ilvl w:val="0"/>
          <w:numId w:val="12"/>
        </w:numPr>
      </w:pPr>
      <w:proofErr w:type="spellStart"/>
      <w:r w:rsidRPr="00637F6F">
        <w:t>eliminarCuenta</w:t>
      </w:r>
      <w:proofErr w:type="spellEnd"/>
      <w:r w:rsidRPr="00637F6F">
        <w:t>(): Para eliminar la cuenta de la base de datos</w:t>
      </w:r>
      <w:ins w:id="3232" w:author="Redondo García Francisco Javier" w:date="2025-09-02T09:44:00Z">
        <w:r w:rsidR="005F7CD7">
          <w:t>.</w:t>
        </w:r>
      </w:ins>
    </w:p>
    <w:p w14:paraId="0EF01BFA" w14:textId="2348C643" w:rsidR="00260674" w:rsidRDefault="00260674" w:rsidP="00C124A8">
      <w:pPr>
        <w:rPr>
          <w:sz w:val="24"/>
          <w:szCs w:val="24"/>
        </w:rPr>
      </w:pPr>
      <w:r w:rsidRPr="00637F6F">
        <w:t>Además, este componente implementa un método que ordena las filas de la tabla pulsando en la cabecera de la columna ‘Nombre de usuario’ o ‘Rol’, ordenando así la tabla por nombre o por rol en orden alfabético. Esta función realiza una comparación entre las celdas de la columna indicada (por su índice n) y reorganiza las filas de forma ascendente o descendente, alternando la dirección si es necesario</w:t>
      </w:r>
      <w:r w:rsidR="005F7CD7">
        <w:t xml:space="preserve">; como se puede observar en </w:t>
      </w:r>
      <w:ins w:id="3233" w:author="Redondo García Francisco Javier" w:date="2025-09-02T09:44:00Z">
        <w:r w:rsidR="005F7CD7">
          <w:t>el</w:t>
        </w:r>
        <w:r w:rsidRPr="00637F6F">
          <w:t xml:space="preserve"> </w:t>
        </w:r>
      </w:ins>
      <w:r w:rsidR="0048457C">
        <w:rPr>
          <w:sz w:val="24"/>
          <w:szCs w:val="24"/>
        </w:rPr>
        <w:fldChar w:fldCharType="begin"/>
      </w:r>
      <w:r w:rsidR="0048457C">
        <w:rPr>
          <w:sz w:val="24"/>
          <w:szCs w:val="24"/>
        </w:rPr>
        <w:instrText xml:space="preserve"> REF _Ref200114487 \h </w:instrText>
      </w:r>
      <w:r w:rsidR="0048457C">
        <w:rPr>
          <w:sz w:val="24"/>
          <w:szCs w:val="24"/>
        </w:rPr>
      </w:r>
      <w:r w:rsidR="0048457C">
        <w:rPr>
          <w:sz w:val="24"/>
          <w:szCs w:val="24"/>
        </w:rPr>
        <w:fldChar w:fldCharType="separate"/>
      </w:r>
      <w:r w:rsidR="0020779A">
        <w:t xml:space="preserve">Listado </w:t>
      </w:r>
      <w:r w:rsidR="0020779A">
        <w:rPr>
          <w:noProof/>
        </w:rPr>
        <w:t>32</w:t>
      </w:r>
      <w:r w:rsidR="0048457C">
        <w:rPr>
          <w:sz w:val="24"/>
          <w:szCs w:val="24"/>
        </w:rPr>
        <w:fldChar w:fldCharType="end"/>
      </w:r>
      <w:r w:rsidR="005F7CD7">
        <w:rPr>
          <w:sz w:val="24"/>
          <w:szCs w:val="24"/>
        </w:rPr>
        <w:t>.</w:t>
      </w:r>
    </w:p>
    <w:p w14:paraId="2C6DF507" w14:textId="77777777" w:rsidR="00260674" w:rsidRDefault="00260674" w:rsidP="00FB459D">
      <w:pPr>
        <w:keepNext/>
        <w:jc w:val="center"/>
      </w:pPr>
      <w:r w:rsidRPr="005F16B4">
        <w:rPr>
          <w:noProof/>
        </w:rPr>
        <w:drawing>
          <wp:inline distT="0" distB="0" distL="0" distR="0" wp14:anchorId="16B4D6C3" wp14:editId="329FC73D">
            <wp:extent cx="4276725" cy="1244495"/>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18860" t="34057" r="1883" b="17646"/>
                    <a:stretch/>
                  </pic:blipFill>
                  <pic:spPr bwMode="auto">
                    <a:xfrm>
                      <a:off x="0" y="0"/>
                      <a:ext cx="4279906" cy="1245421"/>
                    </a:xfrm>
                    <a:prstGeom prst="rect">
                      <a:avLst/>
                    </a:prstGeom>
                    <a:ln>
                      <a:noFill/>
                    </a:ln>
                    <a:extLst>
                      <a:ext uri="{53640926-AAD7-44D8-BBD7-CCE9431645EC}">
                        <a14:shadowObscured xmlns:a14="http://schemas.microsoft.com/office/drawing/2010/main"/>
                      </a:ext>
                    </a:extLst>
                  </pic:spPr>
                </pic:pic>
              </a:graphicData>
            </a:graphic>
          </wp:inline>
        </w:drawing>
      </w:r>
    </w:p>
    <w:p w14:paraId="115DD1A8" w14:textId="73ADF8EC" w:rsidR="00260674" w:rsidRDefault="00260674" w:rsidP="005947B4">
      <w:pPr>
        <w:pStyle w:val="Descripcin"/>
        <w:jc w:val="center"/>
      </w:pPr>
      <w:bookmarkStart w:id="3234" w:name="_Toc207314956"/>
      <w:bookmarkStart w:id="3235" w:name="_Toc202786383"/>
      <w:r>
        <w:t xml:space="preserve">Figura </w:t>
      </w:r>
      <w:r w:rsidR="00DE1F43">
        <w:fldChar w:fldCharType="begin"/>
      </w:r>
      <w:r w:rsidR="00DE1F43">
        <w:instrText xml:space="preserve"> SEQ Figura \* ARABIC </w:instrText>
      </w:r>
      <w:r w:rsidR="00DE1F43">
        <w:fldChar w:fldCharType="separate"/>
      </w:r>
      <w:r w:rsidR="00885F17">
        <w:rPr>
          <w:noProof/>
        </w:rPr>
        <w:t>23</w:t>
      </w:r>
      <w:r w:rsidR="00DE1F43">
        <w:rPr>
          <w:noProof/>
        </w:rPr>
        <w:fldChar w:fldCharType="end"/>
      </w:r>
      <w:r>
        <w:t xml:space="preserve"> - </w:t>
      </w:r>
      <w:r w:rsidRPr="001F03FF">
        <w:t>Pantalla</w:t>
      </w:r>
      <w:r>
        <w:t xml:space="preserve"> administración facultativos</w:t>
      </w:r>
      <w:bookmarkEnd w:id="3234"/>
      <w:bookmarkEnd w:id="3235"/>
    </w:p>
    <w:p w14:paraId="5740D1C7" w14:textId="77777777" w:rsidR="00260674" w:rsidRDefault="00260674">
      <w:pPr>
        <w:rPr>
          <w:sz w:val="24"/>
          <w:szCs w:val="24"/>
        </w:rPr>
      </w:pPr>
      <w:r>
        <w:rPr>
          <w:sz w:val="24"/>
          <w:szCs w:val="24"/>
        </w:rPr>
        <w:br w:type="page"/>
      </w:r>
    </w:p>
    <w:p w14:paraId="6CBC9E86" w14:textId="77777777" w:rsidR="00260674" w:rsidRDefault="00260674" w:rsidP="00801AD0">
      <w:pPr>
        <w:rPr>
          <w:sz w:val="24"/>
          <w:szCs w:val="24"/>
        </w:rPr>
      </w:pPr>
      <w:r>
        <w:rPr>
          <w:noProof/>
        </w:rPr>
        <w:lastRenderedPageBreak/>
        <mc:AlternateContent>
          <mc:Choice Requires="wps">
            <w:drawing>
              <wp:anchor distT="0" distB="0" distL="114300" distR="114300" simplePos="0" relativeHeight="251691008" behindDoc="0" locked="0" layoutInCell="1" allowOverlap="1" wp14:anchorId="36AB452E" wp14:editId="6389BD44">
                <wp:simplePos x="0" y="0"/>
                <wp:positionH relativeFrom="column">
                  <wp:posOffset>-70485</wp:posOffset>
                </wp:positionH>
                <wp:positionV relativeFrom="paragraph">
                  <wp:posOffset>7053580</wp:posOffset>
                </wp:positionV>
                <wp:extent cx="5629275" cy="635"/>
                <wp:effectExtent l="0" t="0" r="0" b="0"/>
                <wp:wrapSquare wrapText="bothSides"/>
                <wp:docPr id="42" name="Cuadro de texto 42"/>
                <wp:cNvGraphicFramePr/>
                <a:graphic xmlns:a="http://schemas.openxmlformats.org/drawingml/2006/main">
                  <a:graphicData uri="http://schemas.microsoft.com/office/word/2010/wordprocessingShape">
                    <wps:wsp>
                      <wps:cNvSpPr txBox="1"/>
                      <wps:spPr>
                        <a:xfrm>
                          <a:off x="0" y="0"/>
                          <a:ext cx="5629275" cy="635"/>
                        </a:xfrm>
                        <a:prstGeom prst="rect">
                          <a:avLst/>
                        </a:prstGeom>
                        <a:solidFill>
                          <a:prstClr val="white"/>
                        </a:solidFill>
                        <a:ln>
                          <a:noFill/>
                        </a:ln>
                      </wps:spPr>
                      <wps:txbx>
                        <w:txbxContent>
                          <w:p w14:paraId="347E3453" w14:textId="294414D1" w:rsidR="00260674" w:rsidRPr="00A232E5" w:rsidRDefault="00260674" w:rsidP="008F22B8">
                            <w:pPr>
                              <w:pStyle w:val="Descripcin"/>
                              <w:jc w:val="center"/>
                              <w:rPr>
                                <w:noProof/>
                                <w:sz w:val="24"/>
                                <w:szCs w:val="24"/>
                              </w:rPr>
                            </w:pPr>
                            <w:bookmarkStart w:id="3236" w:name="_Ref200114487"/>
                            <w:bookmarkStart w:id="3237" w:name="_Toc207315074"/>
                            <w:bookmarkStart w:id="3238" w:name="_Toc202786501"/>
                            <w:r>
                              <w:t xml:space="preserve">Listado </w:t>
                            </w:r>
                            <w:r w:rsidR="00DE1F43">
                              <w:fldChar w:fldCharType="begin"/>
                            </w:r>
                            <w:r w:rsidR="00DE1F43">
                              <w:instrText xml:space="preserve"> SEQ Listado \* ARABIC </w:instrText>
                            </w:r>
                            <w:r w:rsidR="00DE1F43">
                              <w:fldChar w:fldCharType="separate"/>
                            </w:r>
                            <w:r w:rsidR="005226D7">
                              <w:rPr>
                                <w:noProof/>
                              </w:rPr>
                              <w:t>32</w:t>
                            </w:r>
                            <w:r w:rsidR="00DE1F43">
                              <w:rPr>
                                <w:noProof/>
                              </w:rPr>
                              <w:fldChar w:fldCharType="end"/>
                            </w:r>
                            <w:bookmarkEnd w:id="3236"/>
                            <w:r>
                              <w:t xml:space="preserve"> - Método </w:t>
                            </w:r>
                            <w:proofErr w:type="spellStart"/>
                            <w:r>
                              <w:t>sortTable</w:t>
                            </w:r>
                            <w:proofErr w:type="spellEnd"/>
                            <w:r>
                              <w:t>()</w:t>
                            </w:r>
                            <w:bookmarkEnd w:id="3237"/>
                            <w:bookmarkEnd w:id="32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AB452E" id="Cuadro de texto 42" o:spid="_x0000_s1108" type="#_x0000_t202" style="position:absolute;left:0;text-align:left;margin-left:-5.55pt;margin-top:555.4pt;width:443.25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" stroked="f">
                <v:textbox style="mso-fit-shape-to-text:t" inset="0,0,0,0">
                  <w:txbxContent>
                    <w:p w14:paraId="347E3453" w14:textId="294414D1" w:rsidR="00260674" w:rsidRPr="00A232E5" w:rsidRDefault="00260674" w:rsidP="008F22B8">
                      <w:pPr>
                        <w:pStyle w:val="Descripcin"/>
                        <w:jc w:val="center"/>
                        <w:rPr>
                          <w:noProof/>
                          <w:sz w:val="24"/>
                          <w:szCs w:val="24"/>
                        </w:rPr>
                      </w:pPr>
                      <w:bookmarkStart w:id="3239" w:name="_Ref200114487"/>
                      <w:bookmarkStart w:id="3240" w:name="_Toc207315074"/>
                      <w:bookmarkStart w:id="3241" w:name="_Toc202786501"/>
                      <w:r>
                        <w:t xml:space="preserve">Listado </w:t>
                      </w:r>
                      <w:r w:rsidR="00DE1F43">
                        <w:fldChar w:fldCharType="begin"/>
                      </w:r>
                      <w:r w:rsidR="00DE1F43">
                        <w:instrText xml:space="preserve"> SEQ Listado \* ARABIC </w:instrText>
                      </w:r>
                      <w:r w:rsidR="00DE1F43">
                        <w:fldChar w:fldCharType="separate"/>
                      </w:r>
                      <w:r w:rsidR="005226D7">
                        <w:rPr>
                          <w:noProof/>
                        </w:rPr>
                        <w:t>32</w:t>
                      </w:r>
                      <w:r w:rsidR="00DE1F43">
                        <w:rPr>
                          <w:noProof/>
                        </w:rPr>
                        <w:fldChar w:fldCharType="end"/>
                      </w:r>
                      <w:bookmarkEnd w:id="3239"/>
                      <w:r>
                        <w:t xml:space="preserve"> - Método </w:t>
                      </w:r>
                      <w:proofErr w:type="spellStart"/>
                      <w:r>
                        <w:t>sortTable</w:t>
                      </w:r>
                      <w:proofErr w:type="spellEnd"/>
                      <w:r>
                        <w:t>()</w:t>
                      </w:r>
                      <w:bookmarkEnd w:id="3240"/>
                      <w:bookmarkEnd w:id="3241"/>
                    </w:p>
                  </w:txbxContent>
                </v:textbox>
                <w10:wrap type="square"/>
              </v:shape>
            </w:pict>
          </mc:Fallback>
        </mc:AlternateContent>
      </w:r>
      <w:r w:rsidRPr="002F1626">
        <w:rPr>
          <w:noProof/>
          <w:sz w:val="24"/>
          <w:szCs w:val="24"/>
        </w:rPr>
        <mc:AlternateContent>
          <mc:Choice Requires="wps">
            <w:drawing>
              <wp:anchor distT="45720" distB="45720" distL="114300" distR="114300" simplePos="0" relativeHeight="251669504" behindDoc="0" locked="0" layoutInCell="1" allowOverlap="1" wp14:anchorId="362EC573" wp14:editId="3B59AE42">
                <wp:simplePos x="0" y="0"/>
                <wp:positionH relativeFrom="margin">
                  <wp:posOffset>-70485</wp:posOffset>
                </wp:positionH>
                <wp:positionV relativeFrom="paragraph">
                  <wp:posOffset>462280</wp:posOffset>
                </wp:positionV>
                <wp:extent cx="5629275" cy="6534150"/>
                <wp:effectExtent l="0" t="0" r="28575" b="19050"/>
                <wp:wrapSquare wrapText="bothSides"/>
                <wp:docPr id="103520560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9275" cy="6534150"/>
                        </a:xfrm>
                        <a:prstGeom prst="rect">
                          <a:avLst/>
                        </a:prstGeom>
                        <a:solidFill>
                          <a:srgbClr val="FFFFFF"/>
                        </a:solidFill>
                        <a:ln w="9525">
                          <a:solidFill>
                            <a:srgbClr val="000000"/>
                          </a:solidFill>
                          <a:miter lim="800000"/>
                          <a:headEnd/>
                          <a:tailEnd/>
                        </a:ln>
                      </wps:spPr>
                      <wps:txbx>
                        <w:txbxContent>
                          <w:p w14:paraId="5FF60602"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proofErr w:type="spellStart"/>
                            <w:r w:rsidRPr="002F1626">
                              <w:rPr>
                                <w:rFonts w:ascii="Consolas" w:eastAsia="Times New Roman" w:hAnsi="Consolas" w:cs="Times New Roman"/>
                                <w:color w:val="DCDCAA"/>
                                <w:sz w:val="21"/>
                                <w:szCs w:val="21"/>
                                <w:lang w:val="en-GB" w:eastAsia="es-ES"/>
                              </w:rPr>
                              <w:t>sortTable</w:t>
                            </w:r>
                            <w:proofErr w:type="spellEnd"/>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n</w:t>
                            </w:r>
                            <w:r w:rsidRPr="002F1626">
                              <w:rPr>
                                <w:rFonts w:ascii="Consolas" w:eastAsia="Times New Roman" w:hAnsi="Consolas" w:cs="Times New Roman"/>
                                <w:color w:val="CCCCCC"/>
                                <w:sz w:val="21"/>
                                <w:szCs w:val="21"/>
                                <w:lang w:val="en-GB" w:eastAsia="es-ES"/>
                              </w:rPr>
                              <w:t>) {</w:t>
                            </w:r>
                          </w:p>
                          <w:p w14:paraId="7C5171B6"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569CD6"/>
                                <w:sz w:val="21"/>
                                <w:szCs w:val="21"/>
                                <w:lang w:val="en-GB" w:eastAsia="es-ES"/>
                              </w:rPr>
                              <w:t>var</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table</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switching</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x</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y</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shouldSwitch</w:t>
                            </w:r>
                            <w:proofErr w:type="spellEnd"/>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dir</w:t>
                            </w:r>
                            <w:proofErr w:type="spellEnd"/>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switchcount</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B5CEA8"/>
                                <w:sz w:val="21"/>
                                <w:szCs w:val="21"/>
                                <w:lang w:val="en-GB" w:eastAsia="es-ES"/>
                              </w:rPr>
                              <w:t>0</w:t>
                            </w:r>
                            <w:r w:rsidRPr="002F1626">
                              <w:rPr>
                                <w:rFonts w:ascii="Consolas" w:eastAsia="Times New Roman" w:hAnsi="Consolas" w:cs="Times New Roman"/>
                                <w:color w:val="CCCCCC"/>
                                <w:sz w:val="21"/>
                                <w:szCs w:val="21"/>
                                <w:lang w:val="en-GB" w:eastAsia="es-ES"/>
                              </w:rPr>
                              <w:t>;</w:t>
                            </w:r>
                            <w:proofErr w:type="gramEnd"/>
                          </w:p>
                          <w:p w14:paraId="5B843E0A"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table</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spellStart"/>
                            <w:proofErr w:type="gramStart"/>
                            <w:r w:rsidRPr="002F1626">
                              <w:rPr>
                                <w:rFonts w:ascii="Consolas" w:eastAsia="Times New Roman" w:hAnsi="Consolas" w:cs="Times New Roman"/>
                                <w:color w:val="9CDCFE"/>
                                <w:sz w:val="21"/>
                                <w:szCs w:val="21"/>
                                <w:lang w:val="en-GB" w:eastAsia="es-ES"/>
                              </w:rPr>
                              <w:t>document</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getElementById</w:t>
                            </w:r>
                            <w:proofErr w:type="spellEnd"/>
                            <w:proofErr w:type="gramEnd"/>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CE9178"/>
                                <w:sz w:val="21"/>
                                <w:szCs w:val="21"/>
                                <w:lang w:val="en-GB" w:eastAsia="es-ES"/>
                              </w:rPr>
                              <w:t>"</w:t>
                            </w:r>
                            <w:proofErr w:type="spellStart"/>
                            <w:r w:rsidRPr="002F1626">
                              <w:rPr>
                                <w:rFonts w:ascii="Consolas" w:eastAsia="Times New Roman" w:hAnsi="Consolas" w:cs="Times New Roman"/>
                                <w:color w:val="CE9178"/>
                                <w:sz w:val="21"/>
                                <w:szCs w:val="21"/>
                                <w:lang w:val="en-GB" w:eastAsia="es-ES"/>
                              </w:rPr>
                              <w:t>myTable</w:t>
                            </w:r>
                            <w:proofErr w:type="spellEnd"/>
                            <w:r w:rsidRPr="002F1626">
                              <w:rPr>
                                <w:rFonts w:ascii="Consolas" w:eastAsia="Times New Roman" w:hAnsi="Consolas" w:cs="Times New Roman"/>
                                <w:color w:val="CE9178"/>
                                <w:sz w:val="21"/>
                                <w:szCs w:val="21"/>
                                <w:lang w:val="en-GB" w:eastAsia="es-ES"/>
                              </w:rPr>
                              <w:t>"</w:t>
                            </w:r>
                            <w:r w:rsidRPr="002F1626">
                              <w:rPr>
                                <w:rFonts w:ascii="Consolas" w:eastAsia="Times New Roman" w:hAnsi="Consolas" w:cs="Times New Roman"/>
                                <w:color w:val="CCCCCC"/>
                                <w:sz w:val="21"/>
                                <w:szCs w:val="21"/>
                                <w:lang w:val="en-GB" w:eastAsia="es-ES"/>
                              </w:rPr>
                              <w:t>);</w:t>
                            </w:r>
                          </w:p>
                          <w:p w14:paraId="7B4CE743"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switching</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true</w:t>
                            </w:r>
                            <w:r w:rsidRPr="002F1626">
                              <w:rPr>
                                <w:rFonts w:ascii="Consolas" w:eastAsia="Times New Roman" w:hAnsi="Consolas" w:cs="Times New Roman"/>
                                <w:color w:val="CCCCCC"/>
                                <w:sz w:val="21"/>
                                <w:szCs w:val="21"/>
                                <w:lang w:val="en-GB" w:eastAsia="es-ES"/>
                              </w:rPr>
                              <w:t>;</w:t>
                            </w:r>
                            <w:proofErr w:type="gramEnd"/>
                          </w:p>
                          <w:p w14:paraId="5050E92E"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dir</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E9178"/>
                                <w:sz w:val="21"/>
                                <w:szCs w:val="21"/>
                                <w:lang w:val="en-GB" w:eastAsia="es-ES"/>
                              </w:rPr>
                              <w:t>"</w:t>
                            </w:r>
                            <w:proofErr w:type="spellStart"/>
                            <w:r w:rsidRPr="002F1626">
                              <w:rPr>
                                <w:rFonts w:ascii="Consolas" w:eastAsia="Times New Roman" w:hAnsi="Consolas" w:cs="Times New Roman"/>
                                <w:color w:val="CE9178"/>
                                <w:sz w:val="21"/>
                                <w:szCs w:val="21"/>
                                <w:lang w:val="en-GB" w:eastAsia="es-ES"/>
                              </w:rPr>
                              <w:t>asc</w:t>
                            </w:r>
                            <w:proofErr w:type="spellEnd"/>
                            <w:proofErr w:type="gramStart"/>
                            <w:r w:rsidRPr="002F1626">
                              <w:rPr>
                                <w:rFonts w:ascii="Consolas" w:eastAsia="Times New Roman" w:hAnsi="Consolas" w:cs="Times New Roman"/>
                                <w:color w:val="CE9178"/>
                                <w:sz w:val="21"/>
                                <w:szCs w:val="21"/>
                                <w:lang w:val="en-GB" w:eastAsia="es-ES"/>
                              </w:rPr>
                              <w:t>"</w:t>
                            </w:r>
                            <w:r w:rsidRPr="002F1626">
                              <w:rPr>
                                <w:rFonts w:ascii="Consolas" w:eastAsia="Times New Roman" w:hAnsi="Consolas" w:cs="Times New Roman"/>
                                <w:color w:val="CCCCCC"/>
                                <w:sz w:val="21"/>
                                <w:szCs w:val="21"/>
                                <w:lang w:val="en-GB" w:eastAsia="es-ES"/>
                              </w:rPr>
                              <w:t>;</w:t>
                            </w:r>
                            <w:proofErr w:type="gramEnd"/>
                          </w:p>
                          <w:p w14:paraId="4B0E5CA8"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while</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switching</w:t>
                            </w:r>
                            <w:r w:rsidRPr="002F1626">
                              <w:rPr>
                                <w:rFonts w:ascii="Consolas" w:eastAsia="Times New Roman" w:hAnsi="Consolas" w:cs="Times New Roman"/>
                                <w:color w:val="CCCCCC"/>
                                <w:sz w:val="21"/>
                                <w:szCs w:val="21"/>
                                <w:lang w:val="en-GB" w:eastAsia="es-ES"/>
                              </w:rPr>
                              <w:t>) {</w:t>
                            </w:r>
                          </w:p>
                          <w:p w14:paraId="010575C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switching</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false</w:t>
                            </w:r>
                            <w:r w:rsidRPr="002F1626">
                              <w:rPr>
                                <w:rFonts w:ascii="Consolas" w:eastAsia="Times New Roman" w:hAnsi="Consolas" w:cs="Times New Roman"/>
                                <w:color w:val="CCCCCC"/>
                                <w:sz w:val="21"/>
                                <w:szCs w:val="21"/>
                                <w:lang w:val="en-GB" w:eastAsia="es-ES"/>
                              </w:rPr>
                              <w:t>;</w:t>
                            </w:r>
                            <w:proofErr w:type="gramEnd"/>
                          </w:p>
                          <w:p w14:paraId="4984C1A4"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spellStart"/>
                            <w:proofErr w:type="gramStart"/>
                            <w:r w:rsidRPr="002F1626">
                              <w:rPr>
                                <w:rFonts w:ascii="Consolas" w:eastAsia="Times New Roman" w:hAnsi="Consolas" w:cs="Times New Roman"/>
                                <w:color w:val="9CDCFE"/>
                                <w:sz w:val="21"/>
                                <w:szCs w:val="21"/>
                                <w:lang w:val="en-GB" w:eastAsia="es-ES"/>
                              </w:rPr>
                              <w:t>table</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rows</w:t>
                            </w:r>
                            <w:proofErr w:type="spellEnd"/>
                            <w:proofErr w:type="gramEnd"/>
                            <w:r w:rsidRPr="002F1626">
                              <w:rPr>
                                <w:rFonts w:ascii="Consolas" w:eastAsia="Times New Roman" w:hAnsi="Consolas" w:cs="Times New Roman"/>
                                <w:color w:val="CCCCCC"/>
                                <w:sz w:val="21"/>
                                <w:szCs w:val="21"/>
                                <w:lang w:val="en-GB" w:eastAsia="es-ES"/>
                              </w:rPr>
                              <w:t>;</w:t>
                            </w:r>
                          </w:p>
                          <w:p w14:paraId="050582B4"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for</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1</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&lt;</w:t>
                            </w:r>
                            <w:r w:rsidRPr="002F1626">
                              <w:rPr>
                                <w:rFonts w:ascii="Consolas" w:eastAsia="Times New Roman" w:hAnsi="Consolas" w:cs="Times New Roman"/>
                                <w:color w:val="CCCCCC"/>
                                <w:sz w:val="21"/>
                                <w:szCs w:val="21"/>
                                <w:lang w:val="en-GB" w:eastAsia="es-ES"/>
                              </w:rPr>
                              <w:t xml:space="preserve"> (</w:t>
                            </w:r>
                            <w:proofErr w:type="spellStart"/>
                            <w:proofErr w:type="gramStart"/>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length</w:t>
                            </w:r>
                            <w:proofErr w:type="spellEnd"/>
                            <w:proofErr w:type="gram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1</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w:t>
                            </w:r>
                          </w:p>
                          <w:p w14:paraId="3F73F554"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shouldSwitch</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false</w:t>
                            </w:r>
                            <w:r w:rsidRPr="002F1626">
                              <w:rPr>
                                <w:rFonts w:ascii="Consolas" w:eastAsia="Times New Roman" w:hAnsi="Consolas" w:cs="Times New Roman"/>
                                <w:color w:val="CCCCCC"/>
                                <w:sz w:val="21"/>
                                <w:szCs w:val="21"/>
                                <w:lang w:val="en-GB" w:eastAsia="es-ES"/>
                              </w:rPr>
                              <w:t>;</w:t>
                            </w:r>
                            <w:proofErr w:type="gramEnd"/>
                          </w:p>
                          <w:p w14:paraId="5E976B5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x</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9CDCFE"/>
                                <w:sz w:val="21"/>
                                <w:szCs w:val="21"/>
                                <w:lang w:val="en-GB" w:eastAsia="es-ES"/>
                              </w:rPr>
                              <w:t>i</w:t>
                            </w:r>
                            <w:proofErr w:type="spellEnd"/>
                            <w:proofErr w:type="gramStart"/>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DCDCAA"/>
                                <w:sz w:val="21"/>
                                <w:szCs w:val="21"/>
                                <w:lang w:val="en-GB" w:eastAsia="es-ES"/>
                              </w:rPr>
                              <w:t>getElementsByTagName</w:t>
                            </w:r>
                            <w:proofErr w:type="spellEnd"/>
                            <w:proofErr w:type="gramEnd"/>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CE9178"/>
                                <w:sz w:val="21"/>
                                <w:szCs w:val="21"/>
                                <w:lang w:val="en-GB" w:eastAsia="es-ES"/>
                              </w:rPr>
                              <w:t>"TD"</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n</w:t>
                            </w:r>
                            <w:r w:rsidRPr="002F1626">
                              <w:rPr>
                                <w:rFonts w:ascii="Consolas" w:eastAsia="Times New Roman" w:hAnsi="Consolas" w:cs="Times New Roman"/>
                                <w:color w:val="CCCCCC"/>
                                <w:sz w:val="21"/>
                                <w:szCs w:val="21"/>
                                <w:lang w:val="en-GB" w:eastAsia="es-ES"/>
                              </w:rPr>
                              <w:t>];</w:t>
                            </w:r>
                          </w:p>
                          <w:p w14:paraId="71FE8C13"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y</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proofErr w:type="spellStart"/>
                            <w:proofErr w:type="gramEnd"/>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1</w:t>
                            </w:r>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DCDCAA"/>
                                <w:sz w:val="21"/>
                                <w:szCs w:val="21"/>
                                <w:lang w:val="en-GB" w:eastAsia="es-ES"/>
                              </w:rPr>
                              <w:t>getElementsByTagName</w:t>
                            </w:r>
                            <w:proofErr w:type="spellEnd"/>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CE9178"/>
                                <w:sz w:val="21"/>
                                <w:szCs w:val="21"/>
                                <w:lang w:val="en-GB" w:eastAsia="es-ES"/>
                              </w:rPr>
                              <w:t>"TD"</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n</w:t>
                            </w:r>
                            <w:r w:rsidRPr="002F1626">
                              <w:rPr>
                                <w:rFonts w:ascii="Consolas" w:eastAsia="Times New Roman" w:hAnsi="Consolas" w:cs="Times New Roman"/>
                                <w:color w:val="CCCCCC"/>
                                <w:sz w:val="21"/>
                                <w:szCs w:val="21"/>
                                <w:lang w:val="en-GB" w:eastAsia="es-ES"/>
                              </w:rPr>
                              <w:t>];</w:t>
                            </w:r>
                          </w:p>
                          <w:p w14:paraId="4D50A512"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dir</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E9178"/>
                                <w:sz w:val="21"/>
                                <w:szCs w:val="21"/>
                                <w:lang w:val="en-GB" w:eastAsia="es-ES"/>
                              </w:rPr>
                              <w:t>"</w:t>
                            </w:r>
                            <w:proofErr w:type="spellStart"/>
                            <w:r w:rsidRPr="002F1626">
                              <w:rPr>
                                <w:rFonts w:ascii="Consolas" w:eastAsia="Times New Roman" w:hAnsi="Consolas" w:cs="Times New Roman"/>
                                <w:color w:val="CE9178"/>
                                <w:sz w:val="21"/>
                                <w:szCs w:val="21"/>
                                <w:lang w:val="en-GB" w:eastAsia="es-ES"/>
                              </w:rPr>
                              <w:t>asc</w:t>
                            </w:r>
                            <w:proofErr w:type="spellEnd"/>
                            <w:r w:rsidRPr="002F1626">
                              <w:rPr>
                                <w:rFonts w:ascii="Consolas" w:eastAsia="Times New Roman" w:hAnsi="Consolas" w:cs="Times New Roman"/>
                                <w:color w:val="CE9178"/>
                                <w:sz w:val="21"/>
                                <w:szCs w:val="21"/>
                                <w:lang w:val="en-GB" w:eastAsia="es-ES"/>
                              </w:rPr>
                              <w:t>"</w:t>
                            </w:r>
                            <w:r w:rsidRPr="002F1626">
                              <w:rPr>
                                <w:rFonts w:ascii="Consolas" w:eastAsia="Times New Roman" w:hAnsi="Consolas" w:cs="Times New Roman"/>
                                <w:color w:val="CCCCCC"/>
                                <w:sz w:val="21"/>
                                <w:szCs w:val="21"/>
                                <w:lang w:val="en-GB" w:eastAsia="es-ES"/>
                              </w:rPr>
                              <w:t>) {</w:t>
                            </w:r>
                          </w:p>
                          <w:p w14:paraId="29D97A3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proofErr w:type="gramStart"/>
                            <w:r w:rsidRPr="002F1626">
                              <w:rPr>
                                <w:rFonts w:ascii="Consolas" w:eastAsia="Times New Roman" w:hAnsi="Consolas" w:cs="Times New Roman"/>
                                <w:color w:val="9CDCFE"/>
                                <w:sz w:val="21"/>
                                <w:szCs w:val="21"/>
                                <w:lang w:val="en-GB" w:eastAsia="es-ES"/>
                              </w:rPr>
                              <w:t>x</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innerHTML</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toLowerCase</w:t>
                            </w:r>
                            <w:proofErr w:type="spellEnd"/>
                            <w:proofErr w:type="gram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&gt;</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y</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innerHTML</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toLowerCase</w:t>
                            </w:r>
                            <w:proofErr w:type="spellEnd"/>
                            <w:r w:rsidRPr="002F1626">
                              <w:rPr>
                                <w:rFonts w:ascii="Consolas" w:eastAsia="Times New Roman" w:hAnsi="Consolas" w:cs="Times New Roman"/>
                                <w:color w:val="CCCCCC"/>
                                <w:sz w:val="21"/>
                                <w:szCs w:val="21"/>
                                <w:lang w:val="en-GB" w:eastAsia="es-ES"/>
                              </w:rPr>
                              <w:t>()) {</w:t>
                            </w:r>
                          </w:p>
                          <w:p w14:paraId="17330958"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shouldSwitch</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true</w:t>
                            </w:r>
                            <w:r w:rsidRPr="002F1626">
                              <w:rPr>
                                <w:rFonts w:ascii="Consolas" w:eastAsia="Times New Roman" w:hAnsi="Consolas" w:cs="Times New Roman"/>
                                <w:color w:val="CCCCCC"/>
                                <w:sz w:val="21"/>
                                <w:szCs w:val="21"/>
                                <w:lang w:val="en-GB" w:eastAsia="es-ES"/>
                              </w:rPr>
                              <w:t>;</w:t>
                            </w:r>
                            <w:proofErr w:type="gramEnd"/>
                          </w:p>
                          <w:p w14:paraId="1BFA3BA1"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C586C0"/>
                                <w:sz w:val="21"/>
                                <w:szCs w:val="21"/>
                                <w:lang w:val="en-GB" w:eastAsia="es-ES"/>
                              </w:rPr>
                              <w:t>break</w:t>
                            </w:r>
                            <w:r w:rsidRPr="002F1626">
                              <w:rPr>
                                <w:rFonts w:ascii="Consolas" w:eastAsia="Times New Roman" w:hAnsi="Consolas" w:cs="Times New Roman"/>
                                <w:color w:val="CCCCCC"/>
                                <w:sz w:val="21"/>
                                <w:szCs w:val="21"/>
                                <w:lang w:val="en-GB" w:eastAsia="es-ES"/>
                              </w:rPr>
                              <w:t>;</w:t>
                            </w:r>
                            <w:proofErr w:type="gramEnd"/>
                          </w:p>
                          <w:p w14:paraId="69CE4DFA"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w:t>
                            </w:r>
                          </w:p>
                          <w:p w14:paraId="2A925C65"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 </w:t>
                            </w:r>
                            <w:r w:rsidRPr="002F1626">
                              <w:rPr>
                                <w:rFonts w:ascii="Consolas" w:eastAsia="Times New Roman" w:hAnsi="Consolas" w:cs="Times New Roman"/>
                                <w:color w:val="C586C0"/>
                                <w:sz w:val="21"/>
                                <w:szCs w:val="21"/>
                                <w:lang w:val="en-GB" w:eastAsia="es-ES"/>
                              </w:rPr>
                              <w:t>else</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dir</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E9178"/>
                                <w:sz w:val="21"/>
                                <w:szCs w:val="21"/>
                                <w:lang w:val="en-GB" w:eastAsia="es-ES"/>
                              </w:rPr>
                              <w:t>"</w:t>
                            </w:r>
                            <w:proofErr w:type="spellStart"/>
                            <w:r w:rsidRPr="002F1626">
                              <w:rPr>
                                <w:rFonts w:ascii="Consolas" w:eastAsia="Times New Roman" w:hAnsi="Consolas" w:cs="Times New Roman"/>
                                <w:color w:val="CE9178"/>
                                <w:sz w:val="21"/>
                                <w:szCs w:val="21"/>
                                <w:lang w:val="en-GB" w:eastAsia="es-ES"/>
                              </w:rPr>
                              <w:t>desc</w:t>
                            </w:r>
                            <w:proofErr w:type="spellEnd"/>
                            <w:r w:rsidRPr="002F1626">
                              <w:rPr>
                                <w:rFonts w:ascii="Consolas" w:eastAsia="Times New Roman" w:hAnsi="Consolas" w:cs="Times New Roman"/>
                                <w:color w:val="CE9178"/>
                                <w:sz w:val="21"/>
                                <w:szCs w:val="21"/>
                                <w:lang w:val="en-GB" w:eastAsia="es-ES"/>
                              </w:rPr>
                              <w:t>"</w:t>
                            </w:r>
                            <w:r w:rsidRPr="002F1626">
                              <w:rPr>
                                <w:rFonts w:ascii="Consolas" w:eastAsia="Times New Roman" w:hAnsi="Consolas" w:cs="Times New Roman"/>
                                <w:color w:val="CCCCCC"/>
                                <w:sz w:val="21"/>
                                <w:szCs w:val="21"/>
                                <w:lang w:val="en-GB" w:eastAsia="es-ES"/>
                              </w:rPr>
                              <w:t>) {</w:t>
                            </w:r>
                          </w:p>
                          <w:p w14:paraId="4BEF49B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proofErr w:type="gramStart"/>
                            <w:r w:rsidRPr="002F1626">
                              <w:rPr>
                                <w:rFonts w:ascii="Consolas" w:eastAsia="Times New Roman" w:hAnsi="Consolas" w:cs="Times New Roman"/>
                                <w:color w:val="9CDCFE"/>
                                <w:sz w:val="21"/>
                                <w:szCs w:val="21"/>
                                <w:lang w:val="en-GB" w:eastAsia="es-ES"/>
                              </w:rPr>
                              <w:t>x</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innerHTML</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toLowerCase</w:t>
                            </w:r>
                            <w:proofErr w:type="spellEnd"/>
                            <w:proofErr w:type="gram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&lt;</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y</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innerHTML</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toLowerCase</w:t>
                            </w:r>
                            <w:proofErr w:type="spellEnd"/>
                            <w:r w:rsidRPr="002F1626">
                              <w:rPr>
                                <w:rFonts w:ascii="Consolas" w:eastAsia="Times New Roman" w:hAnsi="Consolas" w:cs="Times New Roman"/>
                                <w:color w:val="CCCCCC"/>
                                <w:sz w:val="21"/>
                                <w:szCs w:val="21"/>
                                <w:lang w:val="en-GB" w:eastAsia="es-ES"/>
                              </w:rPr>
                              <w:t>()) {</w:t>
                            </w:r>
                          </w:p>
                          <w:p w14:paraId="35EC903B"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shouldSwitch</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true</w:t>
                            </w:r>
                            <w:r w:rsidRPr="002F1626">
                              <w:rPr>
                                <w:rFonts w:ascii="Consolas" w:eastAsia="Times New Roman" w:hAnsi="Consolas" w:cs="Times New Roman"/>
                                <w:color w:val="CCCCCC"/>
                                <w:sz w:val="21"/>
                                <w:szCs w:val="21"/>
                                <w:lang w:val="en-GB" w:eastAsia="es-ES"/>
                              </w:rPr>
                              <w:t>;</w:t>
                            </w:r>
                            <w:proofErr w:type="gramEnd"/>
                          </w:p>
                          <w:p w14:paraId="4F660698"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C586C0"/>
                                <w:sz w:val="21"/>
                                <w:szCs w:val="21"/>
                                <w:lang w:val="en-GB" w:eastAsia="es-ES"/>
                              </w:rPr>
                              <w:t>break</w:t>
                            </w:r>
                            <w:r w:rsidRPr="002F1626">
                              <w:rPr>
                                <w:rFonts w:ascii="Consolas" w:eastAsia="Times New Roman" w:hAnsi="Consolas" w:cs="Times New Roman"/>
                                <w:color w:val="CCCCCC"/>
                                <w:sz w:val="21"/>
                                <w:szCs w:val="21"/>
                                <w:lang w:val="en-GB" w:eastAsia="es-ES"/>
                              </w:rPr>
                              <w:t>;</w:t>
                            </w:r>
                            <w:proofErr w:type="gramEnd"/>
                          </w:p>
                          <w:p w14:paraId="1817C2E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w:t>
                            </w:r>
                          </w:p>
                          <w:p w14:paraId="629D9912"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w:t>
                            </w:r>
                          </w:p>
                          <w:p w14:paraId="5306305D"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w:t>
                            </w:r>
                          </w:p>
                          <w:p w14:paraId="2F7A3E0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shouldSwitch</w:t>
                            </w:r>
                            <w:proofErr w:type="spellEnd"/>
                            <w:r w:rsidRPr="002F1626">
                              <w:rPr>
                                <w:rFonts w:ascii="Consolas" w:eastAsia="Times New Roman" w:hAnsi="Consolas" w:cs="Times New Roman"/>
                                <w:color w:val="CCCCCC"/>
                                <w:sz w:val="21"/>
                                <w:szCs w:val="21"/>
                                <w:lang w:val="en-GB" w:eastAsia="es-ES"/>
                              </w:rPr>
                              <w:t>) {</w:t>
                            </w:r>
                          </w:p>
                          <w:p w14:paraId="7FAB192A"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9CDCFE"/>
                                <w:sz w:val="21"/>
                                <w:szCs w:val="21"/>
                                <w:lang w:val="en-GB" w:eastAsia="es-ES"/>
                              </w:rPr>
                              <w:t>i</w:t>
                            </w:r>
                            <w:proofErr w:type="spellEnd"/>
                            <w:proofErr w:type="gramStart"/>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9CDCFE"/>
                                <w:sz w:val="21"/>
                                <w:szCs w:val="21"/>
                                <w:lang w:val="en-GB" w:eastAsia="es-ES"/>
                              </w:rPr>
                              <w:t>parentNode</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insertBefore</w:t>
                            </w:r>
                            <w:proofErr w:type="spellEnd"/>
                            <w:proofErr w:type="gramEnd"/>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1</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w:t>
                            </w:r>
                          </w:p>
                          <w:p w14:paraId="61F1530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switching</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true</w:t>
                            </w:r>
                            <w:r w:rsidRPr="002F1626">
                              <w:rPr>
                                <w:rFonts w:ascii="Consolas" w:eastAsia="Times New Roman" w:hAnsi="Consolas" w:cs="Times New Roman"/>
                                <w:color w:val="CCCCCC"/>
                                <w:sz w:val="21"/>
                                <w:szCs w:val="21"/>
                                <w:lang w:val="en-GB" w:eastAsia="es-ES"/>
                              </w:rPr>
                              <w:t>;</w:t>
                            </w:r>
                            <w:proofErr w:type="gramEnd"/>
                          </w:p>
                          <w:p w14:paraId="020BD7B1"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switchcount</w:t>
                            </w:r>
                            <w:proofErr w:type="spellEnd"/>
                            <w:r w:rsidRPr="002F1626">
                              <w:rPr>
                                <w:rFonts w:ascii="Consolas" w:eastAsia="Times New Roman" w:hAnsi="Consolas" w:cs="Times New Roman"/>
                                <w:color w:val="D4D4D4"/>
                                <w:sz w:val="21"/>
                                <w:szCs w:val="21"/>
                                <w:lang w:val="en-GB" w:eastAsia="es-ES"/>
                              </w:rPr>
                              <w:t>+</w:t>
                            </w:r>
                            <w:proofErr w:type="gramStart"/>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w:t>
                            </w:r>
                            <w:proofErr w:type="gramEnd"/>
                          </w:p>
                          <w:p w14:paraId="1B5E5D19"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 </w:t>
                            </w:r>
                            <w:r w:rsidRPr="002F1626">
                              <w:rPr>
                                <w:rFonts w:ascii="Consolas" w:eastAsia="Times New Roman" w:hAnsi="Consolas" w:cs="Times New Roman"/>
                                <w:color w:val="C586C0"/>
                                <w:sz w:val="21"/>
                                <w:szCs w:val="21"/>
                                <w:lang w:val="en-GB" w:eastAsia="es-ES"/>
                              </w:rPr>
                              <w:t>else</w:t>
                            </w:r>
                            <w:r w:rsidRPr="002F1626">
                              <w:rPr>
                                <w:rFonts w:ascii="Consolas" w:eastAsia="Times New Roman" w:hAnsi="Consolas" w:cs="Times New Roman"/>
                                <w:color w:val="CCCCCC"/>
                                <w:sz w:val="21"/>
                                <w:szCs w:val="21"/>
                                <w:lang w:val="en-GB" w:eastAsia="es-ES"/>
                              </w:rPr>
                              <w:t xml:space="preserve"> {</w:t>
                            </w:r>
                          </w:p>
                          <w:p w14:paraId="0E26399E"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switchcount</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0</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&amp;&amp;</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dir</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E9178"/>
                                <w:sz w:val="21"/>
                                <w:szCs w:val="21"/>
                                <w:lang w:val="en-GB" w:eastAsia="es-ES"/>
                              </w:rPr>
                              <w:t>"</w:t>
                            </w:r>
                            <w:proofErr w:type="spellStart"/>
                            <w:r w:rsidRPr="002F1626">
                              <w:rPr>
                                <w:rFonts w:ascii="Consolas" w:eastAsia="Times New Roman" w:hAnsi="Consolas" w:cs="Times New Roman"/>
                                <w:color w:val="CE9178"/>
                                <w:sz w:val="21"/>
                                <w:szCs w:val="21"/>
                                <w:lang w:val="en-GB" w:eastAsia="es-ES"/>
                              </w:rPr>
                              <w:t>asc</w:t>
                            </w:r>
                            <w:proofErr w:type="spellEnd"/>
                            <w:r w:rsidRPr="002F1626">
                              <w:rPr>
                                <w:rFonts w:ascii="Consolas" w:eastAsia="Times New Roman" w:hAnsi="Consolas" w:cs="Times New Roman"/>
                                <w:color w:val="CE9178"/>
                                <w:sz w:val="21"/>
                                <w:szCs w:val="21"/>
                                <w:lang w:val="en-GB" w:eastAsia="es-ES"/>
                              </w:rPr>
                              <w:t>"</w:t>
                            </w:r>
                            <w:r w:rsidRPr="002F1626">
                              <w:rPr>
                                <w:rFonts w:ascii="Consolas" w:eastAsia="Times New Roman" w:hAnsi="Consolas" w:cs="Times New Roman"/>
                                <w:color w:val="CCCCCC"/>
                                <w:sz w:val="21"/>
                                <w:szCs w:val="21"/>
                                <w:lang w:val="en-GB" w:eastAsia="es-ES"/>
                              </w:rPr>
                              <w:t>) {</w:t>
                            </w:r>
                          </w:p>
                          <w:p w14:paraId="6B7D08F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eastAsia="es-ES"/>
                              </w:rPr>
                              <w:t>dir</w:t>
                            </w:r>
                            <w:proofErr w:type="spellEnd"/>
                            <w:r w:rsidRPr="002F1626">
                              <w:rPr>
                                <w:rFonts w:ascii="Consolas" w:eastAsia="Times New Roman" w:hAnsi="Consolas" w:cs="Times New Roman"/>
                                <w:color w:val="CCCCCC"/>
                                <w:sz w:val="21"/>
                                <w:szCs w:val="21"/>
                                <w:lang w:eastAsia="es-ES"/>
                              </w:rPr>
                              <w:t xml:space="preserve"> </w:t>
                            </w:r>
                            <w:r w:rsidRPr="002F1626">
                              <w:rPr>
                                <w:rFonts w:ascii="Consolas" w:eastAsia="Times New Roman" w:hAnsi="Consolas" w:cs="Times New Roman"/>
                                <w:color w:val="D4D4D4"/>
                                <w:sz w:val="21"/>
                                <w:szCs w:val="21"/>
                                <w:lang w:eastAsia="es-ES"/>
                              </w:rPr>
                              <w:t>=</w:t>
                            </w:r>
                            <w:r w:rsidRPr="002F1626">
                              <w:rPr>
                                <w:rFonts w:ascii="Consolas" w:eastAsia="Times New Roman" w:hAnsi="Consolas" w:cs="Times New Roman"/>
                                <w:color w:val="CCCCCC"/>
                                <w:sz w:val="21"/>
                                <w:szCs w:val="21"/>
                                <w:lang w:eastAsia="es-ES"/>
                              </w:rPr>
                              <w:t xml:space="preserve"> </w:t>
                            </w:r>
                            <w:r w:rsidRPr="002F1626">
                              <w:rPr>
                                <w:rFonts w:ascii="Consolas" w:eastAsia="Times New Roman" w:hAnsi="Consolas" w:cs="Times New Roman"/>
                                <w:color w:val="CE9178"/>
                                <w:sz w:val="21"/>
                                <w:szCs w:val="21"/>
                                <w:lang w:eastAsia="es-ES"/>
                              </w:rPr>
                              <w:t>"</w:t>
                            </w:r>
                            <w:proofErr w:type="spellStart"/>
                            <w:r w:rsidRPr="002F1626">
                              <w:rPr>
                                <w:rFonts w:ascii="Consolas" w:eastAsia="Times New Roman" w:hAnsi="Consolas" w:cs="Times New Roman"/>
                                <w:color w:val="CE9178"/>
                                <w:sz w:val="21"/>
                                <w:szCs w:val="21"/>
                                <w:lang w:eastAsia="es-ES"/>
                              </w:rPr>
                              <w:t>desc</w:t>
                            </w:r>
                            <w:proofErr w:type="spellEnd"/>
                            <w:r w:rsidRPr="002F1626">
                              <w:rPr>
                                <w:rFonts w:ascii="Consolas" w:eastAsia="Times New Roman" w:hAnsi="Consolas" w:cs="Times New Roman"/>
                                <w:color w:val="CE9178"/>
                                <w:sz w:val="21"/>
                                <w:szCs w:val="21"/>
                                <w:lang w:eastAsia="es-ES"/>
                              </w:rPr>
                              <w:t>"</w:t>
                            </w:r>
                            <w:r w:rsidRPr="002F1626">
                              <w:rPr>
                                <w:rFonts w:ascii="Consolas" w:eastAsia="Times New Roman" w:hAnsi="Consolas" w:cs="Times New Roman"/>
                                <w:color w:val="CCCCCC"/>
                                <w:sz w:val="21"/>
                                <w:szCs w:val="21"/>
                                <w:lang w:eastAsia="es-ES"/>
                              </w:rPr>
                              <w:t>;</w:t>
                            </w:r>
                          </w:p>
                          <w:p w14:paraId="36CE9A4B"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eastAsia="es-ES"/>
                              </w:rPr>
                            </w:pPr>
                            <w:r w:rsidRPr="002F1626">
                              <w:rPr>
                                <w:rFonts w:ascii="Consolas" w:eastAsia="Times New Roman" w:hAnsi="Consolas" w:cs="Times New Roman"/>
                                <w:color w:val="CCCCCC"/>
                                <w:sz w:val="21"/>
                                <w:szCs w:val="21"/>
                                <w:lang w:eastAsia="es-ES"/>
                              </w:rPr>
                              <w:t xml:space="preserve">          </w:t>
                            </w:r>
                            <w:proofErr w:type="spellStart"/>
                            <w:r w:rsidRPr="002F1626">
                              <w:rPr>
                                <w:rFonts w:ascii="Consolas" w:eastAsia="Times New Roman" w:hAnsi="Consolas" w:cs="Times New Roman"/>
                                <w:color w:val="9CDCFE"/>
                                <w:sz w:val="21"/>
                                <w:szCs w:val="21"/>
                                <w:lang w:eastAsia="es-ES"/>
                              </w:rPr>
                              <w:t>switching</w:t>
                            </w:r>
                            <w:proofErr w:type="spellEnd"/>
                            <w:r w:rsidRPr="002F1626">
                              <w:rPr>
                                <w:rFonts w:ascii="Consolas" w:eastAsia="Times New Roman" w:hAnsi="Consolas" w:cs="Times New Roman"/>
                                <w:color w:val="CCCCCC"/>
                                <w:sz w:val="21"/>
                                <w:szCs w:val="21"/>
                                <w:lang w:eastAsia="es-ES"/>
                              </w:rPr>
                              <w:t xml:space="preserve"> </w:t>
                            </w:r>
                            <w:r w:rsidRPr="002F1626">
                              <w:rPr>
                                <w:rFonts w:ascii="Consolas" w:eastAsia="Times New Roman" w:hAnsi="Consolas" w:cs="Times New Roman"/>
                                <w:color w:val="D4D4D4"/>
                                <w:sz w:val="21"/>
                                <w:szCs w:val="21"/>
                                <w:lang w:eastAsia="es-ES"/>
                              </w:rPr>
                              <w:t>=</w:t>
                            </w:r>
                            <w:r w:rsidRPr="002F1626">
                              <w:rPr>
                                <w:rFonts w:ascii="Consolas" w:eastAsia="Times New Roman" w:hAnsi="Consolas" w:cs="Times New Roman"/>
                                <w:color w:val="CCCCCC"/>
                                <w:sz w:val="21"/>
                                <w:szCs w:val="21"/>
                                <w:lang w:eastAsia="es-ES"/>
                              </w:rPr>
                              <w:t xml:space="preserve"> </w:t>
                            </w:r>
                            <w:r w:rsidRPr="002F1626">
                              <w:rPr>
                                <w:rFonts w:ascii="Consolas" w:eastAsia="Times New Roman" w:hAnsi="Consolas" w:cs="Times New Roman"/>
                                <w:color w:val="569CD6"/>
                                <w:sz w:val="21"/>
                                <w:szCs w:val="21"/>
                                <w:lang w:eastAsia="es-ES"/>
                              </w:rPr>
                              <w:t>true</w:t>
                            </w:r>
                            <w:r w:rsidRPr="002F1626">
                              <w:rPr>
                                <w:rFonts w:ascii="Consolas" w:eastAsia="Times New Roman" w:hAnsi="Consolas" w:cs="Times New Roman"/>
                                <w:color w:val="CCCCCC"/>
                                <w:sz w:val="21"/>
                                <w:szCs w:val="21"/>
                                <w:lang w:eastAsia="es-ES"/>
                              </w:rPr>
                              <w:t>;</w:t>
                            </w:r>
                          </w:p>
                          <w:p w14:paraId="2F01F4B5"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eastAsia="es-ES"/>
                              </w:rPr>
                            </w:pPr>
                            <w:r w:rsidRPr="002F1626">
                              <w:rPr>
                                <w:rFonts w:ascii="Consolas" w:eastAsia="Times New Roman" w:hAnsi="Consolas" w:cs="Times New Roman"/>
                                <w:color w:val="CCCCCC"/>
                                <w:sz w:val="21"/>
                                <w:szCs w:val="21"/>
                                <w:lang w:eastAsia="es-ES"/>
                              </w:rPr>
                              <w:t>        }</w:t>
                            </w:r>
                          </w:p>
                          <w:p w14:paraId="791585D6"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eastAsia="es-ES"/>
                              </w:rPr>
                            </w:pPr>
                            <w:r w:rsidRPr="002F1626">
                              <w:rPr>
                                <w:rFonts w:ascii="Consolas" w:eastAsia="Times New Roman" w:hAnsi="Consolas" w:cs="Times New Roman"/>
                                <w:color w:val="CCCCCC"/>
                                <w:sz w:val="21"/>
                                <w:szCs w:val="21"/>
                                <w:lang w:eastAsia="es-ES"/>
                              </w:rPr>
                              <w:t>      }</w:t>
                            </w:r>
                          </w:p>
                          <w:p w14:paraId="49BC6AE3"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eastAsia="es-ES"/>
                              </w:rPr>
                            </w:pPr>
                            <w:r w:rsidRPr="002F1626">
                              <w:rPr>
                                <w:rFonts w:ascii="Consolas" w:eastAsia="Times New Roman" w:hAnsi="Consolas" w:cs="Times New Roman"/>
                                <w:color w:val="CCCCCC"/>
                                <w:sz w:val="21"/>
                                <w:szCs w:val="21"/>
                                <w:lang w:eastAsia="es-ES"/>
                              </w:rPr>
                              <w:t xml:space="preserve">  </w:t>
                            </w:r>
                          </w:p>
                          <w:p w14:paraId="5C5D61F3" w14:textId="77777777" w:rsidR="00260674" w:rsidRDefault="0026067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2EC573" id="_x0000_s1109" type="#_x0000_t202" style="position:absolute;left:0;text-align:left;margin-left:-5.55pt;margin-top:36.4pt;width:443.25pt;height:514.5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">
                <v:textbox>
                  <w:txbxContent>
                    <w:p w14:paraId="5FF60602"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proofErr w:type="spellStart"/>
                      <w:r w:rsidRPr="002F1626">
                        <w:rPr>
                          <w:rFonts w:ascii="Consolas" w:eastAsia="Times New Roman" w:hAnsi="Consolas" w:cs="Times New Roman"/>
                          <w:color w:val="DCDCAA"/>
                          <w:sz w:val="21"/>
                          <w:szCs w:val="21"/>
                          <w:lang w:val="en-GB" w:eastAsia="es-ES"/>
                        </w:rPr>
                        <w:t>sortTable</w:t>
                      </w:r>
                      <w:proofErr w:type="spellEnd"/>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n</w:t>
                      </w:r>
                      <w:r w:rsidRPr="002F1626">
                        <w:rPr>
                          <w:rFonts w:ascii="Consolas" w:eastAsia="Times New Roman" w:hAnsi="Consolas" w:cs="Times New Roman"/>
                          <w:color w:val="CCCCCC"/>
                          <w:sz w:val="21"/>
                          <w:szCs w:val="21"/>
                          <w:lang w:val="en-GB" w:eastAsia="es-ES"/>
                        </w:rPr>
                        <w:t>) {</w:t>
                      </w:r>
                    </w:p>
                    <w:p w14:paraId="7C5171B6"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569CD6"/>
                          <w:sz w:val="21"/>
                          <w:szCs w:val="21"/>
                          <w:lang w:val="en-GB" w:eastAsia="es-ES"/>
                        </w:rPr>
                        <w:t>var</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table</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switching</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x</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y</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shouldSwitch</w:t>
                      </w:r>
                      <w:proofErr w:type="spellEnd"/>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dir</w:t>
                      </w:r>
                      <w:proofErr w:type="spellEnd"/>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switchcount</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B5CEA8"/>
                          <w:sz w:val="21"/>
                          <w:szCs w:val="21"/>
                          <w:lang w:val="en-GB" w:eastAsia="es-ES"/>
                        </w:rPr>
                        <w:t>0</w:t>
                      </w:r>
                      <w:r w:rsidRPr="002F1626">
                        <w:rPr>
                          <w:rFonts w:ascii="Consolas" w:eastAsia="Times New Roman" w:hAnsi="Consolas" w:cs="Times New Roman"/>
                          <w:color w:val="CCCCCC"/>
                          <w:sz w:val="21"/>
                          <w:szCs w:val="21"/>
                          <w:lang w:val="en-GB" w:eastAsia="es-ES"/>
                        </w:rPr>
                        <w:t>;</w:t>
                      </w:r>
                      <w:proofErr w:type="gramEnd"/>
                    </w:p>
                    <w:p w14:paraId="5B843E0A"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table</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spellStart"/>
                      <w:proofErr w:type="gramStart"/>
                      <w:r w:rsidRPr="002F1626">
                        <w:rPr>
                          <w:rFonts w:ascii="Consolas" w:eastAsia="Times New Roman" w:hAnsi="Consolas" w:cs="Times New Roman"/>
                          <w:color w:val="9CDCFE"/>
                          <w:sz w:val="21"/>
                          <w:szCs w:val="21"/>
                          <w:lang w:val="en-GB" w:eastAsia="es-ES"/>
                        </w:rPr>
                        <w:t>document</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getElementById</w:t>
                      </w:r>
                      <w:proofErr w:type="spellEnd"/>
                      <w:proofErr w:type="gramEnd"/>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CE9178"/>
                          <w:sz w:val="21"/>
                          <w:szCs w:val="21"/>
                          <w:lang w:val="en-GB" w:eastAsia="es-ES"/>
                        </w:rPr>
                        <w:t>"</w:t>
                      </w:r>
                      <w:proofErr w:type="spellStart"/>
                      <w:r w:rsidRPr="002F1626">
                        <w:rPr>
                          <w:rFonts w:ascii="Consolas" w:eastAsia="Times New Roman" w:hAnsi="Consolas" w:cs="Times New Roman"/>
                          <w:color w:val="CE9178"/>
                          <w:sz w:val="21"/>
                          <w:szCs w:val="21"/>
                          <w:lang w:val="en-GB" w:eastAsia="es-ES"/>
                        </w:rPr>
                        <w:t>myTable</w:t>
                      </w:r>
                      <w:proofErr w:type="spellEnd"/>
                      <w:r w:rsidRPr="002F1626">
                        <w:rPr>
                          <w:rFonts w:ascii="Consolas" w:eastAsia="Times New Roman" w:hAnsi="Consolas" w:cs="Times New Roman"/>
                          <w:color w:val="CE9178"/>
                          <w:sz w:val="21"/>
                          <w:szCs w:val="21"/>
                          <w:lang w:val="en-GB" w:eastAsia="es-ES"/>
                        </w:rPr>
                        <w:t>"</w:t>
                      </w:r>
                      <w:r w:rsidRPr="002F1626">
                        <w:rPr>
                          <w:rFonts w:ascii="Consolas" w:eastAsia="Times New Roman" w:hAnsi="Consolas" w:cs="Times New Roman"/>
                          <w:color w:val="CCCCCC"/>
                          <w:sz w:val="21"/>
                          <w:szCs w:val="21"/>
                          <w:lang w:val="en-GB" w:eastAsia="es-ES"/>
                        </w:rPr>
                        <w:t>);</w:t>
                      </w:r>
                    </w:p>
                    <w:p w14:paraId="7B4CE743"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switching</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true</w:t>
                      </w:r>
                      <w:r w:rsidRPr="002F1626">
                        <w:rPr>
                          <w:rFonts w:ascii="Consolas" w:eastAsia="Times New Roman" w:hAnsi="Consolas" w:cs="Times New Roman"/>
                          <w:color w:val="CCCCCC"/>
                          <w:sz w:val="21"/>
                          <w:szCs w:val="21"/>
                          <w:lang w:val="en-GB" w:eastAsia="es-ES"/>
                        </w:rPr>
                        <w:t>;</w:t>
                      </w:r>
                      <w:proofErr w:type="gramEnd"/>
                    </w:p>
                    <w:p w14:paraId="5050E92E"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dir</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E9178"/>
                          <w:sz w:val="21"/>
                          <w:szCs w:val="21"/>
                          <w:lang w:val="en-GB" w:eastAsia="es-ES"/>
                        </w:rPr>
                        <w:t>"</w:t>
                      </w:r>
                      <w:proofErr w:type="spellStart"/>
                      <w:r w:rsidRPr="002F1626">
                        <w:rPr>
                          <w:rFonts w:ascii="Consolas" w:eastAsia="Times New Roman" w:hAnsi="Consolas" w:cs="Times New Roman"/>
                          <w:color w:val="CE9178"/>
                          <w:sz w:val="21"/>
                          <w:szCs w:val="21"/>
                          <w:lang w:val="en-GB" w:eastAsia="es-ES"/>
                        </w:rPr>
                        <w:t>asc</w:t>
                      </w:r>
                      <w:proofErr w:type="spellEnd"/>
                      <w:proofErr w:type="gramStart"/>
                      <w:r w:rsidRPr="002F1626">
                        <w:rPr>
                          <w:rFonts w:ascii="Consolas" w:eastAsia="Times New Roman" w:hAnsi="Consolas" w:cs="Times New Roman"/>
                          <w:color w:val="CE9178"/>
                          <w:sz w:val="21"/>
                          <w:szCs w:val="21"/>
                          <w:lang w:val="en-GB" w:eastAsia="es-ES"/>
                        </w:rPr>
                        <w:t>"</w:t>
                      </w:r>
                      <w:r w:rsidRPr="002F1626">
                        <w:rPr>
                          <w:rFonts w:ascii="Consolas" w:eastAsia="Times New Roman" w:hAnsi="Consolas" w:cs="Times New Roman"/>
                          <w:color w:val="CCCCCC"/>
                          <w:sz w:val="21"/>
                          <w:szCs w:val="21"/>
                          <w:lang w:val="en-GB" w:eastAsia="es-ES"/>
                        </w:rPr>
                        <w:t>;</w:t>
                      </w:r>
                      <w:proofErr w:type="gramEnd"/>
                    </w:p>
                    <w:p w14:paraId="4B0E5CA8"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while</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switching</w:t>
                      </w:r>
                      <w:r w:rsidRPr="002F1626">
                        <w:rPr>
                          <w:rFonts w:ascii="Consolas" w:eastAsia="Times New Roman" w:hAnsi="Consolas" w:cs="Times New Roman"/>
                          <w:color w:val="CCCCCC"/>
                          <w:sz w:val="21"/>
                          <w:szCs w:val="21"/>
                          <w:lang w:val="en-GB" w:eastAsia="es-ES"/>
                        </w:rPr>
                        <w:t>) {</w:t>
                      </w:r>
                    </w:p>
                    <w:p w14:paraId="010575C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switching</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false</w:t>
                      </w:r>
                      <w:r w:rsidRPr="002F1626">
                        <w:rPr>
                          <w:rFonts w:ascii="Consolas" w:eastAsia="Times New Roman" w:hAnsi="Consolas" w:cs="Times New Roman"/>
                          <w:color w:val="CCCCCC"/>
                          <w:sz w:val="21"/>
                          <w:szCs w:val="21"/>
                          <w:lang w:val="en-GB" w:eastAsia="es-ES"/>
                        </w:rPr>
                        <w:t>;</w:t>
                      </w:r>
                      <w:proofErr w:type="gramEnd"/>
                    </w:p>
                    <w:p w14:paraId="4984C1A4"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spellStart"/>
                      <w:proofErr w:type="gramStart"/>
                      <w:r w:rsidRPr="002F1626">
                        <w:rPr>
                          <w:rFonts w:ascii="Consolas" w:eastAsia="Times New Roman" w:hAnsi="Consolas" w:cs="Times New Roman"/>
                          <w:color w:val="9CDCFE"/>
                          <w:sz w:val="21"/>
                          <w:szCs w:val="21"/>
                          <w:lang w:val="en-GB" w:eastAsia="es-ES"/>
                        </w:rPr>
                        <w:t>table</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rows</w:t>
                      </w:r>
                      <w:proofErr w:type="spellEnd"/>
                      <w:proofErr w:type="gramEnd"/>
                      <w:r w:rsidRPr="002F1626">
                        <w:rPr>
                          <w:rFonts w:ascii="Consolas" w:eastAsia="Times New Roman" w:hAnsi="Consolas" w:cs="Times New Roman"/>
                          <w:color w:val="CCCCCC"/>
                          <w:sz w:val="21"/>
                          <w:szCs w:val="21"/>
                          <w:lang w:val="en-GB" w:eastAsia="es-ES"/>
                        </w:rPr>
                        <w:t>;</w:t>
                      </w:r>
                    </w:p>
                    <w:p w14:paraId="050582B4"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for</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1</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&lt;</w:t>
                      </w:r>
                      <w:r w:rsidRPr="002F1626">
                        <w:rPr>
                          <w:rFonts w:ascii="Consolas" w:eastAsia="Times New Roman" w:hAnsi="Consolas" w:cs="Times New Roman"/>
                          <w:color w:val="CCCCCC"/>
                          <w:sz w:val="21"/>
                          <w:szCs w:val="21"/>
                          <w:lang w:val="en-GB" w:eastAsia="es-ES"/>
                        </w:rPr>
                        <w:t xml:space="preserve"> (</w:t>
                      </w:r>
                      <w:proofErr w:type="spellStart"/>
                      <w:proofErr w:type="gramStart"/>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length</w:t>
                      </w:r>
                      <w:proofErr w:type="spellEnd"/>
                      <w:proofErr w:type="gram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1</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w:t>
                      </w:r>
                    </w:p>
                    <w:p w14:paraId="3F73F554"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shouldSwitch</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false</w:t>
                      </w:r>
                      <w:r w:rsidRPr="002F1626">
                        <w:rPr>
                          <w:rFonts w:ascii="Consolas" w:eastAsia="Times New Roman" w:hAnsi="Consolas" w:cs="Times New Roman"/>
                          <w:color w:val="CCCCCC"/>
                          <w:sz w:val="21"/>
                          <w:szCs w:val="21"/>
                          <w:lang w:val="en-GB" w:eastAsia="es-ES"/>
                        </w:rPr>
                        <w:t>;</w:t>
                      </w:r>
                      <w:proofErr w:type="gramEnd"/>
                    </w:p>
                    <w:p w14:paraId="5E976B5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x</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9CDCFE"/>
                          <w:sz w:val="21"/>
                          <w:szCs w:val="21"/>
                          <w:lang w:val="en-GB" w:eastAsia="es-ES"/>
                        </w:rPr>
                        <w:t>i</w:t>
                      </w:r>
                      <w:proofErr w:type="spellEnd"/>
                      <w:proofErr w:type="gramStart"/>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DCDCAA"/>
                          <w:sz w:val="21"/>
                          <w:szCs w:val="21"/>
                          <w:lang w:val="en-GB" w:eastAsia="es-ES"/>
                        </w:rPr>
                        <w:t>getElementsByTagName</w:t>
                      </w:r>
                      <w:proofErr w:type="spellEnd"/>
                      <w:proofErr w:type="gramEnd"/>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CE9178"/>
                          <w:sz w:val="21"/>
                          <w:szCs w:val="21"/>
                          <w:lang w:val="en-GB" w:eastAsia="es-ES"/>
                        </w:rPr>
                        <w:t>"TD"</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n</w:t>
                      </w:r>
                      <w:r w:rsidRPr="002F1626">
                        <w:rPr>
                          <w:rFonts w:ascii="Consolas" w:eastAsia="Times New Roman" w:hAnsi="Consolas" w:cs="Times New Roman"/>
                          <w:color w:val="CCCCCC"/>
                          <w:sz w:val="21"/>
                          <w:szCs w:val="21"/>
                          <w:lang w:val="en-GB" w:eastAsia="es-ES"/>
                        </w:rPr>
                        <w:t>];</w:t>
                      </w:r>
                    </w:p>
                    <w:p w14:paraId="71FE8C13"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y</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proofErr w:type="spellStart"/>
                      <w:proofErr w:type="gramEnd"/>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1</w:t>
                      </w:r>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DCDCAA"/>
                          <w:sz w:val="21"/>
                          <w:szCs w:val="21"/>
                          <w:lang w:val="en-GB" w:eastAsia="es-ES"/>
                        </w:rPr>
                        <w:t>getElementsByTagName</w:t>
                      </w:r>
                      <w:proofErr w:type="spellEnd"/>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CE9178"/>
                          <w:sz w:val="21"/>
                          <w:szCs w:val="21"/>
                          <w:lang w:val="en-GB" w:eastAsia="es-ES"/>
                        </w:rPr>
                        <w:t>"TD"</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n</w:t>
                      </w:r>
                      <w:r w:rsidRPr="002F1626">
                        <w:rPr>
                          <w:rFonts w:ascii="Consolas" w:eastAsia="Times New Roman" w:hAnsi="Consolas" w:cs="Times New Roman"/>
                          <w:color w:val="CCCCCC"/>
                          <w:sz w:val="21"/>
                          <w:szCs w:val="21"/>
                          <w:lang w:val="en-GB" w:eastAsia="es-ES"/>
                        </w:rPr>
                        <w:t>];</w:t>
                      </w:r>
                    </w:p>
                    <w:p w14:paraId="4D50A512"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dir</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E9178"/>
                          <w:sz w:val="21"/>
                          <w:szCs w:val="21"/>
                          <w:lang w:val="en-GB" w:eastAsia="es-ES"/>
                        </w:rPr>
                        <w:t>"</w:t>
                      </w:r>
                      <w:proofErr w:type="spellStart"/>
                      <w:r w:rsidRPr="002F1626">
                        <w:rPr>
                          <w:rFonts w:ascii="Consolas" w:eastAsia="Times New Roman" w:hAnsi="Consolas" w:cs="Times New Roman"/>
                          <w:color w:val="CE9178"/>
                          <w:sz w:val="21"/>
                          <w:szCs w:val="21"/>
                          <w:lang w:val="en-GB" w:eastAsia="es-ES"/>
                        </w:rPr>
                        <w:t>asc</w:t>
                      </w:r>
                      <w:proofErr w:type="spellEnd"/>
                      <w:r w:rsidRPr="002F1626">
                        <w:rPr>
                          <w:rFonts w:ascii="Consolas" w:eastAsia="Times New Roman" w:hAnsi="Consolas" w:cs="Times New Roman"/>
                          <w:color w:val="CE9178"/>
                          <w:sz w:val="21"/>
                          <w:szCs w:val="21"/>
                          <w:lang w:val="en-GB" w:eastAsia="es-ES"/>
                        </w:rPr>
                        <w:t>"</w:t>
                      </w:r>
                      <w:r w:rsidRPr="002F1626">
                        <w:rPr>
                          <w:rFonts w:ascii="Consolas" w:eastAsia="Times New Roman" w:hAnsi="Consolas" w:cs="Times New Roman"/>
                          <w:color w:val="CCCCCC"/>
                          <w:sz w:val="21"/>
                          <w:szCs w:val="21"/>
                          <w:lang w:val="en-GB" w:eastAsia="es-ES"/>
                        </w:rPr>
                        <w:t>) {</w:t>
                      </w:r>
                    </w:p>
                    <w:p w14:paraId="29D97A3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proofErr w:type="gramStart"/>
                      <w:r w:rsidRPr="002F1626">
                        <w:rPr>
                          <w:rFonts w:ascii="Consolas" w:eastAsia="Times New Roman" w:hAnsi="Consolas" w:cs="Times New Roman"/>
                          <w:color w:val="9CDCFE"/>
                          <w:sz w:val="21"/>
                          <w:szCs w:val="21"/>
                          <w:lang w:val="en-GB" w:eastAsia="es-ES"/>
                        </w:rPr>
                        <w:t>x</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innerHTML</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toLowerCase</w:t>
                      </w:r>
                      <w:proofErr w:type="spellEnd"/>
                      <w:proofErr w:type="gram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&gt;</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y</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innerHTML</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toLowerCase</w:t>
                      </w:r>
                      <w:proofErr w:type="spellEnd"/>
                      <w:r w:rsidRPr="002F1626">
                        <w:rPr>
                          <w:rFonts w:ascii="Consolas" w:eastAsia="Times New Roman" w:hAnsi="Consolas" w:cs="Times New Roman"/>
                          <w:color w:val="CCCCCC"/>
                          <w:sz w:val="21"/>
                          <w:szCs w:val="21"/>
                          <w:lang w:val="en-GB" w:eastAsia="es-ES"/>
                        </w:rPr>
                        <w:t>()) {</w:t>
                      </w:r>
                    </w:p>
                    <w:p w14:paraId="17330958"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shouldSwitch</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true</w:t>
                      </w:r>
                      <w:r w:rsidRPr="002F1626">
                        <w:rPr>
                          <w:rFonts w:ascii="Consolas" w:eastAsia="Times New Roman" w:hAnsi="Consolas" w:cs="Times New Roman"/>
                          <w:color w:val="CCCCCC"/>
                          <w:sz w:val="21"/>
                          <w:szCs w:val="21"/>
                          <w:lang w:val="en-GB" w:eastAsia="es-ES"/>
                        </w:rPr>
                        <w:t>;</w:t>
                      </w:r>
                      <w:proofErr w:type="gramEnd"/>
                    </w:p>
                    <w:p w14:paraId="1BFA3BA1"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C586C0"/>
                          <w:sz w:val="21"/>
                          <w:szCs w:val="21"/>
                          <w:lang w:val="en-GB" w:eastAsia="es-ES"/>
                        </w:rPr>
                        <w:t>break</w:t>
                      </w:r>
                      <w:r w:rsidRPr="002F1626">
                        <w:rPr>
                          <w:rFonts w:ascii="Consolas" w:eastAsia="Times New Roman" w:hAnsi="Consolas" w:cs="Times New Roman"/>
                          <w:color w:val="CCCCCC"/>
                          <w:sz w:val="21"/>
                          <w:szCs w:val="21"/>
                          <w:lang w:val="en-GB" w:eastAsia="es-ES"/>
                        </w:rPr>
                        <w:t>;</w:t>
                      </w:r>
                      <w:proofErr w:type="gramEnd"/>
                    </w:p>
                    <w:p w14:paraId="69CE4DFA"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w:t>
                      </w:r>
                    </w:p>
                    <w:p w14:paraId="2A925C65"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 </w:t>
                      </w:r>
                      <w:r w:rsidRPr="002F1626">
                        <w:rPr>
                          <w:rFonts w:ascii="Consolas" w:eastAsia="Times New Roman" w:hAnsi="Consolas" w:cs="Times New Roman"/>
                          <w:color w:val="C586C0"/>
                          <w:sz w:val="21"/>
                          <w:szCs w:val="21"/>
                          <w:lang w:val="en-GB" w:eastAsia="es-ES"/>
                        </w:rPr>
                        <w:t>else</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dir</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E9178"/>
                          <w:sz w:val="21"/>
                          <w:szCs w:val="21"/>
                          <w:lang w:val="en-GB" w:eastAsia="es-ES"/>
                        </w:rPr>
                        <w:t>"</w:t>
                      </w:r>
                      <w:proofErr w:type="spellStart"/>
                      <w:r w:rsidRPr="002F1626">
                        <w:rPr>
                          <w:rFonts w:ascii="Consolas" w:eastAsia="Times New Roman" w:hAnsi="Consolas" w:cs="Times New Roman"/>
                          <w:color w:val="CE9178"/>
                          <w:sz w:val="21"/>
                          <w:szCs w:val="21"/>
                          <w:lang w:val="en-GB" w:eastAsia="es-ES"/>
                        </w:rPr>
                        <w:t>desc</w:t>
                      </w:r>
                      <w:proofErr w:type="spellEnd"/>
                      <w:r w:rsidRPr="002F1626">
                        <w:rPr>
                          <w:rFonts w:ascii="Consolas" w:eastAsia="Times New Roman" w:hAnsi="Consolas" w:cs="Times New Roman"/>
                          <w:color w:val="CE9178"/>
                          <w:sz w:val="21"/>
                          <w:szCs w:val="21"/>
                          <w:lang w:val="en-GB" w:eastAsia="es-ES"/>
                        </w:rPr>
                        <w:t>"</w:t>
                      </w:r>
                      <w:r w:rsidRPr="002F1626">
                        <w:rPr>
                          <w:rFonts w:ascii="Consolas" w:eastAsia="Times New Roman" w:hAnsi="Consolas" w:cs="Times New Roman"/>
                          <w:color w:val="CCCCCC"/>
                          <w:sz w:val="21"/>
                          <w:szCs w:val="21"/>
                          <w:lang w:val="en-GB" w:eastAsia="es-ES"/>
                        </w:rPr>
                        <w:t>) {</w:t>
                      </w:r>
                    </w:p>
                    <w:p w14:paraId="4BEF49B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proofErr w:type="gramStart"/>
                      <w:r w:rsidRPr="002F1626">
                        <w:rPr>
                          <w:rFonts w:ascii="Consolas" w:eastAsia="Times New Roman" w:hAnsi="Consolas" w:cs="Times New Roman"/>
                          <w:color w:val="9CDCFE"/>
                          <w:sz w:val="21"/>
                          <w:szCs w:val="21"/>
                          <w:lang w:val="en-GB" w:eastAsia="es-ES"/>
                        </w:rPr>
                        <w:t>x</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innerHTML</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toLowerCase</w:t>
                      </w:r>
                      <w:proofErr w:type="spellEnd"/>
                      <w:proofErr w:type="gram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&lt;</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y</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innerHTML</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toLowerCase</w:t>
                      </w:r>
                      <w:proofErr w:type="spellEnd"/>
                      <w:r w:rsidRPr="002F1626">
                        <w:rPr>
                          <w:rFonts w:ascii="Consolas" w:eastAsia="Times New Roman" w:hAnsi="Consolas" w:cs="Times New Roman"/>
                          <w:color w:val="CCCCCC"/>
                          <w:sz w:val="21"/>
                          <w:szCs w:val="21"/>
                          <w:lang w:val="en-GB" w:eastAsia="es-ES"/>
                        </w:rPr>
                        <w:t>()) {</w:t>
                      </w:r>
                    </w:p>
                    <w:p w14:paraId="35EC903B"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shouldSwitch</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true</w:t>
                      </w:r>
                      <w:r w:rsidRPr="002F1626">
                        <w:rPr>
                          <w:rFonts w:ascii="Consolas" w:eastAsia="Times New Roman" w:hAnsi="Consolas" w:cs="Times New Roman"/>
                          <w:color w:val="CCCCCC"/>
                          <w:sz w:val="21"/>
                          <w:szCs w:val="21"/>
                          <w:lang w:val="en-GB" w:eastAsia="es-ES"/>
                        </w:rPr>
                        <w:t>;</w:t>
                      </w:r>
                      <w:proofErr w:type="gramEnd"/>
                    </w:p>
                    <w:p w14:paraId="4F660698"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C586C0"/>
                          <w:sz w:val="21"/>
                          <w:szCs w:val="21"/>
                          <w:lang w:val="en-GB" w:eastAsia="es-ES"/>
                        </w:rPr>
                        <w:t>break</w:t>
                      </w:r>
                      <w:r w:rsidRPr="002F1626">
                        <w:rPr>
                          <w:rFonts w:ascii="Consolas" w:eastAsia="Times New Roman" w:hAnsi="Consolas" w:cs="Times New Roman"/>
                          <w:color w:val="CCCCCC"/>
                          <w:sz w:val="21"/>
                          <w:szCs w:val="21"/>
                          <w:lang w:val="en-GB" w:eastAsia="es-ES"/>
                        </w:rPr>
                        <w:t>;</w:t>
                      </w:r>
                      <w:proofErr w:type="gramEnd"/>
                    </w:p>
                    <w:p w14:paraId="1817C2E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w:t>
                      </w:r>
                    </w:p>
                    <w:p w14:paraId="629D9912"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w:t>
                      </w:r>
                    </w:p>
                    <w:p w14:paraId="5306305D"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w:t>
                      </w:r>
                    </w:p>
                    <w:p w14:paraId="2F7A3E0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shouldSwitch</w:t>
                      </w:r>
                      <w:proofErr w:type="spellEnd"/>
                      <w:r w:rsidRPr="002F1626">
                        <w:rPr>
                          <w:rFonts w:ascii="Consolas" w:eastAsia="Times New Roman" w:hAnsi="Consolas" w:cs="Times New Roman"/>
                          <w:color w:val="CCCCCC"/>
                          <w:sz w:val="21"/>
                          <w:szCs w:val="21"/>
                          <w:lang w:val="en-GB" w:eastAsia="es-ES"/>
                        </w:rPr>
                        <w:t>) {</w:t>
                      </w:r>
                    </w:p>
                    <w:p w14:paraId="7FAB192A"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9CDCFE"/>
                          <w:sz w:val="21"/>
                          <w:szCs w:val="21"/>
                          <w:lang w:val="en-GB" w:eastAsia="es-ES"/>
                        </w:rPr>
                        <w:t>i</w:t>
                      </w:r>
                      <w:proofErr w:type="spellEnd"/>
                      <w:proofErr w:type="gramStart"/>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9CDCFE"/>
                          <w:sz w:val="21"/>
                          <w:szCs w:val="21"/>
                          <w:lang w:val="en-GB" w:eastAsia="es-ES"/>
                        </w:rPr>
                        <w:t>parentNode</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insertBefore</w:t>
                      </w:r>
                      <w:proofErr w:type="spellEnd"/>
                      <w:proofErr w:type="gramEnd"/>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1</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w:t>
                      </w:r>
                    </w:p>
                    <w:p w14:paraId="61F1530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switching</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true</w:t>
                      </w:r>
                      <w:r w:rsidRPr="002F1626">
                        <w:rPr>
                          <w:rFonts w:ascii="Consolas" w:eastAsia="Times New Roman" w:hAnsi="Consolas" w:cs="Times New Roman"/>
                          <w:color w:val="CCCCCC"/>
                          <w:sz w:val="21"/>
                          <w:szCs w:val="21"/>
                          <w:lang w:val="en-GB" w:eastAsia="es-ES"/>
                        </w:rPr>
                        <w:t>;</w:t>
                      </w:r>
                      <w:proofErr w:type="gramEnd"/>
                    </w:p>
                    <w:p w14:paraId="020BD7B1"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switchcount</w:t>
                      </w:r>
                      <w:proofErr w:type="spellEnd"/>
                      <w:r w:rsidRPr="002F1626">
                        <w:rPr>
                          <w:rFonts w:ascii="Consolas" w:eastAsia="Times New Roman" w:hAnsi="Consolas" w:cs="Times New Roman"/>
                          <w:color w:val="D4D4D4"/>
                          <w:sz w:val="21"/>
                          <w:szCs w:val="21"/>
                          <w:lang w:val="en-GB" w:eastAsia="es-ES"/>
                        </w:rPr>
                        <w:t>+</w:t>
                      </w:r>
                      <w:proofErr w:type="gramStart"/>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w:t>
                      </w:r>
                      <w:proofErr w:type="gramEnd"/>
                    </w:p>
                    <w:p w14:paraId="1B5E5D19"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 </w:t>
                      </w:r>
                      <w:r w:rsidRPr="002F1626">
                        <w:rPr>
                          <w:rFonts w:ascii="Consolas" w:eastAsia="Times New Roman" w:hAnsi="Consolas" w:cs="Times New Roman"/>
                          <w:color w:val="C586C0"/>
                          <w:sz w:val="21"/>
                          <w:szCs w:val="21"/>
                          <w:lang w:val="en-GB" w:eastAsia="es-ES"/>
                        </w:rPr>
                        <w:t>else</w:t>
                      </w:r>
                      <w:r w:rsidRPr="002F1626">
                        <w:rPr>
                          <w:rFonts w:ascii="Consolas" w:eastAsia="Times New Roman" w:hAnsi="Consolas" w:cs="Times New Roman"/>
                          <w:color w:val="CCCCCC"/>
                          <w:sz w:val="21"/>
                          <w:szCs w:val="21"/>
                          <w:lang w:val="en-GB" w:eastAsia="es-ES"/>
                        </w:rPr>
                        <w:t xml:space="preserve"> {</w:t>
                      </w:r>
                    </w:p>
                    <w:p w14:paraId="0E26399E"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switchcount</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0</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&amp;&amp;</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dir</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E9178"/>
                          <w:sz w:val="21"/>
                          <w:szCs w:val="21"/>
                          <w:lang w:val="en-GB" w:eastAsia="es-ES"/>
                        </w:rPr>
                        <w:t>"</w:t>
                      </w:r>
                      <w:proofErr w:type="spellStart"/>
                      <w:r w:rsidRPr="002F1626">
                        <w:rPr>
                          <w:rFonts w:ascii="Consolas" w:eastAsia="Times New Roman" w:hAnsi="Consolas" w:cs="Times New Roman"/>
                          <w:color w:val="CE9178"/>
                          <w:sz w:val="21"/>
                          <w:szCs w:val="21"/>
                          <w:lang w:val="en-GB" w:eastAsia="es-ES"/>
                        </w:rPr>
                        <w:t>asc</w:t>
                      </w:r>
                      <w:proofErr w:type="spellEnd"/>
                      <w:r w:rsidRPr="002F1626">
                        <w:rPr>
                          <w:rFonts w:ascii="Consolas" w:eastAsia="Times New Roman" w:hAnsi="Consolas" w:cs="Times New Roman"/>
                          <w:color w:val="CE9178"/>
                          <w:sz w:val="21"/>
                          <w:szCs w:val="21"/>
                          <w:lang w:val="en-GB" w:eastAsia="es-ES"/>
                        </w:rPr>
                        <w:t>"</w:t>
                      </w:r>
                      <w:r w:rsidRPr="002F1626">
                        <w:rPr>
                          <w:rFonts w:ascii="Consolas" w:eastAsia="Times New Roman" w:hAnsi="Consolas" w:cs="Times New Roman"/>
                          <w:color w:val="CCCCCC"/>
                          <w:sz w:val="21"/>
                          <w:szCs w:val="21"/>
                          <w:lang w:val="en-GB" w:eastAsia="es-ES"/>
                        </w:rPr>
                        <w:t>) {</w:t>
                      </w:r>
                    </w:p>
                    <w:p w14:paraId="6B7D08FC"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eastAsia="es-ES"/>
                        </w:rPr>
                        <w:t>dir</w:t>
                      </w:r>
                      <w:proofErr w:type="spellEnd"/>
                      <w:r w:rsidRPr="002F1626">
                        <w:rPr>
                          <w:rFonts w:ascii="Consolas" w:eastAsia="Times New Roman" w:hAnsi="Consolas" w:cs="Times New Roman"/>
                          <w:color w:val="CCCCCC"/>
                          <w:sz w:val="21"/>
                          <w:szCs w:val="21"/>
                          <w:lang w:eastAsia="es-ES"/>
                        </w:rPr>
                        <w:t xml:space="preserve"> </w:t>
                      </w:r>
                      <w:r w:rsidRPr="002F1626">
                        <w:rPr>
                          <w:rFonts w:ascii="Consolas" w:eastAsia="Times New Roman" w:hAnsi="Consolas" w:cs="Times New Roman"/>
                          <w:color w:val="D4D4D4"/>
                          <w:sz w:val="21"/>
                          <w:szCs w:val="21"/>
                          <w:lang w:eastAsia="es-ES"/>
                        </w:rPr>
                        <w:t>=</w:t>
                      </w:r>
                      <w:r w:rsidRPr="002F1626">
                        <w:rPr>
                          <w:rFonts w:ascii="Consolas" w:eastAsia="Times New Roman" w:hAnsi="Consolas" w:cs="Times New Roman"/>
                          <w:color w:val="CCCCCC"/>
                          <w:sz w:val="21"/>
                          <w:szCs w:val="21"/>
                          <w:lang w:eastAsia="es-ES"/>
                        </w:rPr>
                        <w:t xml:space="preserve"> </w:t>
                      </w:r>
                      <w:r w:rsidRPr="002F1626">
                        <w:rPr>
                          <w:rFonts w:ascii="Consolas" w:eastAsia="Times New Roman" w:hAnsi="Consolas" w:cs="Times New Roman"/>
                          <w:color w:val="CE9178"/>
                          <w:sz w:val="21"/>
                          <w:szCs w:val="21"/>
                          <w:lang w:eastAsia="es-ES"/>
                        </w:rPr>
                        <w:t>"</w:t>
                      </w:r>
                      <w:proofErr w:type="spellStart"/>
                      <w:r w:rsidRPr="002F1626">
                        <w:rPr>
                          <w:rFonts w:ascii="Consolas" w:eastAsia="Times New Roman" w:hAnsi="Consolas" w:cs="Times New Roman"/>
                          <w:color w:val="CE9178"/>
                          <w:sz w:val="21"/>
                          <w:szCs w:val="21"/>
                          <w:lang w:eastAsia="es-ES"/>
                        </w:rPr>
                        <w:t>desc</w:t>
                      </w:r>
                      <w:proofErr w:type="spellEnd"/>
                      <w:r w:rsidRPr="002F1626">
                        <w:rPr>
                          <w:rFonts w:ascii="Consolas" w:eastAsia="Times New Roman" w:hAnsi="Consolas" w:cs="Times New Roman"/>
                          <w:color w:val="CE9178"/>
                          <w:sz w:val="21"/>
                          <w:szCs w:val="21"/>
                          <w:lang w:eastAsia="es-ES"/>
                        </w:rPr>
                        <w:t>"</w:t>
                      </w:r>
                      <w:r w:rsidRPr="002F1626">
                        <w:rPr>
                          <w:rFonts w:ascii="Consolas" w:eastAsia="Times New Roman" w:hAnsi="Consolas" w:cs="Times New Roman"/>
                          <w:color w:val="CCCCCC"/>
                          <w:sz w:val="21"/>
                          <w:szCs w:val="21"/>
                          <w:lang w:eastAsia="es-ES"/>
                        </w:rPr>
                        <w:t>;</w:t>
                      </w:r>
                    </w:p>
                    <w:p w14:paraId="36CE9A4B"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eastAsia="es-ES"/>
                        </w:rPr>
                      </w:pPr>
                      <w:r w:rsidRPr="002F1626">
                        <w:rPr>
                          <w:rFonts w:ascii="Consolas" w:eastAsia="Times New Roman" w:hAnsi="Consolas" w:cs="Times New Roman"/>
                          <w:color w:val="CCCCCC"/>
                          <w:sz w:val="21"/>
                          <w:szCs w:val="21"/>
                          <w:lang w:eastAsia="es-ES"/>
                        </w:rPr>
                        <w:t xml:space="preserve">          </w:t>
                      </w:r>
                      <w:proofErr w:type="spellStart"/>
                      <w:r w:rsidRPr="002F1626">
                        <w:rPr>
                          <w:rFonts w:ascii="Consolas" w:eastAsia="Times New Roman" w:hAnsi="Consolas" w:cs="Times New Roman"/>
                          <w:color w:val="9CDCFE"/>
                          <w:sz w:val="21"/>
                          <w:szCs w:val="21"/>
                          <w:lang w:eastAsia="es-ES"/>
                        </w:rPr>
                        <w:t>switching</w:t>
                      </w:r>
                      <w:proofErr w:type="spellEnd"/>
                      <w:r w:rsidRPr="002F1626">
                        <w:rPr>
                          <w:rFonts w:ascii="Consolas" w:eastAsia="Times New Roman" w:hAnsi="Consolas" w:cs="Times New Roman"/>
                          <w:color w:val="CCCCCC"/>
                          <w:sz w:val="21"/>
                          <w:szCs w:val="21"/>
                          <w:lang w:eastAsia="es-ES"/>
                        </w:rPr>
                        <w:t xml:space="preserve"> </w:t>
                      </w:r>
                      <w:r w:rsidRPr="002F1626">
                        <w:rPr>
                          <w:rFonts w:ascii="Consolas" w:eastAsia="Times New Roman" w:hAnsi="Consolas" w:cs="Times New Roman"/>
                          <w:color w:val="D4D4D4"/>
                          <w:sz w:val="21"/>
                          <w:szCs w:val="21"/>
                          <w:lang w:eastAsia="es-ES"/>
                        </w:rPr>
                        <w:t>=</w:t>
                      </w:r>
                      <w:r w:rsidRPr="002F1626">
                        <w:rPr>
                          <w:rFonts w:ascii="Consolas" w:eastAsia="Times New Roman" w:hAnsi="Consolas" w:cs="Times New Roman"/>
                          <w:color w:val="CCCCCC"/>
                          <w:sz w:val="21"/>
                          <w:szCs w:val="21"/>
                          <w:lang w:eastAsia="es-ES"/>
                        </w:rPr>
                        <w:t xml:space="preserve"> </w:t>
                      </w:r>
                      <w:r w:rsidRPr="002F1626">
                        <w:rPr>
                          <w:rFonts w:ascii="Consolas" w:eastAsia="Times New Roman" w:hAnsi="Consolas" w:cs="Times New Roman"/>
                          <w:color w:val="569CD6"/>
                          <w:sz w:val="21"/>
                          <w:szCs w:val="21"/>
                          <w:lang w:eastAsia="es-ES"/>
                        </w:rPr>
                        <w:t>true</w:t>
                      </w:r>
                      <w:r w:rsidRPr="002F1626">
                        <w:rPr>
                          <w:rFonts w:ascii="Consolas" w:eastAsia="Times New Roman" w:hAnsi="Consolas" w:cs="Times New Roman"/>
                          <w:color w:val="CCCCCC"/>
                          <w:sz w:val="21"/>
                          <w:szCs w:val="21"/>
                          <w:lang w:eastAsia="es-ES"/>
                        </w:rPr>
                        <w:t>;</w:t>
                      </w:r>
                    </w:p>
                    <w:p w14:paraId="2F01F4B5"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eastAsia="es-ES"/>
                        </w:rPr>
                      </w:pPr>
                      <w:r w:rsidRPr="002F1626">
                        <w:rPr>
                          <w:rFonts w:ascii="Consolas" w:eastAsia="Times New Roman" w:hAnsi="Consolas" w:cs="Times New Roman"/>
                          <w:color w:val="CCCCCC"/>
                          <w:sz w:val="21"/>
                          <w:szCs w:val="21"/>
                          <w:lang w:eastAsia="es-ES"/>
                        </w:rPr>
                        <w:t>        }</w:t>
                      </w:r>
                    </w:p>
                    <w:p w14:paraId="791585D6"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eastAsia="es-ES"/>
                        </w:rPr>
                      </w:pPr>
                      <w:r w:rsidRPr="002F1626">
                        <w:rPr>
                          <w:rFonts w:ascii="Consolas" w:eastAsia="Times New Roman" w:hAnsi="Consolas" w:cs="Times New Roman"/>
                          <w:color w:val="CCCCCC"/>
                          <w:sz w:val="21"/>
                          <w:szCs w:val="21"/>
                          <w:lang w:eastAsia="es-ES"/>
                        </w:rPr>
                        <w:t>      }</w:t>
                      </w:r>
                    </w:p>
                    <w:p w14:paraId="49BC6AE3" w14:textId="77777777" w:rsidR="00260674" w:rsidRPr="002F1626" w:rsidRDefault="00260674" w:rsidP="002F1626">
                      <w:pPr>
                        <w:shd w:val="clear" w:color="auto" w:fill="1F1F1F"/>
                        <w:spacing w:after="0" w:line="285" w:lineRule="atLeast"/>
                        <w:rPr>
                          <w:rFonts w:ascii="Consolas" w:eastAsia="Times New Roman" w:hAnsi="Consolas" w:cs="Times New Roman"/>
                          <w:color w:val="CCCCCC"/>
                          <w:sz w:val="21"/>
                          <w:szCs w:val="21"/>
                          <w:lang w:eastAsia="es-ES"/>
                        </w:rPr>
                      </w:pPr>
                      <w:r w:rsidRPr="002F1626">
                        <w:rPr>
                          <w:rFonts w:ascii="Consolas" w:eastAsia="Times New Roman" w:hAnsi="Consolas" w:cs="Times New Roman"/>
                          <w:color w:val="CCCCCC"/>
                          <w:sz w:val="21"/>
                          <w:szCs w:val="21"/>
                          <w:lang w:eastAsia="es-ES"/>
                        </w:rPr>
                        <w:t xml:space="preserve">  </w:t>
                      </w:r>
                    </w:p>
                    <w:p w14:paraId="5C5D61F3" w14:textId="77777777" w:rsidR="00260674" w:rsidRDefault="00260674"/>
                  </w:txbxContent>
                </v:textbox>
                <w10:wrap type="square" anchorx="margin"/>
              </v:shape>
            </w:pict>
          </mc:Fallback>
        </mc:AlternateContent>
      </w:r>
    </w:p>
    <w:p w14:paraId="1B1A75B7" w14:textId="77777777" w:rsidR="00260674" w:rsidRPr="002F1626" w:rsidRDefault="00260674" w:rsidP="002F1626">
      <w:pPr>
        <w:rPr>
          <w:sz w:val="24"/>
          <w:szCs w:val="24"/>
        </w:rPr>
      </w:pPr>
    </w:p>
    <w:p w14:paraId="6122AAD8" w14:textId="77777777" w:rsidR="00260674" w:rsidRDefault="00260674">
      <w:pPr>
        <w:rPr>
          <w:sz w:val="24"/>
          <w:szCs w:val="24"/>
        </w:rPr>
      </w:pPr>
      <w:r>
        <w:rPr>
          <w:sz w:val="24"/>
          <w:szCs w:val="24"/>
        </w:rPr>
        <w:br w:type="page"/>
      </w:r>
    </w:p>
    <w:p w14:paraId="0A01179C" w14:textId="7483A546" w:rsidR="00260674" w:rsidRDefault="005C4BDD" w:rsidP="005C4BDD">
      <w:pPr>
        <w:pStyle w:val="Ttulo4"/>
      </w:pPr>
      <w:bookmarkStart w:id="3242" w:name="_Toc207317150"/>
      <w:r>
        <w:lastRenderedPageBreak/>
        <w:t xml:space="preserve">5.4.5.5. </w:t>
      </w:r>
      <w:r w:rsidR="00260674">
        <w:t>Gestión de pacientes</w:t>
      </w:r>
      <w:bookmarkEnd w:id="3242"/>
    </w:p>
    <w:p w14:paraId="66F367CD" w14:textId="77777777" w:rsidR="00260674" w:rsidRPr="00637F6F" w:rsidRDefault="00260674" w:rsidP="00C124A8">
      <w:r w:rsidRPr="00637F6F">
        <w:t>El objetivo de la gestión de pacientes es poder visualizar y gestionar todos los pacientes que están registrados en la base de datos, pudiendo ver un listado con todos, y permitiendo editar sus datos personales, así como eliminar por completo el paciente y sus pruebas realizadas.</w:t>
      </w:r>
    </w:p>
    <w:p w14:paraId="22E22327" w14:textId="77777777" w:rsidR="00260674" w:rsidRPr="00637F6F" w:rsidRDefault="00260674" w:rsidP="00C124A8">
      <w:r w:rsidRPr="00637F6F">
        <w:t>Para esta implementación se han creado los componentes:</w:t>
      </w:r>
    </w:p>
    <w:p w14:paraId="586B566C" w14:textId="34982A55" w:rsidR="00260674" w:rsidRPr="00637F6F" w:rsidRDefault="00260674" w:rsidP="00C87F70">
      <w:pPr>
        <w:pStyle w:val="Prrafodelista"/>
        <w:numPr>
          <w:ilvl w:val="0"/>
          <w:numId w:val="14"/>
        </w:numPr>
      </w:pPr>
      <w:r w:rsidRPr="00637F6F">
        <w:t>pacientes</w:t>
      </w:r>
      <w:r w:rsidR="005F7CD7">
        <w:t>.</w:t>
      </w:r>
    </w:p>
    <w:p w14:paraId="28DF6379" w14:textId="34F93D95" w:rsidR="00260674" w:rsidRPr="00637F6F" w:rsidRDefault="00260674" w:rsidP="00C87F70">
      <w:pPr>
        <w:pStyle w:val="Prrafodelista"/>
        <w:numPr>
          <w:ilvl w:val="0"/>
          <w:numId w:val="14"/>
        </w:numPr>
      </w:pPr>
      <w:r w:rsidRPr="00637F6F">
        <w:t>editar-paciente</w:t>
      </w:r>
      <w:r w:rsidR="005F7CD7">
        <w:t>.</w:t>
      </w:r>
      <w:ins w:id="3243" w:author="Redondo García Francisco Javier" w:date="2025-09-02T09:44:00Z">
        <w:r w:rsidRPr="00637F6F">
          <w:t xml:space="preserve"> </w:t>
        </w:r>
      </w:ins>
    </w:p>
    <w:p w14:paraId="1CF7E490" w14:textId="6C210931" w:rsidR="00260674" w:rsidRDefault="00681B78" w:rsidP="005C4BDD">
      <w:pPr>
        <w:pStyle w:val="Ttulo5"/>
      </w:pPr>
      <w:bookmarkStart w:id="3244" w:name="_Toc207317151"/>
      <w:ins w:id="3245" w:author="Redondo García Francisco Javier" w:date="2025-09-02T09:44:00Z">
        <w:r>
          <w:t xml:space="preserve">5.4.5.5.1. </w:t>
        </w:r>
      </w:ins>
      <w:r w:rsidR="00260674">
        <w:t>Pacientes</w:t>
      </w:r>
      <w:bookmarkEnd w:id="3244"/>
    </w:p>
    <w:p w14:paraId="6D08265A" w14:textId="640BBE4C" w:rsidR="00260674" w:rsidRPr="00637F6F" w:rsidRDefault="00260674" w:rsidP="00C124A8">
      <w:r w:rsidRPr="00637F6F">
        <w:t xml:space="preserve">El componente </w:t>
      </w:r>
      <w:r w:rsidR="0032554A">
        <w:t xml:space="preserve">‘Pacientes’ </w:t>
      </w:r>
      <w:r w:rsidRPr="00637F6F">
        <w:t xml:space="preserve">muestra un listado con todos los pacientes que han sido registrados en la base de datos (desde la </w:t>
      </w:r>
      <w:proofErr w:type="gramStart"/>
      <w:r w:rsidRPr="00637F6F">
        <w:t>app</w:t>
      </w:r>
      <w:proofErr w:type="gramEnd"/>
      <w:r w:rsidRPr="00637F6F">
        <w:t xml:space="preserve"> Android), y para cada uno se muestran tres botones:</w:t>
      </w:r>
    </w:p>
    <w:p w14:paraId="6CB433D1" w14:textId="4C9CE156" w:rsidR="00260674" w:rsidRPr="00637F6F" w:rsidRDefault="00260674" w:rsidP="00C87F70">
      <w:pPr>
        <w:pStyle w:val="Prrafodelista"/>
        <w:numPr>
          <w:ilvl w:val="0"/>
          <w:numId w:val="13"/>
        </w:numPr>
      </w:pPr>
      <w:r w:rsidRPr="00637F6F">
        <w:t>Pruebas: redirige a la pantalla de visualización de paciente</w:t>
      </w:r>
      <w:r w:rsidR="005F7CD7">
        <w:t>.</w:t>
      </w:r>
    </w:p>
    <w:p w14:paraId="5834D322" w14:textId="397D6DA5" w:rsidR="00260674" w:rsidRPr="00637F6F" w:rsidRDefault="00260674" w:rsidP="00C87F70">
      <w:pPr>
        <w:pStyle w:val="Prrafodelista"/>
        <w:numPr>
          <w:ilvl w:val="0"/>
          <w:numId w:val="13"/>
        </w:numPr>
      </w:pPr>
      <w:r w:rsidRPr="00637F6F">
        <w:t>Editar: redirige a la pantalla de editar paciente</w:t>
      </w:r>
      <w:r w:rsidR="005F7CD7">
        <w:t>.</w:t>
      </w:r>
    </w:p>
    <w:p w14:paraId="7D94A314" w14:textId="1BE41EC5" w:rsidR="00260674" w:rsidRPr="00637F6F" w:rsidRDefault="00260674" w:rsidP="00C87F70">
      <w:pPr>
        <w:pStyle w:val="Prrafodelista"/>
        <w:numPr>
          <w:ilvl w:val="0"/>
          <w:numId w:val="13"/>
        </w:numPr>
      </w:pPr>
      <w:r w:rsidRPr="00637F6F">
        <w:t>Eliminar: muestra un pop-up de confirmación y en caso afirmativo elimina al paciente de la base de datos</w:t>
      </w:r>
      <w:r w:rsidR="005F7CD7">
        <w:t>.</w:t>
      </w:r>
    </w:p>
    <w:p w14:paraId="4A412D67" w14:textId="721B836A" w:rsidR="00260674" w:rsidRPr="00637F6F" w:rsidRDefault="00260674" w:rsidP="0048457C">
      <w:r w:rsidRPr="00637F6F">
        <w:t>Para eliminar al paciente</w:t>
      </w:r>
      <w:r w:rsidR="0032554A">
        <w:t xml:space="preserve"> hay que pulsar</w:t>
      </w:r>
      <w:r w:rsidRPr="00637F6F">
        <w:t xml:space="preserve"> el botón y confirmar en el pop-up</w:t>
      </w:r>
      <w:r w:rsidR="0032554A">
        <w:t>. Entonces</w:t>
      </w:r>
      <w:r w:rsidRPr="00637F6F">
        <w:t xml:space="preserve"> se llama al método </w:t>
      </w:r>
      <w:proofErr w:type="spellStart"/>
      <w:r w:rsidRPr="00637F6F">
        <w:t>deletePaciente</w:t>
      </w:r>
      <w:proofErr w:type="spellEnd"/>
      <w:r w:rsidRPr="00637F6F">
        <w:t>()</w:t>
      </w:r>
      <w:r w:rsidR="0048457C" w:rsidRPr="00637F6F">
        <w:t xml:space="preserve"> </w:t>
      </w:r>
      <w:r w:rsidR="0048457C" w:rsidRPr="00637F6F">
        <w:rPr>
          <w:i/>
          <w:iCs/>
        </w:rPr>
        <w:fldChar w:fldCharType="begin"/>
      </w:r>
      <w:r w:rsidR="0048457C" w:rsidRPr="00637F6F">
        <w:rPr>
          <w:i/>
          <w:iCs/>
        </w:rPr>
        <w:instrText xml:space="preserve"> REF _Ref200114423 \h  \* MERGEFORMAT </w:instrText>
      </w:r>
      <w:r w:rsidR="0048457C" w:rsidRPr="00637F6F">
        <w:rPr>
          <w:i/>
          <w:iCs/>
        </w:rPr>
      </w:r>
      <w:r w:rsidR="0048457C" w:rsidRPr="00637F6F">
        <w:rPr>
          <w:i/>
          <w:iCs/>
        </w:rPr>
        <w:fldChar w:fldCharType="separate"/>
      </w:r>
      <w:r w:rsidR="0020779A" w:rsidRPr="0020779A">
        <w:rPr>
          <w:i/>
          <w:iCs/>
        </w:rPr>
        <w:t>Listado</w:t>
      </w:r>
      <w:r w:rsidR="0020779A">
        <w:t xml:space="preserve"> </w:t>
      </w:r>
      <w:del w:id="3246" w:author="Redondo García Francisco Javier" w:date="2025-09-02T09:44:00Z">
        <w:r w:rsidR="0048457C" w:rsidRPr="00637F6F">
          <w:rPr>
            <w:i/>
            <w:iCs/>
            <w:noProof/>
          </w:rPr>
          <w:delText>20</w:delText>
        </w:r>
      </w:del>
      <w:ins w:id="3247" w:author="Redondo García Francisco Javier" w:date="2025-09-02T09:44:00Z">
        <w:r w:rsidR="0020779A" w:rsidRPr="0020779A">
          <w:rPr>
            <w:i/>
            <w:iCs/>
            <w:noProof/>
          </w:rPr>
          <w:t>19</w:t>
        </w:r>
      </w:ins>
      <w:r w:rsidR="0048457C" w:rsidRPr="00637F6F">
        <w:rPr>
          <w:i/>
          <w:iCs/>
        </w:rPr>
        <w:fldChar w:fldCharType="end"/>
      </w:r>
      <w:r w:rsidR="0048457C" w:rsidRPr="00637F6F">
        <w:t xml:space="preserve"> </w:t>
      </w:r>
      <w:r w:rsidRPr="00637F6F">
        <w:t xml:space="preserve">implementado en </w:t>
      </w:r>
      <w:proofErr w:type="spellStart"/>
      <w:r w:rsidRPr="00637F6F">
        <w:t>firestoreService</w:t>
      </w:r>
      <w:proofErr w:type="spellEnd"/>
      <w:r w:rsidRPr="00637F6F">
        <w:t>.</w:t>
      </w:r>
    </w:p>
    <w:p w14:paraId="41779B10" w14:textId="248D7CC9" w:rsidR="00260674" w:rsidRPr="00637F6F" w:rsidRDefault="00260674" w:rsidP="00C124A8">
      <w:pPr>
        <w:rPr>
          <w:i/>
          <w:iCs/>
        </w:rPr>
      </w:pPr>
      <w:r w:rsidRPr="00637F6F">
        <w:t xml:space="preserve">Además, este componente añade un buscador de filtrado dinámico de pacientes a través de un campo de búsqueda, pudiendo buscar a un paciente por su número de historial o por su nombre. Esta funcionalidad se compone de dos métodos: </w:t>
      </w:r>
      <w:proofErr w:type="spellStart"/>
      <w:r w:rsidRPr="00637F6F">
        <w:t>filterList</w:t>
      </w:r>
      <w:proofErr w:type="spellEnd"/>
      <w:r w:rsidRPr="00637F6F">
        <w:t xml:space="preserve">() y </w:t>
      </w:r>
      <w:proofErr w:type="spellStart"/>
      <w:r w:rsidRPr="00637F6F">
        <w:t>filter</w:t>
      </w:r>
      <w:proofErr w:type="spellEnd"/>
      <w:del w:id="3248" w:author="Redondo García Francisco Javier" w:date="2025-09-02T09:44:00Z">
        <w:r w:rsidRPr="00637F6F">
          <w:delText>()</w:delText>
        </w:r>
      </w:del>
      <w:ins w:id="3249" w:author="Redondo García Francisco Javier" w:date="2025-09-02T09:44:00Z">
        <w:r w:rsidRPr="00637F6F">
          <w:t>()</w:t>
        </w:r>
        <w:r w:rsidR="00E66382">
          <w:t>.</w:t>
        </w:r>
      </w:ins>
      <w:r w:rsidRPr="00637F6F">
        <w:t xml:space="preserve"> </w:t>
      </w:r>
      <w:r w:rsidR="0048457C" w:rsidRPr="00637F6F">
        <w:rPr>
          <w:i/>
          <w:iCs/>
        </w:rPr>
        <w:fldChar w:fldCharType="begin"/>
      </w:r>
      <w:r w:rsidR="0048457C" w:rsidRPr="00637F6F">
        <w:rPr>
          <w:i/>
          <w:iCs/>
        </w:rPr>
        <w:instrText xml:space="preserve"> REF _Ref200114397 \h  \* MERGEFORMAT </w:instrText>
      </w:r>
      <w:r w:rsidR="0048457C" w:rsidRPr="00637F6F">
        <w:rPr>
          <w:i/>
          <w:iCs/>
        </w:rPr>
      </w:r>
      <w:r w:rsidR="0048457C" w:rsidRPr="00637F6F">
        <w:rPr>
          <w:i/>
          <w:iCs/>
        </w:rPr>
        <w:fldChar w:fldCharType="separate"/>
      </w:r>
      <w:r w:rsidR="0020779A" w:rsidRPr="0020779A">
        <w:rPr>
          <w:i/>
          <w:iCs/>
        </w:rPr>
        <w:t xml:space="preserve">Listado </w:t>
      </w:r>
      <w:r w:rsidR="0020779A" w:rsidRPr="0020779A">
        <w:rPr>
          <w:i/>
          <w:iCs/>
          <w:noProof/>
        </w:rPr>
        <w:t>33</w:t>
      </w:r>
      <w:r w:rsidR="0048457C" w:rsidRPr="00637F6F">
        <w:rPr>
          <w:i/>
          <w:iCs/>
        </w:rPr>
        <w:fldChar w:fldCharType="end"/>
      </w:r>
    </w:p>
    <w:p w14:paraId="24849C11" w14:textId="77777777" w:rsidR="00260674" w:rsidRPr="00637F6F" w:rsidRDefault="00260674" w:rsidP="00C124A8">
      <w:r w:rsidRPr="00637F6F">
        <w:t xml:space="preserve">El método </w:t>
      </w:r>
      <w:proofErr w:type="spellStart"/>
      <w:r w:rsidRPr="00637F6F">
        <w:t>filter</w:t>
      </w:r>
      <w:proofErr w:type="spellEnd"/>
      <w:r w:rsidRPr="00637F6F">
        <w:t xml:space="preserve">() se activa al escribir en el input de búsqueda, enviando el valor introducido al observable </w:t>
      </w:r>
      <w:proofErr w:type="spellStart"/>
      <w:r w:rsidRPr="00637F6F">
        <w:t>searchTerm</w:t>
      </w:r>
      <w:proofErr w:type="spellEnd"/>
      <w:r w:rsidRPr="00637F6F">
        <w:t xml:space="preserve">$. Por su parte, </w:t>
      </w:r>
      <w:proofErr w:type="spellStart"/>
      <w:r w:rsidRPr="00637F6F">
        <w:t>filterList</w:t>
      </w:r>
      <w:proofErr w:type="spellEnd"/>
      <w:r w:rsidRPr="00637F6F">
        <w:t>() se suscribe a ese observable y aplica un filtro en tiempo real sobre la lista de pacientes (</w:t>
      </w:r>
      <w:proofErr w:type="spellStart"/>
      <w:r w:rsidRPr="00637F6F">
        <w:t>this.pacientes</w:t>
      </w:r>
      <w:proofErr w:type="spellEnd"/>
      <w:r w:rsidRPr="00637F6F">
        <w:t>), devolviendo solo aquellos elementos cuyo nombre (</w:t>
      </w:r>
      <w:proofErr w:type="spellStart"/>
      <w:r w:rsidRPr="00637F6F">
        <w:t>ADname</w:t>
      </w:r>
      <w:proofErr w:type="spellEnd"/>
      <w:r w:rsidRPr="00637F6F">
        <w:t>) o número de historial (</w:t>
      </w:r>
      <w:proofErr w:type="spellStart"/>
      <w:r w:rsidRPr="00637F6F">
        <w:t>ABnumHistorial</w:t>
      </w:r>
      <w:proofErr w:type="spellEnd"/>
      <w:r w:rsidRPr="00637F6F">
        <w:t>) contienen el término introducido.</w:t>
      </w:r>
    </w:p>
    <w:p w14:paraId="0E63F732" w14:textId="77777777" w:rsidR="00260674" w:rsidRDefault="00260674" w:rsidP="005947B4">
      <w:pPr>
        <w:keepNext/>
      </w:pPr>
      <w:r w:rsidRPr="006721BF">
        <w:rPr>
          <w:noProof/>
        </w:rPr>
        <w:drawing>
          <wp:inline distT="0" distB="0" distL="0" distR="0" wp14:anchorId="7A7EFFE0" wp14:editId="752B35C6">
            <wp:extent cx="5400040" cy="961390"/>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040" cy="961390"/>
                    </a:xfrm>
                    <a:prstGeom prst="rect">
                      <a:avLst/>
                    </a:prstGeom>
                  </pic:spPr>
                </pic:pic>
              </a:graphicData>
            </a:graphic>
          </wp:inline>
        </w:drawing>
      </w:r>
    </w:p>
    <w:p w14:paraId="2C0EE36D" w14:textId="0302EB32" w:rsidR="00260674" w:rsidRDefault="00260674" w:rsidP="005947B4">
      <w:pPr>
        <w:pStyle w:val="Descripcin"/>
        <w:jc w:val="center"/>
        <w:rPr>
          <w:sz w:val="24"/>
          <w:szCs w:val="24"/>
        </w:rPr>
      </w:pPr>
      <w:bookmarkStart w:id="3250" w:name="_Toc207314957"/>
      <w:bookmarkStart w:id="3251" w:name="_Toc202786384"/>
      <w:r>
        <w:t xml:space="preserve">Figura </w:t>
      </w:r>
      <w:r w:rsidR="00DE1F43">
        <w:fldChar w:fldCharType="begin"/>
      </w:r>
      <w:r w:rsidR="00DE1F43">
        <w:instrText xml:space="preserve"> SEQ Figura \* ARABIC </w:instrText>
      </w:r>
      <w:r w:rsidR="00DE1F43">
        <w:fldChar w:fldCharType="separate"/>
      </w:r>
      <w:r w:rsidR="00885F17">
        <w:rPr>
          <w:noProof/>
        </w:rPr>
        <w:t>24</w:t>
      </w:r>
      <w:r w:rsidR="00DE1F43">
        <w:rPr>
          <w:noProof/>
        </w:rPr>
        <w:fldChar w:fldCharType="end"/>
      </w:r>
      <w:r>
        <w:t xml:space="preserve"> – Búsqueda de pacientes</w:t>
      </w:r>
      <w:bookmarkEnd w:id="3250"/>
      <w:bookmarkEnd w:id="3251"/>
    </w:p>
    <w:p w14:paraId="52379128" w14:textId="77777777" w:rsidR="00260674" w:rsidRPr="008250B3" w:rsidRDefault="00260674" w:rsidP="00B07AF7">
      <w:pPr>
        <w:pStyle w:val="NormalWeb"/>
      </w:pPr>
      <w:r w:rsidRPr="008250B3">
        <w:rPr>
          <w:noProof/>
        </w:rPr>
        <w:lastRenderedPageBreak/>
        <mc:AlternateContent>
          <mc:Choice Requires="wps">
            <w:drawing>
              <wp:anchor distT="45720" distB="45720" distL="114300" distR="114300" simplePos="0" relativeHeight="251670528" behindDoc="0" locked="0" layoutInCell="1" allowOverlap="1" wp14:anchorId="15BAE172" wp14:editId="3D679746">
                <wp:simplePos x="0" y="0"/>
                <wp:positionH relativeFrom="margin">
                  <wp:posOffset>-41910</wp:posOffset>
                </wp:positionH>
                <wp:positionV relativeFrom="paragraph">
                  <wp:posOffset>0</wp:posOffset>
                </wp:positionV>
                <wp:extent cx="5372100" cy="2562225"/>
                <wp:effectExtent l="0" t="0" r="19050" b="28575"/>
                <wp:wrapSquare wrapText="bothSides"/>
                <wp:docPr id="150876328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2562225"/>
                        </a:xfrm>
                        <a:prstGeom prst="rect">
                          <a:avLst/>
                        </a:prstGeom>
                        <a:solidFill>
                          <a:srgbClr val="FFFFFF"/>
                        </a:solidFill>
                        <a:ln w="9525">
                          <a:solidFill>
                            <a:srgbClr val="000000"/>
                          </a:solidFill>
                          <a:miter lim="800000"/>
                          <a:headEnd/>
                          <a:tailEnd/>
                        </a:ln>
                      </wps:spPr>
                      <wps:txbx>
                        <w:txbxContent>
                          <w:p w14:paraId="257DD9B6" w14:textId="77777777" w:rsidR="00260674" w:rsidRPr="008250B3" w:rsidRDefault="00260674" w:rsidP="008250B3">
                            <w:pPr>
                              <w:shd w:val="clear" w:color="auto" w:fill="1F1F1F"/>
                              <w:spacing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spellStart"/>
                            <w:proofErr w:type="gramStart"/>
                            <w:r w:rsidRPr="008250B3">
                              <w:rPr>
                                <w:rFonts w:ascii="Consolas" w:eastAsia="Times New Roman" w:hAnsi="Consolas" w:cs="Times New Roman"/>
                                <w:color w:val="DCDCAA"/>
                                <w:sz w:val="21"/>
                                <w:szCs w:val="21"/>
                                <w:lang w:val="en-GB" w:eastAsia="es-ES"/>
                              </w:rPr>
                              <w:t>filterList</w:t>
                            </w:r>
                            <w:proofErr w:type="spellEnd"/>
                            <w:r w:rsidRPr="008250B3">
                              <w:rPr>
                                <w:rFonts w:ascii="Consolas" w:eastAsia="Times New Roman" w:hAnsi="Consolas" w:cs="Times New Roman"/>
                                <w:color w:val="CCCCCC"/>
                                <w:sz w:val="21"/>
                                <w:szCs w:val="21"/>
                                <w:lang w:val="en-GB" w:eastAsia="es-ES"/>
                              </w:rPr>
                              <w:t>(</w:t>
                            </w:r>
                            <w:proofErr w:type="gram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4D4D4"/>
                                <w:sz w:val="21"/>
                                <w:szCs w:val="21"/>
                                <w:lang w:val="en-GB" w:eastAsia="es-ES"/>
                              </w:rPr>
                              <w:t>:</w:t>
                            </w: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4EC9B0"/>
                                <w:sz w:val="21"/>
                                <w:szCs w:val="21"/>
                                <w:lang w:val="en-GB" w:eastAsia="es-ES"/>
                              </w:rPr>
                              <w:t>void</w:t>
                            </w:r>
                            <w:r w:rsidRPr="008250B3">
                              <w:rPr>
                                <w:rFonts w:ascii="Consolas" w:eastAsia="Times New Roman" w:hAnsi="Consolas" w:cs="Times New Roman"/>
                                <w:color w:val="CCCCCC"/>
                                <w:sz w:val="21"/>
                                <w:szCs w:val="21"/>
                                <w:lang w:val="en-GB" w:eastAsia="es-ES"/>
                              </w:rPr>
                              <w:t xml:space="preserve"> {</w:t>
                            </w:r>
                          </w:p>
                          <w:p w14:paraId="6815F195"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gramStart"/>
                            <w:r w:rsidRPr="008250B3">
                              <w:rPr>
                                <w:rFonts w:ascii="Consolas" w:eastAsia="Times New Roman" w:hAnsi="Consolas" w:cs="Times New Roman"/>
                                <w:color w:val="569CD6"/>
                                <w:sz w:val="21"/>
                                <w:szCs w:val="21"/>
                                <w:lang w:val="en-GB" w:eastAsia="es-ES"/>
                              </w:rPr>
                              <w:t>this</w:t>
                            </w:r>
                            <w:r w:rsidRPr="008250B3">
                              <w:rPr>
                                <w:rFonts w:ascii="Consolas" w:eastAsia="Times New Roman" w:hAnsi="Consolas" w:cs="Times New Roman"/>
                                <w:color w:val="CCCCCC"/>
                                <w:sz w:val="21"/>
                                <w:szCs w:val="21"/>
                                <w:lang w:val="en-GB" w:eastAsia="es-ES"/>
                              </w:rPr>
                              <w:t>.</w:t>
                            </w:r>
                            <w:proofErr w:type="spellStart"/>
                            <w:r w:rsidRPr="008250B3">
                              <w:rPr>
                                <w:rFonts w:ascii="Consolas" w:eastAsia="Times New Roman" w:hAnsi="Consolas" w:cs="Times New Roman"/>
                                <w:color w:val="9CDCFE"/>
                                <w:sz w:val="21"/>
                                <w:szCs w:val="21"/>
                                <w:lang w:val="en-GB" w:eastAsia="es-ES"/>
                              </w:rPr>
                              <w:t>searchTerm</w:t>
                            </w:r>
                            <w:proofErr w:type="spellEnd"/>
                            <w:r w:rsidRPr="008250B3">
                              <w:rPr>
                                <w:rFonts w:ascii="Consolas" w:eastAsia="Times New Roman" w:hAnsi="Consolas" w:cs="Times New Roman"/>
                                <w:color w:val="9CDCFE"/>
                                <w:sz w:val="21"/>
                                <w:szCs w:val="21"/>
                                <w:lang w:val="en-GB" w:eastAsia="es-ES"/>
                              </w:rPr>
                              <w:t>$</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subscribe</w:t>
                            </w:r>
                            <w:proofErr w:type="gram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term</w:t>
                            </w: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569CD6"/>
                                <w:sz w:val="21"/>
                                <w:szCs w:val="21"/>
                                <w:lang w:val="en-GB" w:eastAsia="es-ES"/>
                              </w:rPr>
                              <w:t>=&gt;</w:t>
                            </w:r>
                            <w:r w:rsidRPr="008250B3">
                              <w:rPr>
                                <w:rFonts w:ascii="Consolas" w:eastAsia="Times New Roman" w:hAnsi="Consolas" w:cs="Times New Roman"/>
                                <w:color w:val="CCCCCC"/>
                                <w:sz w:val="21"/>
                                <w:szCs w:val="21"/>
                                <w:lang w:val="en-GB" w:eastAsia="es-ES"/>
                              </w:rPr>
                              <w:t xml:space="preserve"> {</w:t>
                            </w:r>
                          </w:p>
                          <w:p w14:paraId="2CE1D27F"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spellStart"/>
                            <w:r w:rsidRPr="008250B3">
                              <w:rPr>
                                <w:rFonts w:ascii="Consolas" w:eastAsia="Times New Roman" w:hAnsi="Consolas" w:cs="Times New Roman"/>
                                <w:color w:val="569CD6"/>
                                <w:sz w:val="21"/>
                                <w:szCs w:val="21"/>
                                <w:lang w:val="en-GB" w:eastAsia="es-ES"/>
                              </w:rPr>
                              <w:t>const</w:t>
                            </w:r>
                            <w:proofErr w:type="spellEnd"/>
                            <w:r w:rsidRPr="008250B3">
                              <w:rPr>
                                <w:rFonts w:ascii="Consolas" w:eastAsia="Times New Roman" w:hAnsi="Consolas" w:cs="Times New Roman"/>
                                <w:color w:val="CCCCCC"/>
                                <w:sz w:val="21"/>
                                <w:szCs w:val="21"/>
                                <w:lang w:val="en-GB" w:eastAsia="es-ES"/>
                              </w:rPr>
                              <w:t xml:space="preserve"> </w:t>
                            </w:r>
                            <w:proofErr w:type="spellStart"/>
                            <w:r w:rsidRPr="008250B3">
                              <w:rPr>
                                <w:rFonts w:ascii="Consolas" w:eastAsia="Times New Roman" w:hAnsi="Consolas" w:cs="Times New Roman"/>
                                <w:color w:val="4FC1FF"/>
                                <w:sz w:val="21"/>
                                <w:szCs w:val="21"/>
                                <w:lang w:val="en-GB" w:eastAsia="es-ES"/>
                              </w:rPr>
                              <w:t>lowerTerm</w:t>
                            </w:r>
                            <w:proofErr w:type="spellEnd"/>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D4D4D4"/>
                                <w:sz w:val="21"/>
                                <w:szCs w:val="21"/>
                                <w:lang w:val="en-GB" w:eastAsia="es-ES"/>
                              </w:rPr>
                              <w:t>=</w:t>
                            </w:r>
                            <w:r w:rsidRPr="008250B3">
                              <w:rPr>
                                <w:rFonts w:ascii="Consolas" w:eastAsia="Times New Roman" w:hAnsi="Consolas" w:cs="Times New Roman"/>
                                <w:color w:val="CCCCCC"/>
                                <w:sz w:val="21"/>
                                <w:szCs w:val="21"/>
                                <w:lang w:val="en-GB" w:eastAsia="es-ES"/>
                              </w:rPr>
                              <w:t xml:space="preserve"> </w:t>
                            </w:r>
                            <w:proofErr w:type="spellStart"/>
                            <w:proofErr w:type="gramStart"/>
                            <w:r w:rsidRPr="008250B3">
                              <w:rPr>
                                <w:rFonts w:ascii="Consolas" w:eastAsia="Times New Roman" w:hAnsi="Consolas" w:cs="Times New Roman"/>
                                <w:color w:val="9CDCFE"/>
                                <w:sz w:val="21"/>
                                <w:szCs w:val="21"/>
                                <w:lang w:val="en-GB" w:eastAsia="es-ES"/>
                              </w:rPr>
                              <w:t>term</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toLowerCase</w:t>
                            </w:r>
                            <w:proofErr w:type="spellEnd"/>
                            <w:proofErr w:type="gramEnd"/>
                            <w:r w:rsidRPr="008250B3">
                              <w:rPr>
                                <w:rFonts w:ascii="Consolas" w:eastAsia="Times New Roman" w:hAnsi="Consolas" w:cs="Times New Roman"/>
                                <w:color w:val="CCCCCC"/>
                                <w:sz w:val="21"/>
                                <w:szCs w:val="21"/>
                                <w:lang w:val="en-GB" w:eastAsia="es-ES"/>
                              </w:rPr>
                              <w:t>();</w:t>
                            </w:r>
                          </w:p>
                          <w:p w14:paraId="6E552528"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spellStart"/>
                            <w:proofErr w:type="gramStart"/>
                            <w:r w:rsidRPr="008250B3">
                              <w:rPr>
                                <w:rFonts w:ascii="Consolas" w:eastAsia="Times New Roman" w:hAnsi="Consolas" w:cs="Times New Roman"/>
                                <w:color w:val="569CD6"/>
                                <w:sz w:val="21"/>
                                <w:szCs w:val="21"/>
                                <w:lang w:val="en-GB" w:eastAsia="es-ES"/>
                              </w:rPr>
                              <w:t>this</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listFiltered</w:t>
                            </w:r>
                            <w:proofErr w:type="spellEnd"/>
                            <w:proofErr w:type="gramEnd"/>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D4D4D4"/>
                                <w:sz w:val="21"/>
                                <w:szCs w:val="21"/>
                                <w:lang w:val="en-GB" w:eastAsia="es-ES"/>
                              </w:rPr>
                              <w:t>=</w:t>
                            </w:r>
                            <w:r w:rsidRPr="008250B3">
                              <w:rPr>
                                <w:rFonts w:ascii="Consolas" w:eastAsia="Times New Roman" w:hAnsi="Consolas" w:cs="Times New Roman"/>
                                <w:color w:val="CCCCCC"/>
                                <w:sz w:val="21"/>
                                <w:szCs w:val="21"/>
                                <w:lang w:val="en-GB" w:eastAsia="es-ES"/>
                              </w:rPr>
                              <w:t xml:space="preserve"> </w:t>
                            </w:r>
                            <w:proofErr w:type="spellStart"/>
                            <w:r w:rsidRPr="008250B3">
                              <w:rPr>
                                <w:rFonts w:ascii="Consolas" w:eastAsia="Times New Roman" w:hAnsi="Consolas" w:cs="Times New Roman"/>
                                <w:color w:val="569CD6"/>
                                <w:sz w:val="21"/>
                                <w:szCs w:val="21"/>
                                <w:lang w:val="en-GB" w:eastAsia="es-ES"/>
                              </w:rPr>
                              <w:t>this</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pacientes</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filter</w:t>
                            </w:r>
                            <w:proofErr w:type="spell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item</w:t>
                            </w: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569CD6"/>
                                <w:sz w:val="21"/>
                                <w:szCs w:val="21"/>
                                <w:lang w:val="en-GB" w:eastAsia="es-ES"/>
                              </w:rPr>
                              <w:t>=&gt;</w:t>
                            </w:r>
                          </w:p>
                          <w:p w14:paraId="537F5343"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spellStart"/>
                            <w:r w:rsidRPr="008250B3">
                              <w:rPr>
                                <w:rFonts w:ascii="Consolas" w:eastAsia="Times New Roman" w:hAnsi="Consolas" w:cs="Times New Roman"/>
                                <w:color w:val="9CDCFE"/>
                                <w:sz w:val="21"/>
                                <w:szCs w:val="21"/>
                                <w:lang w:val="en-GB" w:eastAsia="es-ES"/>
                              </w:rPr>
                              <w:t>item</w:t>
                            </w:r>
                            <w:r w:rsidRPr="008250B3">
                              <w:rPr>
                                <w:rFonts w:ascii="Consolas" w:eastAsia="Times New Roman" w:hAnsi="Consolas" w:cs="Times New Roman"/>
                                <w:color w:val="CCCCCC"/>
                                <w:sz w:val="21"/>
                                <w:szCs w:val="21"/>
                                <w:lang w:val="en-GB" w:eastAsia="es-ES"/>
                              </w:rPr>
                              <w:t>.</w:t>
                            </w:r>
                            <w:proofErr w:type="gramStart"/>
                            <w:r w:rsidRPr="008250B3">
                              <w:rPr>
                                <w:rFonts w:ascii="Consolas" w:eastAsia="Times New Roman" w:hAnsi="Consolas" w:cs="Times New Roman"/>
                                <w:color w:val="9CDCFE"/>
                                <w:sz w:val="21"/>
                                <w:szCs w:val="21"/>
                                <w:lang w:val="en-GB" w:eastAsia="es-ES"/>
                              </w:rPr>
                              <w:t>data</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ABnumHistorial</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toLowerCase</w:t>
                            </w:r>
                            <w:proofErr w:type="spellEnd"/>
                            <w:proofErr w:type="gram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includes</w:t>
                            </w:r>
                            <w:r w:rsidRPr="008250B3">
                              <w:rPr>
                                <w:rFonts w:ascii="Consolas" w:eastAsia="Times New Roman" w:hAnsi="Consolas" w:cs="Times New Roman"/>
                                <w:color w:val="CCCCCC"/>
                                <w:sz w:val="21"/>
                                <w:szCs w:val="21"/>
                                <w:lang w:val="en-GB" w:eastAsia="es-ES"/>
                              </w:rPr>
                              <w:t>(</w:t>
                            </w:r>
                            <w:proofErr w:type="spellStart"/>
                            <w:r w:rsidRPr="008250B3">
                              <w:rPr>
                                <w:rFonts w:ascii="Consolas" w:eastAsia="Times New Roman" w:hAnsi="Consolas" w:cs="Times New Roman"/>
                                <w:color w:val="4FC1FF"/>
                                <w:sz w:val="21"/>
                                <w:szCs w:val="21"/>
                                <w:lang w:val="en-GB" w:eastAsia="es-ES"/>
                              </w:rPr>
                              <w:t>lowerTerm</w:t>
                            </w:r>
                            <w:proofErr w:type="spellEnd"/>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D4D4D4"/>
                                <w:sz w:val="21"/>
                                <w:szCs w:val="21"/>
                                <w:lang w:val="en-GB" w:eastAsia="es-ES"/>
                              </w:rPr>
                              <w:t>||</w:t>
                            </w:r>
                          </w:p>
                          <w:p w14:paraId="56AA0230"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spellStart"/>
                            <w:r w:rsidRPr="008250B3">
                              <w:rPr>
                                <w:rFonts w:ascii="Consolas" w:eastAsia="Times New Roman" w:hAnsi="Consolas" w:cs="Times New Roman"/>
                                <w:color w:val="9CDCFE"/>
                                <w:sz w:val="21"/>
                                <w:szCs w:val="21"/>
                                <w:lang w:val="en-GB" w:eastAsia="es-ES"/>
                              </w:rPr>
                              <w:t>item</w:t>
                            </w:r>
                            <w:r w:rsidRPr="008250B3">
                              <w:rPr>
                                <w:rFonts w:ascii="Consolas" w:eastAsia="Times New Roman" w:hAnsi="Consolas" w:cs="Times New Roman"/>
                                <w:color w:val="CCCCCC"/>
                                <w:sz w:val="21"/>
                                <w:szCs w:val="21"/>
                                <w:lang w:val="en-GB" w:eastAsia="es-ES"/>
                              </w:rPr>
                              <w:t>.</w:t>
                            </w:r>
                            <w:proofErr w:type="gramStart"/>
                            <w:r w:rsidRPr="008250B3">
                              <w:rPr>
                                <w:rFonts w:ascii="Consolas" w:eastAsia="Times New Roman" w:hAnsi="Consolas" w:cs="Times New Roman"/>
                                <w:color w:val="9CDCFE"/>
                                <w:sz w:val="21"/>
                                <w:szCs w:val="21"/>
                                <w:lang w:val="en-GB" w:eastAsia="es-ES"/>
                              </w:rPr>
                              <w:t>data</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ADname</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toLowerCase</w:t>
                            </w:r>
                            <w:proofErr w:type="spellEnd"/>
                            <w:proofErr w:type="gram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includes</w:t>
                            </w:r>
                            <w:r w:rsidRPr="008250B3">
                              <w:rPr>
                                <w:rFonts w:ascii="Consolas" w:eastAsia="Times New Roman" w:hAnsi="Consolas" w:cs="Times New Roman"/>
                                <w:color w:val="CCCCCC"/>
                                <w:sz w:val="21"/>
                                <w:szCs w:val="21"/>
                                <w:lang w:val="en-GB" w:eastAsia="es-ES"/>
                              </w:rPr>
                              <w:t>(</w:t>
                            </w:r>
                            <w:proofErr w:type="spellStart"/>
                            <w:r w:rsidRPr="008250B3">
                              <w:rPr>
                                <w:rFonts w:ascii="Consolas" w:eastAsia="Times New Roman" w:hAnsi="Consolas" w:cs="Times New Roman"/>
                                <w:color w:val="4FC1FF"/>
                                <w:sz w:val="21"/>
                                <w:szCs w:val="21"/>
                                <w:lang w:val="en-GB" w:eastAsia="es-ES"/>
                              </w:rPr>
                              <w:t>lowerTerm</w:t>
                            </w:r>
                            <w:proofErr w:type="spellEnd"/>
                            <w:r w:rsidRPr="008250B3">
                              <w:rPr>
                                <w:rFonts w:ascii="Consolas" w:eastAsia="Times New Roman" w:hAnsi="Consolas" w:cs="Times New Roman"/>
                                <w:color w:val="CCCCCC"/>
                                <w:sz w:val="21"/>
                                <w:szCs w:val="21"/>
                                <w:lang w:val="en-GB" w:eastAsia="es-ES"/>
                              </w:rPr>
                              <w:t>)</w:t>
                            </w:r>
                          </w:p>
                          <w:p w14:paraId="5322C4E7"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w:t>
                            </w:r>
                          </w:p>
                          <w:p w14:paraId="77E8A71C"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w:t>
                            </w:r>
                          </w:p>
                          <w:p w14:paraId="335FCB2B"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w:t>
                            </w:r>
                          </w:p>
                          <w:p w14:paraId="7D01FCF8"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p>
                          <w:p w14:paraId="5052B9D1"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DCDCAA"/>
                                <w:sz w:val="21"/>
                                <w:szCs w:val="21"/>
                                <w:lang w:val="en-GB" w:eastAsia="es-ES"/>
                              </w:rPr>
                              <w:t>filter</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$event</w:t>
                            </w:r>
                            <w:r w:rsidRPr="008250B3">
                              <w:rPr>
                                <w:rFonts w:ascii="Consolas" w:eastAsia="Times New Roman" w:hAnsi="Consolas" w:cs="Times New Roman"/>
                                <w:color w:val="CCCCCC"/>
                                <w:sz w:val="21"/>
                                <w:szCs w:val="21"/>
                                <w:lang w:val="en-GB" w:eastAsia="es-ES"/>
                              </w:rPr>
                              <w:t>) {</w:t>
                            </w:r>
                          </w:p>
                          <w:p w14:paraId="10AF6D5B"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gramStart"/>
                            <w:r w:rsidRPr="008250B3">
                              <w:rPr>
                                <w:rFonts w:ascii="Consolas" w:eastAsia="Times New Roman" w:hAnsi="Consolas" w:cs="Times New Roman"/>
                                <w:color w:val="569CD6"/>
                                <w:sz w:val="21"/>
                                <w:szCs w:val="21"/>
                                <w:lang w:val="en-GB" w:eastAsia="es-ES"/>
                              </w:rPr>
                              <w:t>this</w:t>
                            </w:r>
                            <w:r w:rsidRPr="008250B3">
                              <w:rPr>
                                <w:rFonts w:ascii="Consolas" w:eastAsia="Times New Roman" w:hAnsi="Consolas" w:cs="Times New Roman"/>
                                <w:color w:val="CCCCCC"/>
                                <w:sz w:val="21"/>
                                <w:szCs w:val="21"/>
                                <w:lang w:val="en-GB" w:eastAsia="es-ES"/>
                              </w:rPr>
                              <w:t>.</w:t>
                            </w:r>
                            <w:proofErr w:type="spellStart"/>
                            <w:r w:rsidRPr="008250B3">
                              <w:rPr>
                                <w:rFonts w:ascii="Consolas" w:eastAsia="Times New Roman" w:hAnsi="Consolas" w:cs="Times New Roman"/>
                                <w:color w:val="9CDCFE"/>
                                <w:sz w:val="21"/>
                                <w:szCs w:val="21"/>
                                <w:lang w:val="en-GB" w:eastAsia="es-ES"/>
                              </w:rPr>
                              <w:t>searchTerm</w:t>
                            </w:r>
                            <w:proofErr w:type="spellEnd"/>
                            <w:r w:rsidRPr="008250B3">
                              <w:rPr>
                                <w:rFonts w:ascii="Consolas" w:eastAsia="Times New Roman" w:hAnsi="Consolas" w:cs="Times New Roman"/>
                                <w:color w:val="9CDCFE"/>
                                <w:sz w:val="21"/>
                                <w:szCs w:val="21"/>
                                <w:lang w:val="en-GB" w:eastAsia="es-ES"/>
                              </w:rPr>
                              <w:t>$</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next</w:t>
                            </w:r>
                            <w:proofErr w:type="gram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w:t>
                            </w:r>
                            <w:proofErr w:type="spellStart"/>
                            <w:r w:rsidRPr="008250B3">
                              <w:rPr>
                                <w:rFonts w:ascii="Consolas" w:eastAsia="Times New Roman" w:hAnsi="Consolas" w:cs="Times New Roman"/>
                                <w:color w:val="9CDCFE"/>
                                <w:sz w:val="21"/>
                                <w:szCs w:val="21"/>
                                <w:lang w:val="en-GB" w:eastAsia="es-ES"/>
                              </w:rPr>
                              <w:t>event</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target</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value</w:t>
                            </w:r>
                            <w:proofErr w:type="spellEnd"/>
                            <w:r w:rsidRPr="008250B3">
                              <w:rPr>
                                <w:rFonts w:ascii="Consolas" w:eastAsia="Times New Roman" w:hAnsi="Consolas" w:cs="Times New Roman"/>
                                <w:color w:val="CCCCCC"/>
                                <w:sz w:val="21"/>
                                <w:szCs w:val="21"/>
                                <w:lang w:val="en-GB" w:eastAsia="es-ES"/>
                              </w:rPr>
                              <w:t>)</w:t>
                            </w:r>
                          </w:p>
                          <w:p w14:paraId="3502FB26"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eastAsia="es-ES"/>
                              </w:rPr>
                            </w:pP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CCCCCC"/>
                                <w:sz w:val="21"/>
                                <w:szCs w:val="21"/>
                                <w:lang w:eastAsia="es-ES"/>
                              </w:rPr>
                              <w:t>}</w:t>
                            </w:r>
                          </w:p>
                          <w:p w14:paraId="4E69B865" w14:textId="77777777" w:rsidR="00260674" w:rsidRDefault="0026067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BAE172" id="_x0000_s1110" type="#_x0000_t202" style="position:absolute;left:0;text-align:left;margin-left:-3.3pt;margin-top:0;width:423pt;height:201.75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">
                <v:textbox>
                  <w:txbxContent>
                    <w:p w14:paraId="257DD9B6" w14:textId="77777777" w:rsidR="00260674" w:rsidRPr="008250B3" w:rsidRDefault="00260674" w:rsidP="008250B3">
                      <w:pPr>
                        <w:shd w:val="clear" w:color="auto" w:fill="1F1F1F"/>
                        <w:spacing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spellStart"/>
                      <w:proofErr w:type="gramStart"/>
                      <w:r w:rsidRPr="008250B3">
                        <w:rPr>
                          <w:rFonts w:ascii="Consolas" w:eastAsia="Times New Roman" w:hAnsi="Consolas" w:cs="Times New Roman"/>
                          <w:color w:val="DCDCAA"/>
                          <w:sz w:val="21"/>
                          <w:szCs w:val="21"/>
                          <w:lang w:val="en-GB" w:eastAsia="es-ES"/>
                        </w:rPr>
                        <w:t>filterList</w:t>
                      </w:r>
                      <w:proofErr w:type="spellEnd"/>
                      <w:r w:rsidRPr="008250B3">
                        <w:rPr>
                          <w:rFonts w:ascii="Consolas" w:eastAsia="Times New Roman" w:hAnsi="Consolas" w:cs="Times New Roman"/>
                          <w:color w:val="CCCCCC"/>
                          <w:sz w:val="21"/>
                          <w:szCs w:val="21"/>
                          <w:lang w:val="en-GB" w:eastAsia="es-ES"/>
                        </w:rPr>
                        <w:t>(</w:t>
                      </w:r>
                      <w:proofErr w:type="gram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4D4D4"/>
                          <w:sz w:val="21"/>
                          <w:szCs w:val="21"/>
                          <w:lang w:val="en-GB" w:eastAsia="es-ES"/>
                        </w:rPr>
                        <w:t>:</w:t>
                      </w: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4EC9B0"/>
                          <w:sz w:val="21"/>
                          <w:szCs w:val="21"/>
                          <w:lang w:val="en-GB" w:eastAsia="es-ES"/>
                        </w:rPr>
                        <w:t>void</w:t>
                      </w:r>
                      <w:r w:rsidRPr="008250B3">
                        <w:rPr>
                          <w:rFonts w:ascii="Consolas" w:eastAsia="Times New Roman" w:hAnsi="Consolas" w:cs="Times New Roman"/>
                          <w:color w:val="CCCCCC"/>
                          <w:sz w:val="21"/>
                          <w:szCs w:val="21"/>
                          <w:lang w:val="en-GB" w:eastAsia="es-ES"/>
                        </w:rPr>
                        <w:t xml:space="preserve"> {</w:t>
                      </w:r>
                    </w:p>
                    <w:p w14:paraId="6815F195"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gramStart"/>
                      <w:r w:rsidRPr="008250B3">
                        <w:rPr>
                          <w:rFonts w:ascii="Consolas" w:eastAsia="Times New Roman" w:hAnsi="Consolas" w:cs="Times New Roman"/>
                          <w:color w:val="569CD6"/>
                          <w:sz w:val="21"/>
                          <w:szCs w:val="21"/>
                          <w:lang w:val="en-GB" w:eastAsia="es-ES"/>
                        </w:rPr>
                        <w:t>this</w:t>
                      </w:r>
                      <w:r w:rsidRPr="008250B3">
                        <w:rPr>
                          <w:rFonts w:ascii="Consolas" w:eastAsia="Times New Roman" w:hAnsi="Consolas" w:cs="Times New Roman"/>
                          <w:color w:val="CCCCCC"/>
                          <w:sz w:val="21"/>
                          <w:szCs w:val="21"/>
                          <w:lang w:val="en-GB" w:eastAsia="es-ES"/>
                        </w:rPr>
                        <w:t>.</w:t>
                      </w:r>
                      <w:proofErr w:type="spellStart"/>
                      <w:r w:rsidRPr="008250B3">
                        <w:rPr>
                          <w:rFonts w:ascii="Consolas" w:eastAsia="Times New Roman" w:hAnsi="Consolas" w:cs="Times New Roman"/>
                          <w:color w:val="9CDCFE"/>
                          <w:sz w:val="21"/>
                          <w:szCs w:val="21"/>
                          <w:lang w:val="en-GB" w:eastAsia="es-ES"/>
                        </w:rPr>
                        <w:t>searchTerm</w:t>
                      </w:r>
                      <w:proofErr w:type="spellEnd"/>
                      <w:r w:rsidRPr="008250B3">
                        <w:rPr>
                          <w:rFonts w:ascii="Consolas" w:eastAsia="Times New Roman" w:hAnsi="Consolas" w:cs="Times New Roman"/>
                          <w:color w:val="9CDCFE"/>
                          <w:sz w:val="21"/>
                          <w:szCs w:val="21"/>
                          <w:lang w:val="en-GB" w:eastAsia="es-ES"/>
                        </w:rPr>
                        <w:t>$</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subscribe</w:t>
                      </w:r>
                      <w:proofErr w:type="gram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term</w:t>
                      </w: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569CD6"/>
                          <w:sz w:val="21"/>
                          <w:szCs w:val="21"/>
                          <w:lang w:val="en-GB" w:eastAsia="es-ES"/>
                        </w:rPr>
                        <w:t>=&gt;</w:t>
                      </w:r>
                      <w:r w:rsidRPr="008250B3">
                        <w:rPr>
                          <w:rFonts w:ascii="Consolas" w:eastAsia="Times New Roman" w:hAnsi="Consolas" w:cs="Times New Roman"/>
                          <w:color w:val="CCCCCC"/>
                          <w:sz w:val="21"/>
                          <w:szCs w:val="21"/>
                          <w:lang w:val="en-GB" w:eastAsia="es-ES"/>
                        </w:rPr>
                        <w:t xml:space="preserve"> {</w:t>
                      </w:r>
                    </w:p>
                    <w:p w14:paraId="2CE1D27F"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spellStart"/>
                      <w:r w:rsidRPr="008250B3">
                        <w:rPr>
                          <w:rFonts w:ascii="Consolas" w:eastAsia="Times New Roman" w:hAnsi="Consolas" w:cs="Times New Roman"/>
                          <w:color w:val="569CD6"/>
                          <w:sz w:val="21"/>
                          <w:szCs w:val="21"/>
                          <w:lang w:val="en-GB" w:eastAsia="es-ES"/>
                        </w:rPr>
                        <w:t>const</w:t>
                      </w:r>
                      <w:proofErr w:type="spellEnd"/>
                      <w:r w:rsidRPr="008250B3">
                        <w:rPr>
                          <w:rFonts w:ascii="Consolas" w:eastAsia="Times New Roman" w:hAnsi="Consolas" w:cs="Times New Roman"/>
                          <w:color w:val="CCCCCC"/>
                          <w:sz w:val="21"/>
                          <w:szCs w:val="21"/>
                          <w:lang w:val="en-GB" w:eastAsia="es-ES"/>
                        </w:rPr>
                        <w:t xml:space="preserve"> </w:t>
                      </w:r>
                      <w:proofErr w:type="spellStart"/>
                      <w:r w:rsidRPr="008250B3">
                        <w:rPr>
                          <w:rFonts w:ascii="Consolas" w:eastAsia="Times New Roman" w:hAnsi="Consolas" w:cs="Times New Roman"/>
                          <w:color w:val="4FC1FF"/>
                          <w:sz w:val="21"/>
                          <w:szCs w:val="21"/>
                          <w:lang w:val="en-GB" w:eastAsia="es-ES"/>
                        </w:rPr>
                        <w:t>lowerTerm</w:t>
                      </w:r>
                      <w:proofErr w:type="spellEnd"/>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D4D4D4"/>
                          <w:sz w:val="21"/>
                          <w:szCs w:val="21"/>
                          <w:lang w:val="en-GB" w:eastAsia="es-ES"/>
                        </w:rPr>
                        <w:t>=</w:t>
                      </w:r>
                      <w:r w:rsidRPr="008250B3">
                        <w:rPr>
                          <w:rFonts w:ascii="Consolas" w:eastAsia="Times New Roman" w:hAnsi="Consolas" w:cs="Times New Roman"/>
                          <w:color w:val="CCCCCC"/>
                          <w:sz w:val="21"/>
                          <w:szCs w:val="21"/>
                          <w:lang w:val="en-GB" w:eastAsia="es-ES"/>
                        </w:rPr>
                        <w:t xml:space="preserve"> </w:t>
                      </w:r>
                      <w:proofErr w:type="spellStart"/>
                      <w:proofErr w:type="gramStart"/>
                      <w:r w:rsidRPr="008250B3">
                        <w:rPr>
                          <w:rFonts w:ascii="Consolas" w:eastAsia="Times New Roman" w:hAnsi="Consolas" w:cs="Times New Roman"/>
                          <w:color w:val="9CDCFE"/>
                          <w:sz w:val="21"/>
                          <w:szCs w:val="21"/>
                          <w:lang w:val="en-GB" w:eastAsia="es-ES"/>
                        </w:rPr>
                        <w:t>term</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toLowerCase</w:t>
                      </w:r>
                      <w:proofErr w:type="spellEnd"/>
                      <w:proofErr w:type="gramEnd"/>
                      <w:r w:rsidRPr="008250B3">
                        <w:rPr>
                          <w:rFonts w:ascii="Consolas" w:eastAsia="Times New Roman" w:hAnsi="Consolas" w:cs="Times New Roman"/>
                          <w:color w:val="CCCCCC"/>
                          <w:sz w:val="21"/>
                          <w:szCs w:val="21"/>
                          <w:lang w:val="en-GB" w:eastAsia="es-ES"/>
                        </w:rPr>
                        <w:t>();</w:t>
                      </w:r>
                    </w:p>
                    <w:p w14:paraId="6E552528"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spellStart"/>
                      <w:proofErr w:type="gramStart"/>
                      <w:r w:rsidRPr="008250B3">
                        <w:rPr>
                          <w:rFonts w:ascii="Consolas" w:eastAsia="Times New Roman" w:hAnsi="Consolas" w:cs="Times New Roman"/>
                          <w:color w:val="569CD6"/>
                          <w:sz w:val="21"/>
                          <w:szCs w:val="21"/>
                          <w:lang w:val="en-GB" w:eastAsia="es-ES"/>
                        </w:rPr>
                        <w:t>this</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listFiltered</w:t>
                      </w:r>
                      <w:proofErr w:type="spellEnd"/>
                      <w:proofErr w:type="gramEnd"/>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D4D4D4"/>
                          <w:sz w:val="21"/>
                          <w:szCs w:val="21"/>
                          <w:lang w:val="en-GB" w:eastAsia="es-ES"/>
                        </w:rPr>
                        <w:t>=</w:t>
                      </w:r>
                      <w:r w:rsidRPr="008250B3">
                        <w:rPr>
                          <w:rFonts w:ascii="Consolas" w:eastAsia="Times New Roman" w:hAnsi="Consolas" w:cs="Times New Roman"/>
                          <w:color w:val="CCCCCC"/>
                          <w:sz w:val="21"/>
                          <w:szCs w:val="21"/>
                          <w:lang w:val="en-GB" w:eastAsia="es-ES"/>
                        </w:rPr>
                        <w:t xml:space="preserve"> </w:t>
                      </w:r>
                      <w:proofErr w:type="spellStart"/>
                      <w:r w:rsidRPr="008250B3">
                        <w:rPr>
                          <w:rFonts w:ascii="Consolas" w:eastAsia="Times New Roman" w:hAnsi="Consolas" w:cs="Times New Roman"/>
                          <w:color w:val="569CD6"/>
                          <w:sz w:val="21"/>
                          <w:szCs w:val="21"/>
                          <w:lang w:val="en-GB" w:eastAsia="es-ES"/>
                        </w:rPr>
                        <w:t>this</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pacientes</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filter</w:t>
                      </w:r>
                      <w:proofErr w:type="spell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item</w:t>
                      </w: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569CD6"/>
                          <w:sz w:val="21"/>
                          <w:szCs w:val="21"/>
                          <w:lang w:val="en-GB" w:eastAsia="es-ES"/>
                        </w:rPr>
                        <w:t>=&gt;</w:t>
                      </w:r>
                    </w:p>
                    <w:p w14:paraId="537F5343"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spellStart"/>
                      <w:r w:rsidRPr="008250B3">
                        <w:rPr>
                          <w:rFonts w:ascii="Consolas" w:eastAsia="Times New Roman" w:hAnsi="Consolas" w:cs="Times New Roman"/>
                          <w:color w:val="9CDCFE"/>
                          <w:sz w:val="21"/>
                          <w:szCs w:val="21"/>
                          <w:lang w:val="en-GB" w:eastAsia="es-ES"/>
                        </w:rPr>
                        <w:t>item</w:t>
                      </w:r>
                      <w:r w:rsidRPr="008250B3">
                        <w:rPr>
                          <w:rFonts w:ascii="Consolas" w:eastAsia="Times New Roman" w:hAnsi="Consolas" w:cs="Times New Roman"/>
                          <w:color w:val="CCCCCC"/>
                          <w:sz w:val="21"/>
                          <w:szCs w:val="21"/>
                          <w:lang w:val="en-GB" w:eastAsia="es-ES"/>
                        </w:rPr>
                        <w:t>.</w:t>
                      </w:r>
                      <w:proofErr w:type="gramStart"/>
                      <w:r w:rsidRPr="008250B3">
                        <w:rPr>
                          <w:rFonts w:ascii="Consolas" w:eastAsia="Times New Roman" w:hAnsi="Consolas" w:cs="Times New Roman"/>
                          <w:color w:val="9CDCFE"/>
                          <w:sz w:val="21"/>
                          <w:szCs w:val="21"/>
                          <w:lang w:val="en-GB" w:eastAsia="es-ES"/>
                        </w:rPr>
                        <w:t>data</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ABnumHistorial</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toLowerCase</w:t>
                      </w:r>
                      <w:proofErr w:type="spellEnd"/>
                      <w:proofErr w:type="gram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includes</w:t>
                      </w:r>
                      <w:r w:rsidRPr="008250B3">
                        <w:rPr>
                          <w:rFonts w:ascii="Consolas" w:eastAsia="Times New Roman" w:hAnsi="Consolas" w:cs="Times New Roman"/>
                          <w:color w:val="CCCCCC"/>
                          <w:sz w:val="21"/>
                          <w:szCs w:val="21"/>
                          <w:lang w:val="en-GB" w:eastAsia="es-ES"/>
                        </w:rPr>
                        <w:t>(</w:t>
                      </w:r>
                      <w:proofErr w:type="spellStart"/>
                      <w:r w:rsidRPr="008250B3">
                        <w:rPr>
                          <w:rFonts w:ascii="Consolas" w:eastAsia="Times New Roman" w:hAnsi="Consolas" w:cs="Times New Roman"/>
                          <w:color w:val="4FC1FF"/>
                          <w:sz w:val="21"/>
                          <w:szCs w:val="21"/>
                          <w:lang w:val="en-GB" w:eastAsia="es-ES"/>
                        </w:rPr>
                        <w:t>lowerTerm</w:t>
                      </w:r>
                      <w:proofErr w:type="spellEnd"/>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D4D4D4"/>
                          <w:sz w:val="21"/>
                          <w:szCs w:val="21"/>
                          <w:lang w:val="en-GB" w:eastAsia="es-ES"/>
                        </w:rPr>
                        <w:t>||</w:t>
                      </w:r>
                    </w:p>
                    <w:p w14:paraId="56AA0230"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spellStart"/>
                      <w:r w:rsidRPr="008250B3">
                        <w:rPr>
                          <w:rFonts w:ascii="Consolas" w:eastAsia="Times New Roman" w:hAnsi="Consolas" w:cs="Times New Roman"/>
                          <w:color w:val="9CDCFE"/>
                          <w:sz w:val="21"/>
                          <w:szCs w:val="21"/>
                          <w:lang w:val="en-GB" w:eastAsia="es-ES"/>
                        </w:rPr>
                        <w:t>item</w:t>
                      </w:r>
                      <w:r w:rsidRPr="008250B3">
                        <w:rPr>
                          <w:rFonts w:ascii="Consolas" w:eastAsia="Times New Roman" w:hAnsi="Consolas" w:cs="Times New Roman"/>
                          <w:color w:val="CCCCCC"/>
                          <w:sz w:val="21"/>
                          <w:szCs w:val="21"/>
                          <w:lang w:val="en-GB" w:eastAsia="es-ES"/>
                        </w:rPr>
                        <w:t>.</w:t>
                      </w:r>
                      <w:proofErr w:type="gramStart"/>
                      <w:r w:rsidRPr="008250B3">
                        <w:rPr>
                          <w:rFonts w:ascii="Consolas" w:eastAsia="Times New Roman" w:hAnsi="Consolas" w:cs="Times New Roman"/>
                          <w:color w:val="9CDCFE"/>
                          <w:sz w:val="21"/>
                          <w:szCs w:val="21"/>
                          <w:lang w:val="en-GB" w:eastAsia="es-ES"/>
                        </w:rPr>
                        <w:t>data</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ADname</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toLowerCase</w:t>
                      </w:r>
                      <w:proofErr w:type="spellEnd"/>
                      <w:proofErr w:type="gram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includes</w:t>
                      </w:r>
                      <w:r w:rsidRPr="008250B3">
                        <w:rPr>
                          <w:rFonts w:ascii="Consolas" w:eastAsia="Times New Roman" w:hAnsi="Consolas" w:cs="Times New Roman"/>
                          <w:color w:val="CCCCCC"/>
                          <w:sz w:val="21"/>
                          <w:szCs w:val="21"/>
                          <w:lang w:val="en-GB" w:eastAsia="es-ES"/>
                        </w:rPr>
                        <w:t>(</w:t>
                      </w:r>
                      <w:proofErr w:type="spellStart"/>
                      <w:r w:rsidRPr="008250B3">
                        <w:rPr>
                          <w:rFonts w:ascii="Consolas" w:eastAsia="Times New Roman" w:hAnsi="Consolas" w:cs="Times New Roman"/>
                          <w:color w:val="4FC1FF"/>
                          <w:sz w:val="21"/>
                          <w:szCs w:val="21"/>
                          <w:lang w:val="en-GB" w:eastAsia="es-ES"/>
                        </w:rPr>
                        <w:t>lowerTerm</w:t>
                      </w:r>
                      <w:proofErr w:type="spellEnd"/>
                      <w:r w:rsidRPr="008250B3">
                        <w:rPr>
                          <w:rFonts w:ascii="Consolas" w:eastAsia="Times New Roman" w:hAnsi="Consolas" w:cs="Times New Roman"/>
                          <w:color w:val="CCCCCC"/>
                          <w:sz w:val="21"/>
                          <w:szCs w:val="21"/>
                          <w:lang w:val="en-GB" w:eastAsia="es-ES"/>
                        </w:rPr>
                        <w:t>)</w:t>
                      </w:r>
                    </w:p>
                    <w:p w14:paraId="5322C4E7"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w:t>
                      </w:r>
                    </w:p>
                    <w:p w14:paraId="77E8A71C"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w:t>
                      </w:r>
                    </w:p>
                    <w:p w14:paraId="335FCB2B"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w:t>
                      </w:r>
                    </w:p>
                    <w:p w14:paraId="7D01FCF8"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p>
                    <w:p w14:paraId="5052B9D1"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DCDCAA"/>
                          <w:sz w:val="21"/>
                          <w:szCs w:val="21"/>
                          <w:lang w:val="en-GB" w:eastAsia="es-ES"/>
                        </w:rPr>
                        <w:t>filter</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$event</w:t>
                      </w:r>
                      <w:r w:rsidRPr="008250B3">
                        <w:rPr>
                          <w:rFonts w:ascii="Consolas" w:eastAsia="Times New Roman" w:hAnsi="Consolas" w:cs="Times New Roman"/>
                          <w:color w:val="CCCCCC"/>
                          <w:sz w:val="21"/>
                          <w:szCs w:val="21"/>
                          <w:lang w:val="en-GB" w:eastAsia="es-ES"/>
                        </w:rPr>
                        <w:t>) {</w:t>
                      </w:r>
                    </w:p>
                    <w:p w14:paraId="10AF6D5B"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gramStart"/>
                      <w:r w:rsidRPr="008250B3">
                        <w:rPr>
                          <w:rFonts w:ascii="Consolas" w:eastAsia="Times New Roman" w:hAnsi="Consolas" w:cs="Times New Roman"/>
                          <w:color w:val="569CD6"/>
                          <w:sz w:val="21"/>
                          <w:szCs w:val="21"/>
                          <w:lang w:val="en-GB" w:eastAsia="es-ES"/>
                        </w:rPr>
                        <w:t>this</w:t>
                      </w:r>
                      <w:r w:rsidRPr="008250B3">
                        <w:rPr>
                          <w:rFonts w:ascii="Consolas" w:eastAsia="Times New Roman" w:hAnsi="Consolas" w:cs="Times New Roman"/>
                          <w:color w:val="CCCCCC"/>
                          <w:sz w:val="21"/>
                          <w:szCs w:val="21"/>
                          <w:lang w:val="en-GB" w:eastAsia="es-ES"/>
                        </w:rPr>
                        <w:t>.</w:t>
                      </w:r>
                      <w:proofErr w:type="spellStart"/>
                      <w:r w:rsidRPr="008250B3">
                        <w:rPr>
                          <w:rFonts w:ascii="Consolas" w:eastAsia="Times New Roman" w:hAnsi="Consolas" w:cs="Times New Roman"/>
                          <w:color w:val="9CDCFE"/>
                          <w:sz w:val="21"/>
                          <w:szCs w:val="21"/>
                          <w:lang w:val="en-GB" w:eastAsia="es-ES"/>
                        </w:rPr>
                        <w:t>searchTerm</w:t>
                      </w:r>
                      <w:proofErr w:type="spellEnd"/>
                      <w:r w:rsidRPr="008250B3">
                        <w:rPr>
                          <w:rFonts w:ascii="Consolas" w:eastAsia="Times New Roman" w:hAnsi="Consolas" w:cs="Times New Roman"/>
                          <w:color w:val="9CDCFE"/>
                          <w:sz w:val="21"/>
                          <w:szCs w:val="21"/>
                          <w:lang w:val="en-GB" w:eastAsia="es-ES"/>
                        </w:rPr>
                        <w:t>$</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next</w:t>
                      </w:r>
                      <w:proofErr w:type="gram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w:t>
                      </w:r>
                      <w:proofErr w:type="spellStart"/>
                      <w:r w:rsidRPr="008250B3">
                        <w:rPr>
                          <w:rFonts w:ascii="Consolas" w:eastAsia="Times New Roman" w:hAnsi="Consolas" w:cs="Times New Roman"/>
                          <w:color w:val="9CDCFE"/>
                          <w:sz w:val="21"/>
                          <w:szCs w:val="21"/>
                          <w:lang w:val="en-GB" w:eastAsia="es-ES"/>
                        </w:rPr>
                        <w:t>event</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target</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value</w:t>
                      </w:r>
                      <w:proofErr w:type="spellEnd"/>
                      <w:r w:rsidRPr="008250B3">
                        <w:rPr>
                          <w:rFonts w:ascii="Consolas" w:eastAsia="Times New Roman" w:hAnsi="Consolas" w:cs="Times New Roman"/>
                          <w:color w:val="CCCCCC"/>
                          <w:sz w:val="21"/>
                          <w:szCs w:val="21"/>
                          <w:lang w:val="en-GB" w:eastAsia="es-ES"/>
                        </w:rPr>
                        <w:t>)</w:t>
                      </w:r>
                    </w:p>
                    <w:p w14:paraId="3502FB26" w14:textId="77777777" w:rsidR="00260674" w:rsidRPr="008250B3" w:rsidRDefault="00260674" w:rsidP="008250B3">
                      <w:pPr>
                        <w:shd w:val="clear" w:color="auto" w:fill="1F1F1F"/>
                        <w:spacing w:after="0" w:line="285" w:lineRule="atLeast"/>
                        <w:rPr>
                          <w:rFonts w:ascii="Consolas" w:eastAsia="Times New Roman" w:hAnsi="Consolas" w:cs="Times New Roman"/>
                          <w:color w:val="CCCCCC"/>
                          <w:sz w:val="21"/>
                          <w:szCs w:val="21"/>
                          <w:lang w:eastAsia="es-ES"/>
                        </w:rPr>
                      </w:pP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CCCCCC"/>
                          <w:sz w:val="21"/>
                          <w:szCs w:val="21"/>
                          <w:lang w:eastAsia="es-ES"/>
                        </w:rPr>
                        <w:t>}</w:t>
                      </w:r>
                    </w:p>
                    <w:p w14:paraId="4E69B865" w14:textId="77777777" w:rsidR="00260674" w:rsidRDefault="00260674"/>
                  </w:txbxContent>
                </v:textbox>
                <w10:wrap type="square" anchorx="margin"/>
              </v:shape>
            </w:pict>
          </mc:Fallback>
        </mc:AlternateContent>
      </w:r>
      <w:r>
        <w:rPr>
          <w:noProof/>
        </w:rPr>
        <mc:AlternateContent>
          <mc:Choice Requires="wps">
            <w:drawing>
              <wp:anchor distT="0" distB="0" distL="114300" distR="114300" simplePos="0" relativeHeight="251692032" behindDoc="0" locked="0" layoutInCell="1" allowOverlap="1" wp14:anchorId="4A232F7F" wp14:editId="42E1F786">
                <wp:simplePos x="0" y="0"/>
                <wp:positionH relativeFrom="column">
                  <wp:posOffset>-41910</wp:posOffset>
                </wp:positionH>
                <wp:positionV relativeFrom="paragraph">
                  <wp:posOffset>2597622</wp:posOffset>
                </wp:positionV>
                <wp:extent cx="5372100" cy="635"/>
                <wp:effectExtent l="0" t="0" r="0" b="0"/>
                <wp:wrapSquare wrapText="bothSides"/>
                <wp:docPr id="43" name="Cuadro de texto 43"/>
                <wp:cNvGraphicFramePr/>
                <a:graphic xmlns:a="http://schemas.openxmlformats.org/drawingml/2006/main">
                  <a:graphicData uri="http://schemas.microsoft.com/office/word/2010/wordprocessingShape">
                    <wps:wsp>
                      <wps:cNvSpPr txBox="1"/>
                      <wps:spPr>
                        <a:xfrm>
                          <a:off x="0" y="0"/>
                          <a:ext cx="5372100" cy="635"/>
                        </a:xfrm>
                        <a:prstGeom prst="rect">
                          <a:avLst/>
                        </a:prstGeom>
                        <a:solidFill>
                          <a:prstClr val="white"/>
                        </a:solidFill>
                        <a:ln>
                          <a:noFill/>
                        </a:ln>
                      </wps:spPr>
                      <wps:txbx>
                        <w:txbxContent>
                          <w:p w14:paraId="037E80B5" w14:textId="2A8CBAF2" w:rsidR="00260674" w:rsidRPr="00056ED6" w:rsidRDefault="00260674" w:rsidP="008F22B8">
                            <w:pPr>
                              <w:pStyle w:val="Descripcin"/>
                              <w:jc w:val="center"/>
                              <w:rPr>
                                <w:noProof/>
                                <w:sz w:val="24"/>
                                <w:szCs w:val="24"/>
                              </w:rPr>
                            </w:pPr>
                            <w:bookmarkStart w:id="3252" w:name="_Ref200114397"/>
                            <w:bookmarkStart w:id="3253" w:name="_Toc207315075"/>
                            <w:bookmarkStart w:id="3254" w:name="_Toc202786502"/>
                            <w:r>
                              <w:t xml:space="preserve">Listado </w:t>
                            </w:r>
                            <w:r w:rsidR="00DE1F43">
                              <w:fldChar w:fldCharType="begin"/>
                            </w:r>
                            <w:r w:rsidR="00DE1F43">
                              <w:instrText xml:space="preserve"> SEQ Listado \* ARABIC </w:instrText>
                            </w:r>
                            <w:r w:rsidR="00DE1F43">
                              <w:fldChar w:fldCharType="separate"/>
                            </w:r>
                            <w:r w:rsidR="005226D7">
                              <w:rPr>
                                <w:noProof/>
                              </w:rPr>
                              <w:t>33</w:t>
                            </w:r>
                            <w:r w:rsidR="00DE1F43">
                              <w:rPr>
                                <w:noProof/>
                              </w:rPr>
                              <w:fldChar w:fldCharType="end"/>
                            </w:r>
                            <w:bookmarkEnd w:id="3252"/>
                            <w:r>
                              <w:t xml:space="preserve"> - </w:t>
                            </w:r>
                            <w:r w:rsidRPr="00187F78">
                              <w:t>Método</w:t>
                            </w:r>
                            <w:r>
                              <w:t xml:space="preserve"> </w:t>
                            </w:r>
                            <w:proofErr w:type="spellStart"/>
                            <w:r>
                              <w:t>filterList</w:t>
                            </w:r>
                            <w:proofErr w:type="spellEnd"/>
                            <w:r>
                              <w:t>()</w:t>
                            </w:r>
                            <w:bookmarkEnd w:id="3253"/>
                            <w:bookmarkEnd w:id="32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232F7F" id="Cuadro de texto 43" o:spid="_x0000_s1111" type="#_x0000_t202" style="position:absolute;left:0;text-align:left;margin-left:-3.3pt;margin-top:204.55pt;width:423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" stroked="f">
                <v:textbox style="mso-fit-shape-to-text:t" inset="0,0,0,0">
                  <w:txbxContent>
                    <w:p w14:paraId="037E80B5" w14:textId="2A8CBAF2" w:rsidR="00260674" w:rsidRPr="00056ED6" w:rsidRDefault="00260674" w:rsidP="008F22B8">
                      <w:pPr>
                        <w:pStyle w:val="Descripcin"/>
                        <w:jc w:val="center"/>
                        <w:rPr>
                          <w:noProof/>
                          <w:sz w:val="24"/>
                          <w:szCs w:val="24"/>
                        </w:rPr>
                      </w:pPr>
                      <w:bookmarkStart w:id="3255" w:name="_Ref200114397"/>
                      <w:bookmarkStart w:id="3256" w:name="_Toc207315075"/>
                      <w:bookmarkStart w:id="3257" w:name="_Toc202786502"/>
                      <w:r>
                        <w:t xml:space="preserve">Listado </w:t>
                      </w:r>
                      <w:r w:rsidR="00DE1F43">
                        <w:fldChar w:fldCharType="begin"/>
                      </w:r>
                      <w:r w:rsidR="00DE1F43">
                        <w:instrText xml:space="preserve"> SEQ Listado \* ARABIC </w:instrText>
                      </w:r>
                      <w:r w:rsidR="00DE1F43">
                        <w:fldChar w:fldCharType="separate"/>
                      </w:r>
                      <w:r w:rsidR="005226D7">
                        <w:rPr>
                          <w:noProof/>
                        </w:rPr>
                        <w:t>33</w:t>
                      </w:r>
                      <w:r w:rsidR="00DE1F43">
                        <w:rPr>
                          <w:noProof/>
                        </w:rPr>
                        <w:fldChar w:fldCharType="end"/>
                      </w:r>
                      <w:bookmarkEnd w:id="3255"/>
                      <w:r>
                        <w:t xml:space="preserve"> - </w:t>
                      </w:r>
                      <w:r w:rsidRPr="00187F78">
                        <w:t>Método</w:t>
                      </w:r>
                      <w:r>
                        <w:t xml:space="preserve"> </w:t>
                      </w:r>
                      <w:proofErr w:type="spellStart"/>
                      <w:r>
                        <w:t>filterList</w:t>
                      </w:r>
                      <w:proofErr w:type="spellEnd"/>
                      <w:r>
                        <w:t>()</w:t>
                      </w:r>
                      <w:bookmarkEnd w:id="3256"/>
                      <w:bookmarkEnd w:id="3257"/>
                    </w:p>
                  </w:txbxContent>
                </v:textbox>
                <w10:wrap type="square"/>
              </v:shape>
            </w:pict>
          </mc:Fallback>
        </mc:AlternateContent>
      </w:r>
    </w:p>
    <w:p w14:paraId="38C88D17" w14:textId="46B6CE36" w:rsidR="00260674" w:rsidRDefault="00681B78" w:rsidP="005C4BDD">
      <w:pPr>
        <w:pStyle w:val="Ttulo5"/>
      </w:pPr>
      <w:bookmarkStart w:id="3258" w:name="_Toc207317152"/>
      <w:ins w:id="3259" w:author="Redondo García Francisco Javier" w:date="2025-09-02T09:44:00Z">
        <w:r>
          <w:t xml:space="preserve">5.4.5.5.2. </w:t>
        </w:r>
      </w:ins>
      <w:r w:rsidR="00260674">
        <w:t>Editar paciente</w:t>
      </w:r>
      <w:bookmarkEnd w:id="3258"/>
    </w:p>
    <w:p w14:paraId="00D971DE" w14:textId="7E4AB239" w:rsidR="00260674" w:rsidRDefault="0032554A" w:rsidP="00637F6F">
      <w:r>
        <w:t>El componente ‘Editar paciente’</w:t>
      </w:r>
      <w:r w:rsidR="00260674">
        <w:t xml:space="preserve"> muestra un formulario, donde se ven los datos personales asignados al paciente. Permite al administrador modificar los datos que quiera rellenando el campo correspondiente y pulsando en el botón ‘Guardar’.</w:t>
      </w:r>
    </w:p>
    <w:p w14:paraId="30F20234" w14:textId="01D5704B" w:rsidR="00260674" w:rsidRDefault="00260674" w:rsidP="00637F6F">
      <w:r>
        <w:t xml:space="preserve">Esto se consigue llamando al método </w:t>
      </w:r>
      <w:proofErr w:type="spellStart"/>
      <w:r w:rsidRPr="00E416CD">
        <w:t>updatePaciente</w:t>
      </w:r>
      <w:proofErr w:type="spellEnd"/>
      <w:r w:rsidRPr="00E416CD">
        <w:t>(</w:t>
      </w:r>
      <w:proofErr w:type="spellStart"/>
      <w:r w:rsidRPr="00E416CD">
        <w:t>uidPaciente</w:t>
      </w:r>
      <w:proofErr w:type="spellEnd"/>
      <w:r w:rsidRPr="00E416CD">
        <w:t xml:space="preserve">, </w:t>
      </w:r>
      <w:proofErr w:type="spellStart"/>
      <w:r w:rsidRPr="00E416CD">
        <w:t>this.checkoutForm.value</w:t>
      </w:r>
      <w:proofErr w:type="spellEnd"/>
      <w:r w:rsidRPr="00E416CD">
        <w:t>)</w:t>
      </w:r>
      <w:r>
        <w:t xml:space="preserve"> </w:t>
      </w:r>
      <w:r w:rsidR="0048457C" w:rsidRPr="0048457C">
        <w:rPr>
          <w:i/>
          <w:iCs/>
        </w:rPr>
        <w:fldChar w:fldCharType="begin"/>
      </w:r>
      <w:r w:rsidR="0048457C" w:rsidRPr="0048457C">
        <w:rPr>
          <w:i/>
          <w:iCs/>
        </w:rPr>
        <w:instrText xml:space="preserve"> REF _Ref200114368 \h </w:instrText>
      </w:r>
      <w:r w:rsidR="0048457C">
        <w:rPr>
          <w:i/>
          <w:iCs/>
        </w:rPr>
        <w:instrText xml:space="preserve"> \* MERGEFORMAT </w:instrText>
      </w:r>
      <w:r w:rsidR="0048457C" w:rsidRPr="0048457C">
        <w:rPr>
          <w:i/>
          <w:iCs/>
        </w:rPr>
      </w:r>
      <w:r w:rsidR="0048457C" w:rsidRPr="0048457C">
        <w:rPr>
          <w:i/>
          <w:iCs/>
        </w:rPr>
        <w:fldChar w:fldCharType="separate"/>
      </w:r>
      <w:r w:rsidR="0020779A" w:rsidRPr="0020779A">
        <w:rPr>
          <w:i/>
          <w:iCs/>
        </w:rPr>
        <w:t>Listado</w:t>
      </w:r>
      <w:r w:rsidR="0020779A">
        <w:t xml:space="preserve"> </w:t>
      </w:r>
      <w:del w:id="3260" w:author="Redondo García Francisco Javier" w:date="2025-09-02T09:44:00Z">
        <w:r w:rsidR="0048457C" w:rsidRPr="0048457C">
          <w:rPr>
            <w:i/>
            <w:iCs/>
            <w:noProof/>
          </w:rPr>
          <w:delText>21</w:delText>
        </w:r>
      </w:del>
      <w:ins w:id="3261" w:author="Redondo García Francisco Javier" w:date="2025-09-02T09:44:00Z">
        <w:r w:rsidR="0020779A" w:rsidRPr="0020779A">
          <w:rPr>
            <w:i/>
            <w:iCs/>
            <w:noProof/>
          </w:rPr>
          <w:t>18</w:t>
        </w:r>
      </w:ins>
      <w:r w:rsidR="0048457C" w:rsidRPr="0048457C">
        <w:rPr>
          <w:i/>
          <w:iCs/>
        </w:rPr>
        <w:fldChar w:fldCharType="end"/>
      </w:r>
      <w:r w:rsidR="0048457C">
        <w:t xml:space="preserve"> </w:t>
      </w:r>
      <w:r>
        <w:t xml:space="preserve">implementado en </w:t>
      </w:r>
      <w:proofErr w:type="spellStart"/>
      <w:r>
        <w:t>firestoreService</w:t>
      </w:r>
      <w:proofErr w:type="spellEnd"/>
      <w:r>
        <w:t>.</w:t>
      </w:r>
    </w:p>
    <w:p w14:paraId="4F4B5357" w14:textId="77777777" w:rsidR="00260674" w:rsidRDefault="00260674" w:rsidP="005947B4">
      <w:pPr>
        <w:keepNext/>
        <w:rPr>
          <w:noProof/>
          <w:sz w:val="24"/>
          <w:szCs w:val="24"/>
        </w:rPr>
      </w:pPr>
    </w:p>
    <w:p w14:paraId="17C91CC4" w14:textId="77777777" w:rsidR="00260674" w:rsidRDefault="00260674" w:rsidP="005F16B4">
      <w:pPr>
        <w:keepNext/>
        <w:jc w:val="center"/>
      </w:pPr>
      <w:r>
        <w:rPr>
          <w:noProof/>
          <w:sz w:val="24"/>
          <w:szCs w:val="24"/>
        </w:rPr>
        <w:drawing>
          <wp:inline distT="0" distB="0" distL="0" distR="0" wp14:anchorId="71E1A818" wp14:editId="24E8D895">
            <wp:extent cx="3263900" cy="2369307"/>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280446" cy="2381318"/>
                    </a:xfrm>
                    <a:prstGeom prst="rect">
                      <a:avLst/>
                    </a:prstGeom>
                    <a:noFill/>
                    <a:ln>
                      <a:noFill/>
                    </a:ln>
                  </pic:spPr>
                </pic:pic>
              </a:graphicData>
            </a:graphic>
          </wp:inline>
        </w:drawing>
      </w:r>
    </w:p>
    <w:p w14:paraId="1961596E" w14:textId="50A3E8AB" w:rsidR="00260674" w:rsidRDefault="00260674" w:rsidP="005947B4">
      <w:pPr>
        <w:pStyle w:val="Descripcin"/>
        <w:jc w:val="center"/>
        <w:rPr>
          <w:sz w:val="24"/>
          <w:szCs w:val="24"/>
        </w:rPr>
      </w:pPr>
      <w:bookmarkStart w:id="3262" w:name="_Toc207314958"/>
      <w:bookmarkStart w:id="3263" w:name="_Toc202786385"/>
      <w:r>
        <w:t xml:space="preserve">Figura </w:t>
      </w:r>
      <w:r w:rsidR="00DE1F43">
        <w:fldChar w:fldCharType="begin"/>
      </w:r>
      <w:r w:rsidR="00DE1F43">
        <w:instrText xml:space="preserve"> SEQ Figura \* ARABIC </w:instrText>
      </w:r>
      <w:r w:rsidR="00DE1F43">
        <w:fldChar w:fldCharType="separate"/>
      </w:r>
      <w:r w:rsidR="00885F17">
        <w:rPr>
          <w:noProof/>
        </w:rPr>
        <w:t>25</w:t>
      </w:r>
      <w:r w:rsidR="00DE1F43">
        <w:rPr>
          <w:noProof/>
        </w:rPr>
        <w:fldChar w:fldCharType="end"/>
      </w:r>
      <w:r>
        <w:t xml:space="preserve"> - </w:t>
      </w:r>
      <w:r w:rsidRPr="00600CB1">
        <w:t>Pantalla</w:t>
      </w:r>
      <w:r>
        <w:t xml:space="preserve"> editar paciente</w:t>
      </w:r>
      <w:bookmarkEnd w:id="3262"/>
      <w:bookmarkEnd w:id="3263"/>
    </w:p>
    <w:p w14:paraId="46B09CB7" w14:textId="77777777" w:rsidR="00260674" w:rsidRDefault="00260674" w:rsidP="00E416CD">
      <w:pPr>
        <w:rPr>
          <w:sz w:val="24"/>
          <w:szCs w:val="24"/>
        </w:rPr>
      </w:pPr>
    </w:p>
    <w:p w14:paraId="0078E476" w14:textId="7F26DBCA" w:rsidR="00260674" w:rsidRDefault="005C4BDD" w:rsidP="005C4BDD">
      <w:pPr>
        <w:pStyle w:val="Ttulo4"/>
      </w:pPr>
      <w:bookmarkStart w:id="3264" w:name="_Toc207317153"/>
      <w:r>
        <w:t xml:space="preserve">5.4.5.6. </w:t>
      </w:r>
      <w:r w:rsidR="00260674">
        <w:t>Visualizar datos de paciente</w:t>
      </w:r>
      <w:bookmarkEnd w:id="3264"/>
    </w:p>
    <w:p w14:paraId="38E13D63" w14:textId="77777777" w:rsidR="00260674" w:rsidRPr="00637F6F" w:rsidRDefault="00260674" w:rsidP="00C124A8">
      <w:r w:rsidRPr="00637F6F">
        <w:t>El objetivo es poder visualizar los datos personales del paciente, ver un listado con las pruebas realizadas, poder acceder a cada una de las pruebas, ver el histórico de pruebas y poder descargar los datos en formato Excel.</w:t>
      </w:r>
    </w:p>
    <w:p w14:paraId="33FCD37C" w14:textId="77777777" w:rsidR="00260674" w:rsidRPr="00637F6F" w:rsidRDefault="00260674" w:rsidP="00C124A8">
      <w:r w:rsidRPr="00637F6F">
        <w:lastRenderedPageBreak/>
        <w:t>Para esto, se han creado los siguientes componentes:</w:t>
      </w:r>
    </w:p>
    <w:p w14:paraId="054A1D28" w14:textId="197D3E84" w:rsidR="00260674" w:rsidRPr="00637F6F" w:rsidRDefault="00260674" w:rsidP="00C87F70">
      <w:pPr>
        <w:pStyle w:val="Prrafodelista"/>
        <w:numPr>
          <w:ilvl w:val="0"/>
          <w:numId w:val="15"/>
        </w:numPr>
      </w:pPr>
      <w:r w:rsidRPr="00637F6F">
        <w:t>Ver-paciente</w:t>
      </w:r>
      <w:r w:rsidR="005F7CD7">
        <w:t>.</w:t>
      </w:r>
      <w:ins w:id="3265" w:author="Redondo García Francisco Javier" w:date="2025-09-02T09:44:00Z">
        <w:r w:rsidRPr="00637F6F">
          <w:t xml:space="preserve"> </w:t>
        </w:r>
      </w:ins>
    </w:p>
    <w:p w14:paraId="074D4A99" w14:textId="74D40459" w:rsidR="00260674" w:rsidRPr="00637F6F" w:rsidRDefault="0048457C" w:rsidP="00C87F70">
      <w:pPr>
        <w:pStyle w:val="Prrafodelista"/>
        <w:numPr>
          <w:ilvl w:val="0"/>
          <w:numId w:val="15"/>
        </w:numPr>
      </w:pPr>
      <w:r w:rsidRPr="00637F6F">
        <w:t>E</w:t>
      </w:r>
      <w:r w:rsidR="00260674" w:rsidRPr="00637F6F">
        <w:t>quilibrio</w:t>
      </w:r>
      <w:r w:rsidR="005F7CD7">
        <w:t>.</w:t>
      </w:r>
      <w:ins w:id="3266" w:author="Redondo García Francisco Javier" w:date="2025-09-02T09:44:00Z">
        <w:r w:rsidR="00260674" w:rsidRPr="00637F6F">
          <w:t xml:space="preserve"> </w:t>
        </w:r>
      </w:ins>
    </w:p>
    <w:p w14:paraId="3B337280" w14:textId="04B7C598" w:rsidR="00260674" w:rsidRPr="00637F6F" w:rsidRDefault="00260674" w:rsidP="00C87F70">
      <w:pPr>
        <w:pStyle w:val="Prrafodelista"/>
        <w:numPr>
          <w:ilvl w:val="0"/>
          <w:numId w:val="15"/>
        </w:numPr>
      </w:pPr>
      <w:r w:rsidRPr="00637F6F">
        <w:t>Sentadillas</w:t>
      </w:r>
      <w:r w:rsidR="005F7CD7">
        <w:t>.</w:t>
      </w:r>
      <w:r w:rsidRPr="00637F6F">
        <w:t xml:space="preserve"> </w:t>
      </w:r>
    </w:p>
    <w:p w14:paraId="3FBC64B4" w14:textId="1924040E" w:rsidR="00260674" w:rsidRPr="00637F6F" w:rsidRDefault="00260674" w:rsidP="00C87F70">
      <w:pPr>
        <w:pStyle w:val="Prrafodelista"/>
        <w:numPr>
          <w:ilvl w:val="0"/>
          <w:numId w:val="15"/>
        </w:numPr>
      </w:pPr>
      <w:r w:rsidRPr="00637F6F">
        <w:t>Velocidad</w:t>
      </w:r>
      <w:r w:rsidR="005F7CD7">
        <w:t>.</w:t>
      </w:r>
      <w:r w:rsidRPr="00637F6F">
        <w:t xml:space="preserve"> </w:t>
      </w:r>
    </w:p>
    <w:p w14:paraId="39701CD1" w14:textId="15BC4A88" w:rsidR="00260674" w:rsidRPr="00637F6F" w:rsidRDefault="00260674" w:rsidP="00C87F70">
      <w:pPr>
        <w:pStyle w:val="Prrafodelista"/>
        <w:numPr>
          <w:ilvl w:val="0"/>
          <w:numId w:val="15"/>
        </w:numPr>
      </w:pPr>
      <w:r w:rsidRPr="00637F6F">
        <w:t>Histórico</w:t>
      </w:r>
      <w:r w:rsidR="005F7CD7">
        <w:t>.</w:t>
      </w:r>
      <w:r w:rsidRPr="00637F6F">
        <w:t xml:space="preserve"> </w:t>
      </w:r>
    </w:p>
    <w:p w14:paraId="1D0E4616" w14:textId="0DC53B5A" w:rsidR="00260674" w:rsidRDefault="00681B78" w:rsidP="005C4BDD">
      <w:pPr>
        <w:pStyle w:val="Ttulo5"/>
      </w:pPr>
      <w:bookmarkStart w:id="3267" w:name="_Toc207317154"/>
      <w:ins w:id="3268" w:author="Redondo García Francisco Javier" w:date="2025-09-02T09:44:00Z">
        <w:r>
          <w:t xml:space="preserve">5.4.5.6.1. </w:t>
        </w:r>
      </w:ins>
      <w:r w:rsidR="00260674">
        <w:t>Ver paciente</w:t>
      </w:r>
      <w:bookmarkEnd w:id="3267"/>
    </w:p>
    <w:p w14:paraId="47A36A65" w14:textId="730BC714" w:rsidR="00260674" w:rsidRPr="00637F6F" w:rsidRDefault="0032554A" w:rsidP="00C124A8">
      <w:r>
        <w:t>El</w:t>
      </w:r>
      <w:r w:rsidR="00260674" w:rsidRPr="00637F6F">
        <w:t xml:space="preserve"> componente</w:t>
      </w:r>
      <w:r>
        <w:t xml:space="preserve"> de ver paciente</w:t>
      </w:r>
      <w:r w:rsidR="00260674" w:rsidRPr="00637F6F">
        <w:t xml:space="preserve">, en primer lugar, muestra una lista con los datos personales del paciente. Esto es solo lectura, desde aquí no se puede modificar. </w:t>
      </w:r>
    </w:p>
    <w:p w14:paraId="63358B91" w14:textId="77777777" w:rsidR="00260674" w:rsidRDefault="00260674" w:rsidP="00AF010E">
      <w:pPr>
        <w:rPr>
          <w:sz w:val="24"/>
          <w:szCs w:val="24"/>
        </w:rPr>
      </w:pPr>
    </w:p>
    <w:p w14:paraId="18382294" w14:textId="77777777" w:rsidR="00260674" w:rsidRDefault="00260674" w:rsidP="00AF010E">
      <w:pPr>
        <w:rPr>
          <w:sz w:val="24"/>
          <w:szCs w:val="24"/>
        </w:rPr>
      </w:pPr>
    </w:p>
    <w:p w14:paraId="3C9346A2" w14:textId="77777777" w:rsidR="00260674" w:rsidRDefault="00260674" w:rsidP="005947B4">
      <w:pPr>
        <w:keepNext/>
      </w:pPr>
      <w:r w:rsidRPr="004B41F2">
        <w:rPr>
          <w:noProof/>
        </w:rPr>
        <w:drawing>
          <wp:inline distT="0" distB="0" distL="0" distR="0" wp14:anchorId="3E2AFB74" wp14:editId="11FD5F4B">
            <wp:extent cx="5400040" cy="2687955"/>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00040" cy="2687955"/>
                    </a:xfrm>
                    <a:prstGeom prst="rect">
                      <a:avLst/>
                    </a:prstGeom>
                  </pic:spPr>
                </pic:pic>
              </a:graphicData>
            </a:graphic>
          </wp:inline>
        </w:drawing>
      </w:r>
    </w:p>
    <w:p w14:paraId="79097789" w14:textId="1FA433BF" w:rsidR="00260674" w:rsidRDefault="00260674" w:rsidP="005947B4">
      <w:pPr>
        <w:pStyle w:val="Descripcin"/>
        <w:jc w:val="center"/>
        <w:rPr>
          <w:sz w:val="24"/>
          <w:szCs w:val="24"/>
        </w:rPr>
      </w:pPr>
      <w:bookmarkStart w:id="3269" w:name="_Toc207314959"/>
      <w:bookmarkStart w:id="3270" w:name="_Toc202786386"/>
      <w:r>
        <w:t xml:space="preserve">Figura </w:t>
      </w:r>
      <w:r w:rsidR="00DE1F43">
        <w:fldChar w:fldCharType="begin"/>
      </w:r>
      <w:r w:rsidR="00DE1F43">
        <w:instrText xml:space="preserve"> SEQ Figura \* ARABIC </w:instrText>
      </w:r>
      <w:r w:rsidR="00DE1F43">
        <w:fldChar w:fldCharType="separate"/>
      </w:r>
      <w:r w:rsidR="00885F17">
        <w:rPr>
          <w:noProof/>
        </w:rPr>
        <w:t>26</w:t>
      </w:r>
      <w:r w:rsidR="00DE1F43">
        <w:rPr>
          <w:noProof/>
        </w:rPr>
        <w:fldChar w:fldCharType="end"/>
      </w:r>
      <w:r>
        <w:t xml:space="preserve"> - </w:t>
      </w:r>
      <w:r w:rsidRPr="00276C9C">
        <w:t>Pantalla</w:t>
      </w:r>
      <w:r>
        <w:t xml:space="preserve"> Datos paciente</w:t>
      </w:r>
      <w:bookmarkEnd w:id="3269"/>
      <w:bookmarkEnd w:id="3270"/>
    </w:p>
    <w:p w14:paraId="7B3BB5EE" w14:textId="77777777" w:rsidR="00260674" w:rsidRDefault="00260674" w:rsidP="00AF010E">
      <w:pPr>
        <w:rPr>
          <w:sz w:val="24"/>
          <w:szCs w:val="24"/>
        </w:rPr>
      </w:pPr>
    </w:p>
    <w:p w14:paraId="3CBF72B5" w14:textId="77777777" w:rsidR="00260674" w:rsidRDefault="00260674" w:rsidP="00AF010E">
      <w:pPr>
        <w:rPr>
          <w:sz w:val="24"/>
          <w:szCs w:val="24"/>
        </w:rPr>
      </w:pPr>
    </w:p>
    <w:p w14:paraId="17A05E5A" w14:textId="5B94FF21" w:rsidR="00260674" w:rsidRPr="00637F6F" w:rsidRDefault="00260674" w:rsidP="00C124A8">
      <w:r w:rsidRPr="00637F6F">
        <w:t xml:space="preserve">Esto se consigue con el método </w:t>
      </w:r>
      <w:proofErr w:type="spellStart"/>
      <w:r w:rsidRPr="00637F6F">
        <w:t>getPaciente</w:t>
      </w:r>
      <w:proofErr w:type="spellEnd"/>
      <w:r w:rsidRPr="00637F6F">
        <w:t>()</w:t>
      </w:r>
      <w:r w:rsidR="0048457C" w:rsidRPr="00637F6F">
        <w:t xml:space="preserve"> </w:t>
      </w:r>
      <w:ins w:id="3271" w:author="Redondo García Francisco Javier" w:date="2025-09-02T09:44:00Z">
        <w:r w:rsidR="001A2520">
          <w:t>(</w:t>
        </w:r>
      </w:ins>
      <w:r w:rsidR="0048457C" w:rsidRPr="001A2520">
        <w:rPr>
          <w:i/>
          <w:iCs/>
        </w:rPr>
        <w:fldChar w:fldCharType="begin"/>
      </w:r>
      <w:r w:rsidR="0048457C" w:rsidRPr="001A2520">
        <w:rPr>
          <w:i/>
          <w:iCs/>
        </w:rPr>
        <w:instrText xml:space="preserve"> REF _Ref200114330 \h </w:instrText>
      </w:r>
      <w:r w:rsidR="00637F6F" w:rsidRPr="001A2520">
        <w:rPr>
          <w:i/>
          <w:iCs/>
        </w:rPr>
        <w:instrText xml:space="preserve"> \* MERGEFORMAT </w:instrText>
      </w:r>
      <w:r w:rsidR="0048457C" w:rsidRPr="001A2520">
        <w:rPr>
          <w:i/>
          <w:iCs/>
        </w:rPr>
      </w:r>
      <w:r w:rsidR="0048457C" w:rsidRPr="001A2520">
        <w:rPr>
          <w:i/>
          <w:iCs/>
        </w:rPr>
        <w:fldChar w:fldCharType="separate"/>
      </w:r>
      <w:r w:rsidR="0020779A" w:rsidRPr="0020779A">
        <w:rPr>
          <w:i/>
          <w:sz w:val="20"/>
          <w:rPrChange w:id="3272" w:author="Redondo García Francisco Javier" w:date="2025-09-02T09:44:00Z">
            <w:rPr>
              <w:sz w:val="20"/>
            </w:rPr>
          </w:rPrChange>
        </w:rPr>
        <w:t>Listado 18</w:t>
      </w:r>
      <w:r w:rsidR="0048457C" w:rsidRPr="001A2520">
        <w:rPr>
          <w:i/>
          <w:iCs/>
        </w:rPr>
        <w:fldChar w:fldCharType="end"/>
      </w:r>
      <w:ins w:id="3273" w:author="Redondo García Francisco Javier" w:date="2025-09-02T09:44:00Z">
        <w:r w:rsidR="001A2520">
          <w:rPr>
            <w:i/>
            <w:iCs/>
          </w:rPr>
          <w:t>)</w:t>
        </w:r>
      </w:ins>
      <w:r w:rsidR="0048457C" w:rsidRPr="00637F6F">
        <w:rPr>
          <w:i/>
          <w:iCs/>
        </w:rPr>
        <w:t xml:space="preserve"> </w:t>
      </w:r>
      <w:r w:rsidRPr="00637F6F">
        <w:t xml:space="preserve">del servicio </w:t>
      </w:r>
      <w:proofErr w:type="spellStart"/>
      <w:r w:rsidRPr="00637F6F">
        <w:t>FirestoreService</w:t>
      </w:r>
      <w:proofErr w:type="spellEnd"/>
      <w:r w:rsidRPr="00637F6F">
        <w:t>, que devuelve los datos de un paciente específico a partir de su identificador único, el cual ha sido previamente extraído desde la ruta del componente.</w:t>
      </w:r>
    </w:p>
    <w:p w14:paraId="7E5058F1" w14:textId="77777777" w:rsidR="00260674" w:rsidRPr="00637F6F" w:rsidRDefault="00260674" w:rsidP="00EC5D36">
      <w:r w:rsidRPr="00637F6F">
        <w:t xml:space="preserve">La función realiza una suscripción (subscribe) a los datos almacenados en </w:t>
      </w:r>
      <w:proofErr w:type="spellStart"/>
      <w:r w:rsidRPr="00637F6F">
        <w:t>Firebase</w:t>
      </w:r>
      <w:proofErr w:type="spellEnd"/>
      <w:r w:rsidRPr="00637F6F">
        <w:t xml:space="preserve"> y recorre el conjunto de resultados mediante un bucle </w:t>
      </w:r>
      <w:proofErr w:type="spellStart"/>
      <w:r w:rsidRPr="00637F6F">
        <w:t>forEach</w:t>
      </w:r>
      <w:proofErr w:type="spellEnd"/>
      <w:r w:rsidRPr="00637F6F">
        <w:t>, construyendo un objeto que contiene tanto la clave (</w:t>
      </w:r>
      <w:proofErr w:type="spellStart"/>
      <w:r w:rsidRPr="00637F6F">
        <w:t>key</w:t>
      </w:r>
      <w:proofErr w:type="spellEnd"/>
      <w:r w:rsidRPr="00637F6F">
        <w:t xml:space="preserve">) como los datos del paciente (val()). Estos datos se almacenan en el array </w:t>
      </w:r>
      <w:proofErr w:type="spellStart"/>
      <w:r w:rsidRPr="00637F6F">
        <w:t>this.paciente</w:t>
      </w:r>
      <w:proofErr w:type="spellEnd"/>
      <w:r w:rsidRPr="00637F6F">
        <w:t>, que será utilizado posteriormente para mostrar la información del paciente en la vista HTML.</w:t>
      </w:r>
    </w:p>
    <w:p w14:paraId="6B7102DE" w14:textId="77777777" w:rsidR="00260674" w:rsidRPr="00637F6F" w:rsidRDefault="00260674" w:rsidP="00AF010E"/>
    <w:p w14:paraId="6987FF73" w14:textId="21CC18BE" w:rsidR="00260674" w:rsidRDefault="00260674" w:rsidP="00C124A8">
      <w:pPr>
        <w:rPr>
          <w:sz w:val="24"/>
          <w:szCs w:val="24"/>
        </w:rPr>
      </w:pPr>
      <w:r w:rsidRPr="00637F6F">
        <w:t xml:space="preserve">Después de los datos del paciente, el componente muestra un listado con las pruebas que este paciente tiene asignadas, de una manera similar a como se han obtenido los datos personales, </w:t>
      </w:r>
      <w:r w:rsidRPr="00637F6F">
        <w:lastRenderedPageBreak/>
        <w:t xml:space="preserve">pero esta vez llamando a los métodos </w:t>
      </w:r>
      <w:proofErr w:type="spellStart"/>
      <w:r w:rsidRPr="00637F6F">
        <w:t>getPacienteTCS</w:t>
      </w:r>
      <w:proofErr w:type="spellEnd"/>
      <w:r w:rsidRPr="00637F6F">
        <w:t xml:space="preserve">(), </w:t>
      </w:r>
      <w:proofErr w:type="spellStart"/>
      <w:r w:rsidRPr="00637F6F">
        <w:t>getPacienteTBA</w:t>
      </w:r>
      <w:proofErr w:type="spellEnd"/>
      <w:r w:rsidRPr="00637F6F">
        <w:t>()</w:t>
      </w:r>
      <w:r w:rsidR="0048457C" w:rsidRPr="00637F6F">
        <w:rPr>
          <w:i/>
          <w:iCs/>
        </w:rPr>
        <w:t xml:space="preserve"> </w:t>
      </w:r>
      <w:r w:rsidRPr="00637F6F">
        <w:t xml:space="preserve">y </w:t>
      </w:r>
      <w:proofErr w:type="spellStart"/>
      <w:r w:rsidRPr="00637F6F">
        <w:t>getPacienteTGS</w:t>
      </w:r>
      <w:proofErr w:type="spellEnd"/>
      <w:r w:rsidRPr="00637F6F">
        <w:t xml:space="preserve">() de </w:t>
      </w:r>
      <w:proofErr w:type="spellStart"/>
      <w:r w:rsidRPr="00637F6F">
        <w:t>firestoreService</w:t>
      </w:r>
      <w:proofErr w:type="spellEnd"/>
      <w:r w:rsidR="005F7CD7">
        <w:t xml:space="preserve"> (mostrado previamente en</w:t>
      </w:r>
      <w:r w:rsidR="005F7CD7">
        <w:rPr>
          <w:rPrChange w:id="3274" w:author="Redondo García Francisco Javier" w:date="2025-09-02T09:44:00Z">
            <w:rPr>
              <w:sz w:val="24"/>
            </w:rPr>
          </w:rPrChange>
        </w:rPr>
        <w:t xml:space="preserve"> </w:t>
      </w:r>
      <w:ins w:id="3275" w:author="Redondo García Francisco Javier" w:date="2025-09-02T09:44:00Z">
        <w:r w:rsidR="005F7CD7">
          <w:t xml:space="preserve">el </w:t>
        </w:r>
      </w:ins>
      <w:r w:rsidR="0048457C" w:rsidRPr="0048457C">
        <w:rPr>
          <w:i/>
          <w:iCs/>
          <w:sz w:val="24"/>
          <w:szCs w:val="24"/>
        </w:rPr>
        <w:fldChar w:fldCharType="begin"/>
      </w:r>
      <w:r w:rsidR="0048457C" w:rsidRPr="0048457C">
        <w:rPr>
          <w:i/>
          <w:iCs/>
          <w:sz w:val="24"/>
          <w:szCs w:val="24"/>
        </w:rPr>
        <w:instrText xml:space="preserve"> REF _Ref200114264 \h </w:instrText>
      </w:r>
      <w:r w:rsidR="0048457C">
        <w:rPr>
          <w:i/>
          <w:iCs/>
          <w:sz w:val="24"/>
          <w:szCs w:val="24"/>
        </w:rPr>
        <w:instrText xml:space="preserve"> \* MERGEFORMAT </w:instrText>
      </w:r>
      <w:r w:rsidR="0048457C" w:rsidRPr="0048457C">
        <w:rPr>
          <w:i/>
          <w:iCs/>
          <w:sz w:val="24"/>
          <w:szCs w:val="24"/>
        </w:rPr>
      </w:r>
      <w:r w:rsidR="0048457C" w:rsidRPr="0048457C">
        <w:rPr>
          <w:i/>
          <w:iCs/>
          <w:sz w:val="24"/>
          <w:szCs w:val="24"/>
        </w:rPr>
        <w:fldChar w:fldCharType="separate"/>
      </w:r>
      <w:r w:rsidR="0020779A" w:rsidRPr="0020779A">
        <w:rPr>
          <w:i/>
          <w:iCs/>
        </w:rPr>
        <w:t xml:space="preserve">Listado </w:t>
      </w:r>
      <w:del w:id="3276" w:author="Redondo García Francisco Javier" w:date="2025-09-02T09:44:00Z">
        <w:r w:rsidR="0048457C" w:rsidRPr="0048457C">
          <w:rPr>
            <w:i/>
            <w:iCs/>
            <w:noProof/>
          </w:rPr>
          <w:delText>14</w:delText>
        </w:r>
      </w:del>
      <w:ins w:id="3277" w:author="Redondo García Francisco Javier" w:date="2025-09-02T09:44:00Z">
        <w:r w:rsidR="0020779A" w:rsidRPr="0020779A">
          <w:rPr>
            <w:i/>
            <w:iCs/>
            <w:noProof/>
          </w:rPr>
          <w:t>20</w:t>
        </w:r>
      </w:ins>
      <w:r w:rsidR="0048457C" w:rsidRPr="0048457C">
        <w:rPr>
          <w:i/>
          <w:iCs/>
          <w:sz w:val="24"/>
          <w:szCs w:val="24"/>
        </w:rPr>
        <w:fldChar w:fldCharType="end"/>
      </w:r>
      <w:r w:rsidR="005F7CD7">
        <w:rPr>
          <w:i/>
          <w:iCs/>
          <w:sz w:val="24"/>
          <w:szCs w:val="24"/>
        </w:rPr>
        <w:t>).</w:t>
      </w:r>
    </w:p>
    <w:p w14:paraId="215FC1E9" w14:textId="77777777" w:rsidR="00260674" w:rsidRDefault="00260674" w:rsidP="00CB2F1D">
      <w:pPr>
        <w:rPr>
          <w:sz w:val="24"/>
          <w:szCs w:val="24"/>
        </w:rPr>
      </w:pPr>
    </w:p>
    <w:p w14:paraId="719EC708" w14:textId="77777777" w:rsidR="00260674" w:rsidRDefault="00260674" w:rsidP="005947B4">
      <w:pPr>
        <w:keepNext/>
      </w:pPr>
      <w:r w:rsidRPr="002C009C">
        <w:rPr>
          <w:noProof/>
        </w:rPr>
        <w:drawing>
          <wp:inline distT="0" distB="0" distL="0" distR="0" wp14:anchorId="403D8508" wp14:editId="13255402">
            <wp:extent cx="5400040" cy="2307590"/>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00040" cy="2307590"/>
                    </a:xfrm>
                    <a:prstGeom prst="rect">
                      <a:avLst/>
                    </a:prstGeom>
                  </pic:spPr>
                </pic:pic>
              </a:graphicData>
            </a:graphic>
          </wp:inline>
        </w:drawing>
      </w:r>
    </w:p>
    <w:p w14:paraId="7346715E" w14:textId="5365DF59" w:rsidR="00260674" w:rsidRDefault="00260674" w:rsidP="005947B4">
      <w:pPr>
        <w:pStyle w:val="Descripcin"/>
        <w:jc w:val="center"/>
        <w:rPr>
          <w:sz w:val="24"/>
          <w:szCs w:val="24"/>
        </w:rPr>
      </w:pPr>
      <w:bookmarkStart w:id="3278" w:name="_Toc207314960"/>
      <w:bookmarkStart w:id="3279" w:name="_Toc202786387"/>
      <w:r>
        <w:t xml:space="preserve">Figura </w:t>
      </w:r>
      <w:r w:rsidR="00DE1F43">
        <w:fldChar w:fldCharType="begin"/>
      </w:r>
      <w:r w:rsidR="00DE1F43">
        <w:instrText xml:space="preserve"> SEQ Figura \* ARABIC </w:instrText>
      </w:r>
      <w:r w:rsidR="00DE1F43">
        <w:fldChar w:fldCharType="separate"/>
      </w:r>
      <w:r w:rsidR="00885F17">
        <w:rPr>
          <w:noProof/>
        </w:rPr>
        <w:t>27</w:t>
      </w:r>
      <w:r w:rsidR="00DE1F43">
        <w:rPr>
          <w:noProof/>
        </w:rPr>
        <w:fldChar w:fldCharType="end"/>
      </w:r>
      <w:r>
        <w:t xml:space="preserve"> - </w:t>
      </w:r>
      <w:r w:rsidRPr="00C334C0">
        <w:t>Pantalla</w:t>
      </w:r>
      <w:r>
        <w:t xml:space="preserve"> pruebas realizadas</w:t>
      </w:r>
      <w:bookmarkEnd w:id="3278"/>
      <w:bookmarkEnd w:id="3279"/>
    </w:p>
    <w:p w14:paraId="70781FE7" w14:textId="77777777" w:rsidR="00260674" w:rsidRPr="002F1626" w:rsidRDefault="00260674" w:rsidP="002F1626">
      <w:pPr>
        <w:rPr>
          <w:sz w:val="24"/>
          <w:szCs w:val="24"/>
        </w:rPr>
      </w:pPr>
    </w:p>
    <w:p w14:paraId="4B6CCB64" w14:textId="44128E2F" w:rsidR="00260674" w:rsidRDefault="00681B78" w:rsidP="005C4BDD">
      <w:pPr>
        <w:pStyle w:val="Ttulo5"/>
      </w:pPr>
      <w:bookmarkStart w:id="3280" w:name="_Toc207317155"/>
      <w:ins w:id="3281" w:author="Redondo García Francisco Javier" w:date="2025-09-02T09:44:00Z">
        <w:r>
          <w:t xml:space="preserve">5.4.5.6.2. </w:t>
        </w:r>
      </w:ins>
      <w:r w:rsidR="00260674">
        <w:t>Equilibrio</w:t>
      </w:r>
      <w:bookmarkEnd w:id="3280"/>
    </w:p>
    <w:p w14:paraId="27C39984" w14:textId="00375E01" w:rsidR="00260674" w:rsidRPr="00637F6F" w:rsidRDefault="0032554A" w:rsidP="00C124A8">
      <w:r>
        <w:t xml:space="preserve">El </w:t>
      </w:r>
      <w:r w:rsidR="00260674" w:rsidRPr="00637F6F">
        <w:t xml:space="preserve">componente </w:t>
      </w:r>
      <w:r>
        <w:t xml:space="preserve">de equilibrio </w:t>
      </w:r>
      <w:r w:rsidR="00260674" w:rsidRPr="00637F6F">
        <w:t xml:space="preserve">muestra una sola prueba de equilibrio de un paciente concreto. </w:t>
      </w:r>
    </w:p>
    <w:p w14:paraId="15E51CCC" w14:textId="77777777" w:rsidR="00260674" w:rsidRPr="00637F6F" w:rsidRDefault="00260674" w:rsidP="00C124A8">
      <w:r w:rsidRPr="00637F6F">
        <w:t>Se muestra la siguiente información:</w:t>
      </w:r>
    </w:p>
    <w:p w14:paraId="118E684C" w14:textId="28331FEF" w:rsidR="00260674" w:rsidRPr="00637F6F" w:rsidRDefault="00260674" w:rsidP="00C87F70">
      <w:pPr>
        <w:pStyle w:val="Prrafodelista"/>
        <w:numPr>
          <w:ilvl w:val="0"/>
          <w:numId w:val="15"/>
        </w:numPr>
      </w:pPr>
      <w:r w:rsidRPr="00637F6F">
        <w:t>Fecha y hora</w:t>
      </w:r>
      <w:r w:rsidR="005F7CD7">
        <w:t>.</w:t>
      </w:r>
    </w:p>
    <w:p w14:paraId="1F43E934" w14:textId="4C5CE7AB" w:rsidR="00260674" w:rsidRPr="00637F6F" w:rsidRDefault="00260674" w:rsidP="00C87F70">
      <w:pPr>
        <w:pStyle w:val="Prrafodelista"/>
        <w:numPr>
          <w:ilvl w:val="0"/>
          <w:numId w:val="15"/>
        </w:numPr>
      </w:pPr>
      <w:proofErr w:type="gramStart"/>
      <w:r w:rsidRPr="00637F6F">
        <w:t>Puntos paralelo</w:t>
      </w:r>
      <w:proofErr w:type="gramEnd"/>
      <w:r w:rsidR="005F7CD7">
        <w:t>.</w:t>
      </w:r>
    </w:p>
    <w:p w14:paraId="0B562F35" w14:textId="23306EC7" w:rsidR="00260674" w:rsidRPr="00637F6F" w:rsidRDefault="00260674" w:rsidP="00C87F70">
      <w:pPr>
        <w:pStyle w:val="Prrafodelista"/>
        <w:numPr>
          <w:ilvl w:val="0"/>
          <w:numId w:val="15"/>
        </w:numPr>
      </w:pPr>
      <w:r w:rsidRPr="00637F6F">
        <w:t xml:space="preserve">Puntos </w:t>
      </w:r>
      <w:proofErr w:type="spellStart"/>
      <w:r w:rsidRPr="00637F6F">
        <w:t>semitandem</w:t>
      </w:r>
      <w:proofErr w:type="spellEnd"/>
      <w:r w:rsidR="005F7CD7">
        <w:t>.</w:t>
      </w:r>
    </w:p>
    <w:p w14:paraId="045DCA64" w14:textId="1416921A" w:rsidR="00260674" w:rsidRPr="00637F6F" w:rsidRDefault="00260674" w:rsidP="00C87F70">
      <w:pPr>
        <w:pStyle w:val="Prrafodelista"/>
        <w:numPr>
          <w:ilvl w:val="0"/>
          <w:numId w:val="15"/>
        </w:numPr>
      </w:pPr>
      <w:r w:rsidRPr="00637F6F">
        <w:t xml:space="preserve">Puntos </w:t>
      </w:r>
      <w:proofErr w:type="spellStart"/>
      <w:r w:rsidRPr="00637F6F">
        <w:t>Tandem</w:t>
      </w:r>
      <w:proofErr w:type="spellEnd"/>
      <w:r w:rsidR="005F7CD7">
        <w:t>.</w:t>
      </w:r>
    </w:p>
    <w:p w14:paraId="1D2A1268" w14:textId="40EF9FB3" w:rsidR="00260674" w:rsidRPr="00637F6F" w:rsidRDefault="00260674" w:rsidP="00C87F70">
      <w:pPr>
        <w:pStyle w:val="Prrafodelista"/>
        <w:numPr>
          <w:ilvl w:val="0"/>
          <w:numId w:val="15"/>
        </w:numPr>
      </w:pPr>
      <w:r w:rsidRPr="00637F6F">
        <w:t>Puntos Obtenidos</w:t>
      </w:r>
      <w:r w:rsidR="005F7CD7">
        <w:t>.</w:t>
      </w:r>
    </w:p>
    <w:p w14:paraId="7210DC78" w14:textId="43CE6EF8" w:rsidR="00260674" w:rsidRPr="00637F6F" w:rsidRDefault="00260674" w:rsidP="00C87F70">
      <w:pPr>
        <w:pStyle w:val="Prrafodelista"/>
        <w:numPr>
          <w:ilvl w:val="0"/>
          <w:numId w:val="15"/>
        </w:numPr>
      </w:pPr>
      <w:r w:rsidRPr="00637F6F">
        <w:t>Tiempo paralelo (s)</w:t>
      </w:r>
      <w:r w:rsidR="005F7CD7">
        <w:t>.</w:t>
      </w:r>
    </w:p>
    <w:p w14:paraId="0BE6ECBF" w14:textId="6183EADF" w:rsidR="00260674" w:rsidRPr="00637F6F" w:rsidRDefault="00260674" w:rsidP="00C87F70">
      <w:pPr>
        <w:pStyle w:val="Prrafodelista"/>
        <w:numPr>
          <w:ilvl w:val="0"/>
          <w:numId w:val="15"/>
        </w:numPr>
      </w:pPr>
      <w:r w:rsidRPr="00637F6F">
        <w:t xml:space="preserve">Tiempo </w:t>
      </w:r>
      <w:proofErr w:type="spellStart"/>
      <w:r w:rsidRPr="00637F6F">
        <w:t>semitandem</w:t>
      </w:r>
      <w:proofErr w:type="spellEnd"/>
      <w:r w:rsidRPr="00637F6F">
        <w:t xml:space="preserve"> (s)</w:t>
      </w:r>
      <w:r w:rsidR="005F7CD7">
        <w:t>.</w:t>
      </w:r>
    </w:p>
    <w:p w14:paraId="35150652" w14:textId="1CD6517E" w:rsidR="00260674" w:rsidRPr="00637F6F" w:rsidRDefault="00260674" w:rsidP="00C87F70">
      <w:pPr>
        <w:pStyle w:val="Prrafodelista"/>
        <w:numPr>
          <w:ilvl w:val="0"/>
          <w:numId w:val="15"/>
        </w:numPr>
      </w:pPr>
      <w:r w:rsidRPr="00637F6F">
        <w:t xml:space="preserve">Tiempo </w:t>
      </w:r>
      <w:proofErr w:type="spellStart"/>
      <w:r w:rsidRPr="00637F6F">
        <w:t>Tandem</w:t>
      </w:r>
      <w:proofErr w:type="spellEnd"/>
      <w:r w:rsidRPr="00637F6F">
        <w:t xml:space="preserve"> (s)</w:t>
      </w:r>
      <w:r w:rsidR="005F7CD7">
        <w:t>.</w:t>
      </w:r>
    </w:p>
    <w:p w14:paraId="02A054B4" w14:textId="77777777" w:rsidR="00260674" w:rsidRPr="00637F6F" w:rsidRDefault="00260674" w:rsidP="00C124A8">
      <w:r w:rsidRPr="00637F6F">
        <w:t>Esto se consigue de la misma forma que se obtuvo la tabla con el listado de las pruebas realizadas, pero esta vez, se filtra por fecha (</w:t>
      </w:r>
      <w:proofErr w:type="spellStart"/>
      <w:r w:rsidRPr="00637F6F">
        <w:t>dateTimeStartTest</w:t>
      </w:r>
      <w:proofErr w:type="spellEnd"/>
      <w:r w:rsidRPr="00637F6F">
        <w:t>) dentro del componente, para recuperar exclusivamente los datos correspondientes a una sesión específica. Esto permite mostrar los resultados detallados de una única prueba de equilibrio en lugar de cargar un historial completo.</w:t>
      </w:r>
    </w:p>
    <w:p w14:paraId="5BDE39DB" w14:textId="77777777" w:rsidR="00260674" w:rsidRDefault="00260674" w:rsidP="006E4824">
      <w:pPr>
        <w:rPr>
          <w:sz w:val="24"/>
          <w:szCs w:val="24"/>
        </w:rPr>
      </w:pPr>
    </w:p>
    <w:p w14:paraId="775E76CD" w14:textId="77777777" w:rsidR="00260674" w:rsidRDefault="00260674" w:rsidP="005947B4">
      <w:pPr>
        <w:pStyle w:val="NormalWeb"/>
        <w:keepNext/>
      </w:pPr>
    </w:p>
    <w:p w14:paraId="7E008B0F" w14:textId="77777777" w:rsidR="00260674" w:rsidRDefault="00260674" w:rsidP="005947B4">
      <w:pPr>
        <w:pStyle w:val="NormalWeb"/>
        <w:keepNext/>
      </w:pPr>
      <w:r w:rsidRPr="005F16B4">
        <w:rPr>
          <w:noProof/>
        </w:rPr>
        <w:drawing>
          <wp:inline distT="0" distB="0" distL="0" distR="0" wp14:anchorId="1A148AE0" wp14:editId="2120650E">
            <wp:extent cx="4305300" cy="825500"/>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19774" t="50162" r="4051" b="19078"/>
                    <a:stretch/>
                  </pic:blipFill>
                  <pic:spPr bwMode="auto">
                    <a:xfrm>
                      <a:off x="0" y="0"/>
                      <a:ext cx="4336209" cy="831426"/>
                    </a:xfrm>
                    <a:prstGeom prst="rect">
                      <a:avLst/>
                    </a:prstGeom>
                    <a:ln>
                      <a:noFill/>
                    </a:ln>
                    <a:extLst>
                      <a:ext uri="{53640926-AAD7-44D8-BBD7-CCE9431645EC}">
                        <a14:shadowObscured xmlns:a14="http://schemas.microsoft.com/office/drawing/2010/main"/>
                      </a:ext>
                    </a:extLst>
                  </pic:spPr>
                </pic:pic>
              </a:graphicData>
            </a:graphic>
          </wp:inline>
        </w:drawing>
      </w:r>
    </w:p>
    <w:p w14:paraId="75E3B090" w14:textId="1A018351" w:rsidR="00260674" w:rsidRDefault="00260674" w:rsidP="005947B4">
      <w:pPr>
        <w:pStyle w:val="Descripcin"/>
        <w:jc w:val="center"/>
      </w:pPr>
      <w:bookmarkStart w:id="3282" w:name="_Toc207314961"/>
      <w:bookmarkStart w:id="3283" w:name="_Toc202786388"/>
      <w:r>
        <w:t xml:space="preserve">Figura </w:t>
      </w:r>
      <w:r w:rsidR="00DE1F43">
        <w:fldChar w:fldCharType="begin"/>
      </w:r>
      <w:r w:rsidR="00DE1F43">
        <w:instrText xml:space="preserve"> SEQ Figura \* ARABIC </w:instrText>
      </w:r>
      <w:r w:rsidR="00DE1F43">
        <w:fldChar w:fldCharType="separate"/>
      </w:r>
      <w:r w:rsidR="00885F17">
        <w:rPr>
          <w:noProof/>
        </w:rPr>
        <w:t>28</w:t>
      </w:r>
      <w:r w:rsidR="00DE1F43">
        <w:rPr>
          <w:noProof/>
        </w:rPr>
        <w:fldChar w:fldCharType="end"/>
      </w:r>
      <w:r>
        <w:t xml:space="preserve"> - </w:t>
      </w:r>
      <w:r w:rsidRPr="00A1326F">
        <w:t>Pantalla</w:t>
      </w:r>
      <w:r>
        <w:t xml:space="preserve"> equilibrio</w:t>
      </w:r>
      <w:bookmarkEnd w:id="3282"/>
      <w:bookmarkEnd w:id="3283"/>
    </w:p>
    <w:p w14:paraId="3AF976BB" w14:textId="77777777" w:rsidR="00260674" w:rsidRDefault="00260674" w:rsidP="006E4824">
      <w:pPr>
        <w:rPr>
          <w:sz w:val="24"/>
          <w:szCs w:val="24"/>
        </w:rPr>
      </w:pPr>
    </w:p>
    <w:p w14:paraId="0F4CA580" w14:textId="77777777" w:rsidR="00260674" w:rsidRDefault="00260674" w:rsidP="002F1626">
      <w:pPr>
        <w:rPr>
          <w:sz w:val="24"/>
          <w:szCs w:val="24"/>
        </w:rPr>
      </w:pPr>
    </w:p>
    <w:p w14:paraId="0A75D082" w14:textId="1E17EC9F" w:rsidR="00260674" w:rsidRDefault="00681B78" w:rsidP="005C4BDD">
      <w:pPr>
        <w:pStyle w:val="Ttulo5"/>
      </w:pPr>
      <w:bookmarkStart w:id="3284" w:name="_Toc207317156"/>
      <w:ins w:id="3285" w:author="Redondo García Francisco Javier" w:date="2025-09-02T09:44:00Z">
        <w:r>
          <w:t xml:space="preserve">5.4.5.6.3. </w:t>
        </w:r>
      </w:ins>
      <w:r w:rsidR="00260674">
        <w:t>Sentadillas</w:t>
      </w:r>
      <w:bookmarkEnd w:id="3284"/>
    </w:p>
    <w:p w14:paraId="64CCB6C2" w14:textId="5C72DEF2" w:rsidR="00260674" w:rsidRPr="00637F6F" w:rsidRDefault="0032554A" w:rsidP="00C124A8">
      <w:r>
        <w:t>El componente de sentadillas,</w:t>
      </w:r>
      <w:r w:rsidR="00260674" w:rsidRPr="00637F6F">
        <w:t xml:space="preserve"> al igual que en el componente equilibrio, muestra los siguientes datos de la prueba realizada:</w:t>
      </w:r>
    </w:p>
    <w:p w14:paraId="1C8C1EC6" w14:textId="65011880" w:rsidR="00260674" w:rsidRPr="00637F6F" w:rsidRDefault="00260674" w:rsidP="00C87F70">
      <w:pPr>
        <w:pStyle w:val="Prrafodelista"/>
        <w:numPr>
          <w:ilvl w:val="0"/>
          <w:numId w:val="16"/>
        </w:numPr>
      </w:pPr>
      <w:r w:rsidRPr="00637F6F">
        <w:t>Fecha y hora</w:t>
      </w:r>
      <w:r w:rsidR="005F7CD7">
        <w:t>.</w:t>
      </w:r>
    </w:p>
    <w:p w14:paraId="468553CB" w14:textId="7615DC82" w:rsidR="00260674" w:rsidRPr="00637F6F" w:rsidRDefault="00260674" w:rsidP="00C87F70">
      <w:pPr>
        <w:pStyle w:val="Prrafodelista"/>
        <w:numPr>
          <w:ilvl w:val="0"/>
          <w:numId w:val="16"/>
        </w:numPr>
      </w:pPr>
      <w:r w:rsidRPr="00637F6F">
        <w:t>Tiempo empleado (s)</w:t>
      </w:r>
      <w:r w:rsidR="005F7CD7">
        <w:t>.</w:t>
      </w:r>
    </w:p>
    <w:p w14:paraId="03EC5FA0" w14:textId="3FB96AA7" w:rsidR="00260674" w:rsidRPr="00637F6F" w:rsidRDefault="00260674" w:rsidP="00C87F70">
      <w:pPr>
        <w:pStyle w:val="Prrafodelista"/>
        <w:numPr>
          <w:ilvl w:val="0"/>
          <w:numId w:val="16"/>
        </w:numPr>
      </w:pPr>
      <w:r w:rsidRPr="00637F6F">
        <w:t>Número de sentadillas realizadas</w:t>
      </w:r>
      <w:r w:rsidR="005F7CD7">
        <w:t>.</w:t>
      </w:r>
    </w:p>
    <w:p w14:paraId="1E1D3E8A" w14:textId="473D5339" w:rsidR="00260674" w:rsidRPr="00637F6F" w:rsidRDefault="00260674" w:rsidP="00C87F70">
      <w:pPr>
        <w:pStyle w:val="Prrafodelista"/>
        <w:numPr>
          <w:ilvl w:val="0"/>
          <w:numId w:val="16"/>
        </w:numPr>
      </w:pPr>
      <w:r w:rsidRPr="00637F6F">
        <w:t>Puntos obtenidos</w:t>
      </w:r>
      <w:r w:rsidR="005F7CD7">
        <w:t>.</w:t>
      </w:r>
    </w:p>
    <w:p w14:paraId="62F4FD90" w14:textId="6583B8EC" w:rsidR="00260674" w:rsidRPr="00637F6F" w:rsidRDefault="00260674" w:rsidP="00C124A8">
      <w:r w:rsidRPr="00637F6F">
        <w:t xml:space="preserve">Además, muestra un gráfico donde se puede ver una representación de los datos del giróscopo obtenidos del sensor. </w:t>
      </w:r>
      <w:commentRangeStart w:id="3286"/>
      <w:r w:rsidRPr="00637F6F">
        <w:t>Esto se consigue importando una librería llamada ‘</w:t>
      </w:r>
      <w:proofErr w:type="spellStart"/>
      <w:r w:rsidRPr="00637F6F">
        <w:t>ECharts</w:t>
      </w:r>
      <w:proofErr w:type="spellEnd"/>
      <w:r w:rsidRPr="00637F6F">
        <w:t>’</w:t>
      </w:r>
      <w:r w:rsidR="00FC7BBB">
        <w:t xml:space="preserve"> </w:t>
      </w:r>
      <w:commentRangeEnd w:id="3286"/>
      <w:r w:rsidR="00FC2E5E">
        <w:rPr>
          <w:rStyle w:val="Refdecomentario"/>
        </w:rPr>
        <w:commentReference w:id="3286"/>
      </w:r>
      <w:customXmlInsRangeStart w:id="3287" w:author="Redondo García Francisco Javier" w:date="2025-09-02T09:44:00Z"/>
      <w:sdt>
        <w:sdtPr>
          <w:id w:val="1145704783"/>
          <w:citation/>
        </w:sdtPr>
        <w:sdtEndPr/>
        <w:sdtContent>
          <w:customXmlInsRangeEnd w:id="3287"/>
          <w:ins w:id="3288" w:author="Redondo García Francisco Javier" w:date="2025-09-02T09:44:00Z">
            <w:r w:rsidR="00FC7BBB">
              <w:fldChar w:fldCharType="begin"/>
            </w:r>
            <w:r w:rsidR="00FC7BBB">
              <w:instrText xml:space="preserve"> CITATION Apa25 \l 3082 </w:instrText>
            </w:r>
            <w:r w:rsidR="00FC7BBB">
              <w:fldChar w:fldCharType="separate"/>
            </w:r>
            <w:r w:rsidR="00477B4E" w:rsidRPr="00477B4E">
              <w:rPr>
                <w:noProof/>
              </w:rPr>
              <w:t>[23]</w:t>
            </w:r>
            <w:r w:rsidR="00FC7BBB">
              <w:fldChar w:fldCharType="end"/>
            </w:r>
          </w:ins>
          <w:customXmlInsRangeStart w:id="3289" w:author="Redondo García Francisco Javier" w:date="2025-09-02T09:44:00Z"/>
        </w:sdtContent>
      </w:sdt>
      <w:customXmlInsRangeEnd w:id="3289"/>
      <w:ins w:id="3290" w:author="Redondo García Francisco Javier" w:date="2025-09-02T09:44:00Z">
        <w:r w:rsidRPr="00637F6F">
          <w:t xml:space="preserve"> </w:t>
        </w:r>
      </w:ins>
      <w:r w:rsidRPr="00637F6F">
        <w:t xml:space="preserve">y creando un objeto </w:t>
      </w:r>
      <w:proofErr w:type="spellStart"/>
      <w:r w:rsidRPr="00637F6F">
        <w:t>eChartsOpcion</w:t>
      </w:r>
      <w:proofErr w:type="spellEnd"/>
      <w:r w:rsidRPr="00637F6F">
        <w:t xml:space="preserve"> tal como se muestra en la</w:t>
      </w:r>
      <w:r w:rsidR="00B046EE" w:rsidRPr="00637F6F">
        <w:t xml:space="preserve"> </w:t>
      </w:r>
      <w:r w:rsidR="00B046EE" w:rsidRPr="00637F6F">
        <w:fldChar w:fldCharType="begin"/>
      </w:r>
      <w:r w:rsidR="00B046EE" w:rsidRPr="00637F6F">
        <w:instrText xml:space="preserve"> REF _Ref200114192 \h </w:instrText>
      </w:r>
      <w:r w:rsidR="00637F6F">
        <w:instrText xml:space="preserve"> \* MERGEFORMAT </w:instrText>
      </w:r>
      <w:r w:rsidR="00B046EE" w:rsidRPr="00637F6F">
        <w:fldChar w:fldCharType="separate"/>
      </w:r>
      <w:r w:rsidR="0020779A" w:rsidRPr="0020779A">
        <w:rPr>
          <w:sz w:val="20"/>
          <w:szCs w:val="20"/>
        </w:rPr>
        <w:t xml:space="preserve">Figura </w:t>
      </w:r>
      <w:del w:id="3291" w:author="Redondo García Francisco Javier" w:date="2025-09-02T09:44:00Z">
        <w:r w:rsidR="0048457C" w:rsidRPr="00637F6F">
          <w:rPr>
            <w:noProof/>
            <w:sz w:val="20"/>
            <w:szCs w:val="20"/>
          </w:rPr>
          <w:delText>29</w:delText>
        </w:r>
      </w:del>
      <w:ins w:id="3292" w:author="Redondo García Francisco Javier" w:date="2025-09-02T09:44:00Z">
        <w:r w:rsidR="0020779A" w:rsidRPr="0020779A">
          <w:rPr>
            <w:noProof/>
            <w:sz w:val="20"/>
            <w:szCs w:val="20"/>
          </w:rPr>
          <w:t>31</w:t>
        </w:r>
      </w:ins>
      <w:r w:rsidR="00B046EE" w:rsidRPr="00637F6F">
        <w:fldChar w:fldCharType="end"/>
      </w:r>
      <w:r w:rsidRPr="00637F6F">
        <w:t>.</w:t>
      </w:r>
    </w:p>
    <w:p w14:paraId="6BB05773" w14:textId="77777777" w:rsidR="00260674" w:rsidRPr="00637F6F" w:rsidRDefault="00260674" w:rsidP="00C124A8">
      <w:r w:rsidRPr="00637F6F">
        <w:t xml:space="preserve">Este componente muestra también una tabla con los valores máximos, mínimos y la diferencia de cada una de las sentadillas realizadas. Para ello, se utiliza el método </w:t>
      </w:r>
      <w:proofErr w:type="spellStart"/>
      <w:r w:rsidRPr="00637F6F">
        <w:t>findPeaksAndValleys</w:t>
      </w:r>
      <w:proofErr w:type="spellEnd"/>
      <w:r w:rsidRPr="00637F6F">
        <w:t xml:space="preserve">(data: </w:t>
      </w:r>
      <w:proofErr w:type="spellStart"/>
      <w:r w:rsidRPr="00637F6F">
        <w:t>number</w:t>
      </w:r>
      <w:proofErr w:type="spellEnd"/>
      <w:r w:rsidRPr="00637F6F">
        <w:t>[]) que tiene como objetivo detectar picos (máximos locales) y valles (mínimos locales) dentro de un conjunto de datos numéricos, utilizando para ello una ventana deslizante.</w:t>
      </w:r>
    </w:p>
    <w:p w14:paraId="6717C452" w14:textId="77777777" w:rsidR="00260674" w:rsidRPr="00637F6F" w:rsidRDefault="00260674" w:rsidP="00C124A8">
      <w:r w:rsidRPr="00637F6F">
        <w:t xml:space="preserve">Por último, se muestra un botón ‘Descargar Excel’ que llama al método </w:t>
      </w:r>
      <w:proofErr w:type="spellStart"/>
      <w:r w:rsidRPr="00637F6F">
        <w:t>exportarExcel</w:t>
      </w:r>
      <w:proofErr w:type="spellEnd"/>
      <w:r w:rsidRPr="00637F6F">
        <w:t xml:space="preserve">() y permite generar y descargar un archivo Excel con los datos de las pruebas de sentadillas realizadas por un paciente. A partir de los registros cargados, se construye una tabla que incluye fechas, datos recogidos y valores estadísticos. Utiliza la librería xlsx para crear el archivo y </w:t>
      </w:r>
      <w:proofErr w:type="spellStart"/>
      <w:r w:rsidRPr="00637F6F">
        <w:t>saveAs</w:t>
      </w:r>
      <w:proofErr w:type="spellEnd"/>
      <w:r w:rsidRPr="00637F6F">
        <w:t xml:space="preserve"> para iniciar la descarga.</w:t>
      </w:r>
    </w:p>
    <w:p w14:paraId="15D36D36" w14:textId="77777777" w:rsidR="00260674" w:rsidRDefault="00260674" w:rsidP="000407BA"/>
    <w:p w14:paraId="6B1167E9" w14:textId="77777777" w:rsidR="00260674" w:rsidRDefault="00260674" w:rsidP="005947B4">
      <w:pPr>
        <w:pStyle w:val="NormalWeb"/>
        <w:keepNext/>
      </w:pPr>
      <w:r w:rsidRPr="004B41F2">
        <w:rPr>
          <w:noProof/>
        </w:rPr>
        <w:drawing>
          <wp:inline distT="0" distB="0" distL="0" distR="0" wp14:anchorId="72D18DF8" wp14:editId="6C4052A9">
            <wp:extent cx="5353050" cy="1541780"/>
            <wp:effectExtent l="0" t="0" r="0" b="127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t="42574" r="870"/>
                    <a:stretch/>
                  </pic:blipFill>
                  <pic:spPr bwMode="auto">
                    <a:xfrm>
                      <a:off x="0" y="0"/>
                      <a:ext cx="5353050" cy="1541780"/>
                    </a:xfrm>
                    <a:prstGeom prst="rect">
                      <a:avLst/>
                    </a:prstGeom>
                    <a:ln>
                      <a:noFill/>
                    </a:ln>
                    <a:extLst>
                      <a:ext uri="{53640926-AAD7-44D8-BBD7-CCE9431645EC}">
                        <a14:shadowObscured xmlns:a14="http://schemas.microsoft.com/office/drawing/2010/main"/>
                      </a:ext>
                    </a:extLst>
                  </pic:spPr>
                </pic:pic>
              </a:graphicData>
            </a:graphic>
          </wp:inline>
        </w:drawing>
      </w:r>
    </w:p>
    <w:p w14:paraId="15CC57CC" w14:textId="0A7AEA2B" w:rsidR="00260674" w:rsidRDefault="00260674" w:rsidP="005947B4">
      <w:pPr>
        <w:pStyle w:val="Descripcin"/>
        <w:jc w:val="center"/>
      </w:pPr>
      <w:bookmarkStart w:id="3293" w:name="_Toc207314962"/>
      <w:bookmarkStart w:id="3294" w:name="_Toc202786389"/>
      <w:r>
        <w:t xml:space="preserve">Figura </w:t>
      </w:r>
      <w:r w:rsidR="00DE1F43">
        <w:fldChar w:fldCharType="begin"/>
      </w:r>
      <w:r w:rsidR="00DE1F43">
        <w:instrText xml:space="preserve"> SEQ Figura \* ARABIC </w:instrText>
      </w:r>
      <w:r w:rsidR="00DE1F43">
        <w:fldChar w:fldCharType="separate"/>
      </w:r>
      <w:r w:rsidR="00885F17">
        <w:rPr>
          <w:noProof/>
        </w:rPr>
        <w:t>29</w:t>
      </w:r>
      <w:r w:rsidR="00DE1F43">
        <w:rPr>
          <w:noProof/>
        </w:rPr>
        <w:fldChar w:fldCharType="end"/>
      </w:r>
      <w:r>
        <w:t xml:space="preserve"> - Gráfico sentadillas</w:t>
      </w:r>
      <w:bookmarkEnd w:id="3293"/>
      <w:bookmarkEnd w:id="3294"/>
    </w:p>
    <w:p w14:paraId="5B50F437" w14:textId="77777777" w:rsidR="00260674" w:rsidRDefault="00260674" w:rsidP="000407BA">
      <w:pPr>
        <w:rPr>
          <w:sz w:val="24"/>
          <w:szCs w:val="24"/>
        </w:rPr>
      </w:pPr>
    </w:p>
    <w:p w14:paraId="4BB5CA48" w14:textId="77777777" w:rsidR="00260674" w:rsidRDefault="00260674" w:rsidP="004B41F2">
      <w:pPr>
        <w:keepNext/>
      </w:pPr>
      <w:r w:rsidRPr="002C009C">
        <w:rPr>
          <w:noProof/>
        </w:rPr>
        <w:drawing>
          <wp:inline distT="0" distB="0" distL="0" distR="0" wp14:anchorId="7AB00910" wp14:editId="4E58ABC3">
            <wp:extent cx="5400040" cy="1689735"/>
            <wp:effectExtent l="0" t="0" r="0" b="5715"/>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00040" cy="1689735"/>
                    </a:xfrm>
                    <a:prstGeom prst="rect">
                      <a:avLst/>
                    </a:prstGeom>
                  </pic:spPr>
                </pic:pic>
              </a:graphicData>
            </a:graphic>
          </wp:inline>
        </w:drawing>
      </w:r>
    </w:p>
    <w:p w14:paraId="181E0001" w14:textId="274194D3" w:rsidR="00260674" w:rsidRDefault="00260674" w:rsidP="004B41F2">
      <w:pPr>
        <w:pStyle w:val="Descripcin"/>
        <w:jc w:val="center"/>
        <w:rPr>
          <w:sz w:val="24"/>
          <w:szCs w:val="24"/>
        </w:rPr>
      </w:pPr>
      <w:bookmarkStart w:id="3295" w:name="_Toc207314963"/>
      <w:bookmarkStart w:id="3296" w:name="_Toc202786390"/>
      <w:r>
        <w:t xml:space="preserve">Figura </w:t>
      </w:r>
      <w:r w:rsidR="00DE1F43">
        <w:fldChar w:fldCharType="begin"/>
      </w:r>
      <w:r w:rsidR="00DE1F43">
        <w:instrText xml:space="preserve"> SEQ Figura \* ARABIC </w:instrText>
      </w:r>
      <w:r w:rsidR="00DE1F43">
        <w:fldChar w:fldCharType="separate"/>
      </w:r>
      <w:r w:rsidR="00885F17">
        <w:rPr>
          <w:noProof/>
        </w:rPr>
        <w:t>30</w:t>
      </w:r>
      <w:r w:rsidR="00DE1F43">
        <w:rPr>
          <w:noProof/>
        </w:rPr>
        <w:fldChar w:fldCharType="end"/>
      </w:r>
      <w:r>
        <w:t xml:space="preserve"> - Valores máximos y mínimos sentadillas</w:t>
      </w:r>
      <w:bookmarkEnd w:id="3295"/>
      <w:bookmarkEnd w:id="3296"/>
    </w:p>
    <w:p w14:paraId="51F2E3A7" w14:textId="77777777" w:rsidR="00260674" w:rsidRDefault="00260674" w:rsidP="000407BA">
      <w:pPr>
        <w:rPr>
          <w:sz w:val="24"/>
          <w:szCs w:val="24"/>
        </w:rPr>
      </w:pPr>
      <w:r>
        <w:rPr>
          <w:noProof/>
        </w:rPr>
        <mc:AlternateContent>
          <mc:Choice Requires="wps">
            <w:drawing>
              <wp:anchor distT="0" distB="0" distL="114300" distR="114300" simplePos="0" relativeHeight="251693056" behindDoc="0" locked="0" layoutInCell="1" allowOverlap="1" wp14:anchorId="3AC248E8" wp14:editId="4A73C9CB">
                <wp:simplePos x="0" y="0"/>
                <wp:positionH relativeFrom="column">
                  <wp:posOffset>-429260</wp:posOffset>
                </wp:positionH>
                <wp:positionV relativeFrom="paragraph">
                  <wp:posOffset>5334635</wp:posOffset>
                </wp:positionV>
                <wp:extent cx="5810885" cy="635"/>
                <wp:effectExtent l="0" t="0" r="0" b="0"/>
                <wp:wrapSquare wrapText="bothSides"/>
                <wp:docPr id="46" name="Cuadro de texto 46"/>
                <wp:cNvGraphicFramePr/>
                <a:graphic xmlns:a="http://schemas.openxmlformats.org/drawingml/2006/main">
                  <a:graphicData uri="http://schemas.microsoft.com/office/word/2010/wordprocessingShape">
                    <wps:wsp>
                      <wps:cNvSpPr txBox="1"/>
                      <wps:spPr>
                        <a:xfrm>
                          <a:off x="0" y="0"/>
                          <a:ext cx="5810885" cy="635"/>
                        </a:xfrm>
                        <a:prstGeom prst="rect">
                          <a:avLst/>
                        </a:prstGeom>
                        <a:solidFill>
                          <a:prstClr val="white"/>
                        </a:solidFill>
                        <a:ln>
                          <a:noFill/>
                        </a:ln>
                      </wps:spPr>
                      <wps:txbx>
                        <w:txbxContent>
                          <w:p w14:paraId="0704D557" w14:textId="64C6CA5E" w:rsidR="00260674" w:rsidRPr="004377A5" w:rsidRDefault="00260674" w:rsidP="008F22B8">
                            <w:pPr>
                              <w:pStyle w:val="Descripcin"/>
                              <w:jc w:val="center"/>
                              <w:rPr>
                                <w:noProof/>
                                <w:sz w:val="24"/>
                                <w:szCs w:val="24"/>
                              </w:rPr>
                            </w:pPr>
                            <w:bookmarkStart w:id="3297" w:name="_Toc207315076"/>
                            <w:bookmarkStart w:id="3298" w:name="_Toc202786503"/>
                            <w:r>
                              <w:t xml:space="preserve">Listado </w:t>
                            </w:r>
                            <w:r w:rsidR="00DE1F43">
                              <w:fldChar w:fldCharType="begin"/>
                            </w:r>
                            <w:r w:rsidR="00DE1F43">
                              <w:instrText xml:space="preserve"> SEQ Listado \* ARABIC </w:instrText>
                            </w:r>
                            <w:r w:rsidR="00DE1F43">
                              <w:fldChar w:fldCharType="separate"/>
                            </w:r>
                            <w:r w:rsidR="005226D7">
                              <w:rPr>
                                <w:noProof/>
                              </w:rPr>
                              <w:t>34</w:t>
                            </w:r>
                            <w:r w:rsidR="00DE1F43">
                              <w:rPr>
                                <w:noProof/>
                              </w:rPr>
                              <w:fldChar w:fldCharType="end"/>
                            </w:r>
                            <w:r>
                              <w:t xml:space="preserve"> - </w:t>
                            </w:r>
                            <w:r w:rsidRPr="00584434">
                              <w:t>Método</w:t>
                            </w:r>
                            <w:r>
                              <w:t xml:space="preserve"> </w:t>
                            </w:r>
                            <w:proofErr w:type="spellStart"/>
                            <w:r>
                              <w:t>exportarExcel</w:t>
                            </w:r>
                            <w:proofErr w:type="spellEnd"/>
                            <w:r>
                              <w:t>()</w:t>
                            </w:r>
                            <w:bookmarkEnd w:id="3297"/>
                            <w:bookmarkEnd w:id="329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C248E8" id="Cuadro de texto 46" o:spid="_x0000_s1112" type="#_x0000_t202" style="position:absolute;left:0;text-align:left;margin-left:-33.8pt;margin-top:420.05pt;width:457.55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" stroked="f">
                <v:textbox style="mso-fit-shape-to-text:t" inset="0,0,0,0">
                  <w:txbxContent>
                    <w:p w14:paraId="0704D557" w14:textId="64C6CA5E" w:rsidR="00260674" w:rsidRPr="004377A5" w:rsidRDefault="00260674" w:rsidP="008F22B8">
                      <w:pPr>
                        <w:pStyle w:val="Descripcin"/>
                        <w:jc w:val="center"/>
                        <w:rPr>
                          <w:noProof/>
                          <w:sz w:val="24"/>
                          <w:szCs w:val="24"/>
                        </w:rPr>
                      </w:pPr>
                      <w:bookmarkStart w:id="3299" w:name="_Toc207315076"/>
                      <w:bookmarkStart w:id="3300" w:name="_Toc202786503"/>
                      <w:r>
                        <w:t xml:space="preserve">Listado </w:t>
                      </w:r>
                      <w:r w:rsidR="00DE1F43">
                        <w:fldChar w:fldCharType="begin"/>
                      </w:r>
                      <w:r w:rsidR="00DE1F43">
                        <w:instrText xml:space="preserve"> SEQ Listado \* ARABIC </w:instrText>
                      </w:r>
                      <w:r w:rsidR="00DE1F43">
                        <w:fldChar w:fldCharType="separate"/>
                      </w:r>
                      <w:r w:rsidR="005226D7">
                        <w:rPr>
                          <w:noProof/>
                        </w:rPr>
                        <w:t>34</w:t>
                      </w:r>
                      <w:r w:rsidR="00DE1F43">
                        <w:rPr>
                          <w:noProof/>
                        </w:rPr>
                        <w:fldChar w:fldCharType="end"/>
                      </w:r>
                      <w:r>
                        <w:t xml:space="preserve"> - </w:t>
                      </w:r>
                      <w:r w:rsidRPr="00584434">
                        <w:t>Método</w:t>
                      </w:r>
                      <w:r>
                        <w:t xml:space="preserve"> </w:t>
                      </w:r>
                      <w:proofErr w:type="spellStart"/>
                      <w:r>
                        <w:t>exportarExcel</w:t>
                      </w:r>
                      <w:proofErr w:type="spellEnd"/>
                      <w:r>
                        <w:t>()</w:t>
                      </w:r>
                      <w:bookmarkEnd w:id="3299"/>
                      <w:bookmarkEnd w:id="3300"/>
                    </w:p>
                  </w:txbxContent>
                </v:textbox>
                <w10:wrap type="square"/>
              </v:shape>
            </w:pict>
          </mc:Fallback>
        </mc:AlternateContent>
      </w:r>
      <w:r w:rsidRPr="00F54E1B">
        <w:rPr>
          <w:noProof/>
          <w:sz w:val="24"/>
          <w:szCs w:val="24"/>
        </w:rPr>
        <mc:AlternateContent>
          <mc:Choice Requires="wps">
            <w:drawing>
              <wp:anchor distT="45720" distB="45720" distL="114300" distR="114300" simplePos="0" relativeHeight="251677696" behindDoc="0" locked="0" layoutInCell="1" allowOverlap="1" wp14:anchorId="57113E98" wp14:editId="4B9B42DB">
                <wp:simplePos x="0" y="0"/>
                <wp:positionH relativeFrom="margin">
                  <wp:align>right</wp:align>
                </wp:positionH>
                <wp:positionV relativeFrom="paragraph">
                  <wp:posOffset>3810</wp:posOffset>
                </wp:positionV>
                <wp:extent cx="5810885" cy="5273675"/>
                <wp:effectExtent l="0" t="0" r="18415" b="22225"/>
                <wp:wrapSquare wrapText="bothSides"/>
                <wp:docPr id="1488873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885" cy="5273675"/>
                        </a:xfrm>
                        <a:prstGeom prst="rect">
                          <a:avLst/>
                        </a:prstGeom>
                        <a:solidFill>
                          <a:srgbClr val="FFFFFF"/>
                        </a:solidFill>
                        <a:ln w="9525">
                          <a:solidFill>
                            <a:srgbClr val="000000"/>
                          </a:solidFill>
                          <a:miter lim="800000"/>
                          <a:headEnd/>
                          <a:tailEnd/>
                        </a:ln>
                      </wps:spPr>
                      <wps:txbx>
                        <w:txbxContent>
                          <w:p w14:paraId="4316CDBA" w14:textId="77777777" w:rsidR="00260674" w:rsidRPr="00F54E1B" w:rsidRDefault="00260674" w:rsidP="00F54E1B">
                            <w:pPr>
                              <w:shd w:val="clear" w:color="auto" w:fill="1F1F1F"/>
                              <w:spacing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DCDCAA"/>
                                <w:sz w:val="21"/>
                                <w:szCs w:val="21"/>
                                <w:lang w:eastAsia="es-ES"/>
                              </w:rPr>
                              <w:t>exportarExcel</w:t>
                            </w:r>
                            <w:proofErr w:type="spellEnd"/>
                            <w:r w:rsidRPr="00F54E1B">
                              <w:rPr>
                                <w:rFonts w:ascii="Consolas" w:eastAsia="Times New Roman" w:hAnsi="Consolas" w:cs="Times New Roman"/>
                                <w:color w:val="CCCCCC"/>
                                <w:sz w:val="21"/>
                                <w:szCs w:val="21"/>
                                <w:lang w:eastAsia="es-ES"/>
                              </w:rPr>
                              <w:t>() {</w:t>
                            </w:r>
                          </w:p>
                          <w:p w14:paraId="5CDF243F"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9CDCFE"/>
                                <w:sz w:val="21"/>
                                <w:szCs w:val="21"/>
                                <w:lang w:eastAsia="es-ES"/>
                              </w:rPr>
                              <w:t>console</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log</w:t>
                            </w:r>
                            <w:r w:rsidRPr="00F54E1B">
                              <w:rPr>
                                <w:rFonts w:ascii="Consolas" w:eastAsia="Times New Roman" w:hAnsi="Consolas" w:cs="Times New Roman"/>
                                <w:color w:val="CCCCCC"/>
                                <w:sz w:val="21"/>
                                <w:szCs w:val="21"/>
                                <w:lang w:eastAsia="es-ES"/>
                              </w:rPr>
                              <w:t>(</w:t>
                            </w:r>
                            <w:proofErr w:type="spellStart"/>
                            <w:r w:rsidRPr="00F54E1B">
                              <w:rPr>
                                <w:rFonts w:ascii="Consolas" w:eastAsia="Times New Roman" w:hAnsi="Consolas" w:cs="Times New Roman"/>
                                <w:color w:val="569CD6"/>
                                <w:sz w:val="21"/>
                                <w:szCs w:val="21"/>
                                <w:lang w:eastAsia="es-ES"/>
                              </w:rPr>
                              <w:t>this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sentadillas</w:t>
                            </w:r>
                            <w:proofErr w:type="spellEnd"/>
                            <w:r w:rsidRPr="00F54E1B">
                              <w:rPr>
                                <w:rFonts w:ascii="Consolas" w:eastAsia="Times New Roman" w:hAnsi="Consolas" w:cs="Times New Roman"/>
                                <w:color w:val="CCCCCC"/>
                                <w:sz w:val="21"/>
                                <w:szCs w:val="21"/>
                                <w:lang w:eastAsia="es-ES"/>
                              </w:rPr>
                              <w:t>);</w:t>
                            </w:r>
                          </w:p>
                          <w:p w14:paraId="777E7042"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586C0"/>
                                <w:sz w:val="21"/>
                                <w:szCs w:val="21"/>
                                <w:lang w:val="en-GB" w:eastAsia="es-ES"/>
                              </w:rPr>
                              <w:t>if</w:t>
                            </w:r>
                            <w:r w:rsidRPr="00F54E1B">
                              <w:rPr>
                                <w:rFonts w:ascii="Consolas" w:eastAsia="Times New Roman" w:hAnsi="Consolas" w:cs="Times New Roman"/>
                                <w:color w:val="CCCCCC"/>
                                <w:sz w:val="21"/>
                                <w:szCs w:val="21"/>
                                <w:lang w:val="en-GB" w:eastAsia="es-ES"/>
                              </w:rPr>
                              <w:t xml:space="preserve"> </w:t>
                            </w:r>
                            <w:proofErr w:type="gramStart"/>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D4D4D4"/>
                                <w:sz w:val="21"/>
                                <w:szCs w:val="21"/>
                                <w:lang w:val="en-GB" w:eastAsia="es-ES"/>
                              </w:rPr>
                              <w:t>!</w:t>
                            </w:r>
                            <w:proofErr w:type="spellStart"/>
                            <w:r w:rsidRPr="00F54E1B">
                              <w:rPr>
                                <w:rFonts w:ascii="Consolas" w:eastAsia="Times New Roman" w:hAnsi="Consolas" w:cs="Times New Roman"/>
                                <w:color w:val="569CD6"/>
                                <w:sz w:val="21"/>
                                <w:szCs w:val="21"/>
                                <w:lang w:val="en-GB" w:eastAsia="es-ES"/>
                              </w:rPr>
                              <w:t>this</w:t>
                            </w:r>
                            <w:proofErr w:type="gramEnd"/>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sentadillas</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569CD6"/>
                                <w:sz w:val="21"/>
                                <w:szCs w:val="21"/>
                                <w:lang w:val="en-GB" w:eastAsia="es-ES"/>
                              </w:rPr>
                              <w:t>this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sentadillas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length</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B5CEA8"/>
                                <w:sz w:val="21"/>
                                <w:szCs w:val="21"/>
                                <w:lang w:val="en-GB" w:eastAsia="es-ES"/>
                              </w:rPr>
                              <w:t>0</w:t>
                            </w:r>
                            <w:r w:rsidRPr="00F54E1B">
                              <w:rPr>
                                <w:rFonts w:ascii="Consolas" w:eastAsia="Times New Roman" w:hAnsi="Consolas" w:cs="Times New Roman"/>
                                <w:color w:val="CCCCCC"/>
                                <w:sz w:val="21"/>
                                <w:szCs w:val="21"/>
                                <w:lang w:val="en-GB" w:eastAsia="es-ES"/>
                              </w:rPr>
                              <w:t>) {</w:t>
                            </w:r>
                          </w:p>
                          <w:p w14:paraId="48A578FB"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9CDCFE"/>
                                <w:sz w:val="21"/>
                                <w:szCs w:val="21"/>
                                <w:lang w:eastAsia="es-ES"/>
                              </w:rPr>
                              <w:t>console</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warn</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CE9178"/>
                                <w:sz w:val="21"/>
                                <w:szCs w:val="21"/>
                                <w:lang w:eastAsia="es-ES"/>
                              </w:rPr>
                              <w:t>"No hay datos de sentadillas para exportar."</w:t>
                            </w:r>
                            <w:r w:rsidRPr="00F54E1B">
                              <w:rPr>
                                <w:rFonts w:ascii="Consolas" w:eastAsia="Times New Roman" w:hAnsi="Consolas" w:cs="Times New Roman"/>
                                <w:color w:val="CCCCCC"/>
                                <w:sz w:val="21"/>
                                <w:szCs w:val="21"/>
                                <w:lang w:eastAsia="es-ES"/>
                              </w:rPr>
                              <w:t>);</w:t>
                            </w:r>
                          </w:p>
                          <w:p w14:paraId="0F1F0955" w14:textId="77777777" w:rsidR="00260674" w:rsidRPr="00C57518" w:rsidRDefault="00260674" w:rsidP="00F54E1B">
                            <w:pPr>
                              <w:shd w:val="clear" w:color="auto" w:fill="1F1F1F"/>
                              <w:spacing w:after="0" w:line="285" w:lineRule="atLeast"/>
                              <w:rPr>
                                <w:rFonts w:ascii="Consolas" w:hAnsi="Consolas"/>
                                <w:color w:val="CCCCCC"/>
                                <w:sz w:val="21"/>
                                <w:lang w:val="en-GB"/>
                                <w:rPrChange w:id="3301" w:author="Redondo García Francisco Javier" w:date="2025-09-02T09:44:00Z">
                                  <w:rPr>
                                    <w:rFonts w:ascii="Consolas" w:hAnsi="Consolas"/>
                                    <w:color w:val="CCCCCC"/>
                                    <w:sz w:val="21"/>
                                    <w:lang w:val="en-US"/>
                                  </w:rPr>
                                </w:rPrChange>
                              </w:rPr>
                            </w:pPr>
                            <w:r w:rsidRPr="00F54E1B">
                              <w:rPr>
                                <w:rFonts w:ascii="Consolas" w:eastAsia="Times New Roman" w:hAnsi="Consolas" w:cs="Times New Roman"/>
                                <w:color w:val="CCCCCC"/>
                                <w:sz w:val="21"/>
                                <w:szCs w:val="21"/>
                                <w:lang w:eastAsia="es-ES"/>
                              </w:rPr>
                              <w:t xml:space="preserve">      </w:t>
                            </w:r>
                            <w:proofErr w:type="gramStart"/>
                            <w:r w:rsidRPr="00C57518">
                              <w:rPr>
                                <w:rFonts w:ascii="Consolas" w:hAnsi="Consolas"/>
                                <w:color w:val="C586C0"/>
                                <w:sz w:val="21"/>
                                <w:lang w:val="en-GB"/>
                                <w:rPrChange w:id="3302" w:author="Redondo García Francisco Javier" w:date="2025-09-02T09:44:00Z">
                                  <w:rPr>
                                    <w:rFonts w:ascii="Consolas" w:hAnsi="Consolas"/>
                                    <w:color w:val="C586C0"/>
                                    <w:sz w:val="21"/>
                                    <w:lang w:val="en-US"/>
                                  </w:rPr>
                                </w:rPrChange>
                              </w:rPr>
                              <w:t>return</w:t>
                            </w:r>
                            <w:r w:rsidRPr="00C57518">
                              <w:rPr>
                                <w:rFonts w:ascii="Consolas" w:hAnsi="Consolas"/>
                                <w:color w:val="CCCCCC"/>
                                <w:sz w:val="21"/>
                                <w:lang w:val="en-GB"/>
                                <w:rPrChange w:id="3303" w:author="Redondo García Francisco Javier" w:date="2025-09-02T09:44:00Z">
                                  <w:rPr>
                                    <w:rFonts w:ascii="Consolas" w:hAnsi="Consolas"/>
                                    <w:color w:val="CCCCCC"/>
                                    <w:sz w:val="21"/>
                                    <w:lang w:val="en-US"/>
                                  </w:rPr>
                                </w:rPrChange>
                              </w:rPr>
                              <w:t>;</w:t>
                            </w:r>
                            <w:proofErr w:type="gramEnd"/>
                          </w:p>
                          <w:p w14:paraId="34B5B4AE" w14:textId="77777777" w:rsidR="00260674" w:rsidRPr="00C57518" w:rsidRDefault="00260674" w:rsidP="00F54E1B">
                            <w:pPr>
                              <w:shd w:val="clear" w:color="auto" w:fill="1F1F1F"/>
                              <w:spacing w:after="0" w:line="285" w:lineRule="atLeast"/>
                              <w:rPr>
                                <w:rFonts w:ascii="Consolas" w:hAnsi="Consolas"/>
                                <w:color w:val="CCCCCC"/>
                                <w:sz w:val="21"/>
                                <w:lang w:val="en-GB"/>
                                <w:rPrChange w:id="3304" w:author="Redondo García Francisco Javier" w:date="2025-09-02T09:44:00Z">
                                  <w:rPr>
                                    <w:rFonts w:ascii="Consolas" w:hAnsi="Consolas"/>
                                    <w:color w:val="CCCCCC"/>
                                    <w:sz w:val="21"/>
                                    <w:lang w:val="en-US"/>
                                  </w:rPr>
                                </w:rPrChange>
                              </w:rPr>
                            </w:pPr>
                            <w:r w:rsidRPr="00C57518">
                              <w:rPr>
                                <w:rFonts w:ascii="Consolas" w:hAnsi="Consolas"/>
                                <w:color w:val="CCCCCC"/>
                                <w:sz w:val="21"/>
                                <w:lang w:val="en-GB"/>
                                <w:rPrChange w:id="3305" w:author="Redondo García Francisco Javier" w:date="2025-09-02T09:44:00Z">
                                  <w:rPr>
                                    <w:rFonts w:ascii="Consolas" w:hAnsi="Consolas"/>
                                    <w:color w:val="CCCCCC"/>
                                    <w:sz w:val="21"/>
                                    <w:lang w:val="en-US"/>
                                  </w:rPr>
                                </w:rPrChange>
                              </w:rPr>
                              <w:t>    }</w:t>
                            </w:r>
                          </w:p>
                          <w:p w14:paraId="39E156E5"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C57518">
                              <w:rPr>
                                <w:rFonts w:ascii="Consolas" w:hAnsi="Consolas"/>
                                <w:color w:val="CCCCCC"/>
                                <w:sz w:val="21"/>
                                <w:lang w:val="en-GB"/>
                                <w:rPrChange w:id="3306" w:author="Redondo García Francisco Javier" w:date="2025-09-02T09:44:00Z">
                                  <w:rPr>
                                    <w:rFonts w:ascii="Consolas" w:hAnsi="Consolas"/>
                                    <w:color w:val="CCCCCC"/>
                                    <w:sz w:val="21"/>
                                    <w:lang w:val="en-US"/>
                                  </w:rPr>
                                </w:rPrChange>
                              </w:rPr>
                              <w:t xml:space="preserve">    </w:t>
                            </w:r>
                            <w:proofErr w:type="spellStart"/>
                            <w:r w:rsidRPr="00F54E1B">
                              <w:rPr>
                                <w:rFonts w:ascii="Consolas" w:eastAsia="Times New Roman" w:hAnsi="Consolas" w:cs="Times New Roman"/>
                                <w:color w:val="569CD6"/>
                                <w:sz w:val="21"/>
                                <w:szCs w:val="21"/>
                                <w:lang w:val="en-GB" w:eastAsia="es-ES"/>
                              </w:rPr>
                              <w:t>const</w:t>
                            </w:r>
                            <w:proofErr w:type="spellEnd"/>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FC1FF"/>
                                <w:sz w:val="21"/>
                                <w:szCs w:val="21"/>
                                <w:lang w:val="en-GB" w:eastAsia="es-ES"/>
                              </w:rPr>
                              <w:t>datosParaExcel</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proofErr w:type="spellStart"/>
                            <w:proofErr w:type="gramStart"/>
                            <w:r w:rsidRPr="00F54E1B">
                              <w:rPr>
                                <w:rFonts w:ascii="Consolas" w:eastAsia="Times New Roman" w:hAnsi="Consolas" w:cs="Times New Roman"/>
                                <w:color w:val="569CD6"/>
                                <w:sz w:val="21"/>
                                <w:szCs w:val="21"/>
                                <w:lang w:val="en-GB" w:eastAsia="es-ES"/>
                              </w:rPr>
                              <w:t>this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sentadillas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DCDCAA"/>
                                <w:sz w:val="21"/>
                                <w:szCs w:val="21"/>
                                <w:lang w:val="en-GB" w:eastAsia="es-ES"/>
                              </w:rPr>
                              <w:t>map</w:t>
                            </w:r>
                            <w:proofErr w:type="spellEnd"/>
                            <w:r w:rsidRPr="00F54E1B">
                              <w:rPr>
                                <w:rFonts w:ascii="Consolas" w:eastAsia="Times New Roman" w:hAnsi="Consolas" w:cs="Times New Roman"/>
                                <w:color w:val="CCCCCC"/>
                                <w:sz w:val="21"/>
                                <w:szCs w:val="21"/>
                                <w:lang w:val="en-GB" w:eastAsia="es-ES"/>
                              </w:rPr>
                              <w:t>(</w:t>
                            </w:r>
                            <w:proofErr w:type="gramEnd"/>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item</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9CDCFE"/>
                                <w:sz w:val="21"/>
                                <w:szCs w:val="21"/>
                                <w:lang w:val="en-GB" w:eastAsia="es-ES"/>
                              </w:rPr>
                              <w:t>index</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569CD6"/>
                                <w:sz w:val="21"/>
                                <w:szCs w:val="21"/>
                                <w:lang w:val="en-GB" w:eastAsia="es-ES"/>
                              </w:rPr>
                              <w:t>=&gt;</w:t>
                            </w:r>
                            <w:r w:rsidRPr="00F54E1B">
                              <w:rPr>
                                <w:rFonts w:ascii="Consolas" w:eastAsia="Times New Roman" w:hAnsi="Consolas" w:cs="Times New Roman"/>
                                <w:color w:val="CCCCCC"/>
                                <w:sz w:val="21"/>
                                <w:szCs w:val="21"/>
                                <w:lang w:val="en-GB" w:eastAsia="es-ES"/>
                              </w:rPr>
                              <w:t xml:space="preserve"> {</w:t>
                            </w:r>
                          </w:p>
                          <w:p w14:paraId="14CF674F"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586C0"/>
                                <w:sz w:val="21"/>
                                <w:szCs w:val="21"/>
                                <w:lang w:val="en-GB" w:eastAsia="es-ES"/>
                              </w:rPr>
                              <w:t>return</w:t>
                            </w:r>
                            <w:r w:rsidRPr="00F54E1B">
                              <w:rPr>
                                <w:rFonts w:ascii="Consolas" w:eastAsia="Times New Roman" w:hAnsi="Consolas" w:cs="Times New Roman"/>
                                <w:color w:val="CCCCCC"/>
                                <w:sz w:val="21"/>
                                <w:szCs w:val="21"/>
                                <w:lang w:val="en-GB" w:eastAsia="es-ES"/>
                              </w:rPr>
                              <w:t xml:space="preserve"> {</w:t>
                            </w:r>
                          </w:p>
                          <w:p w14:paraId="73BB0C8D"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9CDCFE"/>
                                <w:sz w:val="21"/>
                                <w:szCs w:val="21"/>
                                <w:lang w:val="en-GB" w:eastAsia="es-ES"/>
                              </w:rPr>
                              <w:t>ID:</w:t>
                            </w: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9CDCFE"/>
                                <w:sz w:val="21"/>
                                <w:szCs w:val="21"/>
                                <w:lang w:val="en-GB" w:eastAsia="es-ES"/>
                              </w:rPr>
                              <w:t>item</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key</w:t>
                            </w:r>
                            <w:proofErr w:type="spellEnd"/>
                            <w:r w:rsidRPr="00F54E1B">
                              <w:rPr>
                                <w:rFonts w:ascii="Consolas" w:eastAsia="Times New Roman" w:hAnsi="Consolas" w:cs="Times New Roman"/>
                                <w:color w:val="CCCCCC"/>
                                <w:sz w:val="21"/>
                                <w:szCs w:val="21"/>
                                <w:lang w:val="en-GB" w:eastAsia="es-ES"/>
                              </w:rPr>
                              <w:t>,</w:t>
                            </w:r>
                          </w:p>
                          <w:p w14:paraId="69DD68AB" w14:textId="77777777" w:rsidR="00260674" w:rsidRPr="003067BC" w:rsidRDefault="00260674" w:rsidP="00F54E1B">
                            <w:pPr>
                              <w:shd w:val="clear" w:color="auto" w:fill="1F1F1F"/>
                              <w:spacing w:after="0" w:line="285" w:lineRule="atLeast"/>
                              <w:rPr>
                                <w:rFonts w:ascii="Consolas" w:hAnsi="Consolas"/>
                                <w:color w:val="CCCCCC"/>
                                <w:sz w:val="21"/>
                                <w:lang w:val="en-US"/>
                                <w:rPrChange w:id="3307" w:author="Redondo García Francisco Javier" w:date="2025-09-02T09:44:00Z">
                                  <w:rPr>
                                    <w:rFonts w:ascii="Consolas" w:hAnsi="Consolas"/>
                                    <w:color w:val="CCCCCC"/>
                                    <w:sz w:val="21"/>
                                  </w:rPr>
                                </w:rPrChange>
                              </w:rPr>
                            </w:pPr>
                            <w:r w:rsidRPr="00F54E1B">
                              <w:rPr>
                                <w:rFonts w:ascii="Consolas" w:eastAsia="Times New Roman" w:hAnsi="Consolas" w:cs="Times New Roman"/>
                                <w:color w:val="CCCCCC"/>
                                <w:sz w:val="21"/>
                                <w:szCs w:val="21"/>
                                <w:lang w:val="en-GB" w:eastAsia="es-ES"/>
                              </w:rPr>
                              <w:t xml:space="preserve">        </w:t>
                            </w:r>
                            <w:r w:rsidRPr="003067BC">
                              <w:rPr>
                                <w:rFonts w:ascii="Consolas" w:hAnsi="Consolas"/>
                                <w:color w:val="CE9178"/>
                                <w:sz w:val="21"/>
                                <w:lang w:val="en-US"/>
                                <w:rPrChange w:id="3308" w:author="Redondo García Francisco Javier" w:date="2025-09-02T09:44:00Z">
                                  <w:rPr>
                                    <w:rFonts w:ascii="Consolas" w:hAnsi="Consolas"/>
                                    <w:color w:val="CE9178"/>
                                    <w:sz w:val="21"/>
                                  </w:rPr>
                                </w:rPrChange>
                              </w:rPr>
                              <w:t>"Fecha de Inicio"</w:t>
                            </w:r>
                            <w:r w:rsidRPr="003067BC">
                              <w:rPr>
                                <w:rFonts w:ascii="Consolas" w:hAnsi="Consolas"/>
                                <w:color w:val="9CDCFE"/>
                                <w:sz w:val="21"/>
                                <w:lang w:val="en-US"/>
                                <w:rPrChange w:id="3309" w:author="Redondo García Francisco Javier" w:date="2025-09-02T09:44:00Z">
                                  <w:rPr>
                                    <w:rFonts w:ascii="Consolas" w:hAnsi="Consolas"/>
                                    <w:color w:val="9CDCFE"/>
                                    <w:sz w:val="21"/>
                                  </w:rPr>
                                </w:rPrChange>
                              </w:rPr>
                              <w:t>:</w:t>
                            </w:r>
                            <w:r w:rsidRPr="003067BC">
                              <w:rPr>
                                <w:rFonts w:ascii="Consolas" w:hAnsi="Consolas"/>
                                <w:color w:val="CCCCCC"/>
                                <w:sz w:val="21"/>
                                <w:lang w:val="en-US"/>
                                <w:rPrChange w:id="3310" w:author="Redondo García Francisco Javier" w:date="2025-09-02T09:44:00Z">
                                  <w:rPr>
                                    <w:rFonts w:ascii="Consolas" w:hAnsi="Consolas"/>
                                    <w:color w:val="CCCCCC"/>
                                    <w:sz w:val="21"/>
                                  </w:rPr>
                                </w:rPrChange>
                              </w:rPr>
                              <w:t xml:space="preserve"> </w:t>
                            </w:r>
                            <w:r w:rsidRPr="003067BC">
                              <w:rPr>
                                <w:rFonts w:ascii="Consolas" w:hAnsi="Consolas"/>
                                <w:color w:val="9CDCFE"/>
                                <w:sz w:val="21"/>
                                <w:lang w:val="en-US"/>
                                <w:rPrChange w:id="3311" w:author="Redondo García Francisco Javier" w:date="2025-09-02T09:44:00Z">
                                  <w:rPr>
                                    <w:rFonts w:ascii="Consolas" w:hAnsi="Consolas"/>
                                    <w:color w:val="9CDCFE"/>
                                    <w:sz w:val="21"/>
                                  </w:rPr>
                                </w:rPrChange>
                              </w:rPr>
                              <w:t>item</w:t>
                            </w:r>
                            <w:r w:rsidRPr="003067BC">
                              <w:rPr>
                                <w:rFonts w:ascii="Consolas" w:hAnsi="Consolas"/>
                                <w:color w:val="CCCCCC"/>
                                <w:sz w:val="21"/>
                                <w:lang w:val="en-US"/>
                                <w:rPrChange w:id="3312" w:author="Redondo García Francisco Javier" w:date="2025-09-02T09:44:00Z">
                                  <w:rPr>
                                    <w:rFonts w:ascii="Consolas" w:hAnsi="Consolas"/>
                                    <w:color w:val="CCCCCC"/>
                                    <w:sz w:val="21"/>
                                  </w:rPr>
                                </w:rPrChange>
                              </w:rPr>
                              <w:t>.</w:t>
                            </w:r>
                            <w:r w:rsidRPr="003067BC">
                              <w:rPr>
                                <w:rFonts w:ascii="Consolas" w:hAnsi="Consolas"/>
                                <w:color w:val="9CDCFE"/>
                                <w:sz w:val="21"/>
                                <w:lang w:val="en-US"/>
                                <w:rPrChange w:id="3313" w:author="Redondo García Francisco Javier" w:date="2025-09-02T09:44:00Z">
                                  <w:rPr>
                                    <w:rFonts w:ascii="Consolas" w:hAnsi="Consolas"/>
                                    <w:color w:val="9CDCFE"/>
                                    <w:sz w:val="21"/>
                                  </w:rPr>
                                </w:rPrChange>
                              </w:rPr>
                              <w:t>data</w:t>
                            </w:r>
                            <w:r w:rsidRPr="003067BC">
                              <w:rPr>
                                <w:rFonts w:ascii="Consolas" w:hAnsi="Consolas"/>
                                <w:color w:val="CCCCCC"/>
                                <w:sz w:val="21"/>
                                <w:lang w:val="en-US"/>
                                <w:rPrChange w:id="3314" w:author="Redondo García Francisco Javier" w:date="2025-09-02T09:44:00Z">
                                  <w:rPr>
                                    <w:rFonts w:ascii="Consolas" w:hAnsi="Consolas"/>
                                    <w:color w:val="CCCCCC"/>
                                    <w:sz w:val="21"/>
                                  </w:rPr>
                                </w:rPrChange>
                              </w:rPr>
                              <w:t>.</w:t>
                            </w:r>
                            <w:r w:rsidRPr="003067BC">
                              <w:rPr>
                                <w:rFonts w:ascii="Consolas" w:hAnsi="Consolas"/>
                                <w:color w:val="9CDCFE"/>
                                <w:sz w:val="21"/>
                                <w:lang w:val="en-US"/>
                                <w:rPrChange w:id="3315" w:author="Redondo García Francisco Javier" w:date="2025-09-02T09:44:00Z">
                                  <w:rPr>
                                    <w:rFonts w:ascii="Consolas" w:hAnsi="Consolas"/>
                                    <w:color w:val="9CDCFE"/>
                                    <w:sz w:val="21"/>
                                  </w:rPr>
                                </w:rPrChange>
                              </w:rPr>
                              <w:t>dateTimeStartTest</w:t>
                            </w:r>
                            <w:r w:rsidRPr="003067BC">
                              <w:rPr>
                                <w:rFonts w:ascii="Consolas" w:hAnsi="Consolas"/>
                                <w:color w:val="CCCCCC"/>
                                <w:sz w:val="21"/>
                                <w:lang w:val="en-US"/>
                                <w:rPrChange w:id="3316" w:author="Redondo García Francisco Javier" w:date="2025-09-02T09:44:00Z">
                                  <w:rPr>
                                    <w:rFonts w:ascii="Consolas" w:hAnsi="Consolas"/>
                                    <w:color w:val="CCCCCC"/>
                                    <w:sz w:val="21"/>
                                  </w:rPr>
                                </w:rPrChange>
                              </w:rPr>
                              <w:t>,</w:t>
                            </w:r>
                          </w:p>
                          <w:p w14:paraId="6E05543D"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3067BC">
                              <w:rPr>
                                <w:rFonts w:ascii="Consolas" w:hAnsi="Consolas"/>
                                <w:color w:val="CCCCCC"/>
                                <w:sz w:val="21"/>
                                <w:lang w:val="en-US"/>
                                <w:rPrChange w:id="3317" w:author="Redondo García Francisco Javier" w:date="2025-09-02T09:44:00Z">
                                  <w:rPr>
                                    <w:rFonts w:ascii="Consolas" w:hAnsi="Consolas"/>
                                    <w:color w:val="CCCCCC"/>
                                    <w:sz w:val="21"/>
                                  </w:rPr>
                                </w:rPrChange>
                              </w:rPr>
                              <w:t xml:space="preserve">        </w:t>
                            </w:r>
                            <w:r w:rsidRPr="00F54E1B">
                              <w:rPr>
                                <w:rFonts w:ascii="Consolas" w:eastAsia="Times New Roman" w:hAnsi="Consolas" w:cs="Times New Roman"/>
                                <w:color w:val="CE9178"/>
                                <w:sz w:val="21"/>
                                <w:szCs w:val="21"/>
                                <w:lang w:eastAsia="es-ES"/>
                              </w:rPr>
                              <w:t>"Fecha de Fin"</w:t>
                            </w:r>
                            <w:r w:rsidRPr="00F54E1B">
                              <w:rPr>
                                <w:rFonts w:ascii="Consolas" w:eastAsia="Times New Roman" w:hAnsi="Consolas" w:cs="Times New Roman"/>
                                <w:color w:val="9CDCFE"/>
                                <w:sz w:val="21"/>
                                <w:szCs w:val="21"/>
                                <w:lang w:eastAsia="es-ES"/>
                              </w:rPr>
                              <w:t>:</w:t>
                            </w: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9CDCFE"/>
                                <w:sz w:val="21"/>
                                <w:szCs w:val="21"/>
                                <w:lang w:eastAsia="es-ES"/>
                              </w:rPr>
                              <w:t>item</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data</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dateTimeEndTest</w:t>
                            </w:r>
                            <w:proofErr w:type="spellEnd"/>
                            <w:r w:rsidRPr="00F54E1B">
                              <w:rPr>
                                <w:rFonts w:ascii="Consolas" w:eastAsia="Times New Roman" w:hAnsi="Consolas" w:cs="Times New Roman"/>
                                <w:color w:val="CCCCCC"/>
                                <w:sz w:val="21"/>
                                <w:szCs w:val="21"/>
                                <w:lang w:eastAsia="es-ES"/>
                              </w:rPr>
                              <w:t>,</w:t>
                            </w:r>
                          </w:p>
                          <w:p w14:paraId="5D7DAC7B"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"Datos Sentadillas"</w:t>
                            </w:r>
                            <w:r w:rsidRPr="00F54E1B">
                              <w:rPr>
                                <w:rFonts w:ascii="Consolas" w:eastAsia="Times New Roman" w:hAnsi="Consolas" w:cs="Times New Roman"/>
                                <w:color w:val="9CDCFE"/>
                                <w:sz w:val="21"/>
                                <w:szCs w:val="21"/>
                                <w:lang w:eastAsia="es-ES"/>
                              </w:rPr>
                              <w:t>:</w:t>
                            </w: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9CDCFE"/>
                                <w:sz w:val="21"/>
                                <w:szCs w:val="21"/>
                                <w:lang w:eastAsia="es-ES"/>
                              </w:rPr>
                              <w:t>item</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data</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dataChart</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join</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CE9178"/>
                                <w:sz w:val="21"/>
                                <w:szCs w:val="21"/>
                                <w:lang w:eastAsia="es-ES"/>
                              </w:rPr>
                              <w:t>", "</w:t>
                            </w:r>
                            <w:r w:rsidRPr="00F54E1B">
                              <w:rPr>
                                <w:rFonts w:ascii="Consolas" w:eastAsia="Times New Roman" w:hAnsi="Consolas" w:cs="Times New Roman"/>
                                <w:color w:val="CCCCCC"/>
                                <w:sz w:val="21"/>
                                <w:szCs w:val="21"/>
                                <w:lang w:eastAsia="es-ES"/>
                              </w:rPr>
                              <w:t xml:space="preserve">), </w:t>
                            </w:r>
                          </w:p>
                          <w:p w14:paraId="394EE27F"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"Valores Máximos"</w:t>
                            </w:r>
                            <w:r w:rsidRPr="00F54E1B">
                              <w:rPr>
                                <w:rFonts w:ascii="Consolas" w:eastAsia="Times New Roman" w:hAnsi="Consolas" w:cs="Times New Roman"/>
                                <w:color w:val="9CDCFE"/>
                                <w:sz w:val="21"/>
                                <w:szCs w:val="21"/>
                                <w:lang w:eastAsia="es-ES"/>
                              </w:rPr>
                              <w:t>:</w:t>
                            </w: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569CD6"/>
                                <w:sz w:val="21"/>
                                <w:szCs w:val="21"/>
                                <w:lang w:eastAsia="es-ES"/>
                              </w:rPr>
                              <w:t>this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maxValues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join</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CE9178"/>
                                <w:sz w:val="21"/>
                                <w:szCs w:val="21"/>
                                <w:lang w:eastAsia="es-ES"/>
                              </w:rPr>
                              <w:t>", "</w:t>
                            </w:r>
                            <w:r w:rsidRPr="00F54E1B">
                              <w:rPr>
                                <w:rFonts w:ascii="Consolas" w:eastAsia="Times New Roman" w:hAnsi="Consolas" w:cs="Times New Roman"/>
                                <w:color w:val="CCCCCC"/>
                                <w:sz w:val="21"/>
                                <w:szCs w:val="21"/>
                                <w:lang w:eastAsia="es-ES"/>
                              </w:rPr>
                              <w:t xml:space="preserve">), </w:t>
                            </w:r>
                          </w:p>
                          <w:p w14:paraId="2253E6A0"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"Valores Mínimos"</w:t>
                            </w:r>
                            <w:r w:rsidRPr="00F54E1B">
                              <w:rPr>
                                <w:rFonts w:ascii="Consolas" w:eastAsia="Times New Roman" w:hAnsi="Consolas" w:cs="Times New Roman"/>
                                <w:color w:val="9CDCFE"/>
                                <w:sz w:val="21"/>
                                <w:szCs w:val="21"/>
                                <w:lang w:eastAsia="es-ES"/>
                              </w:rPr>
                              <w:t>:</w:t>
                            </w: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569CD6"/>
                                <w:sz w:val="21"/>
                                <w:szCs w:val="21"/>
                                <w:lang w:eastAsia="es-ES"/>
                              </w:rPr>
                              <w:t>this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minValues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join</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CE9178"/>
                                <w:sz w:val="21"/>
                                <w:szCs w:val="21"/>
                                <w:lang w:eastAsia="es-ES"/>
                              </w:rPr>
                              <w:t>", "</w:t>
                            </w:r>
                            <w:r w:rsidRPr="00F54E1B">
                              <w:rPr>
                                <w:rFonts w:ascii="Consolas" w:eastAsia="Times New Roman" w:hAnsi="Consolas" w:cs="Times New Roman"/>
                                <w:color w:val="CCCCCC"/>
                                <w:sz w:val="21"/>
                                <w:szCs w:val="21"/>
                                <w:lang w:eastAsia="es-ES"/>
                              </w:rPr>
                              <w:t xml:space="preserve">), </w:t>
                            </w:r>
                          </w:p>
                          <w:p w14:paraId="07C33C5B"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 xml:space="preserve">"Diferencia </w:t>
                            </w:r>
                            <w:proofErr w:type="spellStart"/>
                            <w:r w:rsidRPr="00F54E1B">
                              <w:rPr>
                                <w:rFonts w:ascii="Consolas" w:eastAsia="Times New Roman" w:hAnsi="Consolas" w:cs="Times New Roman"/>
                                <w:color w:val="CE9178"/>
                                <w:sz w:val="21"/>
                                <w:szCs w:val="21"/>
                                <w:lang w:eastAsia="es-ES"/>
                              </w:rPr>
                              <w:t>Máx</w:t>
                            </w:r>
                            <w:proofErr w:type="spellEnd"/>
                            <w:r w:rsidRPr="00F54E1B">
                              <w:rPr>
                                <w:rFonts w:ascii="Consolas" w:eastAsia="Times New Roman" w:hAnsi="Consolas" w:cs="Times New Roman"/>
                                <w:color w:val="CE9178"/>
                                <w:sz w:val="21"/>
                                <w:szCs w:val="21"/>
                                <w:lang w:eastAsia="es-ES"/>
                              </w:rPr>
                              <w:t xml:space="preserve"> - </w:t>
                            </w:r>
                            <w:proofErr w:type="spellStart"/>
                            <w:r w:rsidRPr="00F54E1B">
                              <w:rPr>
                                <w:rFonts w:ascii="Consolas" w:eastAsia="Times New Roman" w:hAnsi="Consolas" w:cs="Times New Roman"/>
                                <w:color w:val="CE9178"/>
                                <w:sz w:val="21"/>
                                <w:szCs w:val="21"/>
                                <w:lang w:eastAsia="es-ES"/>
                              </w:rPr>
                              <w:t>Mín</w:t>
                            </w:r>
                            <w:proofErr w:type="spellEnd"/>
                            <w:r w:rsidRPr="00F54E1B">
                              <w:rPr>
                                <w:rFonts w:ascii="Consolas" w:eastAsia="Times New Roman" w:hAnsi="Consolas" w:cs="Times New Roman"/>
                                <w:color w:val="CE9178"/>
                                <w:sz w:val="21"/>
                                <w:szCs w:val="21"/>
                                <w:lang w:eastAsia="es-ES"/>
                              </w:rPr>
                              <w:t>"</w:t>
                            </w:r>
                            <w:r w:rsidRPr="00F54E1B">
                              <w:rPr>
                                <w:rFonts w:ascii="Consolas" w:eastAsia="Times New Roman" w:hAnsi="Consolas" w:cs="Times New Roman"/>
                                <w:color w:val="9CDCFE"/>
                                <w:sz w:val="21"/>
                                <w:szCs w:val="21"/>
                                <w:lang w:eastAsia="es-ES"/>
                              </w:rPr>
                              <w:t>:</w:t>
                            </w: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569CD6"/>
                                <w:sz w:val="21"/>
                                <w:szCs w:val="21"/>
                                <w:lang w:eastAsia="es-ES"/>
                              </w:rPr>
                              <w:t>this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difMaxMinValues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join</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CE9178"/>
                                <w:sz w:val="21"/>
                                <w:szCs w:val="21"/>
                                <w:lang w:eastAsia="es-ES"/>
                              </w:rPr>
                              <w:t>", "</w:t>
                            </w:r>
                            <w:r w:rsidRPr="00F54E1B">
                              <w:rPr>
                                <w:rFonts w:ascii="Consolas" w:eastAsia="Times New Roman" w:hAnsi="Consolas" w:cs="Times New Roman"/>
                                <w:color w:val="CCCCCC"/>
                                <w:sz w:val="21"/>
                                <w:szCs w:val="21"/>
                                <w:lang w:eastAsia="es-ES"/>
                              </w:rPr>
                              <w:t xml:space="preserve">) </w:t>
                            </w:r>
                          </w:p>
                          <w:p w14:paraId="67EF1352" w14:textId="77777777" w:rsidR="00260674" w:rsidRPr="00717A8A" w:rsidRDefault="00260674" w:rsidP="00F54E1B">
                            <w:pPr>
                              <w:shd w:val="clear" w:color="auto" w:fill="1F1F1F"/>
                              <w:spacing w:after="0" w:line="285" w:lineRule="atLeast"/>
                              <w:rPr>
                                <w:rFonts w:ascii="Consolas" w:hAnsi="Consolas"/>
                                <w:color w:val="CCCCCC"/>
                                <w:sz w:val="21"/>
                                <w:lang w:val="en-GB"/>
                                <w:rPrChange w:id="3318" w:author="Redondo García Francisco Javier" w:date="2025-09-02T09:44:00Z">
                                  <w:rPr>
                                    <w:rFonts w:ascii="Consolas" w:hAnsi="Consolas"/>
                                    <w:color w:val="CCCCCC"/>
                                    <w:sz w:val="21"/>
                                    <w:lang w:val="en-US"/>
                                  </w:rPr>
                                </w:rPrChange>
                              </w:rPr>
                            </w:pPr>
                            <w:r w:rsidRPr="00F54E1B">
                              <w:rPr>
                                <w:rFonts w:ascii="Consolas" w:eastAsia="Times New Roman" w:hAnsi="Consolas" w:cs="Times New Roman"/>
                                <w:color w:val="CCCCCC"/>
                                <w:sz w:val="21"/>
                                <w:szCs w:val="21"/>
                                <w:lang w:eastAsia="es-ES"/>
                              </w:rPr>
                              <w:t xml:space="preserve">      </w:t>
                            </w:r>
                            <w:r w:rsidRPr="00717A8A">
                              <w:rPr>
                                <w:rFonts w:ascii="Consolas" w:hAnsi="Consolas"/>
                                <w:color w:val="CCCCCC"/>
                                <w:sz w:val="21"/>
                                <w:lang w:val="en-GB"/>
                                <w:rPrChange w:id="3319" w:author="Redondo García Francisco Javier" w:date="2025-09-02T09:44:00Z">
                                  <w:rPr>
                                    <w:rFonts w:ascii="Consolas" w:hAnsi="Consolas"/>
                                    <w:color w:val="CCCCCC"/>
                                    <w:sz w:val="21"/>
                                    <w:lang w:val="en-US"/>
                                  </w:rPr>
                                </w:rPrChange>
                              </w:rPr>
                              <w:t>};</w:t>
                            </w:r>
                          </w:p>
                          <w:p w14:paraId="59C52DB1" w14:textId="77777777" w:rsidR="00260674" w:rsidRPr="00717A8A" w:rsidRDefault="00260674" w:rsidP="00F54E1B">
                            <w:pPr>
                              <w:shd w:val="clear" w:color="auto" w:fill="1F1F1F"/>
                              <w:spacing w:after="0" w:line="285" w:lineRule="atLeast"/>
                              <w:rPr>
                                <w:rFonts w:ascii="Consolas" w:hAnsi="Consolas"/>
                                <w:color w:val="CCCCCC"/>
                                <w:sz w:val="21"/>
                                <w:lang w:val="en-GB"/>
                                <w:rPrChange w:id="3320" w:author="Redondo García Francisco Javier" w:date="2025-09-02T09:44:00Z">
                                  <w:rPr>
                                    <w:rFonts w:ascii="Consolas" w:hAnsi="Consolas"/>
                                    <w:color w:val="CCCCCC"/>
                                    <w:sz w:val="21"/>
                                    <w:lang w:val="en-US"/>
                                  </w:rPr>
                                </w:rPrChange>
                              </w:rPr>
                            </w:pPr>
                            <w:r w:rsidRPr="00717A8A">
                              <w:rPr>
                                <w:rFonts w:ascii="Consolas" w:hAnsi="Consolas"/>
                                <w:color w:val="CCCCCC"/>
                                <w:sz w:val="21"/>
                                <w:lang w:val="en-GB"/>
                                <w:rPrChange w:id="3321" w:author="Redondo García Francisco Javier" w:date="2025-09-02T09:44:00Z">
                                  <w:rPr>
                                    <w:rFonts w:ascii="Consolas" w:hAnsi="Consolas"/>
                                    <w:color w:val="CCCCCC"/>
                                    <w:sz w:val="21"/>
                                    <w:lang w:val="en-US"/>
                                  </w:rPr>
                                </w:rPrChange>
                              </w:rPr>
                              <w:t>    });</w:t>
                            </w:r>
                          </w:p>
                          <w:p w14:paraId="7C76D7A2" w14:textId="77777777" w:rsidR="00260674" w:rsidRPr="00717A8A" w:rsidRDefault="00260674" w:rsidP="00F54E1B">
                            <w:pPr>
                              <w:shd w:val="clear" w:color="auto" w:fill="1F1F1F"/>
                              <w:spacing w:after="0" w:line="285" w:lineRule="atLeast"/>
                              <w:rPr>
                                <w:rFonts w:ascii="Consolas" w:hAnsi="Consolas"/>
                                <w:color w:val="CCCCCC"/>
                                <w:sz w:val="21"/>
                                <w:lang w:val="en-GB"/>
                                <w:rPrChange w:id="3322" w:author="Redondo García Francisco Javier" w:date="2025-09-02T09:44:00Z">
                                  <w:rPr>
                                    <w:rFonts w:ascii="Consolas" w:hAnsi="Consolas"/>
                                    <w:color w:val="CCCCCC"/>
                                    <w:sz w:val="21"/>
                                    <w:lang w:val="en-US"/>
                                  </w:rPr>
                                </w:rPrChange>
                              </w:rPr>
                            </w:pPr>
                          </w:p>
                          <w:p w14:paraId="763B571D" w14:textId="77777777" w:rsidR="00260674" w:rsidRPr="00717A8A" w:rsidRDefault="00260674" w:rsidP="00F54E1B">
                            <w:pPr>
                              <w:shd w:val="clear" w:color="auto" w:fill="1F1F1F"/>
                              <w:spacing w:after="0" w:line="285" w:lineRule="atLeast"/>
                              <w:rPr>
                                <w:rFonts w:ascii="Consolas" w:hAnsi="Consolas"/>
                                <w:color w:val="CCCCCC"/>
                                <w:sz w:val="21"/>
                                <w:lang w:val="en-GB"/>
                                <w:rPrChange w:id="3323" w:author="Redondo García Francisco Javier" w:date="2025-09-02T09:44:00Z">
                                  <w:rPr>
                                    <w:rFonts w:ascii="Consolas" w:hAnsi="Consolas"/>
                                    <w:color w:val="CCCCCC"/>
                                    <w:sz w:val="21"/>
                                    <w:lang w:val="en-US"/>
                                  </w:rPr>
                                </w:rPrChange>
                              </w:rPr>
                            </w:pPr>
                            <w:r w:rsidRPr="00717A8A">
                              <w:rPr>
                                <w:rFonts w:ascii="Consolas" w:hAnsi="Consolas"/>
                                <w:color w:val="CCCCCC"/>
                                <w:sz w:val="21"/>
                                <w:lang w:val="en-GB"/>
                                <w:rPrChange w:id="3324" w:author="Redondo García Francisco Javier" w:date="2025-09-02T09:44:00Z">
                                  <w:rPr>
                                    <w:rFonts w:ascii="Consolas" w:hAnsi="Consolas"/>
                                    <w:color w:val="CCCCCC"/>
                                    <w:sz w:val="21"/>
                                    <w:lang w:val="en-US"/>
                                  </w:rPr>
                                </w:rPrChange>
                              </w:rPr>
                              <w:t xml:space="preserve">    </w:t>
                            </w:r>
                            <w:proofErr w:type="spellStart"/>
                            <w:r w:rsidRPr="00717A8A">
                              <w:rPr>
                                <w:rFonts w:ascii="Consolas" w:hAnsi="Consolas"/>
                                <w:color w:val="569CD6"/>
                                <w:sz w:val="21"/>
                                <w:lang w:val="en-GB"/>
                                <w:rPrChange w:id="3325" w:author="Redondo García Francisco Javier" w:date="2025-09-02T09:44:00Z">
                                  <w:rPr>
                                    <w:rFonts w:ascii="Consolas" w:hAnsi="Consolas"/>
                                    <w:color w:val="569CD6"/>
                                    <w:sz w:val="21"/>
                                    <w:lang w:val="en-US"/>
                                  </w:rPr>
                                </w:rPrChange>
                              </w:rPr>
                              <w:t>const</w:t>
                            </w:r>
                            <w:proofErr w:type="spellEnd"/>
                            <w:r w:rsidRPr="00717A8A">
                              <w:rPr>
                                <w:rFonts w:ascii="Consolas" w:hAnsi="Consolas"/>
                                <w:color w:val="CCCCCC"/>
                                <w:sz w:val="21"/>
                                <w:lang w:val="en-GB"/>
                                <w:rPrChange w:id="3326" w:author="Redondo García Francisco Javier" w:date="2025-09-02T09:44:00Z">
                                  <w:rPr>
                                    <w:rFonts w:ascii="Consolas" w:hAnsi="Consolas"/>
                                    <w:color w:val="CCCCCC"/>
                                    <w:sz w:val="21"/>
                                    <w:lang w:val="en-US"/>
                                  </w:rPr>
                                </w:rPrChange>
                              </w:rPr>
                              <w:t xml:space="preserve"> </w:t>
                            </w:r>
                            <w:proofErr w:type="spellStart"/>
                            <w:r w:rsidRPr="00717A8A">
                              <w:rPr>
                                <w:rFonts w:ascii="Consolas" w:hAnsi="Consolas"/>
                                <w:color w:val="4FC1FF"/>
                                <w:sz w:val="21"/>
                                <w:lang w:val="en-GB"/>
                                <w:rPrChange w:id="3327" w:author="Redondo García Francisco Javier" w:date="2025-09-02T09:44:00Z">
                                  <w:rPr>
                                    <w:rFonts w:ascii="Consolas" w:hAnsi="Consolas"/>
                                    <w:color w:val="4FC1FF"/>
                                    <w:sz w:val="21"/>
                                    <w:lang w:val="en-US"/>
                                  </w:rPr>
                                </w:rPrChange>
                              </w:rPr>
                              <w:t>ws</w:t>
                            </w:r>
                            <w:proofErr w:type="spellEnd"/>
                            <w:r w:rsidRPr="00717A8A">
                              <w:rPr>
                                <w:rFonts w:ascii="Consolas" w:hAnsi="Consolas"/>
                                <w:color w:val="D4D4D4"/>
                                <w:sz w:val="21"/>
                                <w:lang w:val="en-GB"/>
                                <w:rPrChange w:id="3328" w:author="Redondo García Francisco Javier" w:date="2025-09-02T09:44:00Z">
                                  <w:rPr>
                                    <w:rFonts w:ascii="Consolas" w:hAnsi="Consolas"/>
                                    <w:color w:val="D4D4D4"/>
                                    <w:sz w:val="21"/>
                                    <w:lang w:val="en-US"/>
                                  </w:rPr>
                                </w:rPrChange>
                              </w:rPr>
                              <w:t>:</w:t>
                            </w:r>
                            <w:r w:rsidRPr="00717A8A">
                              <w:rPr>
                                <w:rFonts w:ascii="Consolas" w:hAnsi="Consolas"/>
                                <w:color w:val="CCCCCC"/>
                                <w:sz w:val="21"/>
                                <w:lang w:val="en-GB"/>
                                <w:rPrChange w:id="3329" w:author="Redondo García Francisco Javier" w:date="2025-09-02T09:44:00Z">
                                  <w:rPr>
                                    <w:rFonts w:ascii="Consolas" w:hAnsi="Consolas"/>
                                    <w:color w:val="CCCCCC"/>
                                    <w:sz w:val="21"/>
                                    <w:lang w:val="en-US"/>
                                  </w:rPr>
                                </w:rPrChange>
                              </w:rPr>
                              <w:t xml:space="preserve"> </w:t>
                            </w:r>
                            <w:proofErr w:type="spellStart"/>
                            <w:r w:rsidRPr="00717A8A">
                              <w:rPr>
                                <w:rFonts w:ascii="Consolas" w:hAnsi="Consolas"/>
                                <w:color w:val="4EC9B0"/>
                                <w:sz w:val="21"/>
                                <w:lang w:val="en-GB"/>
                                <w:rPrChange w:id="3330" w:author="Redondo García Francisco Javier" w:date="2025-09-02T09:44:00Z">
                                  <w:rPr>
                                    <w:rFonts w:ascii="Consolas" w:hAnsi="Consolas"/>
                                    <w:color w:val="4EC9B0"/>
                                    <w:sz w:val="21"/>
                                    <w:lang w:val="en-US"/>
                                  </w:rPr>
                                </w:rPrChange>
                              </w:rPr>
                              <w:t>XLSX</w:t>
                            </w:r>
                            <w:r w:rsidRPr="00717A8A">
                              <w:rPr>
                                <w:rFonts w:ascii="Consolas" w:hAnsi="Consolas"/>
                                <w:color w:val="CCCCCC"/>
                                <w:sz w:val="21"/>
                                <w:lang w:val="en-GB"/>
                                <w:rPrChange w:id="3331" w:author="Redondo García Francisco Javier" w:date="2025-09-02T09:44:00Z">
                                  <w:rPr>
                                    <w:rFonts w:ascii="Consolas" w:hAnsi="Consolas"/>
                                    <w:color w:val="CCCCCC"/>
                                    <w:sz w:val="21"/>
                                    <w:lang w:val="en-US"/>
                                  </w:rPr>
                                </w:rPrChange>
                              </w:rPr>
                              <w:t>.</w:t>
                            </w:r>
                            <w:r w:rsidRPr="00717A8A">
                              <w:rPr>
                                <w:rFonts w:ascii="Consolas" w:hAnsi="Consolas"/>
                                <w:color w:val="4EC9B0"/>
                                <w:sz w:val="21"/>
                                <w:lang w:val="en-GB"/>
                                <w:rPrChange w:id="3332" w:author="Redondo García Francisco Javier" w:date="2025-09-02T09:44:00Z">
                                  <w:rPr>
                                    <w:rFonts w:ascii="Consolas" w:hAnsi="Consolas"/>
                                    <w:color w:val="4EC9B0"/>
                                    <w:sz w:val="21"/>
                                    <w:lang w:val="en-US"/>
                                  </w:rPr>
                                </w:rPrChange>
                              </w:rPr>
                              <w:t>WorkSheet</w:t>
                            </w:r>
                            <w:proofErr w:type="spellEnd"/>
                            <w:r w:rsidRPr="00717A8A">
                              <w:rPr>
                                <w:rFonts w:ascii="Consolas" w:hAnsi="Consolas"/>
                                <w:color w:val="CCCCCC"/>
                                <w:sz w:val="21"/>
                                <w:lang w:val="en-GB"/>
                                <w:rPrChange w:id="3333" w:author="Redondo García Francisco Javier" w:date="2025-09-02T09:44:00Z">
                                  <w:rPr>
                                    <w:rFonts w:ascii="Consolas" w:hAnsi="Consolas"/>
                                    <w:color w:val="CCCCCC"/>
                                    <w:sz w:val="21"/>
                                    <w:lang w:val="en-US"/>
                                  </w:rPr>
                                </w:rPrChange>
                              </w:rPr>
                              <w:t xml:space="preserve"> </w:t>
                            </w:r>
                            <w:r w:rsidRPr="00717A8A">
                              <w:rPr>
                                <w:rFonts w:ascii="Consolas" w:hAnsi="Consolas"/>
                                <w:color w:val="D4D4D4"/>
                                <w:sz w:val="21"/>
                                <w:lang w:val="en-GB"/>
                                <w:rPrChange w:id="3334" w:author="Redondo García Francisco Javier" w:date="2025-09-02T09:44:00Z">
                                  <w:rPr>
                                    <w:rFonts w:ascii="Consolas" w:hAnsi="Consolas"/>
                                    <w:color w:val="D4D4D4"/>
                                    <w:sz w:val="21"/>
                                    <w:lang w:val="en-US"/>
                                  </w:rPr>
                                </w:rPrChange>
                              </w:rPr>
                              <w:t>=</w:t>
                            </w:r>
                            <w:r w:rsidRPr="00717A8A">
                              <w:rPr>
                                <w:rFonts w:ascii="Consolas" w:hAnsi="Consolas"/>
                                <w:color w:val="CCCCCC"/>
                                <w:sz w:val="21"/>
                                <w:lang w:val="en-GB"/>
                                <w:rPrChange w:id="3335" w:author="Redondo García Francisco Javier" w:date="2025-09-02T09:44:00Z">
                                  <w:rPr>
                                    <w:rFonts w:ascii="Consolas" w:hAnsi="Consolas"/>
                                    <w:color w:val="CCCCCC"/>
                                    <w:sz w:val="21"/>
                                    <w:lang w:val="en-US"/>
                                  </w:rPr>
                                </w:rPrChange>
                              </w:rPr>
                              <w:t xml:space="preserve"> </w:t>
                            </w:r>
                            <w:proofErr w:type="spellStart"/>
                            <w:proofErr w:type="gramStart"/>
                            <w:r w:rsidRPr="00717A8A">
                              <w:rPr>
                                <w:rFonts w:ascii="Consolas" w:hAnsi="Consolas"/>
                                <w:color w:val="4FC1FF"/>
                                <w:sz w:val="21"/>
                                <w:lang w:val="en-GB"/>
                                <w:rPrChange w:id="3336" w:author="Redondo García Francisco Javier" w:date="2025-09-02T09:44:00Z">
                                  <w:rPr>
                                    <w:rFonts w:ascii="Consolas" w:hAnsi="Consolas"/>
                                    <w:color w:val="4FC1FF"/>
                                    <w:sz w:val="21"/>
                                    <w:lang w:val="en-US"/>
                                  </w:rPr>
                                </w:rPrChange>
                              </w:rPr>
                              <w:t>XLSX</w:t>
                            </w:r>
                            <w:r w:rsidRPr="00717A8A">
                              <w:rPr>
                                <w:rFonts w:ascii="Consolas" w:hAnsi="Consolas"/>
                                <w:color w:val="CCCCCC"/>
                                <w:sz w:val="21"/>
                                <w:lang w:val="en-GB"/>
                                <w:rPrChange w:id="3337" w:author="Redondo García Francisco Javier" w:date="2025-09-02T09:44:00Z">
                                  <w:rPr>
                                    <w:rFonts w:ascii="Consolas" w:hAnsi="Consolas"/>
                                    <w:color w:val="CCCCCC"/>
                                    <w:sz w:val="21"/>
                                    <w:lang w:val="en-US"/>
                                  </w:rPr>
                                </w:rPrChange>
                              </w:rPr>
                              <w:t>.</w:t>
                            </w:r>
                            <w:r w:rsidRPr="00717A8A">
                              <w:rPr>
                                <w:rFonts w:ascii="Consolas" w:hAnsi="Consolas"/>
                                <w:color w:val="9CDCFE"/>
                                <w:sz w:val="21"/>
                                <w:lang w:val="en-GB"/>
                                <w:rPrChange w:id="3338" w:author="Redondo García Francisco Javier" w:date="2025-09-02T09:44:00Z">
                                  <w:rPr>
                                    <w:rFonts w:ascii="Consolas" w:hAnsi="Consolas"/>
                                    <w:color w:val="9CDCFE"/>
                                    <w:sz w:val="21"/>
                                    <w:lang w:val="en-US"/>
                                  </w:rPr>
                                </w:rPrChange>
                              </w:rPr>
                              <w:t>utils</w:t>
                            </w:r>
                            <w:r w:rsidRPr="00717A8A">
                              <w:rPr>
                                <w:rFonts w:ascii="Consolas" w:hAnsi="Consolas"/>
                                <w:color w:val="CCCCCC"/>
                                <w:sz w:val="21"/>
                                <w:lang w:val="en-GB"/>
                                <w:rPrChange w:id="3339" w:author="Redondo García Francisco Javier" w:date="2025-09-02T09:44:00Z">
                                  <w:rPr>
                                    <w:rFonts w:ascii="Consolas" w:hAnsi="Consolas"/>
                                    <w:color w:val="CCCCCC"/>
                                    <w:sz w:val="21"/>
                                    <w:lang w:val="en-US"/>
                                  </w:rPr>
                                </w:rPrChange>
                              </w:rPr>
                              <w:t>.</w:t>
                            </w:r>
                            <w:r w:rsidRPr="00717A8A">
                              <w:rPr>
                                <w:rFonts w:ascii="Consolas" w:hAnsi="Consolas"/>
                                <w:color w:val="DCDCAA"/>
                                <w:sz w:val="21"/>
                                <w:lang w:val="en-GB"/>
                                <w:rPrChange w:id="3340" w:author="Redondo García Francisco Javier" w:date="2025-09-02T09:44:00Z">
                                  <w:rPr>
                                    <w:rFonts w:ascii="Consolas" w:hAnsi="Consolas"/>
                                    <w:color w:val="DCDCAA"/>
                                    <w:sz w:val="21"/>
                                    <w:lang w:val="en-US"/>
                                  </w:rPr>
                                </w:rPrChange>
                              </w:rPr>
                              <w:t>json</w:t>
                            </w:r>
                            <w:proofErr w:type="gramEnd"/>
                            <w:r w:rsidRPr="00717A8A">
                              <w:rPr>
                                <w:rFonts w:ascii="Consolas" w:hAnsi="Consolas"/>
                                <w:color w:val="DCDCAA"/>
                                <w:sz w:val="21"/>
                                <w:lang w:val="en-GB"/>
                                <w:rPrChange w:id="3341" w:author="Redondo García Francisco Javier" w:date="2025-09-02T09:44:00Z">
                                  <w:rPr>
                                    <w:rFonts w:ascii="Consolas" w:hAnsi="Consolas"/>
                                    <w:color w:val="DCDCAA"/>
                                    <w:sz w:val="21"/>
                                    <w:lang w:val="en-US"/>
                                  </w:rPr>
                                </w:rPrChange>
                              </w:rPr>
                              <w:t>_to_sheet</w:t>
                            </w:r>
                            <w:proofErr w:type="spellEnd"/>
                            <w:r w:rsidRPr="00717A8A">
                              <w:rPr>
                                <w:rFonts w:ascii="Consolas" w:hAnsi="Consolas"/>
                                <w:color w:val="CCCCCC"/>
                                <w:sz w:val="21"/>
                                <w:lang w:val="en-GB"/>
                                <w:rPrChange w:id="3342" w:author="Redondo García Francisco Javier" w:date="2025-09-02T09:44:00Z">
                                  <w:rPr>
                                    <w:rFonts w:ascii="Consolas" w:hAnsi="Consolas"/>
                                    <w:color w:val="CCCCCC"/>
                                    <w:sz w:val="21"/>
                                    <w:lang w:val="en-US"/>
                                  </w:rPr>
                                </w:rPrChange>
                              </w:rPr>
                              <w:t>(</w:t>
                            </w:r>
                            <w:proofErr w:type="spellStart"/>
                            <w:r w:rsidRPr="00717A8A">
                              <w:rPr>
                                <w:rFonts w:ascii="Consolas" w:hAnsi="Consolas"/>
                                <w:color w:val="4FC1FF"/>
                                <w:sz w:val="21"/>
                                <w:lang w:val="en-GB"/>
                                <w:rPrChange w:id="3343" w:author="Redondo García Francisco Javier" w:date="2025-09-02T09:44:00Z">
                                  <w:rPr>
                                    <w:rFonts w:ascii="Consolas" w:hAnsi="Consolas"/>
                                    <w:color w:val="4FC1FF"/>
                                    <w:sz w:val="21"/>
                                    <w:lang w:val="en-US"/>
                                  </w:rPr>
                                </w:rPrChange>
                              </w:rPr>
                              <w:t>datosParaExcel</w:t>
                            </w:r>
                            <w:proofErr w:type="spellEnd"/>
                            <w:r w:rsidRPr="00717A8A">
                              <w:rPr>
                                <w:rFonts w:ascii="Consolas" w:hAnsi="Consolas"/>
                                <w:color w:val="CCCCCC"/>
                                <w:sz w:val="21"/>
                                <w:lang w:val="en-GB"/>
                                <w:rPrChange w:id="3344" w:author="Redondo García Francisco Javier" w:date="2025-09-02T09:44:00Z">
                                  <w:rPr>
                                    <w:rFonts w:ascii="Consolas" w:hAnsi="Consolas"/>
                                    <w:color w:val="CCCCCC"/>
                                    <w:sz w:val="21"/>
                                    <w:lang w:val="en-US"/>
                                  </w:rPr>
                                </w:rPrChange>
                              </w:rPr>
                              <w:t>);</w:t>
                            </w:r>
                          </w:p>
                          <w:p w14:paraId="5D89D7B6"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hAnsi="Consolas"/>
                                <w:color w:val="CCCCCC"/>
                                <w:sz w:val="21"/>
                                <w:lang w:val="en-GB"/>
                                <w:rPrChange w:id="3345" w:author="Redondo García Francisco Javier" w:date="2025-09-02T09:44:00Z">
                                  <w:rPr>
                                    <w:rFonts w:ascii="Consolas" w:hAnsi="Consolas"/>
                                    <w:color w:val="CCCCCC"/>
                                    <w:sz w:val="21"/>
                                    <w:lang w:val="en-US"/>
                                  </w:rPr>
                                </w:rPrChange>
                              </w:rPr>
                              <w:t xml:space="preserve">    </w:t>
                            </w:r>
                            <w:proofErr w:type="spellStart"/>
                            <w:r w:rsidRPr="00F54E1B">
                              <w:rPr>
                                <w:rFonts w:ascii="Consolas" w:eastAsia="Times New Roman" w:hAnsi="Consolas" w:cs="Times New Roman"/>
                                <w:color w:val="569CD6"/>
                                <w:sz w:val="21"/>
                                <w:szCs w:val="21"/>
                                <w:lang w:val="en-GB" w:eastAsia="es-ES"/>
                              </w:rPr>
                              <w:t>const</w:t>
                            </w:r>
                            <w:proofErr w:type="spellEnd"/>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FC1FF"/>
                                <w:sz w:val="21"/>
                                <w:szCs w:val="21"/>
                                <w:lang w:val="en-GB" w:eastAsia="es-ES"/>
                              </w:rPr>
                              <w:t>wb</w:t>
                            </w:r>
                            <w:proofErr w:type="spellEnd"/>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EC9B0"/>
                                <w:sz w:val="21"/>
                                <w:szCs w:val="21"/>
                                <w:lang w:val="en-GB" w:eastAsia="es-ES"/>
                              </w:rPr>
                              <w:t>XLSX</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4EC9B0"/>
                                <w:sz w:val="21"/>
                                <w:szCs w:val="21"/>
                                <w:lang w:val="en-GB" w:eastAsia="es-ES"/>
                              </w:rPr>
                              <w:t>WorkBook</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proofErr w:type="spellStart"/>
                            <w:proofErr w:type="gramStart"/>
                            <w:r w:rsidRPr="00F54E1B">
                              <w:rPr>
                                <w:rFonts w:ascii="Consolas" w:eastAsia="Times New Roman" w:hAnsi="Consolas" w:cs="Times New Roman"/>
                                <w:color w:val="4FC1FF"/>
                                <w:sz w:val="21"/>
                                <w:szCs w:val="21"/>
                                <w:lang w:val="en-GB" w:eastAsia="es-ES"/>
                              </w:rPr>
                              <w:t>XLSX</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utils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DCDCAA"/>
                                <w:sz w:val="21"/>
                                <w:szCs w:val="21"/>
                                <w:lang w:val="en-GB" w:eastAsia="es-ES"/>
                              </w:rPr>
                              <w:t>book</w:t>
                            </w:r>
                            <w:proofErr w:type="gramEnd"/>
                            <w:r w:rsidRPr="00F54E1B">
                              <w:rPr>
                                <w:rFonts w:ascii="Consolas" w:eastAsia="Times New Roman" w:hAnsi="Consolas" w:cs="Times New Roman"/>
                                <w:color w:val="DCDCAA"/>
                                <w:sz w:val="21"/>
                                <w:szCs w:val="21"/>
                                <w:lang w:val="en-GB" w:eastAsia="es-ES"/>
                              </w:rPr>
                              <w:t>_new</w:t>
                            </w:r>
                            <w:proofErr w:type="spellEnd"/>
                            <w:r w:rsidRPr="00F54E1B">
                              <w:rPr>
                                <w:rFonts w:ascii="Consolas" w:eastAsia="Times New Roman" w:hAnsi="Consolas" w:cs="Times New Roman"/>
                                <w:color w:val="CCCCCC"/>
                                <w:sz w:val="21"/>
                                <w:szCs w:val="21"/>
                                <w:lang w:val="en-GB" w:eastAsia="es-ES"/>
                              </w:rPr>
                              <w:t>();</w:t>
                            </w:r>
                          </w:p>
                          <w:p w14:paraId="0C255BC7"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proofErr w:type="spellStart"/>
                            <w:proofErr w:type="gramStart"/>
                            <w:r w:rsidRPr="00F54E1B">
                              <w:rPr>
                                <w:rFonts w:ascii="Consolas" w:eastAsia="Times New Roman" w:hAnsi="Consolas" w:cs="Times New Roman"/>
                                <w:color w:val="4FC1FF"/>
                                <w:sz w:val="21"/>
                                <w:szCs w:val="21"/>
                                <w:lang w:val="en-GB" w:eastAsia="es-ES"/>
                              </w:rPr>
                              <w:t>XLSX</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utils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DCDCAA"/>
                                <w:sz w:val="21"/>
                                <w:szCs w:val="21"/>
                                <w:lang w:val="en-GB" w:eastAsia="es-ES"/>
                              </w:rPr>
                              <w:t>book</w:t>
                            </w:r>
                            <w:proofErr w:type="gramEnd"/>
                            <w:r w:rsidRPr="00F54E1B">
                              <w:rPr>
                                <w:rFonts w:ascii="Consolas" w:eastAsia="Times New Roman" w:hAnsi="Consolas" w:cs="Times New Roman"/>
                                <w:color w:val="DCDCAA"/>
                                <w:sz w:val="21"/>
                                <w:szCs w:val="21"/>
                                <w:lang w:val="en-GB" w:eastAsia="es-ES"/>
                              </w:rPr>
                              <w:t>_append_sheet</w:t>
                            </w:r>
                            <w:proofErr w:type="spellEnd"/>
                            <w:r w:rsidRPr="00F54E1B">
                              <w:rPr>
                                <w:rFonts w:ascii="Consolas" w:eastAsia="Times New Roman" w:hAnsi="Consolas" w:cs="Times New Roman"/>
                                <w:color w:val="CCCCCC"/>
                                <w:sz w:val="21"/>
                                <w:szCs w:val="21"/>
                                <w:lang w:val="en-GB" w:eastAsia="es-ES"/>
                              </w:rPr>
                              <w:t>(</w:t>
                            </w:r>
                            <w:proofErr w:type="spellStart"/>
                            <w:r w:rsidRPr="00F54E1B">
                              <w:rPr>
                                <w:rFonts w:ascii="Consolas" w:eastAsia="Times New Roman" w:hAnsi="Consolas" w:cs="Times New Roman"/>
                                <w:color w:val="4FC1FF"/>
                                <w:sz w:val="21"/>
                                <w:szCs w:val="21"/>
                                <w:lang w:val="en-GB" w:eastAsia="es-ES"/>
                              </w:rPr>
                              <w:t>wb</w:t>
                            </w:r>
                            <w:proofErr w:type="spellEnd"/>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FC1FF"/>
                                <w:sz w:val="21"/>
                                <w:szCs w:val="21"/>
                                <w:lang w:val="en-GB" w:eastAsia="es-ES"/>
                              </w:rPr>
                              <w:t>ws</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E9178"/>
                                <w:sz w:val="21"/>
                                <w:szCs w:val="21"/>
                                <w:lang w:val="en-GB" w:eastAsia="es-ES"/>
                              </w:rPr>
                              <w:t>'</w:t>
                            </w:r>
                            <w:proofErr w:type="spellStart"/>
                            <w:r w:rsidRPr="00F54E1B">
                              <w:rPr>
                                <w:rFonts w:ascii="Consolas" w:eastAsia="Times New Roman" w:hAnsi="Consolas" w:cs="Times New Roman"/>
                                <w:color w:val="CE9178"/>
                                <w:sz w:val="21"/>
                                <w:szCs w:val="21"/>
                                <w:lang w:val="en-GB" w:eastAsia="es-ES"/>
                              </w:rPr>
                              <w:t>Datos</w:t>
                            </w:r>
                            <w:proofErr w:type="spellEnd"/>
                            <w:r w:rsidRPr="00F54E1B">
                              <w:rPr>
                                <w:rFonts w:ascii="Consolas" w:eastAsia="Times New Roman" w:hAnsi="Consolas" w:cs="Times New Roman"/>
                                <w:color w:val="CE9178"/>
                                <w:sz w:val="21"/>
                                <w:szCs w:val="21"/>
                                <w:lang w:val="en-GB" w:eastAsia="es-ES"/>
                              </w:rPr>
                              <w:t xml:space="preserve"> </w:t>
                            </w:r>
                            <w:proofErr w:type="spellStart"/>
                            <w:r w:rsidRPr="00F54E1B">
                              <w:rPr>
                                <w:rFonts w:ascii="Consolas" w:eastAsia="Times New Roman" w:hAnsi="Consolas" w:cs="Times New Roman"/>
                                <w:color w:val="CE9178"/>
                                <w:sz w:val="21"/>
                                <w:szCs w:val="21"/>
                                <w:lang w:val="en-GB" w:eastAsia="es-ES"/>
                              </w:rPr>
                              <w:t>Sentadillas</w:t>
                            </w:r>
                            <w:proofErr w:type="spellEnd"/>
                            <w:r w:rsidRPr="00F54E1B">
                              <w:rPr>
                                <w:rFonts w:ascii="Consolas" w:eastAsia="Times New Roman" w:hAnsi="Consolas" w:cs="Times New Roman"/>
                                <w:color w:val="CE9178"/>
                                <w:sz w:val="21"/>
                                <w:szCs w:val="21"/>
                                <w:lang w:val="en-GB" w:eastAsia="es-ES"/>
                              </w:rPr>
                              <w:t>'</w:t>
                            </w:r>
                            <w:r w:rsidRPr="00F54E1B">
                              <w:rPr>
                                <w:rFonts w:ascii="Consolas" w:eastAsia="Times New Roman" w:hAnsi="Consolas" w:cs="Times New Roman"/>
                                <w:color w:val="CCCCCC"/>
                                <w:sz w:val="21"/>
                                <w:szCs w:val="21"/>
                                <w:lang w:val="en-GB" w:eastAsia="es-ES"/>
                              </w:rPr>
                              <w:t>);</w:t>
                            </w:r>
                          </w:p>
                          <w:p w14:paraId="103EA209"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569CD6"/>
                                <w:sz w:val="21"/>
                                <w:szCs w:val="21"/>
                                <w:lang w:val="en-GB" w:eastAsia="es-ES"/>
                              </w:rPr>
                              <w:t>const</w:t>
                            </w:r>
                            <w:proofErr w:type="spellEnd"/>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FC1FF"/>
                                <w:sz w:val="21"/>
                                <w:szCs w:val="21"/>
                                <w:lang w:val="en-GB" w:eastAsia="es-ES"/>
                              </w:rPr>
                              <w:t>excelBuffer</w:t>
                            </w:r>
                            <w:proofErr w:type="spellEnd"/>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EC9B0"/>
                                <w:sz w:val="21"/>
                                <w:szCs w:val="21"/>
                                <w:lang w:val="en-GB" w:eastAsia="es-ES"/>
                              </w:rPr>
                              <w:t>any</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FC1FF"/>
                                <w:sz w:val="21"/>
                                <w:szCs w:val="21"/>
                                <w:lang w:val="en-GB" w:eastAsia="es-ES"/>
                              </w:rPr>
                              <w:t>XLSX</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DCDCAA"/>
                                <w:sz w:val="21"/>
                                <w:szCs w:val="21"/>
                                <w:lang w:val="en-GB" w:eastAsia="es-ES"/>
                              </w:rPr>
                              <w:t>write</w:t>
                            </w:r>
                            <w:proofErr w:type="spellEnd"/>
                            <w:r w:rsidRPr="00F54E1B">
                              <w:rPr>
                                <w:rFonts w:ascii="Consolas" w:eastAsia="Times New Roman" w:hAnsi="Consolas" w:cs="Times New Roman"/>
                                <w:color w:val="CCCCCC"/>
                                <w:sz w:val="21"/>
                                <w:szCs w:val="21"/>
                                <w:lang w:val="en-GB" w:eastAsia="es-ES"/>
                              </w:rPr>
                              <w:t>(</w:t>
                            </w:r>
                            <w:proofErr w:type="spellStart"/>
                            <w:r w:rsidRPr="00F54E1B">
                              <w:rPr>
                                <w:rFonts w:ascii="Consolas" w:eastAsia="Times New Roman" w:hAnsi="Consolas" w:cs="Times New Roman"/>
                                <w:color w:val="4FC1FF"/>
                                <w:sz w:val="21"/>
                                <w:szCs w:val="21"/>
                                <w:lang w:val="en-GB" w:eastAsia="es-ES"/>
                              </w:rPr>
                              <w:t>wb</w:t>
                            </w:r>
                            <w:proofErr w:type="spellEnd"/>
                            <w:r w:rsidRPr="00F54E1B">
                              <w:rPr>
                                <w:rFonts w:ascii="Consolas" w:eastAsia="Times New Roman" w:hAnsi="Consolas" w:cs="Times New Roman"/>
                                <w:color w:val="CCCCCC"/>
                                <w:sz w:val="21"/>
                                <w:szCs w:val="21"/>
                                <w:lang w:val="en-GB" w:eastAsia="es-ES"/>
                              </w:rPr>
                              <w:t xml:space="preserve">, </w:t>
                            </w:r>
                            <w:proofErr w:type="gramStart"/>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9CDCFE"/>
                                <w:sz w:val="21"/>
                                <w:szCs w:val="21"/>
                                <w:lang w:val="en-GB" w:eastAsia="es-ES"/>
                              </w:rPr>
                              <w:t>bookType</w:t>
                            </w:r>
                            <w:proofErr w:type="spellEnd"/>
                            <w:proofErr w:type="gramEnd"/>
                            <w:r w:rsidRPr="00F54E1B">
                              <w:rPr>
                                <w:rFonts w:ascii="Consolas" w:eastAsia="Times New Roman" w:hAnsi="Consolas" w:cs="Times New Roman"/>
                                <w:color w:val="9CDCFE"/>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E9178"/>
                                <w:sz w:val="21"/>
                                <w:szCs w:val="21"/>
                                <w:lang w:val="en-GB" w:eastAsia="es-ES"/>
                              </w:rPr>
                              <w:t>'xlsx'</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9CDCFE"/>
                                <w:sz w:val="21"/>
                                <w:szCs w:val="21"/>
                                <w:lang w:val="en-GB" w:eastAsia="es-ES"/>
                              </w:rPr>
                              <w:t>type:</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E9178"/>
                                <w:sz w:val="21"/>
                                <w:szCs w:val="21"/>
                                <w:lang w:val="en-GB" w:eastAsia="es-ES"/>
                              </w:rPr>
                              <w:t>'array'</w:t>
                            </w:r>
                            <w:r w:rsidRPr="00F54E1B">
                              <w:rPr>
                                <w:rFonts w:ascii="Consolas" w:eastAsia="Times New Roman" w:hAnsi="Consolas" w:cs="Times New Roman"/>
                                <w:color w:val="CCCCCC"/>
                                <w:sz w:val="21"/>
                                <w:szCs w:val="21"/>
                                <w:lang w:val="en-GB" w:eastAsia="es-ES"/>
                              </w:rPr>
                              <w:t xml:space="preserve"> });</w:t>
                            </w:r>
                          </w:p>
                          <w:p w14:paraId="4DDAE459"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569CD6"/>
                                <w:sz w:val="21"/>
                                <w:szCs w:val="21"/>
                                <w:lang w:val="en-GB" w:eastAsia="es-ES"/>
                              </w:rPr>
                              <w:t>const</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FC1FF"/>
                                <w:sz w:val="21"/>
                                <w:szCs w:val="21"/>
                                <w:lang w:val="en-GB" w:eastAsia="es-ES"/>
                              </w:rPr>
                              <w:t>data</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EC9B0"/>
                                <w:sz w:val="21"/>
                                <w:szCs w:val="21"/>
                                <w:lang w:val="en-GB" w:eastAsia="es-ES"/>
                              </w:rPr>
                              <w:t>Blob</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569CD6"/>
                                <w:sz w:val="21"/>
                                <w:szCs w:val="21"/>
                                <w:lang w:val="en-GB" w:eastAsia="es-ES"/>
                              </w:rPr>
                              <w:t>new</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EC9B0"/>
                                <w:sz w:val="21"/>
                                <w:szCs w:val="21"/>
                                <w:lang w:val="en-GB" w:eastAsia="es-ES"/>
                              </w:rPr>
                              <w:t>Blob</w:t>
                            </w:r>
                            <w:r w:rsidRPr="00F54E1B">
                              <w:rPr>
                                <w:rFonts w:ascii="Consolas" w:eastAsia="Times New Roman" w:hAnsi="Consolas" w:cs="Times New Roman"/>
                                <w:color w:val="CCCCCC"/>
                                <w:sz w:val="21"/>
                                <w:szCs w:val="21"/>
                                <w:lang w:val="en-GB" w:eastAsia="es-ES"/>
                              </w:rPr>
                              <w:t>([</w:t>
                            </w:r>
                            <w:proofErr w:type="spellStart"/>
                            <w:r w:rsidRPr="00F54E1B">
                              <w:rPr>
                                <w:rFonts w:ascii="Consolas" w:eastAsia="Times New Roman" w:hAnsi="Consolas" w:cs="Times New Roman"/>
                                <w:color w:val="4FC1FF"/>
                                <w:sz w:val="21"/>
                                <w:szCs w:val="21"/>
                                <w:lang w:val="en-GB" w:eastAsia="es-ES"/>
                              </w:rPr>
                              <w:t>excelBuffer</w:t>
                            </w:r>
                            <w:proofErr w:type="spellEnd"/>
                            <w:r w:rsidRPr="00F54E1B">
                              <w:rPr>
                                <w:rFonts w:ascii="Consolas" w:eastAsia="Times New Roman" w:hAnsi="Consolas" w:cs="Times New Roman"/>
                                <w:color w:val="CCCCCC"/>
                                <w:sz w:val="21"/>
                                <w:szCs w:val="21"/>
                                <w:lang w:val="en-GB" w:eastAsia="es-ES"/>
                              </w:rPr>
                              <w:t xml:space="preserve">], </w:t>
                            </w:r>
                            <w:proofErr w:type="gramStart"/>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9CDCFE"/>
                                <w:sz w:val="21"/>
                                <w:szCs w:val="21"/>
                                <w:lang w:val="en-GB" w:eastAsia="es-ES"/>
                              </w:rPr>
                              <w:t>type</w:t>
                            </w:r>
                            <w:proofErr w:type="gramEnd"/>
                            <w:r w:rsidRPr="00F54E1B">
                              <w:rPr>
                                <w:rFonts w:ascii="Consolas" w:eastAsia="Times New Roman" w:hAnsi="Consolas" w:cs="Times New Roman"/>
                                <w:color w:val="9CDCFE"/>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E9178"/>
                                <w:sz w:val="21"/>
                                <w:szCs w:val="21"/>
                                <w:lang w:val="en-GB" w:eastAsia="es-ES"/>
                              </w:rPr>
                              <w:t>'application/octet-stream'</w:t>
                            </w:r>
                            <w:r w:rsidRPr="00F54E1B">
                              <w:rPr>
                                <w:rFonts w:ascii="Consolas" w:eastAsia="Times New Roman" w:hAnsi="Consolas" w:cs="Times New Roman"/>
                                <w:color w:val="CCCCCC"/>
                                <w:sz w:val="21"/>
                                <w:szCs w:val="21"/>
                                <w:lang w:val="en-GB" w:eastAsia="es-ES"/>
                              </w:rPr>
                              <w:t xml:space="preserve"> });</w:t>
                            </w:r>
                          </w:p>
                          <w:p w14:paraId="61770332"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p>
                          <w:p w14:paraId="2DC27F57"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DCDCAA"/>
                                <w:sz w:val="21"/>
                                <w:szCs w:val="21"/>
                                <w:lang w:eastAsia="es-ES"/>
                              </w:rPr>
                              <w:t>saveAs</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4FC1FF"/>
                                <w:sz w:val="21"/>
                                <w:szCs w:val="21"/>
                                <w:lang w:eastAsia="es-ES"/>
                              </w:rPr>
                              <w:t>data</w:t>
                            </w: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`Datos_Sentadillas.xlsx`</w:t>
                            </w:r>
                            <w:r w:rsidRPr="00F54E1B">
                              <w:rPr>
                                <w:rFonts w:ascii="Consolas" w:eastAsia="Times New Roman" w:hAnsi="Consolas" w:cs="Times New Roman"/>
                                <w:color w:val="CCCCCC"/>
                                <w:sz w:val="21"/>
                                <w:szCs w:val="21"/>
                                <w:lang w:eastAsia="es-ES"/>
                              </w:rPr>
                              <w:t>);</w:t>
                            </w:r>
                          </w:p>
                          <w:p w14:paraId="199BEED8"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w:t>
                            </w:r>
                          </w:p>
                          <w:p w14:paraId="0E269DD4" w14:textId="77777777" w:rsidR="00260674" w:rsidRDefault="0026067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113E98" id="_x0000_s1113" type="#_x0000_t202" style="position:absolute;left:0;text-align:left;margin-left:406.35pt;margin-top:.3pt;width:457.55pt;height:415.25pt;z-index:2516776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">
                <v:textbox>
                  <w:txbxContent>
                    <w:p w14:paraId="4316CDBA" w14:textId="77777777" w:rsidR="00260674" w:rsidRPr="00F54E1B" w:rsidRDefault="00260674" w:rsidP="00F54E1B">
                      <w:pPr>
                        <w:shd w:val="clear" w:color="auto" w:fill="1F1F1F"/>
                        <w:spacing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DCDCAA"/>
                          <w:sz w:val="21"/>
                          <w:szCs w:val="21"/>
                          <w:lang w:eastAsia="es-ES"/>
                        </w:rPr>
                        <w:t>exportarExcel</w:t>
                      </w:r>
                      <w:proofErr w:type="spellEnd"/>
                      <w:r w:rsidRPr="00F54E1B">
                        <w:rPr>
                          <w:rFonts w:ascii="Consolas" w:eastAsia="Times New Roman" w:hAnsi="Consolas" w:cs="Times New Roman"/>
                          <w:color w:val="CCCCCC"/>
                          <w:sz w:val="21"/>
                          <w:szCs w:val="21"/>
                          <w:lang w:eastAsia="es-ES"/>
                        </w:rPr>
                        <w:t>() {</w:t>
                      </w:r>
                    </w:p>
                    <w:p w14:paraId="5CDF243F"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9CDCFE"/>
                          <w:sz w:val="21"/>
                          <w:szCs w:val="21"/>
                          <w:lang w:eastAsia="es-ES"/>
                        </w:rPr>
                        <w:t>console</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log</w:t>
                      </w:r>
                      <w:r w:rsidRPr="00F54E1B">
                        <w:rPr>
                          <w:rFonts w:ascii="Consolas" w:eastAsia="Times New Roman" w:hAnsi="Consolas" w:cs="Times New Roman"/>
                          <w:color w:val="CCCCCC"/>
                          <w:sz w:val="21"/>
                          <w:szCs w:val="21"/>
                          <w:lang w:eastAsia="es-ES"/>
                        </w:rPr>
                        <w:t>(</w:t>
                      </w:r>
                      <w:proofErr w:type="spellStart"/>
                      <w:r w:rsidRPr="00F54E1B">
                        <w:rPr>
                          <w:rFonts w:ascii="Consolas" w:eastAsia="Times New Roman" w:hAnsi="Consolas" w:cs="Times New Roman"/>
                          <w:color w:val="569CD6"/>
                          <w:sz w:val="21"/>
                          <w:szCs w:val="21"/>
                          <w:lang w:eastAsia="es-ES"/>
                        </w:rPr>
                        <w:t>this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sentadillas</w:t>
                      </w:r>
                      <w:proofErr w:type="spellEnd"/>
                      <w:r w:rsidRPr="00F54E1B">
                        <w:rPr>
                          <w:rFonts w:ascii="Consolas" w:eastAsia="Times New Roman" w:hAnsi="Consolas" w:cs="Times New Roman"/>
                          <w:color w:val="CCCCCC"/>
                          <w:sz w:val="21"/>
                          <w:szCs w:val="21"/>
                          <w:lang w:eastAsia="es-ES"/>
                        </w:rPr>
                        <w:t>);</w:t>
                      </w:r>
                    </w:p>
                    <w:p w14:paraId="777E7042"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586C0"/>
                          <w:sz w:val="21"/>
                          <w:szCs w:val="21"/>
                          <w:lang w:val="en-GB" w:eastAsia="es-ES"/>
                        </w:rPr>
                        <w:t>if</w:t>
                      </w:r>
                      <w:r w:rsidRPr="00F54E1B">
                        <w:rPr>
                          <w:rFonts w:ascii="Consolas" w:eastAsia="Times New Roman" w:hAnsi="Consolas" w:cs="Times New Roman"/>
                          <w:color w:val="CCCCCC"/>
                          <w:sz w:val="21"/>
                          <w:szCs w:val="21"/>
                          <w:lang w:val="en-GB" w:eastAsia="es-ES"/>
                        </w:rPr>
                        <w:t xml:space="preserve"> </w:t>
                      </w:r>
                      <w:proofErr w:type="gramStart"/>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D4D4D4"/>
                          <w:sz w:val="21"/>
                          <w:szCs w:val="21"/>
                          <w:lang w:val="en-GB" w:eastAsia="es-ES"/>
                        </w:rPr>
                        <w:t>!</w:t>
                      </w:r>
                      <w:proofErr w:type="spellStart"/>
                      <w:r w:rsidRPr="00F54E1B">
                        <w:rPr>
                          <w:rFonts w:ascii="Consolas" w:eastAsia="Times New Roman" w:hAnsi="Consolas" w:cs="Times New Roman"/>
                          <w:color w:val="569CD6"/>
                          <w:sz w:val="21"/>
                          <w:szCs w:val="21"/>
                          <w:lang w:val="en-GB" w:eastAsia="es-ES"/>
                        </w:rPr>
                        <w:t>this</w:t>
                      </w:r>
                      <w:proofErr w:type="gramEnd"/>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sentadillas</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569CD6"/>
                          <w:sz w:val="21"/>
                          <w:szCs w:val="21"/>
                          <w:lang w:val="en-GB" w:eastAsia="es-ES"/>
                        </w:rPr>
                        <w:t>this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sentadillas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length</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B5CEA8"/>
                          <w:sz w:val="21"/>
                          <w:szCs w:val="21"/>
                          <w:lang w:val="en-GB" w:eastAsia="es-ES"/>
                        </w:rPr>
                        <w:t>0</w:t>
                      </w:r>
                      <w:r w:rsidRPr="00F54E1B">
                        <w:rPr>
                          <w:rFonts w:ascii="Consolas" w:eastAsia="Times New Roman" w:hAnsi="Consolas" w:cs="Times New Roman"/>
                          <w:color w:val="CCCCCC"/>
                          <w:sz w:val="21"/>
                          <w:szCs w:val="21"/>
                          <w:lang w:val="en-GB" w:eastAsia="es-ES"/>
                        </w:rPr>
                        <w:t>) {</w:t>
                      </w:r>
                    </w:p>
                    <w:p w14:paraId="48A578FB"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9CDCFE"/>
                          <w:sz w:val="21"/>
                          <w:szCs w:val="21"/>
                          <w:lang w:eastAsia="es-ES"/>
                        </w:rPr>
                        <w:t>console</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warn</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CE9178"/>
                          <w:sz w:val="21"/>
                          <w:szCs w:val="21"/>
                          <w:lang w:eastAsia="es-ES"/>
                        </w:rPr>
                        <w:t>"No hay datos de sentadillas para exportar."</w:t>
                      </w:r>
                      <w:r w:rsidRPr="00F54E1B">
                        <w:rPr>
                          <w:rFonts w:ascii="Consolas" w:eastAsia="Times New Roman" w:hAnsi="Consolas" w:cs="Times New Roman"/>
                          <w:color w:val="CCCCCC"/>
                          <w:sz w:val="21"/>
                          <w:szCs w:val="21"/>
                          <w:lang w:eastAsia="es-ES"/>
                        </w:rPr>
                        <w:t>);</w:t>
                      </w:r>
                    </w:p>
                    <w:p w14:paraId="0F1F0955" w14:textId="77777777" w:rsidR="00260674" w:rsidRPr="00C57518" w:rsidRDefault="00260674" w:rsidP="00F54E1B">
                      <w:pPr>
                        <w:shd w:val="clear" w:color="auto" w:fill="1F1F1F"/>
                        <w:spacing w:after="0" w:line="285" w:lineRule="atLeast"/>
                        <w:rPr>
                          <w:rFonts w:ascii="Consolas" w:hAnsi="Consolas"/>
                          <w:color w:val="CCCCCC"/>
                          <w:sz w:val="21"/>
                          <w:lang w:val="en-GB"/>
                          <w:rPrChange w:id="3346" w:author="Redondo García Francisco Javier" w:date="2025-09-02T09:44:00Z">
                            <w:rPr>
                              <w:rFonts w:ascii="Consolas" w:hAnsi="Consolas"/>
                              <w:color w:val="CCCCCC"/>
                              <w:sz w:val="21"/>
                              <w:lang w:val="en-US"/>
                            </w:rPr>
                          </w:rPrChange>
                        </w:rPr>
                      </w:pPr>
                      <w:r w:rsidRPr="00F54E1B">
                        <w:rPr>
                          <w:rFonts w:ascii="Consolas" w:eastAsia="Times New Roman" w:hAnsi="Consolas" w:cs="Times New Roman"/>
                          <w:color w:val="CCCCCC"/>
                          <w:sz w:val="21"/>
                          <w:szCs w:val="21"/>
                          <w:lang w:eastAsia="es-ES"/>
                        </w:rPr>
                        <w:t xml:space="preserve">      </w:t>
                      </w:r>
                      <w:proofErr w:type="gramStart"/>
                      <w:r w:rsidRPr="00C57518">
                        <w:rPr>
                          <w:rFonts w:ascii="Consolas" w:hAnsi="Consolas"/>
                          <w:color w:val="C586C0"/>
                          <w:sz w:val="21"/>
                          <w:lang w:val="en-GB"/>
                          <w:rPrChange w:id="3347" w:author="Redondo García Francisco Javier" w:date="2025-09-02T09:44:00Z">
                            <w:rPr>
                              <w:rFonts w:ascii="Consolas" w:hAnsi="Consolas"/>
                              <w:color w:val="C586C0"/>
                              <w:sz w:val="21"/>
                              <w:lang w:val="en-US"/>
                            </w:rPr>
                          </w:rPrChange>
                        </w:rPr>
                        <w:t>return</w:t>
                      </w:r>
                      <w:r w:rsidRPr="00C57518">
                        <w:rPr>
                          <w:rFonts w:ascii="Consolas" w:hAnsi="Consolas"/>
                          <w:color w:val="CCCCCC"/>
                          <w:sz w:val="21"/>
                          <w:lang w:val="en-GB"/>
                          <w:rPrChange w:id="3348" w:author="Redondo García Francisco Javier" w:date="2025-09-02T09:44:00Z">
                            <w:rPr>
                              <w:rFonts w:ascii="Consolas" w:hAnsi="Consolas"/>
                              <w:color w:val="CCCCCC"/>
                              <w:sz w:val="21"/>
                              <w:lang w:val="en-US"/>
                            </w:rPr>
                          </w:rPrChange>
                        </w:rPr>
                        <w:t>;</w:t>
                      </w:r>
                      <w:proofErr w:type="gramEnd"/>
                    </w:p>
                    <w:p w14:paraId="34B5B4AE" w14:textId="77777777" w:rsidR="00260674" w:rsidRPr="00C57518" w:rsidRDefault="00260674" w:rsidP="00F54E1B">
                      <w:pPr>
                        <w:shd w:val="clear" w:color="auto" w:fill="1F1F1F"/>
                        <w:spacing w:after="0" w:line="285" w:lineRule="atLeast"/>
                        <w:rPr>
                          <w:rFonts w:ascii="Consolas" w:hAnsi="Consolas"/>
                          <w:color w:val="CCCCCC"/>
                          <w:sz w:val="21"/>
                          <w:lang w:val="en-GB"/>
                          <w:rPrChange w:id="3349" w:author="Redondo García Francisco Javier" w:date="2025-09-02T09:44:00Z">
                            <w:rPr>
                              <w:rFonts w:ascii="Consolas" w:hAnsi="Consolas"/>
                              <w:color w:val="CCCCCC"/>
                              <w:sz w:val="21"/>
                              <w:lang w:val="en-US"/>
                            </w:rPr>
                          </w:rPrChange>
                        </w:rPr>
                      </w:pPr>
                      <w:r w:rsidRPr="00C57518">
                        <w:rPr>
                          <w:rFonts w:ascii="Consolas" w:hAnsi="Consolas"/>
                          <w:color w:val="CCCCCC"/>
                          <w:sz w:val="21"/>
                          <w:lang w:val="en-GB"/>
                          <w:rPrChange w:id="3350" w:author="Redondo García Francisco Javier" w:date="2025-09-02T09:44:00Z">
                            <w:rPr>
                              <w:rFonts w:ascii="Consolas" w:hAnsi="Consolas"/>
                              <w:color w:val="CCCCCC"/>
                              <w:sz w:val="21"/>
                              <w:lang w:val="en-US"/>
                            </w:rPr>
                          </w:rPrChange>
                        </w:rPr>
                        <w:t>    }</w:t>
                      </w:r>
                    </w:p>
                    <w:p w14:paraId="39E156E5"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C57518">
                        <w:rPr>
                          <w:rFonts w:ascii="Consolas" w:hAnsi="Consolas"/>
                          <w:color w:val="CCCCCC"/>
                          <w:sz w:val="21"/>
                          <w:lang w:val="en-GB"/>
                          <w:rPrChange w:id="3351" w:author="Redondo García Francisco Javier" w:date="2025-09-02T09:44:00Z">
                            <w:rPr>
                              <w:rFonts w:ascii="Consolas" w:hAnsi="Consolas"/>
                              <w:color w:val="CCCCCC"/>
                              <w:sz w:val="21"/>
                              <w:lang w:val="en-US"/>
                            </w:rPr>
                          </w:rPrChange>
                        </w:rPr>
                        <w:t xml:space="preserve">    </w:t>
                      </w:r>
                      <w:proofErr w:type="spellStart"/>
                      <w:r w:rsidRPr="00F54E1B">
                        <w:rPr>
                          <w:rFonts w:ascii="Consolas" w:eastAsia="Times New Roman" w:hAnsi="Consolas" w:cs="Times New Roman"/>
                          <w:color w:val="569CD6"/>
                          <w:sz w:val="21"/>
                          <w:szCs w:val="21"/>
                          <w:lang w:val="en-GB" w:eastAsia="es-ES"/>
                        </w:rPr>
                        <w:t>const</w:t>
                      </w:r>
                      <w:proofErr w:type="spellEnd"/>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FC1FF"/>
                          <w:sz w:val="21"/>
                          <w:szCs w:val="21"/>
                          <w:lang w:val="en-GB" w:eastAsia="es-ES"/>
                        </w:rPr>
                        <w:t>datosParaExcel</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proofErr w:type="spellStart"/>
                      <w:proofErr w:type="gramStart"/>
                      <w:r w:rsidRPr="00F54E1B">
                        <w:rPr>
                          <w:rFonts w:ascii="Consolas" w:eastAsia="Times New Roman" w:hAnsi="Consolas" w:cs="Times New Roman"/>
                          <w:color w:val="569CD6"/>
                          <w:sz w:val="21"/>
                          <w:szCs w:val="21"/>
                          <w:lang w:val="en-GB" w:eastAsia="es-ES"/>
                        </w:rPr>
                        <w:t>this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sentadillas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DCDCAA"/>
                          <w:sz w:val="21"/>
                          <w:szCs w:val="21"/>
                          <w:lang w:val="en-GB" w:eastAsia="es-ES"/>
                        </w:rPr>
                        <w:t>map</w:t>
                      </w:r>
                      <w:proofErr w:type="spellEnd"/>
                      <w:r w:rsidRPr="00F54E1B">
                        <w:rPr>
                          <w:rFonts w:ascii="Consolas" w:eastAsia="Times New Roman" w:hAnsi="Consolas" w:cs="Times New Roman"/>
                          <w:color w:val="CCCCCC"/>
                          <w:sz w:val="21"/>
                          <w:szCs w:val="21"/>
                          <w:lang w:val="en-GB" w:eastAsia="es-ES"/>
                        </w:rPr>
                        <w:t>(</w:t>
                      </w:r>
                      <w:proofErr w:type="gramEnd"/>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item</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9CDCFE"/>
                          <w:sz w:val="21"/>
                          <w:szCs w:val="21"/>
                          <w:lang w:val="en-GB" w:eastAsia="es-ES"/>
                        </w:rPr>
                        <w:t>index</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569CD6"/>
                          <w:sz w:val="21"/>
                          <w:szCs w:val="21"/>
                          <w:lang w:val="en-GB" w:eastAsia="es-ES"/>
                        </w:rPr>
                        <w:t>=&gt;</w:t>
                      </w:r>
                      <w:r w:rsidRPr="00F54E1B">
                        <w:rPr>
                          <w:rFonts w:ascii="Consolas" w:eastAsia="Times New Roman" w:hAnsi="Consolas" w:cs="Times New Roman"/>
                          <w:color w:val="CCCCCC"/>
                          <w:sz w:val="21"/>
                          <w:szCs w:val="21"/>
                          <w:lang w:val="en-GB" w:eastAsia="es-ES"/>
                        </w:rPr>
                        <w:t xml:space="preserve"> {</w:t>
                      </w:r>
                    </w:p>
                    <w:p w14:paraId="14CF674F"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586C0"/>
                          <w:sz w:val="21"/>
                          <w:szCs w:val="21"/>
                          <w:lang w:val="en-GB" w:eastAsia="es-ES"/>
                        </w:rPr>
                        <w:t>return</w:t>
                      </w:r>
                      <w:r w:rsidRPr="00F54E1B">
                        <w:rPr>
                          <w:rFonts w:ascii="Consolas" w:eastAsia="Times New Roman" w:hAnsi="Consolas" w:cs="Times New Roman"/>
                          <w:color w:val="CCCCCC"/>
                          <w:sz w:val="21"/>
                          <w:szCs w:val="21"/>
                          <w:lang w:val="en-GB" w:eastAsia="es-ES"/>
                        </w:rPr>
                        <w:t xml:space="preserve"> {</w:t>
                      </w:r>
                    </w:p>
                    <w:p w14:paraId="73BB0C8D"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9CDCFE"/>
                          <w:sz w:val="21"/>
                          <w:szCs w:val="21"/>
                          <w:lang w:val="en-GB" w:eastAsia="es-ES"/>
                        </w:rPr>
                        <w:t>ID:</w:t>
                      </w: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9CDCFE"/>
                          <w:sz w:val="21"/>
                          <w:szCs w:val="21"/>
                          <w:lang w:val="en-GB" w:eastAsia="es-ES"/>
                        </w:rPr>
                        <w:t>item</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key</w:t>
                      </w:r>
                      <w:proofErr w:type="spellEnd"/>
                      <w:r w:rsidRPr="00F54E1B">
                        <w:rPr>
                          <w:rFonts w:ascii="Consolas" w:eastAsia="Times New Roman" w:hAnsi="Consolas" w:cs="Times New Roman"/>
                          <w:color w:val="CCCCCC"/>
                          <w:sz w:val="21"/>
                          <w:szCs w:val="21"/>
                          <w:lang w:val="en-GB" w:eastAsia="es-ES"/>
                        </w:rPr>
                        <w:t>,</w:t>
                      </w:r>
                    </w:p>
                    <w:p w14:paraId="69DD68AB" w14:textId="77777777" w:rsidR="00260674" w:rsidRPr="003067BC" w:rsidRDefault="00260674" w:rsidP="00F54E1B">
                      <w:pPr>
                        <w:shd w:val="clear" w:color="auto" w:fill="1F1F1F"/>
                        <w:spacing w:after="0" w:line="285" w:lineRule="atLeast"/>
                        <w:rPr>
                          <w:rFonts w:ascii="Consolas" w:hAnsi="Consolas"/>
                          <w:color w:val="CCCCCC"/>
                          <w:sz w:val="21"/>
                          <w:lang w:val="en-US"/>
                          <w:rPrChange w:id="3352" w:author="Redondo García Francisco Javier" w:date="2025-09-02T09:44:00Z">
                            <w:rPr>
                              <w:rFonts w:ascii="Consolas" w:hAnsi="Consolas"/>
                              <w:color w:val="CCCCCC"/>
                              <w:sz w:val="21"/>
                            </w:rPr>
                          </w:rPrChange>
                        </w:rPr>
                      </w:pPr>
                      <w:r w:rsidRPr="00F54E1B">
                        <w:rPr>
                          <w:rFonts w:ascii="Consolas" w:eastAsia="Times New Roman" w:hAnsi="Consolas" w:cs="Times New Roman"/>
                          <w:color w:val="CCCCCC"/>
                          <w:sz w:val="21"/>
                          <w:szCs w:val="21"/>
                          <w:lang w:val="en-GB" w:eastAsia="es-ES"/>
                        </w:rPr>
                        <w:t xml:space="preserve">        </w:t>
                      </w:r>
                      <w:r w:rsidRPr="003067BC">
                        <w:rPr>
                          <w:rFonts w:ascii="Consolas" w:hAnsi="Consolas"/>
                          <w:color w:val="CE9178"/>
                          <w:sz w:val="21"/>
                          <w:lang w:val="en-US"/>
                          <w:rPrChange w:id="3353" w:author="Redondo García Francisco Javier" w:date="2025-09-02T09:44:00Z">
                            <w:rPr>
                              <w:rFonts w:ascii="Consolas" w:hAnsi="Consolas"/>
                              <w:color w:val="CE9178"/>
                              <w:sz w:val="21"/>
                            </w:rPr>
                          </w:rPrChange>
                        </w:rPr>
                        <w:t>"Fecha de Inicio"</w:t>
                      </w:r>
                      <w:r w:rsidRPr="003067BC">
                        <w:rPr>
                          <w:rFonts w:ascii="Consolas" w:hAnsi="Consolas"/>
                          <w:color w:val="9CDCFE"/>
                          <w:sz w:val="21"/>
                          <w:lang w:val="en-US"/>
                          <w:rPrChange w:id="3354" w:author="Redondo García Francisco Javier" w:date="2025-09-02T09:44:00Z">
                            <w:rPr>
                              <w:rFonts w:ascii="Consolas" w:hAnsi="Consolas"/>
                              <w:color w:val="9CDCFE"/>
                              <w:sz w:val="21"/>
                            </w:rPr>
                          </w:rPrChange>
                        </w:rPr>
                        <w:t>:</w:t>
                      </w:r>
                      <w:r w:rsidRPr="003067BC">
                        <w:rPr>
                          <w:rFonts w:ascii="Consolas" w:hAnsi="Consolas"/>
                          <w:color w:val="CCCCCC"/>
                          <w:sz w:val="21"/>
                          <w:lang w:val="en-US"/>
                          <w:rPrChange w:id="3355" w:author="Redondo García Francisco Javier" w:date="2025-09-02T09:44:00Z">
                            <w:rPr>
                              <w:rFonts w:ascii="Consolas" w:hAnsi="Consolas"/>
                              <w:color w:val="CCCCCC"/>
                              <w:sz w:val="21"/>
                            </w:rPr>
                          </w:rPrChange>
                        </w:rPr>
                        <w:t xml:space="preserve"> </w:t>
                      </w:r>
                      <w:r w:rsidRPr="003067BC">
                        <w:rPr>
                          <w:rFonts w:ascii="Consolas" w:hAnsi="Consolas"/>
                          <w:color w:val="9CDCFE"/>
                          <w:sz w:val="21"/>
                          <w:lang w:val="en-US"/>
                          <w:rPrChange w:id="3356" w:author="Redondo García Francisco Javier" w:date="2025-09-02T09:44:00Z">
                            <w:rPr>
                              <w:rFonts w:ascii="Consolas" w:hAnsi="Consolas"/>
                              <w:color w:val="9CDCFE"/>
                              <w:sz w:val="21"/>
                            </w:rPr>
                          </w:rPrChange>
                        </w:rPr>
                        <w:t>item</w:t>
                      </w:r>
                      <w:r w:rsidRPr="003067BC">
                        <w:rPr>
                          <w:rFonts w:ascii="Consolas" w:hAnsi="Consolas"/>
                          <w:color w:val="CCCCCC"/>
                          <w:sz w:val="21"/>
                          <w:lang w:val="en-US"/>
                          <w:rPrChange w:id="3357" w:author="Redondo García Francisco Javier" w:date="2025-09-02T09:44:00Z">
                            <w:rPr>
                              <w:rFonts w:ascii="Consolas" w:hAnsi="Consolas"/>
                              <w:color w:val="CCCCCC"/>
                              <w:sz w:val="21"/>
                            </w:rPr>
                          </w:rPrChange>
                        </w:rPr>
                        <w:t>.</w:t>
                      </w:r>
                      <w:r w:rsidRPr="003067BC">
                        <w:rPr>
                          <w:rFonts w:ascii="Consolas" w:hAnsi="Consolas"/>
                          <w:color w:val="9CDCFE"/>
                          <w:sz w:val="21"/>
                          <w:lang w:val="en-US"/>
                          <w:rPrChange w:id="3358" w:author="Redondo García Francisco Javier" w:date="2025-09-02T09:44:00Z">
                            <w:rPr>
                              <w:rFonts w:ascii="Consolas" w:hAnsi="Consolas"/>
                              <w:color w:val="9CDCFE"/>
                              <w:sz w:val="21"/>
                            </w:rPr>
                          </w:rPrChange>
                        </w:rPr>
                        <w:t>data</w:t>
                      </w:r>
                      <w:r w:rsidRPr="003067BC">
                        <w:rPr>
                          <w:rFonts w:ascii="Consolas" w:hAnsi="Consolas"/>
                          <w:color w:val="CCCCCC"/>
                          <w:sz w:val="21"/>
                          <w:lang w:val="en-US"/>
                          <w:rPrChange w:id="3359" w:author="Redondo García Francisco Javier" w:date="2025-09-02T09:44:00Z">
                            <w:rPr>
                              <w:rFonts w:ascii="Consolas" w:hAnsi="Consolas"/>
                              <w:color w:val="CCCCCC"/>
                              <w:sz w:val="21"/>
                            </w:rPr>
                          </w:rPrChange>
                        </w:rPr>
                        <w:t>.</w:t>
                      </w:r>
                      <w:r w:rsidRPr="003067BC">
                        <w:rPr>
                          <w:rFonts w:ascii="Consolas" w:hAnsi="Consolas"/>
                          <w:color w:val="9CDCFE"/>
                          <w:sz w:val="21"/>
                          <w:lang w:val="en-US"/>
                          <w:rPrChange w:id="3360" w:author="Redondo García Francisco Javier" w:date="2025-09-02T09:44:00Z">
                            <w:rPr>
                              <w:rFonts w:ascii="Consolas" w:hAnsi="Consolas"/>
                              <w:color w:val="9CDCFE"/>
                              <w:sz w:val="21"/>
                            </w:rPr>
                          </w:rPrChange>
                        </w:rPr>
                        <w:t>dateTimeStartTest</w:t>
                      </w:r>
                      <w:r w:rsidRPr="003067BC">
                        <w:rPr>
                          <w:rFonts w:ascii="Consolas" w:hAnsi="Consolas"/>
                          <w:color w:val="CCCCCC"/>
                          <w:sz w:val="21"/>
                          <w:lang w:val="en-US"/>
                          <w:rPrChange w:id="3361" w:author="Redondo García Francisco Javier" w:date="2025-09-02T09:44:00Z">
                            <w:rPr>
                              <w:rFonts w:ascii="Consolas" w:hAnsi="Consolas"/>
                              <w:color w:val="CCCCCC"/>
                              <w:sz w:val="21"/>
                            </w:rPr>
                          </w:rPrChange>
                        </w:rPr>
                        <w:t>,</w:t>
                      </w:r>
                    </w:p>
                    <w:p w14:paraId="6E05543D"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3067BC">
                        <w:rPr>
                          <w:rFonts w:ascii="Consolas" w:hAnsi="Consolas"/>
                          <w:color w:val="CCCCCC"/>
                          <w:sz w:val="21"/>
                          <w:lang w:val="en-US"/>
                          <w:rPrChange w:id="3362" w:author="Redondo García Francisco Javier" w:date="2025-09-02T09:44:00Z">
                            <w:rPr>
                              <w:rFonts w:ascii="Consolas" w:hAnsi="Consolas"/>
                              <w:color w:val="CCCCCC"/>
                              <w:sz w:val="21"/>
                            </w:rPr>
                          </w:rPrChange>
                        </w:rPr>
                        <w:t xml:space="preserve">        </w:t>
                      </w:r>
                      <w:r w:rsidRPr="00F54E1B">
                        <w:rPr>
                          <w:rFonts w:ascii="Consolas" w:eastAsia="Times New Roman" w:hAnsi="Consolas" w:cs="Times New Roman"/>
                          <w:color w:val="CE9178"/>
                          <w:sz w:val="21"/>
                          <w:szCs w:val="21"/>
                          <w:lang w:eastAsia="es-ES"/>
                        </w:rPr>
                        <w:t>"Fecha de Fin"</w:t>
                      </w:r>
                      <w:r w:rsidRPr="00F54E1B">
                        <w:rPr>
                          <w:rFonts w:ascii="Consolas" w:eastAsia="Times New Roman" w:hAnsi="Consolas" w:cs="Times New Roman"/>
                          <w:color w:val="9CDCFE"/>
                          <w:sz w:val="21"/>
                          <w:szCs w:val="21"/>
                          <w:lang w:eastAsia="es-ES"/>
                        </w:rPr>
                        <w:t>:</w:t>
                      </w: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9CDCFE"/>
                          <w:sz w:val="21"/>
                          <w:szCs w:val="21"/>
                          <w:lang w:eastAsia="es-ES"/>
                        </w:rPr>
                        <w:t>item</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data</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dateTimeEndTest</w:t>
                      </w:r>
                      <w:proofErr w:type="spellEnd"/>
                      <w:r w:rsidRPr="00F54E1B">
                        <w:rPr>
                          <w:rFonts w:ascii="Consolas" w:eastAsia="Times New Roman" w:hAnsi="Consolas" w:cs="Times New Roman"/>
                          <w:color w:val="CCCCCC"/>
                          <w:sz w:val="21"/>
                          <w:szCs w:val="21"/>
                          <w:lang w:eastAsia="es-ES"/>
                        </w:rPr>
                        <w:t>,</w:t>
                      </w:r>
                    </w:p>
                    <w:p w14:paraId="5D7DAC7B"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"Datos Sentadillas"</w:t>
                      </w:r>
                      <w:r w:rsidRPr="00F54E1B">
                        <w:rPr>
                          <w:rFonts w:ascii="Consolas" w:eastAsia="Times New Roman" w:hAnsi="Consolas" w:cs="Times New Roman"/>
                          <w:color w:val="9CDCFE"/>
                          <w:sz w:val="21"/>
                          <w:szCs w:val="21"/>
                          <w:lang w:eastAsia="es-ES"/>
                        </w:rPr>
                        <w:t>:</w:t>
                      </w: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9CDCFE"/>
                          <w:sz w:val="21"/>
                          <w:szCs w:val="21"/>
                          <w:lang w:eastAsia="es-ES"/>
                        </w:rPr>
                        <w:t>item</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data</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dataChart</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join</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CE9178"/>
                          <w:sz w:val="21"/>
                          <w:szCs w:val="21"/>
                          <w:lang w:eastAsia="es-ES"/>
                        </w:rPr>
                        <w:t>", "</w:t>
                      </w:r>
                      <w:r w:rsidRPr="00F54E1B">
                        <w:rPr>
                          <w:rFonts w:ascii="Consolas" w:eastAsia="Times New Roman" w:hAnsi="Consolas" w:cs="Times New Roman"/>
                          <w:color w:val="CCCCCC"/>
                          <w:sz w:val="21"/>
                          <w:szCs w:val="21"/>
                          <w:lang w:eastAsia="es-ES"/>
                        </w:rPr>
                        <w:t xml:space="preserve">), </w:t>
                      </w:r>
                    </w:p>
                    <w:p w14:paraId="394EE27F"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"Valores Máximos"</w:t>
                      </w:r>
                      <w:r w:rsidRPr="00F54E1B">
                        <w:rPr>
                          <w:rFonts w:ascii="Consolas" w:eastAsia="Times New Roman" w:hAnsi="Consolas" w:cs="Times New Roman"/>
                          <w:color w:val="9CDCFE"/>
                          <w:sz w:val="21"/>
                          <w:szCs w:val="21"/>
                          <w:lang w:eastAsia="es-ES"/>
                        </w:rPr>
                        <w:t>:</w:t>
                      </w: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569CD6"/>
                          <w:sz w:val="21"/>
                          <w:szCs w:val="21"/>
                          <w:lang w:eastAsia="es-ES"/>
                        </w:rPr>
                        <w:t>this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maxValues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join</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CE9178"/>
                          <w:sz w:val="21"/>
                          <w:szCs w:val="21"/>
                          <w:lang w:eastAsia="es-ES"/>
                        </w:rPr>
                        <w:t>", "</w:t>
                      </w:r>
                      <w:r w:rsidRPr="00F54E1B">
                        <w:rPr>
                          <w:rFonts w:ascii="Consolas" w:eastAsia="Times New Roman" w:hAnsi="Consolas" w:cs="Times New Roman"/>
                          <w:color w:val="CCCCCC"/>
                          <w:sz w:val="21"/>
                          <w:szCs w:val="21"/>
                          <w:lang w:eastAsia="es-ES"/>
                        </w:rPr>
                        <w:t xml:space="preserve">), </w:t>
                      </w:r>
                    </w:p>
                    <w:p w14:paraId="2253E6A0"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"Valores Mínimos"</w:t>
                      </w:r>
                      <w:r w:rsidRPr="00F54E1B">
                        <w:rPr>
                          <w:rFonts w:ascii="Consolas" w:eastAsia="Times New Roman" w:hAnsi="Consolas" w:cs="Times New Roman"/>
                          <w:color w:val="9CDCFE"/>
                          <w:sz w:val="21"/>
                          <w:szCs w:val="21"/>
                          <w:lang w:eastAsia="es-ES"/>
                        </w:rPr>
                        <w:t>:</w:t>
                      </w: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569CD6"/>
                          <w:sz w:val="21"/>
                          <w:szCs w:val="21"/>
                          <w:lang w:eastAsia="es-ES"/>
                        </w:rPr>
                        <w:t>this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minValues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join</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CE9178"/>
                          <w:sz w:val="21"/>
                          <w:szCs w:val="21"/>
                          <w:lang w:eastAsia="es-ES"/>
                        </w:rPr>
                        <w:t>", "</w:t>
                      </w:r>
                      <w:r w:rsidRPr="00F54E1B">
                        <w:rPr>
                          <w:rFonts w:ascii="Consolas" w:eastAsia="Times New Roman" w:hAnsi="Consolas" w:cs="Times New Roman"/>
                          <w:color w:val="CCCCCC"/>
                          <w:sz w:val="21"/>
                          <w:szCs w:val="21"/>
                          <w:lang w:eastAsia="es-ES"/>
                        </w:rPr>
                        <w:t xml:space="preserve">), </w:t>
                      </w:r>
                    </w:p>
                    <w:p w14:paraId="07C33C5B"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 xml:space="preserve">"Diferencia </w:t>
                      </w:r>
                      <w:proofErr w:type="spellStart"/>
                      <w:r w:rsidRPr="00F54E1B">
                        <w:rPr>
                          <w:rFonts w:ascii="Consolas" w:eastAsia="Times New Roman" w:hAnsi="Consolas" w:cs="Times New Roman"/>
                          <w:color w:val="CE9178"/>
                          <w:sz w:val="21"/>
                          <w:szCs w:val="21"/>
                          <w:lang w:eastAsia="es-ES"/>
                        </w:rPr>
                        <w:t>Máx</w:t>
                      </w:r>
                      <w:proofErr w:type="spellEnd"/>
                      <w:r w:rsidRPr="00F54E1B">
                        <w:rPr>
                          <w:rFonts w:ascii="Consolas" w:eastAsia="Times New Roman" w:hAnsi="Consolas" w:cs="Times New Roman"/>
                          <w:color w:val="CE9178"/>
                          <w:sz w:val="21"/>
                          <w:szCs w:val="21"/>
                          <w:lang w:eastAsia="es-ES"/>
                        </w:rPr>
                        <w:t xml:space="preserve"> - </w:t>
                      </w:r>
                      <w:proofErr w:type="spellStart"/>
                      <w:r w:rsidRPr="00F54E1B">
                        <w:rPr>
                          <w:rFonts w:ascii="Consolas" w:eastAsia="Times New Roman" w:hAnsi="Consolas" w:cs="Times New Roman"/>
                          <w:color w:val="CE9178"/>
                          <w:sz w:val="21"/>
                          <w:szCs w:val="21"/>
                          <w:lang w:eastAsia="es-ES"/>
                        </w:rPr>
                        <w:t>Mín</w:t>
                      </w:r>
                      <w:proofErr w:type="spellEnd"/>
                      <w:r w:rsidRPr="00F54E1B">
                        <w:rPr>
                          <w:rFonts w:ascii="Consolas" w:eastAsia="Times New Roman" w:hAnsi="Consolas" w:cs="Times New Roman"/>
                          <w:color w:val="CE9178"/>
                          <w:sz w:val="21"/>
                          <w:szCs w:val="21"/>
                          <w:lang w:eastAsia="es-ES"/>
                        </w:rPr>
                        <w:t>"</w:t>
                      </w:r>
                      <w:r w:rsidRPr="00F54E1B">
                        <w:rPr>
                          <w:rFonts w:ascii="Consolas" w:eastAsia="Times New Roman" w:hAnsi="Consolas" w:cs="Times New Roman"/>
                          <w:color w:val="9CDCFE"/>
                          <w:sz w:val="21"/>
                          <w:szCs w:val="21"/>
                          <w:lang w:eastAsia="es-ES"/>
                        </w:rPr>
                        <w:t>:</w:t>
                      </w: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569CD6"/>
                          <w:sz w:val="21"/>
                          <w:szCs w:val="21"/>
                          <w:lang w:eastAsia="es-ES"/>
                        </w:rPr>
                        <w:t>this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difMaxMinValues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join</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CE9178"/>
                          <w:sz w:val="21"/>
                          <w:szCs w:val="21"/>
                          <w:lang w:eastAsia="es-ES"/>
                        </w:rPr>
                        <w:t>", "</w:t>
                      </w:r>
                      <w:r w:rsidRPr="00F54E1B">
                        <w:rPr>
                          <w:rFonts w:ascii="Consolas" w:eastAsia="Times New Roman" w:hAnsi="Consolas" w:cs="Times New Roman"/>
                          <w:color w:val="CCCCCC"/>
                          <w:sz w:val="21"/>
                          <w:szCs w:val="21"/>
                          <w:lang w:eastAsia="es-ES"/>
                        </w:rPr>
                        <w:t xml:space="preserve">) </w:t>
                      </w:r>
                    </w:p>
                    <w:p w14:paraId="67EF1352" w14:textId="77777777" w:rsidR="00260674" w:rsidRPr="00717A8A" w:rsidRDefault="00260674" w:rsidP="00F54E1B">
                      <w:pPr>
                        <w:shd w:val="clear" w:color="auto" w:fill="1F1F1F"/>
                        <w:spacing w:after="0" w:line="285" w:lineRule="atLeast"/>
                        <w:rPr>
                          <w:rFonts w:ascii="Consolas" w:hAnsi="Consolas"/>
                          <w:color w:val="CCCCCC"/>
                          <w:sz w:val="21"/>
                          <w:lang w:val="en-GB"/>
                          <w:rPrChange w:id="3363" w:author="Redondo García Francisco Javier" w:date="2025-09-02T09:44:00Z">
                            <w:rPr>
                              <w:rFonts w:ascii="Consolas" w:hAnsi="Consolas"/>
                              <w:color w:val="CCCCCC"/>
                              <w:sz w:val="21"/>
                              <w:lang w:val="en-US"/>
                            </w:rPr>
                          </w:rPrChange>
                        </w:rPr>
                      </w:pPr>
                      <w:r w:rsidRPr="00F54E1B">
                        <w:rPr>
                          <w:rFonts w:ascii="Consolas" w:eastAsia="Times New Roman" w:hAnsi="Consolas" w:cs="Times New Roman"/>
                          <w:color w:val="CCCCCC"/>
                          <w:sz w:val="21"/>
                          <w:szCs w:val="21"/>
                          <w:lang w:eastAsia="es-ES"/>
                        </w:rPr>
                        <w:t xml:space="preserve">      </w:t>
                      </w:r>
                      <w:r w:rsidRPr="00717A8A">
                        <w:rPr>
                          <w:rFonts w:ascii="Consolas" w:hAnsi="Consolas"/>
                          <w:color w:val="CCCCCC"/>
                          <w:sz w:val="21"/>
                          <w:lang w:val="en-GB"/>
                          <w:rPrChange w:id="3364" w:author="Redondo García Francisco Javier" w:date="2025-09-02T09:44:00Z">
                            <w:rPr>
                              <w:rFonts w:ascii="Consolas" w:hAnsi="Consolas"/>
                              <w:color w:val="CCCCCC"/>
                              <w:sz w:val="21"/>
                              <w:lang w:val="en-US"/>
                            </w:rPr>
                          </w:rPrChange>
                        </w:rPr>
                        <w:t>};</w:t>
                      </w:r>
                    </w:p>
                    <w:p w14:paraId="59C52DB1" w14:textId="77777777" w:rsidR="00260674" w:rsidRPr="00717A8A" w:rsidRDefault="00260674" w:rsidP="00F54E1B">
                      <w:pPr>
                        <w:shd w:val="clear" w:color="auto" w:fill="1F1F1F"/>
                        <w:spacing w:after="0" w:line="285" w:lineRule="atLeast"/>
                        <w:rPr>
                          <w:rFonts w:ascii="Consolas" w:hAnsi="Consolas"/>
                          <w:color w:val="CCCCCC"/>
                          <w:sz w:val="21"/>
                          <w:lang w:val="en-GB"/>
                          <w:rPrChange w:id="3365" w:author="Redondo García Francisco Javier" w:date="2025-09-02T09:44:00Z">
                            <w:rPr>
                              <w:rFonts w:ascii="Consolas" w:hAnsi="Consolas"/>
                              <w:color w:val="CCCCCC"/>
                              <w:sz w:val="21"/>
                              <w:lang w:val="en-US"/>
                            </w:rPr>
                          </w:rPrChange>
                        </w:rPr>
                      </w:pPr>
                      <w:r w:rsidRPr="00717A8A">
                        <w:rPr>
                          <w:rFonts w:ascii="Consolas" w:hAnsi="Consolas"/>
                          <w:color w:val="CCCCCC"/>
                          <w:sz w:val="21"/>
                          <w:lang w:val="en-GB"/>
                          <w:rPrChange w:id="3366" w:author="Redondo García Francisco Javier" w:date="2025-09-02T09:44:00Z">
                            <w:rPr>
                              <w:rFonts w:ascii="Consolas" w:hAnsi="Consolas"/>
                              <w:color w:val="CCCCCC"/>
                              <w:sz w:val="21"/>
                              <w:lang w:val="en-US"/>
                            </w:rPr>
                          </w:rPrChange>
                        </w:rPr>
                        <w:t>    });</w:t>
                      </w:r>
                    </w:p>
                    <w:p w14:paraId="7C76D7A2" w14:textId="77777777" w:rsidR="00260674" w:rsidRPr="00717A8A" w:rsidRDefault="00260674" w:rsidP="00F54E1B">
                      <w:pPr>
                        <w:shd w:val="clear" w:color="auto" w:fill="1F1F1F"/>
                        <w:spacing w:after="0" w:line="285" w:lineRule="atLeast"/>
                        <w:rPr>
                          <w:rFonts w:ascii="Consolas" w:hAnsi="Consolas"/>
                          <w:color w:val="CCCCCC"/>
                          <w:sz w:val="21"/>
                          <w:lang w:val="en-GB"/>
                          <w:rPrChange w:id="3367" w:author="Redondo García Francisco Javier" w:date="2025-09-02T09:44:00Z">
                            <w:rPr>
                              <w:rFonts w:ascii="Consolas" w:hAnsi="Consolas"/>
                              <w:color w:val="CCCCCC"/>
                              <w:sz w:val="21"/>
                              <w:lang w:val="en-US"/>
                            </w:rPr>
                          </w:rPrChange>
                        </w:rPr>
                      </w:pPr>
                    </w:p>
                    <w:p w14:paraId="763B571D" w14:textId="77777777" w:rsidR="00260674" w:rsidRPr="00717A8A" w:rsidRDefault="00260674" w:rsidP="00F54E1B">
                      <w:pPr>
                        <w:shd w:val="clear" w:color="auto" w:fill="1F1F1F"/>
                        <w:spacing w:after="0" w:line="285" w:lineRule="atLeast"/>
                        <w:rPr>
                          <w:rFonts w:ascii="Consolas" w:hAnsi="Consolas"/>
                          <w:color w:val="CCCCCC"/>
                          <w:sz w:val="21"/>
                          <w:lang w:val="en-GB"/>
                          <w:rPrChange w:id="3368" w:author="Redondo García Francisco Javier" w:date="2025-09-02T09:44:00Z">
                            <w:rPr>
                              <w:rFonts w:ascii="Consolas" w:hAnsi="Consolas"/>
                              <w:color w:val="CCCCCC"/>
                              <w:sz w:val="21"/>
                              <w:lang w:val="en-US"/>
                            </w:rPr>
                          </w:rPrChange>
                        </w:rPr>
                      </w:pPr>
                      <w:r w:rsidRPr="00717A8A">
                        <w:rPr>
                          <w:rFonts w:ascii="Consolas" w:hAnsi="Consolas"/>
                          <w:color w:val="CCCCCC"/>
                          <w:sz w:val="21"/>
                          <w:lang w:val="en-GB"/>
                          <w:rPrChange w:id="3369" w:author="Redondo García Francisco Javier" w:date="2025-09-02T09:44:00Z">
                            <w:rPr>
                              <w:rFonts w:ascii="Consolas" w:hAnsi="Consolas"/>
                              <w:color w:val="CCCCCC"/>
                              <w:sz w:val="21"/>
                              <w:lang w:val="en-US"/>
                            </w:rPr>
                          </w:rPrChange>
                        </w:rPr>
                        <w:t xml:space="preserve">    </w:t>
                      </w:r>
                      <w:proofErr w:type="spellStart"/>
                      <w:r w:rsidRPr="00717A8A">
                        <w:rPr>
                          <w:rFonts w:ascii="Consolas" w:hAnsi="Consolas"/>
                          <w:color w:val="569CD6"/>
                          <w:sz w:val="21"/>
                          <w:lang w:val="en-GB"/>
                          <w:rPrChange w:id="3370" w:author="Redondo García Francisco Javier" w:date="2025-09-02T09:44:00Z">
                            <w:rPr>
                              <w:rFonts w:ascii="Consolas" w:hAnsi="Consolas"/>
                              <w:color w:val="569CD6"/>
                              <w:sz w:val="21"/>
                              <w:lang w:val="en-US"/>
                            </w:rPr>
                          </w:rPrChange>
                        </w:rPr>
                        <w:t>const</w:t>
                      </w:r>
                      <w:proofErr w:type="spellEnd"/>
                      <w:r w:rsidRPr="00717A8A">
                        <w:rPr>
                          <w:rFonts w:ascii="Consolas" w:hAnsi="Consolas"/>
                          <w:color w:val="CCCCCC"/>
                          <w:sz w:val="21"/>
                          <w:lang w:val="en-GB"/>
                          <w:rPrChange w:id="3371" w:author="Redondo García Francisco Javier" w:date="2025-09-02T09:44:00Z">
                            <w:rPr>
                              <w:rFonts w:ascii="Consolas" w:hAnsi="Consolas"/>
                              <w:color w:val="CCCCCC"/>
                              <w:sz w:val="21"/>
                              <w:lang w:val="en-US"/>
                            </w:rPr>
                          </w:rPrChange>
                        </w:rPr>
                        <w:t xml:space="preserve"> </w:t>
                      </w:r>
                      <w:proofErr w:type="spellStart"/>
                      <w:r w:rsidRPr="00717A8A">
                        <w:rPr>
                          <w:rFonts w:ascii="Consolas" w:hAnsi="Consolas"/>
                          <w:color w:val="4FC1FF"/>
                          <w:sz w:val="21"/>
                          <w:lang w:val="en-GB"/>
                          <w:rPrChange w:id="3372" w:author="Redondo García Francisco Javier" w:date="2025-09-02T09:44:00Z">
                            <w:rPr>
                              <w:rFonts w:ascii="Consolas" w:hAnsi="Consolas"/>
                              <w:color w:val="4FC1FF"/>
                              <w:sz w:val="21"/>
                              <w:lang w:val="en-US"/>
                            </w:rPr>
                          </w:rPrChange>
                        </w:rPr>
                        <w:t>ws</w:t>
                      </w:r>
                      <w:proofErr w:type="spellEnd"/>
                      <w:r w:rsidRPr="00717A8A">
                        <w:rPr>
                          <w:rFonts w:ascii="Consolas" w:hAnsi="Consolas"/>
                          <w:color w:val="D4D4D4"/>
                          <w:sz w:val="21"/>
                          <w:lang w:val="en-GB"/>
                          <w:rPrChange w:id="3373" w:author="Redondo García Francisco Javier" w:date="2025-09-02T09:44:00Z">
                            <w:rPr>
                              <w:rFonts w:ascii="Consolas" w:hAnsi="Consolas"/>
                              <w:color w:val="D4D4D4"/>
                              <w:sz w:val="21"/>
                              <w:lang w:val="en-US"/>
                            </w:rPr>
                          </w:rPrChange>
                        </w:rPr>
                        <w:t>:</w:t>
                      </w:r>
                      <w:r w:rsidRPr="00717A8A">
                        <w:rPr>
                          <w:rFonts w:ascii="Consolas" w:hAnsi="Consolas"/>
                          <w:color w:val="CCCCCC"/>
                          <w:sz w:val="21"/>
                          <w:lang w:val="en-GB"/>
                          <w:rPrChange w:id="3374" w:author="Redondo García Francisco Javier" w:date="2025-09-02T09:44:00Z">
                            <w:rPr>
                              <w:rFonts w:ascii="Consolas" w:hAnsi="Consolas"/>
                              <w:color w:val="CCCCCC"/>
                              <w:sz w:val="21"/>
                              <w:lang w:val="en-US"/>
                            </w:rPr>
                          </w:rPrChange>
                        </w:rPr>
                        <w:t xml:space="preserve"> </w:t>
                      </w:r>
                      <w:proofErr w:type="spellStart"/>
                      <w:r w:rsidRPr="00717A8A">
                        <w:rPr>
                          <w:rFonts w:ascii="Consolas" w:hAnsi="Consolas"/>
                          <w:color w:val="4EC9B0"/>
                          <w:sz w:val="21"/>
                          <w:lang w:val="en-GB"/>
                          <w:rPrChange w:id="3375" w:author="Redondo García Francisco Javier" w:date="2025-09-02T09:44:00Z">
                            <w:rPr>
                              <w:rFonts w:ascii="Consolas" w:hAnsi="Consolas"/>
                              <w:color w:val="4EC9B0"/>
                              <w:sz w:val="21"/>
                              <w:lang w:val="en-US"/>
                            </w:rPr>
                          </w:rPrChange>
                        </w:rPr>
                        <w:t>XLSX</w:t>
                      </w:r>
                      <w:r w:rsidRPr="00717A8A">
                        <w:rPr>
                          <w:rFonts w:ascii="Consolas" w:hAnsi="Consolas"/>
                          <w:color w:val="CCCCCC"/>
                          <w:sz w:val="21"/>
                          <w:lang w:val="en-GB"/>
                          <w:rPrChange w:id="3376" w:author="Redondo García Francisco Javier" w:date="2025-09-02T09:44:00Z">
                            <w:rPr>
                              <w:rFonts w:ascii="Consolas" w:hAnsi="Consolas"/>
                              <w:color w:val="CCCCCC"/>
                              <w:sz w:val="21"/>
                              <w:lang w:val="en-US"/>
                            </w:rPr>
                          </w:rPrChange>
                        </w:rPr>
                        <w:t>.</w:t>
                      </w:r>
                      <w:r w:rsidRPr="00717A8A">
                        <w:rPr>
                          <w:rFonts w:ascii="Consolas" w:hAnsi="Consolas"/>
                          <w:color w:val="4EC9B0"/>
                          <w:sz w:val="21"/>
                          <w:lang w:val="en-GB"/>
                          <w:rPrChange w:id="3377" w:author="Redondo García Francisco Javier" w:date="2025-09-02T09:44:00Z">
                            <w:rPr>
                              <w:rFonts w:ascii="Consolas" w:hAnsi="Consolas"/>
                              <w:color w:val="4EC9B0"/>
                              <w:sz w:val="21"/>
                              <w:lang w:val="en-US"/>
                            </w:rPr>
                          </w:rPrChange>
                        </w:rPr>
                        <w:t>WorkSheet</w:t>
                      </w:r>
                      <w:proofErr w:type="spellEnd"/>
                      <w:r w:rsidRPr="00717A8A">
                        <w:rPr>
                          <w:rFonts w:ascii="Consolas" w:hAnsi="Consolas"/>
                          <w:color w:val="CCCCCC"/>
                          <w:sz w:val="21"/>
                          <w:lang w:val="en-GB"/>
                          <w:rPrChange w:id="3378" w:author="Redondo García Francisco Javier" w:date="2025-09-02T09:44:00Z">
                            <w:rPr>
                              <w:rFonts w:ascii="Consolas" w:hAnsi="Consolas"/>
                              <w:color w:val="CCCCCC"/>
                              <w:sz w:val="21"/>
                              <w:lang w:val="en-US"/>
                            </w:rPr>
                          </w:rPrChange>
                        </w:rPr>
                        <w:t xml:space="preserve"> </w:t>
                      </w:r>
                      <w:r w:rsidRPr="00717A8A">
                        <w:rPr>
                          <w:rFonts w:ascii="Consolas" w:hAnsi="Consolas"/>
                          <w:color w:val="D4D4D4"/>
                          <w:sz w:val="21"/>
                          <w:lang w:val="en-GB"/>
                          <w:rPrChange w:id="3379" w:author="Redondo García Francisco Javier" w:date="2025-09-02T09:44:00Z">
                            <w:rPr>
                              <w:rFonts w:ascii="Consolas" w:hAnsi="Consolas"/>
                              <w:color w:val="D4D4D4"/>
                              <w:sz w:val="21"/>
                              <w:lang w:val="en-US"/>
                            </w:rPr>
                          </w:rPrChange>
                        </w:rPr>
                        <w:t>=</w:t>
                      </w:r>
                      <w:r w:rsidRPr="00717A8A">
                        <w:rPr>
                          <w:rFonts w:ascii="Consolas" w:hAnsi="Consolas"/>
                          <w:color w:val="CCCCCC"/>
                          <w:sz w:val="21"/>
                          <w:lang w:val="en-GB"/>
                          <w:rPrChange w:id="3380" w:author="Redondo García Francisco Javier" w:date="2025-09-02T09:44:00Z">
                            <w:rPr>
                              <w:rFonts w:ascii="Consolas" w:hAnsi="Consolas"/>
                              <w:color w:val="CCCCCC"/>
                              <w:sz w:val="21"/>
                              <w:lang w:val="en-US"/>
                            </w:rPr>
                          </w:rPrChange>
                        </w:rPr>
                        <w:t xml:space="preserve"> </w:t>
                      </w:r>
                      <w:proofErr w:type="spellStart"/>
                      <w:proofErr w:type="gramStart"/>
                      <w:r w:rsidRPr="00717A8A">
                        <w:rPr>
                          <w:rFonts w:ascii="Consolas" w:hAnsi="Consolas"/>
                          <w:color w:val="4FC1FF"/>
                          <w:sz w:val="21"/>
                          <w:lang w:val="en-GB"/>
                          <w:rPrChange w:id="3381" w:author="Redondo García Francisco Javier" w:date="2025-09-02T09:44:00Z">
                            <w:rPr>
                              <w:rFonts w:ascii="Consolas" w:hAnsi="Consolas"/>
                              <w:color w:val="4FC1FF"/>
                              <w:sz w:val="21"/>
                              <w:lang w:val="en-US"/>
                            </w:rPr>
                          </w:rPrChange>
                        </w:rPr>
                        <w:t>XLSX</w:t>
                      </w:r>
                      <w:r w:rsidRPr="00717A8A">
                        <w:rPr>
                          <w:rFonts w:ascii="Consolas" w:hAnsi="Consolas"/>
                          <w:color w:val="CCCCCC"/>
                          <w:sz w:val="21"/>
                          <w:lang w:val="en-GB"/>
                          <w:rPrChange w:id="3382" w:author="Redondo García Francisco Javier" w:date="2025-09-02T09:44:00Z">
                            <w:rPr>
                              <w:rFonts w:ascii="Consolas" w:hAnsi="Consolas"/>
                              <w:color w:val="CCCCCC"/>
                              <w:sz w:val="21"/>
                              <w:lang w:val="en-US"/>
                            </w:rPr>
                          </w:rPrChange>
                        </w:rPr>
                        <w:t>.</w:t>
                      </w:r>
                      <w:r w:rsidRPr="00717A8A">
                        <w:rPr>
                          <w:rFonts w:ascii="Consolas" w:hAnsi="Consolas"/>
                          <w:color w:val="9CDCFE"/>
                          <w:sz w:val="21"/>
                          <w:lang w:val="en-GB"/>
                          <w:rPrChange w:id="3383" w:author="Redondo García Francisco Javier" w:date="2025-09-02T09:44:00Z">
                            <w:rPr>
                              <w:rFonts w:ascii="Consolas" w:hAnsi="Consolas"/>
                              <w:color w:val="9CDCFE"/>
                              <w:sz w:val="21"/>
                              <w:lang w:val="en-US"/>
                            </w:rPr>
                          </w:rPrChange>
                        </w:rPr>
                        <w:t>utils</w:t>
                      </w:r>
                      <w:r w:rsidRPr="00717A8A">
                        <w:rPr>
                          <w:rFonts w:ascii="Consolas" w:hAnsi="Consolas"/>
                          <w:color w:val="CCCCCC"/>
                          <w:sz w:val="21"/>
                          <w:lang w:val="en-GB"/>
                          <w:rPrChange w:id="3384" w:author="Redondo García Francisco Javier" w:date="2025-09-02T09:44:00Z">
                            <w:rPr>
                              <w:rFonts w:ascii="Consolas" w:hAnsi="Consolas"/>
                              <w:color w:val="CCCCCC"/>
                              <w:sz w:val="21"/>
                              <w:lang w:val="en-US"/>
                            </w:rPr>
                          </w:rPrChange>
                        </w:rPr>
                        <w:t>.</w:t>
                      </w:r>
                      <w:r w:rsidRPr="00717A8A">
                        <w:rPr>
                          <w:rFonts w:ascii="Consolas" w:hAnsi="Consolas"/>
                          <w:color w:val="DCDCAA"/>
                          <w:sz w:val="21"/>
                          <w:lang w:val="en-GB"/>
                          <w:rPrChange w:id="3385" w:author="Redondo García Francisco Javier" w:date="2025-09-02T09:44:00Z">
                            <w:rPr>
                              <w:rFonts w:ascii="Consolas" w:hAnsi="Consolas"/>
                              <w:color w:val="DCDCAA"/>
                              <w:sz w:val="21"/>
                              <w:lang w:val="en-US"/>
                            </w:rPr>
                          </w:rPrChange>
                        </w:rPr>
                        <w:t>json</w:t>
                      </w:r>
                      <w:proofErr w:type="gramEnd"/>
                      <w:r w:rsidRPr="00717A8A">
                        <w:rPr>
                          <w:rFonts w:ascii="Consolas" w:hAnsi="Consolas"/>
                          <w:color w:val="DCDCAA"/>
                          <w:sz w:val="21"/>
                          <w:lang w:val="en-GB"/>
                          <w:rPrChange w:id="3386" w:author="Redondo García Francisco Javier" w:date="2025-09-02T09:44:00Z">
                            <w:rPr>
                              <w:rFonts w:ascii="Consolas" w:hAnsi="Consolas"/>
                              <w:color w:val="DCDCAA"/>
                              <w:sz w:val="21"/>
                              <w:lang w:val="en-US"/>
                            </w:rPr>
                          </w:rPrChange>
                        </w:rPr>
                        <w:t>_to_sheet</w:t>
                      </w:r>
                      <w:proofErr w:type="spellEnd"/>
                      <w:r w:rsidRPr="00717A8A">
                        <w:rPr>
                          <w:rFonts w:ascii="Consolas" w:hAnsi="Consolas"/>
                          <w:color w:val="CCCCCC"/>
                          <w:sz w:val="21"/>
                          <w:lang w:val="en-GB"/>
                          <w:rPrChange w:id="3387" w:author="Redondo García Francisco Javier" w:date="2025-09-02T09:44:00Z">
                            <w:rPr>
                              <w:rFonts w:ascii="Consolas" w:hAnsi="Consolas"/>
                              <w:color w:val="CCCCCC"/>
                              <w:sz w:val="21"/>
                              <w:lang w:val="en-US"/>
                            </w:rPr>
                          </w:rPrChange>
                        </w:rPr>
                        <w:t>(</w:t>
                      </w:r>
                      <w:proofErr w:type="spellStart"/>
                      <w:r w:rsidRPr="00717A8A">
                        <w:rPr>
                          <w:rFonts w:ascii="Consolas" w:hAnsi="Consolas"/>
                          <w:color w:val="4FC1FF"/>
                          <w:sz w:val="21"/>
                          <w:lang w:val="en-GB"/>
                          <w:rPrChange w:id="3388" w:author="Redondo García Francisco Javier" w:date="2025-09-02T09:44:00Z">
                            <w:rPr>
                              <w:rFonts w:ascii="Consolas" w:hAnsi="Consolas"/>
                              <w:color w:val="4FC1FF"/>
                              <w:sz w:val="21"/>
                              <w:lang w:val="en-US"/>
                            </w:rPr>
                          </w:rPrChange>
                        </w:rPr>
                        <w:t>datosParaExcel</w:t>
                      </w:r>
                      <w:proofErr w:type="spellEnd"/>
                      <w:r w:rsidRPr="00717A8A">
                        <w:rPr>
                          <w:rFonts w:ascii="Consolas" w:hAnsi="Consolas"/>
                          <w:color w:val="CCCCCC"/>
                          <w:sz w:val="21"/>
                          <w:lang w:val="en-GB"/>
                          <w:rPrChange w:id="3389" w:author="Redondo García Francisco Javier" w:date="2025-09-02T09:44:00Z">
                            <w:rPr>
                              <w:rFonts w:ascii="Consolas" w:hAnsi="Consolas"/>
                              <w:color w:val="CCCCCC"/>
                              <w:sz w:val="21"/>
                              <w:lang w:val="en-US"/>
                            </w:rPr>
                          </w:rPrChange>
                        </w:rPr>
                        <w:t>);</w:t>
                      </w:r>
                    </w:p>
                    <w:p w14:paraId="5D89D7B6"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hAnsi="Consolas"/>
                          <w:color w:val="CCCCCC"/>
                          <w:sz w:val="21"/>
                          <w:lang w:val="en-GB"/>
                          <w:rPrChange w:id="3390" w:author="Redondo García Francisco Javier" w:date="2025-09-02T09:44:00Z">
                            <w:rPr>
                              <w:rFonts w:ascii="Consolas" w:hAnsi="Consolas"/>
                              <w:color w:val="CCCCCC"/>
                              <w:sz w:val="21"/>
                              <w:lang w:val="en-US"/>
                            </w:rPr>
                          </w:rPrChange>
                        </w:rPr>
                        <w:t xml:space="preserve">    </w:t>
                      </w:r>
                      <w:proofErr w:type="spellStart"/>
                      <w:r w:rsidRPr="00F54E1B">
                        <w:rPr>
                          <w:rFonts w:ascii="Consolas" w:eastAsia="Times New Roman" w:hAnsi="Consolas" w:cs="Times New Roman"/>
                          <w:color w:val="569CD6"/>
                          <w:sz w:val="21"/>
                          <w:szCs w:val="21"/>
                          <w:lang w:val="en-GB" w:eastAsia="es-ES"/>
                        </w:rPr>
                        <w:t>const</w:t>
                      </w:r>
                      <w:proofErr w:type="spellEnd"/>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FC1FF"/>
                          <w:sz w:val="21"/>
                          <w:szCs w:val="21"/>
                          <w:lang w:val="en-GB" w:eastAsia="es-ES"/>
                        </w:rPr>
                        <w:t>wb</w:t>
                      </w:r>
                      <w:proofErr w:type="spellEnd"/>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EC9B0"/>
                          <w:sz w:val="21"/>
                          <w:szCs w:val="21"/>
                          <w:lang w:val="en-GB" w:eastAsia="es-ES"/>
                        </w:rPr>
                        <w:t>XLSX</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4EC9B0"/>
                          <w:sz w:val="21"/>
                          <w:szCs w:val="21"/>
                          <w:lang w:val="en-GB" w:eastAsia="es-ES"/>
                        </w:rPr>
                        <w:t>WorkBook</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proofErr w:type="spellStart"/>
                      <w:proofErr w:type="gramStart"/>
                      <w:r w:rsidRPr="00F54E1B">
                        <w:rPr>
                          <w:rFonts w:ascii="Consolas" w:eastAsia="Times New Roman" w:hAnsi="Consolas" w:cs="Times New Roman"/>
                          <w:color w:val="4FC1FF"/>
                          <w:sz w:val="21"/>
                          <w:szCs w:val="21"/>
                          <w:lang w:val="en-GB" w:eastAsia="es-ES"/>
                        </w:rPr>
                        <w:t>XLSX</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utils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DCDCAA"/>
                          <w:sz w:val="21"/>
                          <w:szCs w:val="21"/>
                          <w:lang w:val="en-GB" w:eastAsia="es-ES"/>
                        </w:rPr>
                        <w:t>book</w:t>
                      </w:r>
                      <w:proofErr w:type="gramEnd"/>
                      <w:r w:rsidRPr="00F54E1B">
                        <w:rPr>
                          <w:rFonts w:ascii="Consolas" w:eastAsia="Times New Roman" w:hAnsi="Consolas" w:cs="Times New Roman"/>
                          <w:color w:val="DCDCAA"/>
                          <w:sz w:val="21"/>
                          <w:szCs w:val="21"/>
                          <w:lang w:val="en-GB" w:eastAsia="es-ES"/>
                        </w:rPr>
                        <w:t>_new</w:t>
                      </w:r>
                      <w:proofErr w:type="spellEnd"/>
                      <w:r w:rsidRPr="00F54E1B">
                        <w:rPr>
                          <w:rFonts w:ascii="Consolas" w:eastAsia="Times New Roman" w:hAnsi="Consolas" w:cs="Times New Roman"/>
                          <w:color w:val="CCCCCC"/>
                          <w:sz w:val="21"/>
                          <w:szCs w:val="21"/>
                          <w:lang w:val="en-GB" w:eastAsia="es-ES"/>
                        </w:rPr>
                        <w:t>();</w:t>
                      </w:r>
                    </w:p>
                    <w:p w14:paraId="0C255BC7"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proofErr w:type="spellStart"/>
                      <w:proofErr w:type="gramStart"/>
                      <w:r w:rsidRPr="00F54E1B">
                        <w:rPr>
                          <w:rFonts w:ascii="Consolas" w:eastAsia="Times New Roman" w:hAnsi="Consolas" w:cs="Times New Roman"/>
                          <w:color w:val="4FC1FF"/>
                          <w:sz w:val="21"/>
                          <w:szCs w:val="21"/>
                          <w:lang w:val="en-GB" w:eastAsia="es-ES"/>
                        </w:rPr>
                        <w:t>XLSX</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utils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DCDCAA"/>
                          <w:sz w:val="21"/>
                          <w:szCs w:val="21"/>
                          <w:lang w:val="en-GB" w:eastAsia="es-ES"/>
                        </w:rPr>
                        <w:t>book</w:t>
                      </w:r>
                      <w:proofErr w:type="gramEnd"/>
                      <w:r w:rsidRPr="00F54E1B">
                        <w:rPr>
                          <w:rFonts w:ascii="Consolas" w:eastAsia="Times New Roman" w:hAnsi="Consolas" w:cs="Times New Roman"/>
                          <w:color w:val="DCDCAA"/>
                          <w:sz w:val="21"/>
                          <w:szCs w:val="21"/>
                          <w:lang w:val="en-GB" w:eastAsia="es-ES"/>
                        </w:rPr>
                        <w:t>_append_sheet</w:t>
                      </w:r>
                      <w:proofErr w:type="spellEnd"/>
                      <w:r w:rsidRPr="00F54E1B">
                        <w:rPr>
                          <w:rFonts w:ascii="Consolas" w:eastAsia="Times New Roman" w:hAnsi="Consolas" w:cs="Times New Roman"/>
                          <w:color w:val="CCCCCC"/>
                          <w:sz w:val="21"/>
                          <w:szCs w:val="21"/>
                          <w:lang w:val="en-GB" w:eastAsia="es-ES"/>
                        </w:rPr>
                        <w:t>(</w:t>
                      </w:r>
                      <w:proofErr w:type="spellStart"/>
                      <w:r w:rsidRPr="00F54E1B">
                        <w:rPr>
                          <w:rFonts w:ascii="Consolas" w:eastAsia="Times New Roman" w:hAnsi="Consolas" w:cs="Times New Roman"/>
                          <w:color w:val="4FC1FF"/>
                          <w:sz w:val="21"/>
                          <w:szCs w:val="21"/>
                          <w:lang w:val="en-GB" w:eastAsia="es-ES"/>
                        </w:rPr>
                        <w:t>wb</w:t>
                      </w:r>
                      <w:proofErr w:type="spellEnd"/>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FC1FF"/>
                          <w:sz w:val="21"/>
                          <w:szCs w:val="21"/>
                          <w:lang w:val="en-GB" w:eastAsia="es-ES"/>
                        </w:rPr>
                        <w:t>ws</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E9178"/>
                          <w:sz w:val="21"/>
                          <w:szCs w:val="21"/>
                          <w:lang w:val="en-GB" w:eastAsia="es-ES"/>
                        </w:rPr>
                        <w:t>'</w:t>
                      </w:r>
                      <w:proofErr w:type="spellStart"/>
                      <w:r w:rsidRPr="00F54E1B">
                        <w:rPr>
                          <w:rFonts w:ascii="Consolas" w:eastAsia="Times New Roman" w:hAnsi="Consolas" w:cs="Times New Roman"/>
                          <w:color w:val="CE9178"/>
                          <w:sz w:val="21"/>
                          <w:szCs w:val="21"/>
                          <w:lang w:val="en-GB" w:eastAsia="es-ES"/>
                        </w:rPr>
                        <w:t>Datos</w:t>
                      </w:r>
                      <w:proofErr w:type="spellEnd"/>
                      <w:r w:rsidRPr="00F54E1B">
                        <w:rPr>
                          <w:rFonts w:ascii="Consolas" w:eastAsia="Times New Roman" w:hAnsi="Consolas" w:cs="Times New Roman"/>
                          <w:color w:val="CE9178"/>
                          <w:sz w:val="21"/>
                          <w:szCs w:val="21"/>
                          <w:lang w:val="en-GB" w:eastAsia="es-ES"/>
                        </w:rPr>
                        <w:t xml:space="preserve"> </w:t>
                      </w:r>
                      <w:proofErr w:type="spellStart"/>
                      <w:r w:rsidRPr="00F54E1B">
                        <w:rPr>
                          <w:rFonts w:ascii="Consolas" w:eastAsia="Times New Roman" w:hAnsi="Consolas" w:cs="Times New Roman"/>
                          <w:color w:val="CE9178"/>
                          <w:sz w:val="21"/>
                          <w:szCs w:val="21"/>
                          <w:lang w:val="en-GB" w:eastAsia="es-ES"/>
                        </w:rPr>
                        <w:t>Sentadillas</w:t>
                      </w:r>
                      <w:proofErr w:type="spellEnd"/>
                      <w:r w:rsidRPr="00F54E1B">
                        <w:rPr>
                          <w:rFonts w:ascii="Consolas" w:eastAsia="Times New Roman" w:hAnsi="Consolas" w:cs="Times New Roman"/>
                          <w:color w:val="CE9178"/>
                          <w:sz w:val="21"/>
                          <w:szCs w:val="21"/>
                          <w:lang w:val="en-GB" w:eastAsia="es-ES"/>
                        </w:rPr>
                        <w:t>'</w:t>
                      </w:r>
                      <w:r w:rsidRPr="00F54E1B">
                        <w:rPr>
                          <w:rFonts w:ascii="Consolas" w:eastAsia="Times New Roman" w:hAnsi="Consolas" w:cs="Times New Roman"/>
                          <w:color w:val="CCCCCC"/>
                          <w:sz w:val="21"/>
                          <w:szCs w:val="21"/>
                          <w:lang w:val="en-GB" w:eastAsia="es-ES"/>
                        </w:rPr>
                        <w:t>);</w:t>
                      </w:r>
                    </w:p>
                    <w:p w14:paraId="103EA209"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569CD6"/>
                          <w:sz w:val="21"/>
                          <w:szCs w:val="21"/>
                          <w:lang w:val="en-GB" w:eastAsia="es-ES"/>
                        </w:rPr>
                        <w:t>const</w:t>
                      </w:r>
                      <w:proofErr w:type="spellEnd"/>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FC1FF"/>
                          <w:sz w:val="21"/>
                          <w:szCs w:val="21"/>
                          <w:lang w:val="en-GB" w:eastAsia="es-ES"/>
                        </w:rPr>
                        <w:t>excelBuffer</w:t>
                      </w:r>
                      <w:proofErr w:type="spellEnd"/>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EC9B0"/>
                          <w:sz w:val="21"/>
                          <w:szCs w:val="21"/>
                          <w:lang w:val="en-GB" w:eastAsia="es-ES"/>
                        </w:rPr>
                        <w:t>any</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FC1FF"/>
                          <w:sz w:val="21"/>
                          <w:szCs w:val="21"/>
                          <w:lang w:val="en-GB" w:eastAsia="es-ES"/>
                        </w:rPr>
                        <w:t>XLSX</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DCDCAA"/>
                          <w:sz w:val="21"/>
                          <w:szCs w:val="21"/>
                          <w:lang w:val="en-GB" w:eastAsia="es-ES"/>
                        </w:rPr>
                        <w:t>write</w:t>
                      </w:r>
                      <w:proofErr w:type="spellEnd"/>
                      <w:r w:rsidRPr="00F54E1B">
                        <w:rPr>
                          <w:rFonts w:ascii="Consolas" w:eastAsia="Times New Roman" w:hAnsi="Consolas" w:cs="Times New Roman"/>
                          <w:color w:val="CCCCCC"/>
                          <w:sz w:val="21"/>
                          <w:szCs w:val="21"/>
                          <w:lang w:val="en-GB" w:eastAsia="es-ES"/>
                        </w:rPr>
                        <w:t>(</w:t>
                      </w:r>
                      <w:proofErr w:type="spellStart"/>
                      <w:r w:rsidRPr="00F54E1B">
                        <w:rPr>
                          <w:rFonts w:ascii="Consolas" w:eastAsia="Times New Roman" w:hAnsi="Consolas" w:cs="Times New Roman"/>
                          <w:color w:val="4FC1FF"/>
                          <w:sz w:val="21"/>
                          <w:szCs w:val="21"/>
                          <w:lang w:val="en-GB" w:eastAsia="es-ES"/>
                        </w:rPr>
                        <w:t>wb</w:t>
                      </w:r>
                      <w:proofErr w:type="spellEnd"/>
                      <w:r w:rsidRPr="00F54E1B">
                        <w:rPr>
                          <w:rFonts w:ascii="Consolas" w:eastAsia="Times New Roman" w:hAnsi="Consolas" w:cs="Times New Roman"/>
                          <w:color w:val="CCCCCC"/>
                          <w:sz w:val="21"/>
                          <w:szCs w:val="21"/>
                          <w:lang w:val="en-GB" w:eastAsia="es-ES"/>
                        </w:rPr>
                        <w:t xml:space="preserve">, </w:t>
                      </w:r>
                      <w:proofErr w:type="gramStart"/>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9CDCFE"/>
                          <w:sz w:val="21"/>
                          <w:szCs w:val="21"/>
                          <w:lang w:val="en-GB" w:eastAsia="es-ES"/>
                        </w:rPr>
                        <w:t>bookType</w:t>
                      </w:r>
                      <w:proofErr w:type="spellEnd"/>
                      <w:proofErr w:type="gramEnd"/>
                      <w:r w:rsidRPr="00F54E1B">
                        <w:rPr>
                          <w:rFonts w:ascii="Consolas" w:eastAsia="Times New Roman" w:hAnsi="Consolas" w:cs="Times New Roman"/>
                          <w:color w:val="9CDCFE"/>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E9178"/>
                          <w:sz w:val="21"/>
                          <w:szCs w:val="21"/>
                          <w:lang w:val="en-GB" w:eastAsia="es-ES"/>
                        </w:rPr>
                        <w:t>'xlsx'</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9CDCFE"/>
                          <w:sz w:val="21"/>
                          <w:szCs w:val="21"/>
                          <w:lang w:val="en-GB" w:eastAsia="es-ES"/>
                        </w:rPr>
                        <w:t>type:</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E9178"/>
                          <w:sz w:val="21"/>
                          <w:szCs w:val="21"/>
                          <w:lang w:val="en-GB" w:eastAsia="es-ES"/>
                        </w:rPr>
                        <w:t>'array'</w:t>
                      </w:r>
                      <w:r w:rsidRPr="00F54E1B">
                        <w:rPr>
                          <w:rFonts w:ascii="Consolas" w:eastAsia="Times New Roman" w:hAnsi="Consolas" w:cs="Times New Roman"/>
                          <w:color w:val="CCCCCC"/>
                          <w:sz w:val="21"/>
                          <w:szCs w:val="21"/>
                          <w:lang w:val="en-GB" w:eastAsia="es-ES"/>
                        </w:rPr>
                        <w:t xml:space="preserve"> });</w:t>
                      </w:r>
                    </w:p>
                    <w:p w14:paraId="4DDAE459"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569CD6"/>
                          <w:sz w:val="21"/>
                          <w:szCs w:val="21"/>
                          <w:lang w:val="en-GB" w:eastAsia="es-ES"/>
                        </w:rPr>
                        <w:t>const</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FC1FF"/>
                          <w:sz w:val="21"/>
                          <w:szCs w:val="21"/>
                          <w:lang w:val="en-GB" w:eastAsia="es-ES"/>
                        </w:rPr>
                        <w:t>data</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EC9B0"/>
                          <w:sz w:val="21"/>
                          <w:szCs w:val="21"/>
                          <w:lang w:val="en-GB" w:eastAsia="es-ES"/>
                        </w:rPr>
                        <w:t>Blob</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569CD6"/>
                          <w:sz w:val="21"/>
                          <w:szCs w:val="21"/>
                          <w:lang w:val="en-GB" w:eastAsia="es-ES"/>
                        </w:rPr>
                        <w:t>new</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EC9B0"/>
                          <w:sz w:val="21"/>
                          <w:szCs w:val="21"/>
                          <w:lang w:val="en-GB" w:eastAsia="es-ES"/>
                        </w:rPr>
                        <w:t>Blob</w:t>
                      </w:r>
                      <w:r w:rsidRPr="00F54E1B">
                        <w:rPr>
                          <w:rFonts w:ascii="Consolas" w:eastAsia="Times New Roman" w:hAnsi="Consolas" w:cs="Times New Roman"/>
                          <w:color w:val="CCCCCC"/>
                          <w:sz w:val="21"/>
                          <w:szCs w:val="21"/>
                          <w:lang w:val="en-GB" w:eastAsia="es-ES"/>
                        </w:rPr>
                        <w:t>([</w:t>
                      </w:r>
                      <w:proofErr w:type="spellStart"/>
                      <w:r w:rsidRPr="00F54E1B">
                        <w:rPr>
                          <w:rFonts w:ascii="Consolas" w:eastAsia="Times New Roman" w:hAnsi="Consolas" w:cs="Times New Roman"/>
                          <w:color w:val="4FC1FF"/>
                          <w:sz w:val="21"/>
                          <w:szCs w:val="21"/>
                          <w:lang w:val="en-GB" w:eastAsia="es-ES"/>
                        </w:rPr>
                        <w:t>excelBuffer</w:t>
                      </w:r>
                      <w:proofErr w:type="spellEnd"/>
                      <w:r w:rsidRPr="00F54E1B">
                        <w:rPr>
                          <w:rFonts w:ascii="Consolas" w:eastAsia="Times New Roman" w:hAnsi="Consolas" w:cs="Times New Roman"/>
                          <w:color w:val="CCCCCC"/>
                          <w:sz w:val="21"/>
                          <w:szCs w:val="21"/>
                          <w:lang w:val="en-GB" w:eastAsia="es-ES"/>
                        </w:rPr>
                        <w:t xml:space="preserve">], </w:t>
                      </w:r>
                      <w:proofErr w:type="gramStart"/>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9CDCFE"/>
                          <w:sz w:val="21"/>
                          <w:szCs w:val="21"/>
                          <w:lang w:val="en-GB" w:eastAsia="es-ES"/>
                        </w:rPr>
                        <w:t>type</w:t>
                      </w:r>
                      <w:proofErr w:type="gramEnd"/>
                      <w:r w:rsidRPr="00F54E1B">
                        <w:rPr>
                          <w:rFonts w:ascii="Consolas" w:eastAsia="Times New Roman" w:hAnsi="Consolas" w:cs="Times New Roman"/>
                          <w:color w:val="9CDCFE"/>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E9178"/>
                          <w:sz w:val="21"/>
                          <w:szCs w:val="21"/>
                          <w:lang w:val="en-GB" w:eastAsia="es-ES"/>
                        </w:rPr>
                        <w:t>'application/octet-stream'</w:t>
                      </w:r>
                      <w:r w:rsidRPr="00F54E1B">
                        <w:rPr>
                          <w:rFonts w:ascii="Consolas" w:eastAsia="Times New Roman" w:hAnsi="Consolas" w:cs="Times New Roman"/>
                          <w:color w:val="CCCCCC"/>
                          <w:sz w:val="21"/>
                          <w:szCs w:val="21"/>
                          <w:lang w:val="en-GB" w:eastAsia="es-ES"/>
                        </w:rPr>
                        <w:t xml:space="preserve"> });</w:t>
                      </w:r>
                    </w:p>
                    <w:p w14:paraId="61770332"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val="en-GB" w:eastAsia="es-ES"/>
                        </w:rPr>
                      </w:pPr>
                    </w:p>
                    <w:p w14:paraId="2DC27F57"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DCDCAA"/>
                          <w:sz w:val="21"/>
                          <w:szCs w:val="21"/>
                          <w:lang w:eastAsia="es-ES"/>
                        </w:rPr>
                        <w:t>saveAs</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4FC1FF"/>
                          <w:sz w:val="21"/>
                          <w:szCs w:val="21"/>
                          <w:lang w:eastAsia="es-ES"/>
                        </w:rPr>
                        <w:t>data</w:t>
                      </w: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`Datos_Sentadillas.xlsx`</w:t>
                      </w:r>
                      <w:r w:rsidRPr="00F54E1B">
                        <w:rPr>
                          <w:rFonts w:ascii="Consolas" w:eastAsia="Times New Roman" w:hAnsi="Consolas" w:cs="Times New Roman"/>
                          <w:color w:val="CCCCCC"/>
                          <w:sz w:val="21"/>
                          <w:szCs w:val="21"/>
                          <w:lang w:eastAsia="es-ES"/>
                        </w:rPr>
                        <w:t>);</w:t>
                      </w:r>
                    </w:p>
                    <w:p w14:paraId="199BEED8" w14:textId="77777777" w:rsidR="00260674" w:rsidRPr="00F54E1B" w:rsidRDefault="00260674" w:rsidP="00F54E1B">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w:t>
                      </w:r>
                    </w:p>
                    <w:p w14:paraId="0E269DD4" w14:textId="77777777" w:rsidR="00260674" w:rsidRDefault="00260674"/>
                  </w:txbxContent>
                </v:textbox>
                <w10:wrap type="square" anchorx="margin"/>
              </v:shape>
            </w:pict>
          </mc:Fallback>
        </mc:AlternateContent>
      </w:r>
    </w:p>
    <w:p w14:paraId="6E146DD5" w14:textId="77777777" w:rsidR="00260674" w:rsidRDefault="00260674" w:rsidP="000407BA">
      <w:pPr>
        <w:rPr>
          <w:sz w:val="24"/>
          <w:szCs w:val="24"/>
        </w:rPr>
      </w:pPr>
    </w:p>
    <w:p w14:paraId="7719654F" w14:textId="77777777" w:rsidR="00B046EE" w:rsidRDefault="00B046EE" w:rsidP="002F1626">
      <w:pPr>
        <w:rPr>
          <w:sz w:val="24"/>
          <w:szCs w:val="24"/>
        </w:rPr>
      </w:pPr>
    </w:p>
    <w:p w14:paraId="20C6815D" w14:textId="7AFA4305" w:rsidR="00260674" w:rsidRDefault="00260674" w:rsidP="002F1626">
      <w:pPr>
        <w:rPr>
          <w:sz w:val="24"/>
          <w:szCs w:val="24"/>
        </w:rPr>
      </w:pPr>
      <w:r>
        <w:rPr>
          <w:noProof/>
        </w:rPr>
        <w:lastRenderedPageBreak/>
        <mc:AlternateContent>
          <mc:Choice Requires="wps">
            <w:drawing>
              <wp:anchor distT="0" distB="0" distL="114300" distR="114300" simplePos="0" relativeHeight="251695104" behindDoc="0" locked="0" layoutInCell="1" allowOverlap="1" wp14:anchorId="1E60AC25" wp14:editId="7DB8C015">
                <wp:simplePos x="0" y="0"/>
                <wp:positionH relativeFrom="column">
                  <wp:posOffset>-595630</wp:posOffset>
                </wp:positionH>
                <wp:positionV relativeFrom="paragraph">
                  <wp:posOffset>8622665</wp:posOffset>
                </wp:positionV>
                <wp:extent cx="6570345" cy="635"/>
                <wp:effectExtent l="0" t="0" r="0" b="0"/>
                <wp:wrapSquare wrapText="bothSides"/>
                <wp:docPr id="47" name="Cuadro de texto 47"/>
                <wp:cNvGraphicFramePr/>
                <a:graphic xmlns:a="http://schemas.openxmlformats.org/drawingml/2006/main">
                  <a:graphicData uri="http://schemas.microsoft.com/office/word/2010/wordprocessingShape">
                    <wps:wsp>
                      <wps:cNvSpPr txBox="1"/>
                      <wps:spPr>
                        <a:xfrm>
                          <a:off x="0" y="0"/>
                          <a:ext cx="6570345" cy="635"/>
                        </a:xfrm>
                        <a:prstGeom prst="rect">
                          <a:avLst/>
                        </a:prstGeom>
                        <a:solidFill>
                          <a:prstClr val="white"/>
                        </a:solidFill>
                        <a:ln>
                          <a:noFill/>
                        </a:ln>
                      </wps:spPr>
                      <wps:txbx>
                        <w:txbxContent>
                          <w:p w14:paraId="5451BBF4" w14:textId="2EB76819" w:rsidR="00260674" w:rsidRPr="00DA6AD9" w:rsidRDefault="00260674" w:rsidP="005947B4">
                            <w:pPr>
                              <w:pStyle w:val="Descripcin"/>
                              <w:jc w:val="center"/>
                              <w:rPr>
                                <w:noProof/>
                                <w:sz w:val="24"/>
                                <w:szCs w:val="24"/>
                              </w:rPr>
                            </w:pPr>
                            <w:bookmarkStart w:id="3391" w:name="_Toc207315077"/>
                            <w:bookmarkStart w:id="3392" w:name="_Toc202786504"/>
                            <w:r>
                              <w:t xml:space="preserve">Listado </w:t>
                            </w:r>
                            <w:r w:rsidR="00DE1F43">
                              <w:fldChar w:fldCharType="begin"/>
                            </w:r>
                            <w:r w:rsidR="00DE1F43">
                              <w:instrText xml:space="preserve"> SEQ Listado \* ARABIC </w:instrText>
                            </w:r>
                            <w:r w:rsidR="00DE1F43">
                              <w:fldChar w:fldCharType="separate"/>
                            </w:r>
                            <w:r w:rsidR="00E66382">
                              <w:rPr>
                                <w:noProof/>
                              </w:rPr>
                              <w:t>35</w:t>
                            </w:r>
                            <w:r w:rsidR="00DE1F43">
                              <w:rPr>
                                <w:noProof/>
                              </w:rPr>
                              <w:fldChar w:fldCharType="end"/>
                            </w:r>
                            <w:r>
                              <w:t xml:space="preserve"> - Método </w:t>
                            </w:r>
                            <w:proofErr w:type="spellStart"/>
                            <w:r>
                              <w:t>findPeaksAndValley</w:t>
                            </w:r>
                            <w:proofErr w:type="spellEnd"/>
                            <w:r>
                              <w:t>()</w:t>
                            </w:r>
                            <w:bookmarkEnd w:id="3391"/>
                            <w:bookmarkEnd w:id="33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60AC25" id="Cuadro de texto 47" o:spid="_x0000_s1114" type="#_x0000_t202" style="position:absolute;left:0;text-align:left;margin-left:-46.9pt;margin-top:678.95pt;width:517.35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" stroked="f">
                <v:textbox style="mso-fit-shape-to-text:t" inset="0,0,0,0">
                  <w:txbxContent>
                    <w:p w14:paraId="5451BBF4" w14:textId="2EB76819" w:rsidR="00260674" w:rsidRPr="00DA6AD9" w:rsidRDefault="00260674" w:rsidP="005947B4">
                      <w:pPr>
                        <w:pStyle w:val="Descripcin"/>
                        <w:jc w:val="center"/>
                        <w:rPr>
                          <w:noProof/>
                          <w:sz w:val="24"/>
                          <w:szCs w:val="24"/>
                        </w:rPr>
                      </w:pPr>
                      <w:bookmarkStart w:id="3393" w:name="_Toc207315077"/>
                      <w:bookmarkStart w:id="3394" w:name="_Toc202786504"/>
                      <w:r>
                        <w:t xml:space="preserve">Listado </w:t>
                      </w:r>
                      <w:r w:rsidR="00DE1F43">
                        <w:fldChar w:fldCharType="begin"/>
                      </w:r>
                      <w:r w:rsidR="00DE1F43">
                        <w:instrText xml:space="preserve"> SEQ Listado \* ARABIC </w:instrText>
                      </w:r>
                      <w:r w:rsidR="00DE1F43">
                        <w:fldChar w:fldCharType="separate"/>
                      </w:r>
                      <w:r w:rsidR="00E66382">
                        <w:rPr>
                          <w:noProof/>
                        </w:rPr>
                        <w:t>35</w:t>
                      </w:r>
                      <w:r w:rsidR="00DE1F43">
                        <w:rPr>
                          <w:noProof/>
                        </w:rPr>
                        <w:fldChar w:fldCharType="end"/>
                      </w:r>
                      <w:r>
                        <w:t xml:space="preserve"> - Método </w:t>
                      </w:r>
                      <w:proofErr w:type="spellStart"/>
                      <w:r>
                        <w:t>findPeaksAndValley</w:t>
                      </w:r>
                      <w:proofErr w:type="spellEnd"/>
                      <w:r>
                        <w:t>()</w:t>
                      </w:r>
                      <w:bookmarkEnd w:id="3393"/>
                      <w:bookmarkEnd w:id="3394"/>
                    </w:p>
                  </w:txbxContent>
                </v:textbox>
                <w10:wrap type="square"/>
              </v:shape>
            </w:pict>
          </mc:Fallback>
        </mc:AlternateContent>
      </w:r>
      <w:r w:rsidRPr="008F22B8">
        <w:rPr>
          <w:noProof/>
          <w:sz w:val="24"/>
          <w:szCs w:val="24"/>
        </w:rPr>
        <mc:AlternateContent>
          <mc:Choice Requires="wps">
            <w:drawing>
              <wp:anchor distT="45720" distB="45720" distL="114300" distR="114300" simplePos="0" relativeHeight="251694080" behindDoc="0" locked="0" layoutInCell="1" allowOverlap="1" wp14:anchorId="33ADF21F" wp14:editId="332E58EB">
                <wp:simplePos x="0" y="0"/>
                <wp:positionH relativeFrom="margin">
                  <wp:align>center</wp:align>
                </wp:positionH>
                <wp:positionV relativeFrom="paragraph">
                  <wp:posOffset>31573</wp:posOffset>
                </wp:positionV>
                <wp:extent cx="6570345" cy="8846185"/>
                <wp:effectExtent l="0" t="0" r="20955" b="12065"/>
                <wp:wrapSquare wrapText="bothSides"/>
                <wp:docPr id="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0345" cy="8846185"/>
                        </a:xfrm>
                        <a:prstGeom prst="rect">
                          <a:avLst/>
                        </a:prstGeom>
                        <a:solidFill>
                          <a:srgbClr val="FFFFFF"/>
                        </a:solidFill>
                        <a:ln w="9525">
                          <a:solidFill>
                            <a:srgbClr val="000000"/>
                          </a:solidFill>
                          <a:miter lim="800000"/>
                          <a:headEnd/>
                          <a:tailEnd/>
                        </a:ln>
                      </wps:spPr>
                      <wps:txbx>
                        <w:txbxContent>
                          <w:p w14:paraId="653430E2"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DCDCAA"/>
                                <w:sz w:val="21"/>
                                <w:szCs w:val="21"/>
                                <w:lang w:val="en-GB" w:eastAsia="es-ES"/>
                              </w:rPr>
                              <w:t>findPeaksAndValleys</w:t>
                            </w:r>
                            <w:proofErr w:type="spellEnd"/>
                            <w:r w:rsidRPr="00BE540A">
                              <w:rPr>
                                <w:rFonts w:ascii="Consolas" w:eastAsia="Times New Roman" w:hAnsi="Consolas" w:cs="Times New Roman"/>
                                <w:color w:val="CCCCCC"/>
                                <w:sz w:val="21"/>
                                <w:szCs w:val="21"/>
                                <w:lang w:val="en-GB" w:eastAsia="es-ES"/>
                              </w:rPr>
                              <w:t>(</w:t>
                            </w:r>
                            <w:proofErr w:type="gramEnd"/>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EC9B0"/>
                                <w:sz w:val="21"/>
                                <w:szCs w:val="21"/>
                                <w:lang w:val="en-GB" w:eastAsia="es-ES"/>
                              </w:rPr>
                              <w:t>number</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 </w:t>
                            </w:r>
                            <w:proofErr w:type="spellStart"/>
                            <w:r w:rsidRPr="00BE540A">
                              <w:rPr>
                                <w:rFonts w:ascii="Consolas" w:eastAsia="Times New Roman" w:hAnsi="Consolas" w:cs="Times New Roman"/>
                                <w:color w:val="9CDCFE"/>
                                <w:sz w:val="21"/>
                                <w:szCs w:val="21"/>
                                <w:lang w:val="en-GB" w:eastAsia="es-ES"/>
                              </w:rPr>
                              <w:t>maxValues</w:t>
                            </w:r>
                            <w:proofErr w:type="spellEnd"/>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EC9B0"/>
                                <w:sz w:val="21"/>
                                <w:szCs w:val="21"/>
                                <w:lang w:val="en-GB" w:eastAsia="es-ES"/>
                              </w:rPr>
                              <w:t>number</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minValues</w:t>
                            </w:r>
                            <w:proofErr w:type="spellEnd"/>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EC9B0"/>
                                <w:sz w:val="21"/>
                                <w:szCs w:val="21"/>
                                <w:lang w:val="en-GB" w:eastAsia="es-ES"/>
                              </w:rPr>
                              <w:t>number</w:t>
                            </w:r>
                            <w:r w:rsidRPr="00BE540A">
                              <w:rPr>
                                <w:rFonts w:ascii="Consolas" w:eastAsia="Times New Roman" w:hAnsi="Consolas" w:cs="Times New Roman"/>
                                <w:color w:val="CCCCCC"/>
                                <w:sz w:val="21"/>
                                <w:szCs w:val="21"/>
                                <w:lang w:val="en-GB" w:eastAsia="es-ES"/>
                              </w:rPr>
                              <w:t>[] } {</w:t>
                            </w:r>
                          </w:p>
                          <w:p w14:paraId="1E44429E"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console</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log</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9CDCFE"/>
                                <w:sz w:val="21"/>
                                <w:szCs w:val="21"/>
                                <w:lang w:val="en-GB" w:eastAsia="es-ES"/>
                              </w:rPr>
                              <w:t>data</w:t>
                            </w:r>
                            <w:proofErr w:type="gramStart"/>
                            <w:r w:rsidRPr="00BE540A">
                              <w:rPr>
                                <w:rFonts w:ascii="Consolas" w:eastAsia="Times New Roman" w:hAnsi="Consolas" w:cs="Times New Roman"/>
                                <w:color w:val="CCCCCC"/>
                                <w:sz w:val="21"/>
                                <w:szCs w:val="21"/>
                                <w:lang w:val="en-GB" w:eastAsia="es-ES"/>
                              </w:rPr>
                              <w:t>);</w:t>
                            </w:r>
                            <w:proofErr w:type="gramEnd"/>
                          </w:p>
                          <w:p w14:paraId="3BBC6C2F"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569CD6"/>
                                <w:sz w:val="21"/>
                                <w:szCs w:val="21"/>
                                <w:lang w:val="en-GB" w:eastAsia="es-ES"/>
                              </w:rPr>
                              <w:t>const</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FC1FF"/>
                                <w:sz w:val="21"/>
                                <w:szCs w:val="21"/>
                                <w:lang w:val="en-GB" w:eastAsia="es-ES"/>
                              </w:rPr>
                              <w:t>peaks</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gramStart"/>
                            <w:r w:rsidRPr="00BE540A">
                              <w:rPr>
                                <w:rFonts w:ascii="Consolas" w:eastAsia="Times New Roman" w:hAnsi="Consolas" w:cs="Times New Roman"/>
                                <w:color w:val="4EC9B0"/>
                                <w:sz w:val="21"/>
                                <w:szCs w:val="21"/>
                                <w:lang w:val="en-GB" w:eastAsia="es-ES"/>
                              </w:rPr>
                              <w:t>number</w:t>
                            </w:r>
                            <w:r w:rsidRPr="00BE540A">
                              <w:rPr>
                                <w:rFonts w:ascii="Consolas" w:eastAsia="Times New Roman" w:hAnsi="Consolas" w:cs="Times New Roman"/>
                                <w:color w:val="CCCCCC"/>
                                <w:sz w:val="21"/>
                                <w:szCs w:val="21"/>
                                <w:lang w:val="en-GB" w:eastAsia="es-ES"/>
                              </w:rPr>
                              <w:t>[</w:t>
                            </w:r>
                            <w:proofErr w:type="gram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
                          <w:p w14:paraId="468F172C" w14:textId="77777777" w:rsidR="00260674" w:rsidRPr="00717A8A" w:rsidRDefault="00260674" w:rsidP="008F22B8">
                            <w:pPr>
                              <w:shd w:val="clear" w:color="auto" w:fill="1F1F1F"/>
                              <w:spacing w:after="0" w:line="285" w:lineRule="atLeast"/>
                              <w:rPr>
                                <w:rFonts w:ascii="Consolas" w:hAnsi="Consolas"/>
                                <w:color w:val="CCCCCC"/>
                                <w:sz w:val="21"/>
                                <w:lang w:val="en-GB"/>
                                <w:rPrChange w:id="3395" w:author="Redondo García Francisco Javier" w:date="2025-09-02T09:44:00Z">
                                  <w:rPr>
                                    <w:rFonts w:ascii="Consolas" w:hAnsi="Consolas"/>
                                    <w:color w:val="CCCCCC"/>
                                    <w:sz w:val="21"/>
                                    <w:lang w:val="en-US"/>
                                  </w:rPr>
                                </w:rPrChange>
                              </w:rPr>
                            </w:pPr>
                            <w:r w:rsidRPr="00BE540A">
                              <w:rPr>
                                <w:rFonts w:ascii="Consolas" w:eastAsia="Times New Roman" w:hAnsi="Consolas" w:cs="Times New Roman"/>
                                <w:color w:val="CCCCCC"/>
                                <w:sz w:val="21"/>
                                <w:szCs w:val="21"/>
                                <w:lang w:val="en-GB" w:eastAsia="es-ES"/>
                              </w:rPr>
                              <w:t xml:space="preserve">    </w:t>
                            </w:r>
                            <w:proofErr w:type="spellStart"/>
                            <w:r w:rsidRPr="00717A8A">
                              <w:rPr>
                                <w:rFonts w:ascii="Consolas" w:hAnsi="Consolas"/>
                                <w:color w:val="569CD6"/>
                                <w:sz w:val="21"/>
                                <w:lang w:val="en-GB"/>
                                <w:rPrChange w:id="3396" w:author="Redondo García Francisco Javier" w:date="2025-09-02T09:44:00Z">
                                  <w:rPr>
                                    <w:rFonts w:ascii="Consolas" w:hAnsi="Consolas"/>
                                    <w:color w:val="569CD6"/>
                                    <w:sz w:val="21"/>
                                    <w:lang w:val="en-US"/>
                                  </w:rPr>
                                </w:rPrChange>
                              </w:rPr>
                              <w:t>const</w:t>
                            </w:r>
                            <w:proofErr w:type="spellEnd"/>
                            <w:r w:rsidRPr="00717A8A">
                              <w:rPr>
                                <w:rFonts w:ascii="Consolas" w:hAnsi="Consolas"/>
                                <w:color w:val="CCCCCC"/>
                                <w:sz w:val="21"/>
                                <w:lang w:val="en-GB"/>
                                <w:rPrChange w:id="3397" w:author="Redondo García Francisco Javier" w:date="2025-09-02T09:44:00Z">
                                  <w:rPr>
                                    <w:rFonts w:ascii="Consolas" w:hAnsi="Consolas"/>
                                    <w:color w:val="CCCCCC"/>
                                    <w:sz w:val="21"/>
                                    <w:lang w:val="en-US"/>
                                  </w:rPr>
                                </w:rPrChange>
                              </w:rPr>
                              <w:t xml:space="preserve"> </w:t>
                            </w:r>
                            <w:r w:rsidRPr="00717A8A">
                              <w:rPr>
                                <w:rFonts w:ascii="Consolas" w:hAnsi="Consolas"/>
                                <w:color w:val="4FC1FF"/>
                                <w:sz w:val="21"/>
                                <w:lang w:val="en-GB"/>
                                <w:rPrChange w:id="3398" w:author="Redondo García Francisco Javier" w:date="2025-09-02T09:44:00Z">
                                  <w:rPr>
                                    <w:rFonts w:ascii="Consolas" w:hAnsi="Consolas"/>
                                    <w:color w:val="4FC1FF"/>
                                    <w:sz w:val="21"/>
                                    <w:lang w:val="en-US"/>
                                  </w:rPr>
                                </w:rPrChange>
                              </w:rPr>
                              <w:t>valleys</w:t>
                            </w:r>
                            <w:r w:rsidRPr="00717A8A">
                              <w:rPr>
                                <w:rFonts w:ascii="Consolas" w:hAnsi="Consolas"/>
                                <w:color w:val="D4D4D4"/>
                                <w:sz w:val="21"/>
                                <w:lang w:val="en-GB"/>
                                <w:rPrChange w:id="3399" w:author="Redondo García Francisco Javier" w:date="2025-09-02T09:44:00Z">
                                  <w:rPr>
                                    <w:rFonts w:ascii="Consolas" w:hAnsi="Consolas"/>
                                    <w:color w:val="D4D4D4"/>
                                    <w:sz w:val="21"/>
                                    <w:lang w:val="en-US"/>
                                  </w:rPr>
                                </w:rPrChange>
                              </w:rPr>
                              <w:t>:</w:t>
                            </w:r>
                            <w:r w:rsidRPr="00717A8A">
                              <w:rPr>
                                <w:rFonts w:ascii="Consolas" w:hAnsi="Consolas"/>
                                <w:color w:val="CCCCCC"/>
                                <w:sz w:val="21"/>
                                <w:lang w:val="en-GB"/>
                                <w:rPrChange w:id="3400" w:author="Redondo García Francisco Javier" w:date="2025-09-02T09:44:00Z">
                                  <w:rPr>
                                    <w:rFonts w:ascii="Consolas" w:hAnsi="Consolas"/>
                                    <w:color w:val="CCCCCC"/>
                                    <w:sz w:val="21"/>
                                    <w:lang w:val="en-US"/>
                                  </w:rPr>
                                </w:rPrChange>
                              </w:rPr>
                              <w:t xml:space="preserve"> </w:t>
                            </w:r>
                            <w:proofErr w:type="gramStart"/>
                            <w:r w:rsidRPr="00717A8A">
                              <w:rPr>
                                <w:rFonts w:ascii="Consolas" w:hAnsi="Consolas"/>
                                <w:color w:val="4EC9B0"/>
                                <w:sz w:val="21"/>
                                <w:lang w:val="en-GB"/>
                                <w:rPrChange w:id="3401" w:author="Redondo García Francisco Javier" w:date="2025-09-02T09:44:00Z">
                                  <w:rPr>
                                    <w:rFonts w:ascii="Consolas" w:hAnsi="Consolas"/>
                                    <w:color w:val="4EC9B0"/>
                                    <w:sz w:val="21"/>
                                    <w:lang w:val="en-US"/>
                                  </w:rPr>
                                </w:rPrChange>
                              </w:rPr>
                              <w:t>number</w:t>
                            </w:r>
                            <w:r w:rsidRPr="00717A8A">
                              <w:rPr>
                                <w:rFonts w:ascii="Consolas" w:hAnsi="Consolas"/>
                                <w:color w:val="CCCCCC"/>
                                <w:sz w:val="21"/>
                                <w:lang w:val="en-GB"/>
                                <w:rPrChange w:id="3402" w:author="Redondo García Francisco Javier" w:date="2025-09-02T09:44:00Z">
                                  <w:rPr>
                                    <w:rFonts w:ascii="Consolas" w:hAnsi="Consolas"/>
                                    <w:color w:val="CCCCCC"/>
                                    <w:sz w:val="21"/>
                                    <w:lang w:val="en-US"/>
                                  </w:rPr>
                                </w:rPrChange>
                              </w:rPr>
                              <w:t>[</w:t>
                            </w:r>
                            <w:proofErr w:type="gramEnd"/>
                            <w:r w:rsidRPr="00717A8A">
                              <w:rPr>
                                <w:rFonts w:ascii="Consolas" w:hAnsi="Consolas"/>
                                <w:color w:val="CCCCCC"/>
                                <w:sz w:val="21"/>
                                <w:lang w:val="en-GB"/>
                                <w:rPrChange w:id="3403" w:author="Redondo García Francisco Javier" w:date="2025-09-02T09:44:00Z">
                                  <w:rPr>
                                    <w:rFonts w:ascii="Consolas" w:hAnsi="Consolas"/>
                                    <w:color w:val="CCCCCC"/>
                                    <w:sz w:val="21"/>
                                    <w:lang w:val="en-US"/>
                                  </w:rPr>
                                </w:rPrChange>
                              </w:rPr>
                              <w:t xml:space="preserve">] </w:t>
                            </w:r>
                            <w:r w:rsidRPr="00717A8A">
                              <w:rPr>
                                <w:rFonts w:ascii="Consolas" w:hAnsi="Consolas"/>
                                <w:color w:val="D4D4D4"/>
                                <w:sz w:val="21"/>
                                <w:lang w:val="en-GB"/>
                                <w:rPrChange w:id="3404" w:author="Redondo García Francisco Javier" w:date="2025-09-02T09:44:00Z">
                                  <w:rPr>
                                    <w:rFonts w:ascii="Consolas" w:hAnsi="Consolas"/>
                                    <w:color w:val="D4D4D4"/>
                                    <w:sz w:val="21"/>
                                    <w:lang w:val="en-US"/>
                                  </w:rPr>
                                </w:rPrChange>
                              </w:rPr>
                              <w:t>=</w:t>
                            </w:r>
                            <w:r w:rsidRPr="00717A8A">
                              <w:rPr>
                                <w:rFonts w:ascii="Consolas" w:hAnsi="Consolas"/>
                                <w:color w:val="CCCCCC"/>
                                <w:sz w:val="21"/>
                                <w:lang w:val="en-GB"/>
                                <w:rPrChange w:id="3405" w:author="Redondo García Francisco Javier" w:date="2025-09-02T09:44:00Z">
                                  <w:rPr>
                                    <w:rFonts w:ascii="Consolas" w:hAnsi="Consolas"/>
                                    <w:color w:val="CCCCCC"/>
                                    <w:sz w:val="21"/>
                                    <w:lang w:val="en-US"/>
                                  </w:rPr>
                                </w:rPrChange>
                              </w:rPr>
                              <w:t xml:space="preserve"> [];</w:t>
                            </w:r>
                          </w:p>
                          <w:p w14:paraId="7A78D37D" w14:textId="77777777" w:rsidR="00260674" w:rsidRPr="00717A8A" w:rsidRDefault="00260674" w:rsidP="008F22B8">
                            <w:pPr>
                              <w:shd w:val="clear" w:color="auto" w:fill="1F1F1F"/>
                              <w:spacing w:after="0" w:line="285" w:lineRule="atLeast"/>
                              <w:rPr>
                                <w:rFonts w:ascii="Consolas" w:hAnsi="Consolas"/>
                                <w:color w:val="CCCCCC"/>
                                <w:sz w:val="21"/>
                                <w:lang w:val="en-GB"/>
                                <w:rPrChange w:id="3406" w:author="Redondo García Francisco Javier" w:date="2025-09-02T09:44:00Z">
                                  <w:rPr>
                                    <w:rFonts w:ascii="Consolas" w:hAnsi="Consolas"/>
                                    <w:color w:val="CCCCCC"/>
                                    <w:sz w:val="21"/>
                                    <w:lang w:val="en-US"/>
                                  </w:rPr>
                                </w:rPrChange>
                              </w:rPr>
                            </w:pPr>
                            <w:r w:rsidRPr="00717A8A">
                              <w:rPr>
                                <w:rFonts w:ascii="Consolas" w:hAnsi="Consolas"/>
                                <w:color w:val="CCCCCC"/>
                                <w:sz w:val="21"/>
                                <w:lang w:val="en-GB"/>
                                <w:rPrChange w:id="3407" w:author="Redondo García Francisco Javier" w:date="2025-09-02T09:44:00Z">
                                  <w:rPr>
                                    <w:rFonts w:ascii="Consolas" w:hAnsi="Consolas"/>
                                    <w:color w:val="CCCCCC"/>
                                    <w:sz w:val="21"/>
                                    <w:lang w:val="en-US"/>
                                  </w:rPr>
                                </w:rPrChange>
                              </w:rPr>
                              <w:t xml:space="preserve">    </w:t>
                            </w:r>
                            <w:proofErr w:type="spellStart"/>
                            <w:r w:rsidRPr="00717A8A">
                              <w:rPr>
                                <w:rFonts w:ascii="Consolas" w:hAnsi="Consolas"/>
                                <w:color w:val="569CD6"/>
                                <w:sz w:val="21"/>
                                <w:lang w:val="en-GB"/>
                                <w:rPrChange w:id="3408" w:author="Redondo García Francisco Javier" w:date="2025-09-02T09:44:00Z">
                                  <w:rPr>
                                    <w:rFonts w:ascii="Consolas" w:hAnsi="Consolas"/>
                                    <w:color w:val="569CD6"/>
                                    <w:sz w:val="21"/>
                                    <w:lang w:val="en-US"/>
                                  </w:rPr>
                                </w:rPrChange>
                              </w:rPr>
                              <w:t>const</w:t>
                            </w:r>
                            <w:proofErr w:type="spellEnd"/>
                            <w:r w:rsidRPr="00717A8A">
                              <w:rPr>
                                <w:rFonts w:ascii="Consolas" w:hAnsi="Consolas"/>
                                <w:color w:val="CCCCCC"/>
                                <w:sz w:val="21"/>
                                <w:lang w:val="en-GB"/>
                                <w:rPrChange w:id="3409" w:author="Redondo García Francisco Javier" w:date="2025-09-02T09:44:00Z">
                                  <w:rPr>
                                    <w:rFonts w:ascii="Consolas" w:hAnsi="Consolas"/>
                                    <w:color w:val="CCCCCC"/>
                                    <w:sz w:val="21"/>
                                    <w:lang w:val="en-US"/>
                                  </w:rPr>
                                </w:rPrChange>
                              </w:rPr>
                              <w:t xml:space="preserve"> </w:t>
                            </w:r>
                            <w:proofErr w:type="spellStart"/>
                            <w:r w:rsidRPr="00717A8A">
                              <w:rPr>
                                <w:rFonts w:ascii="Consolas" w:hAnsi="Consolas"/>
                                <w:color w:val="4FC1FF"/>
                                <w:sz w:val="21"/>
                                <w:lang w:val="en-GB"/>
                                <w:rPrChange w:id="3410" w:author="Redondo García Francisco Javier" w:date="2025-09-02T09:44:00Z">
                                  <w:rPr>
                                    <w:rFonts w:ascii="Consolas" w:hAnsi="Consolas"/>
                                    <w:color w:val="4FC1FF"/>
                                    <w:sz w:val="21"/>
                                    <w:lang w:val="en-US"/>
                                  </w:rPr>
                                </w:rPrChange>
                              </w:rPr>
                              <w:t>windowSize</w:t>
                            </w:r>
                            <w:proofErr w:type="spellEnd"/>
                            <w:r w:rsidRPr="00717A8A">
                              <w:rPr>
                                <w:rFonts w:ascii="Consolas" w:hAnsi="Consolas"/>
                                <w:color w:val="CCCCCC"/>
                                <w:sz w:val="21"/>
                                <w:lang w:val="en-GB"/>
                                <w:rPrChange w:id="3411" w:author="Redondo García Francisco Javier" w:date="2025-09-02T09:44:00Z">
                                  <w:rPr>
                                    <w:rFonts w:ascii="Consolas" w:hAnsi="Consolas"/>
                                    <w:color w:val="CCCCCC"/>
                                    <w:sz w:val="21"/>
                                    <w:lang w:val="en-US"/>
                                  </w:rPr>
                                </w:rPrChange>
                              </w:rPr>
                              <w:t xml:space="preserve"> </w:t>
                            </w:r>
                            <w:r w:rsidRPr="00717A8A">
                              <w:rPr>
                                <w:rFonts w:ascii="Consolas" w:hAnsi="Consolas"/>
                                <w:color w:val="D4D4D4"/>
                                <w:sz w:val="21"/>
                                <w:lang w:val="en-GB"/>
                                <w:rPrChange w:id="3412" w:author="Redondo García Francisco Javier" w:date="2025-09-02T09:44:00Z">
                                  <w:rPr>
                                    <w:rFonts w:ascii="Consolas" w:hAnsi="Consolas"/>
                                    <w:color w:val="D4D4D4"/>
                                    <w:sz w:val="21"/>
                                    <w:lang w:val="en-US"/>
                                  </w:rPr>
                                </w:rPrChange>
                              </w:rPr>
                              <w:t>=</w:t>
                            </w:r>
                            <w:r w:rsidRPr="00717A8A">
                              <w:rPr>
                                <w:rFonts w:ascii="Consolas" w:hAnsi="Consolas"/>
                                <w:color w:val="CCCCCC"/>
                                <w:sz w:val="21"/>
                                <w:lang w:val="en-GB"/>
                                <w:rPrChange w:id="3413" w:author="Redondo García Francisco Javier" w:date="2025-09-02T09:44:00Z">
                                  <w:rPr>
                                    <w:rFonts w:ascii="Consolas" w:hAnsi="Consolas"/>
                                    <w:color w:val="CCCCCC"/>
                                    <w:sz w:val="21"/>
                                    <w:lang w:val="en-US"/>
                                  </w:rPr>
                                </w:rPrChange>
                              </w:rPr>
                              <w:t xml:space="preserve"> </w:t>
                            </w:r>
                            <w:proofErr w:type="gramStart"/>
                            <w:r w:rsidRPr="00717A8A">
                              <w:rPr>
                                <w:rFonts w:ascii="Consolas" w:hAnsi="Consolas"/>
                                <w:color w:val="B5CEA8"/>
                                <w:sz w:val="21"/>
                                <w:lang w:val="en-GB"/>
                                <w:rPrChange w:id="3414" w:author="Redondo García Francisco Javier" w:date="2025-09-02T09:44:00Z">
                                  <w:rPr>
                                    <w:rFonts w:ascii="Consolas" w:hAnsi="Consolas"/>
                                    <w:color w:val="B5CEA8"/>
                                    <w:sz w:val="21"/>
                                    <w:lang w:val="en-US"/>
                                  </w:rPr>
                                </w:rPrChange>
                              </w:rPr>
                              <w:t>30</w:t>
                            </w:r>
                            <w:r w:rsidRPr="00717A8A">
                              <w:rPr>
                                <w:rFonts w:ascii="Consolas" w:hAnsi="Consolas"/>
                                <w:color w:val="CCCCCC"/>
                                <w:sz w:val="21"/>
                                <w:lang w:val="en-GB"/>
                                <w:rPrChange w:id="3415" w:author="Redondo García Francisco Javier" w:date="2025-09-02T09:44:00Z">
                                  <w:rPr>
                                    <w:rFonts w:ascii="Consolas" w:hAnsi="Consolas"/>
                                    <w:color w:val="CCCCCC"/>
                                    <w:sz w:val="21"/>
                                    <w:lang w:val="en-US"/>
                                  </w:rPr>
                                </w:rPrChange>
                              </w:rPr>
                              <w:t>;</w:t>
                            </w:r>
                            <w:proofErr w:type="gramEnd"/>
                            <w:r w:rsidRPr="00717A8A">
                              <w:rPr>
                                <w:rFonts w:ascii="Consolas" w:hAnsi="Consolas"/>
                                <w:color w:val="CCCCCC"/>
                                <w:sz w:val="21"/>
                                <w:lang w:val="en-GB"/>
                                <w:rPrChange w:id="3416" w:author="Redondo García Francisco Javier" w:date="2025-09-02T09:44:00Z">
                                  <w:rPr>
                                    <w:rFonts w:ascii="Consolas" w:hAnsi="Consolas"/>
                                    <w:color w:val="CCCCCC"/>
                                    <w:sz w:val="21"/>
                                    <w:lang w:val="en-US"/>
                                  </w:rPr>
                                </w:rPrChange>
                              </w:rPr>
                              <w:t xml:space="preserve"> </w:t>
                            </w:r>
                          </w:p>
                          <w:p w14:paraId="085660D1"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map</w:t>
                            </w:r>
                            <w:proofErr w:type="spellEnd"/>
                            <w:r w:rsidRPr="00BE540A">
                              <w:rPr>
                                <w:rFonts w:ascii="Consolas" w:eastAsia="Times New Roman" w:hAnsi="Consolas" w:cs="Times New Roman"/>
                                <w:color w:val="CCCCCC"/>
                                <w:sz w:val="21"/>
                                <w:szCs w:val="21"/>
                                <w:lang w:val="en-GB" w:eastAsia="es-ES"/>
                              </w:rPr>
                              <w:t>(</w:t>
                            </w:r>
                            <w:proofErr w:type="gramEnd"/>
                            <w:r w:rsidRPr="00BE540A">
                              <w:rPr>
                                <w:rFonts w:ascii="Consolas" w:eastAsia="Times New Roman" w:hAnsi="Consolas" w:cs="Times New Roman"/>
                                <w:color w:val="9CDCFE"/>
                                <w:sz w:val="21"/>
                                <w:szCs w:val="21"/>
                                <w:lang w:val="en-GB" w:eastAsia="es-ES"/>
                              </w:rPr>
                              <w:t>value</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=&gt;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Math</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round</w:t>
                            </w:r>
                            <w:proofErr w:type="spellEnd"/>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4EC9B0"/>
                                <w:sz w:val="21"/>
                                <w:szCs w:val="21"/>
                                <w:lang w:val="en-GB" w:eastAsia="es-ES"/>
                              </w:rPr>
                              <w:t>Number</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9CDCFE"/>
                                <w:sz w:val="21"/>
                                <w:szCs w:val="21"/>
                                <w:lang w:val="en-GB" w:eastAsia="es-ES"/>
                              </w:rPr>
                              <w:t>value</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100</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100</w:t>
                            </w:r>
                            <w:r w:rsidRPr="00BE540A">
                              <w:rPr>
                                <w:rFonts w:ascii="Consolas" w:eastAsia="Times New Roman" w:hAnsi="Consolas" w:cs="Times New Roman"/>
                                <w:color w:val="CCCCCC"/>
                                <w:sz w:val="21"/>
                                <w:szCs w:val="21"/>
                                <w:lang w:val="en-GB" w:eastAsia="es-ES"/>
                              </w:rPr>
                              <w:t>);</w:t>
                            </w:r>
                          </w:p>
                          <w:p w14:paraId="74CCF5E2"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p>
                          <w:p w14:paraId="7601D5A3"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eastAsia="es-ES"/>
                              </w:rPr>
                              <w:t>console</w:t>
                            </w:r>
                            <w:r w:rsidRPr="00BE540A">
                              <w:rPr>
                                <w:rFonts w:ascii="Consolas" w:eastAsia="Times New Roman" w:hAnsi="Consolas" w:cs="Times New Roman"/>
                                <w:color w:val="CCCCCC"/>
                                <w:sz w:val="21"/>
                                <w:szCs w:val="21"/>
                                <w:lang w:eastAsia="es-ES"/>
                              </w:rPr>
                              <w:t>.</w:t>
                            </w:r>
                            <w:r w:rsidRPr="00BE540A">
                              <w:rPr>
                                <w:rFonts w:ascii="Consolas" w:eastAsia="Times New Roman" w:hAnsi="Consolas" w:cs="Times New Roman"/>
                                <w:color w:val="DCDCAA"/>
                                <w:sz w:val="21"/>
                                <w:szCs w:val="21"/>
                                <w:lang w:eastAsia="es-ES"/>
                              </w:rPr>
                              <w:t>log</w:t>
                            </w:r>
                            <w:r w:rsidRPr="00BE540A">
                              <w:rPr>
                                <w:rFonts w:ascii="Consolas" w:eastAsia="Times New Roman" w:hAnsi="Consolas" w:cs="Times New Roman"/>
                                <w:color w:val="CCCCCC"/>
                                <w:sz w:val="21"/>
                                <w:szCs w:val="21"/>
                                <w:lang w:eastAsia="es-ES"/>
                              </w:rPr>
                              <w:t>(</w:t>
                            </w:r>
                            <w:r w:rsidRPr="00BE540A">
                              <w:rPr>
                                <w:rFonts w:ascii="Consolas" w:eastAsia="Times New Roman" w:hAnsi="Consolas" w:cs="Times New Roman"/>
                                <w:color w:val="CE9178"/>
                                <w:sz w:val="21"/>
                                <w:szCs w:val="21"/>
                                <w:lang w:eastAsia="es-ES"/>
                              </w:rPr>
                              <w:t>"Datos procesados:"</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9CDCFE"/>
                                <w:sz w:val="21"/>
                                <w:szCs w:val="21"/>
                                <w:lang w:eastAsia="es-ES"/>
                              </w:rPr>
                              <w:t>data</w:t>
                            </w:r>
                            <w:r w:rsidRPr="00BE540A">
                              <w:rPr>
                                <w:rFonts w:ascii="Consolas" w:eastAsia="Times New Roman" w:hAnsi="Consolas" w:cs="Times New Roman"/>
                                <w:color w:val="CCCCCC"/>
                                <w:sz w:val="21"/>
                                <w:szCs w:val="21"/>
                                <w:lang w:eastAsia="es-ES"/>
                              </w:rPr>
                              <w:t>);</w:t>
                            </w:r>
                          </w:p>
                          <w:p w14:paraId="3F6DB5D7"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p>
                          <w:p w14:paraId="6EE5DB09"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6A9955"/>
                                <w:sz w:val="21"/>
                                <w:szCs w:val="21"/>
                                <w:lang w:eastAsia="es-ES"/>
                              </w:rPr>
                              <w:t>// Buscar el primer índice con valor &gt;= 30</w:t>
                            </w:r>
                          </w:p>
                          <w:p w14:paraId="0310D19F"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startIndex</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gramStart"/>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B5CEA8"/>
                                <w:sz w:val="21"/>
                                <w:szCs w:val="21"/>
                                <w:lang w:val="en-GB" w:eastAsia="es-ES"/>
                              </w:rPr>
                              <w:t>1</w:t>
                            </w:r>
                            <w:r w:rsidRPr="00BE540A">
                              <w:rPr>
                                <w:rFonts w:ascii="Consolas" w:eastAsia="Times New Roman" w:hAnsi="Consolas" w:cs="Times New Roman"/>
                                <w:color w:val="CCCCCC"/>
                                <w:sz w:val="21"/>
                                <w:szCs w:val="21"/>
                                <w:lang w:val="en-GB" w:eastAsia="es-ES"/>
                              </w:rPr>
                              <w:t>;</w:t>
                            </w:r>
                            <w:proofErr w:type="gramEnd"/>
                          </w:p>
                          <w:p w14:paraId="37468339"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for</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0</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&lt;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9CDCFE"/>
                                <w:sz w:val="21"/>
                                <w:szCs w:val="21"/>
                                <w:lang w:val="en-GB" w:eastAsia="es-ES"/>
                              </w:rPr>
                              <w:t>length</w:t>
                            </w:r>
                            <w:proofErr w:type="spellEnd"/>
                            <w:proofErr w:type="gramEnd"/>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w:t>
                            </w:r>
                          </w:p>
                          <w:p w14:paraId="2724FFF9"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if</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&gt;=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30</w:t>
                            </w:r>
                            <w:r w:rsidRPr="00BE540A">
                              <w:rPr>
                                <w:rFonts w:ascii="Consolas" w:eastAsia="Times New Roman" w:hAnsi="Consolas" w:cs="Times New Roman"/>
                                <w:color w:val="CCCCCC"/>
                                <w:sz w:val="21"/>
                                <w:szCs w:val="21"/>
                                <w:lang w:val="en-GB" w:eastAsia="es-ES"/>
                              </w:rPr>
                              <w:t>) {</w:t>
                            </w:r>
                          </w:p>
                          <w:p w14:paraId="517CAAE7"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startIndex</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w:t>
                            </w:r>
                            <w:proofErr w:type="gramEnd"/>
                          </w:p>
                          <w:p w14:paraId="36B549A5" w14:textId="77777777" w:rsidR="00260674" w:rsidRPr="003F404C" w:rsidRDefault="00260674" w:rsidP="008F22B8">
                            <w:pPr>
                              <w:shd w:val="clear" w:color="auto" w:fill="1F1F1F"/>
                              <w:spacing w:after="0" w:line="285" w:lineRule="atLeast"/>
                              <w:rPr>
                                <w:rFonts w:ascii="Consolas" w:eastAsia="Times New Roman" w:hAnsi="Consolas" w:cs="Times New Roman"/>
                                <w:color w:val="CCCCCC"/>
                                <w:sz w:val="21"/>
                                <w:szCs w:val="21"/>
                                <w:lang w:val="en-US" w:eastAsia="es-ES"/>
                              </w:rPr>
                            </w:pPr>
                            <w:r w:rsidRPr="00BE540A">
                              <w:rPr>
                                <w:rFonts w:ascii="Consolas" w:eastAsia="Times New Roman" w:hAnsi="Consolas" w:cs="Times New Roman"/>
                                <w:color w:val="CCCCCC"/>
                                <w:sz w:val="21"/>
                                <w:szCs w:val="21"/>
                                <w:lang w:val="en-GB" w:eastAsia="es-ES"/>
                              </w:rPr>
                              <w:t xml:space="preserve">        </w:t>
                            </w:r>
                            <w:proofErr w:type="gramStart"/>
                            <w:r w:rsidRPr="003F404C">
                              <w:rPr>
                                <w:rFonts w:ascii="Consolas" w:eastAsia="Times New Roman" w:hAnsi="Consolas" w:cs="Times New Roman"/>
                                <w:color w:val="C586C0"/>
                                <w:sz w:val="21"/>
                                <w:szCs w:val="21"/>
                                <w:lang w:val="en-US" w:eastAsia="es-ES"/>
                              </w:rPr>
                              <w:t>break</w:t>
                            </w:r>
                            <w:r w:rsidRPr="003F404C">
                              <w:rPr>
                                <w:rFonts w:ascii="Consolas" w:eastAsia="Times New Roman" w:hAnsi="Consolas" w:cs="Times New Roman"/>
                                <w:color w:val="CCCCCC"/>
                                <w:sz w:val="21"/>
                                <w:szCs w:val="21"/>
                                <w:lang w:val="en-US" w:eastAsia="es-ES"/>
                              </w:rPr>
                              <w:t>;</w:t>
                            </w:r>
                            <w:proofErr w:type="gramEnd"/>
                          </w:p>
                          <w:p w14:paraId="63D6FDBB" w14:textId="77777777" w:rsidR="00260674" w:rsidRPr="003067BC" w:rsidRDefault="00260674" w:rsidP="008F22B8">
                            <w:pPr>
                              <w:shd w:val="clear" w:color="auto" w:fill="1F1F1F"/>
                              <w:spacing w:after="0" w:line="285" w:lineRule="atLeast"/>
                              <w:rPr>
                                <w:rFonts w:ascii="Consolas" w:hAnsi="Consolas"/>
                                <w:color w:val="CCCCCC"/>
                                <w:sz w:val="21"/>
                                <w:lang w:val="en-US"/>
                                <w:rPrChange w:id="3417" w:author="Redondo García Francisco Javier" w:date="2025-09-02T09:44:00Z">
                                  <w:rPr>
                                    <w:rFonts w:ascii="Consolas" w:hAnsi="Consolas"/>
                                    <w:color w:val="CCCCCC"/>
                                    <w:sz w:val="21"/>
                                  </w:rPr>
                                </w:rPrChange>
                              </w:rPr>
                            </w:pPr>
                            <w:r w:rsidRPr="003F404C">
                              <w:rPr>
                                <w:rFonts w:ascii="Consolas" w:eastAsia="Times New Roman" w:hAnsi="Consolas" w:cs="Times New Roman"/>
                                <w:color w:val="CCCCCC"/>
                                <w:sz w:val="21"/>
                                <w:szCs w:val="21"/>
                                <w:lang w:val="en-US" w:eastAsia="es-ES"/>
                              </w:rPr>
                              <w:t xml:space="preserve">    </w:t>
                            </w:r>
                            <w:r w:rsidRPr="003067BC">
                              <w:rPr>
                                <w:rFonts w:ascii="Consolas" w:hAnsi="Consolas"/>
                                <w:color w:val="CCCCCC"/>
                                <w:sz w:val="21"/>
                                <w:lang w:val="en-US"/>
                                <w:rPrChange w:id="3418" w:author="Redondo García Francisco Javier" w:date="2025-09-02T09:44:00Z">
                                  <w:rPr>
                                    <w:rFonts w:ascii="Consolas" w:hAnsi="Consolas"/>
                                    <w:color w:val="CCCCCC"/>
                                    <w:sz w:val="21"/>
                                  </w:rPr>
                                </w:rPrChange>
                              </w:rPr>
                              <w:t>}</w:t>
                            </w:r>
                          </w:p>
                          <w:p w14:paraId="49D0D104"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3067BC">
                              <w:rPr>
                                <w:rFonts w:ascii="Consolas" w:hAnsi="Consolas"/>
                                <w:color w:val="CCCCCC"/>
                                <w:sz w:val="21"/>
                                <w:lang w:val="en-US"/>
                                <w:rPrChange w:id="3419" w:author="Redondo García Francisco Javier" w:date="2025-09-02T09:44:00Z">
                                  <w:rPr>
                                    <w:rFonts w:ascii="Consolas" w:hAnsi="Consolas"/>
                                    <w:color w:val="CCCCCC"/>
                                    <w:sz w:val="21"/>
                                  </w:rPr>
                                </w:rPrChange>
                              </w:rPr>
                              <w:t xml:space="preserve">    </w:t>
                            </w:r>
                            <w:proofErr w:type="spellStart"/>
                            <w:r w:rsidRPr="00BE540A">
                              <w:rPr>
                                <w:rFonts w:ascii="Consolas" w:eastAsia="Times New Roman" w:hAnsi="Consolas" w:cs="Times New Roman"/>
                                <w:color w:val="C586C0"/>
                                <w:sz w:val="21"/>
                                <w:szCs w:val="21"/>
                                <w:lang w:eastAsia="es-ES"/>
                              </w:rPr>
                              <w:t>if</w:t>
                            </w:r>
                            <w:proofErr w:type="spellEnd"/>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9CDCFE"/>
                                <w:sz w:val="21"/>
                                <w:szCs w:val="21"/>
                                <w:lang w:eastAsia="es-ES"/>
                              </w:rPr>
                              <w:t>startIndex</w:t>
                            </w:r>
                            <w:proofErr w:type="spellEnd"/>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B5CEA8"/>
                                <w:sz w:val="21"/>
                                <w:szCs w:val="21"/>
                                <w:lang w:eastAsia="es-ES"/>
                              </w:rPr>
                              <w:t>1</w:t>
                            </w:r>
                            <w:r w:rsidRPr="00BE540A">
                              <w:rPr>
                                <w:rFonts w:ascii="Consolas" w:eastAsia="Times New Roman" w:hAnsi="Consolas" w:cs="Times New Roman"/>
                                <w:color w:val="CCCCCC"/>
                                <w:sz w:val="21"/>
                                <w:szCs w:val="21"/>
                                <w:lang w:eastAsia="es-ES"/>
                              </w:rPr>
                              <w:t>) {</w:t>
                            </w:r>
                          </w:p>
                          <w:p w14:paraId="6AEF5760"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9CDCFE"/>
                                <w:sz w:val="21"/>
                                <w:szCs w:val="21"/>
                                <w:lang w:eastAsia="es-ES"/>
                              </w:rPr>
                              <w:t>console</w:t>
                            </w:r>
                            <w:r w:rsidRPr="00BE540A">
                              <w:rPr>
                                <w:rFonts w:ascii="Consolas" w:eastAsia="Times New Roman" w:hAnsi="Consolas" w:cs="Times New Roman"/>
                                <w:color w:val="CCCCCC"/>
                                <w:sz w:val="21"/>
                                <w:szCs w:val="21"/>
                                <w:lang w:eastAsia="es-ES"/>
                              </w:rPr>
                              <w:t>.</w:t>
                            </w:r>
                            <w:r w:rsidRPr="00BE540A">
                              <w:rPr>
                                <w:rFonts w:ascii="Consolas" w:eastAsia="Times New Roman" w:hAnsi="Consolas" w:cs="Times New Roman"/>
                                <w:color w:val="DCDCAA"/>
                                <w:sz w:val="21"/>
                                <w:szCs w:val="21"/>
                                <w:lang w:eastAsia="es-ES"/>
                              </w:rPr>
                              <w:t>warn</w:t>
                            </w:r>
                            <w:proofErr w:type="spellEnd"/>
                            <w:r w:rsidRPr="00BE540A">
                              <w:rPr>
                                <w:rFonts w:ascii="Consolas" w:eastAsia="Times New Roman" w:hAnsi="Consolas" w:cs="Times New Roman"/>
                                <w:color w:val="CCCCCC"/>
                                <w:sz w:val="21"/>
                                <w:szCs w:val="21"/>
                                <w:lang w:eastAsia="es-ES"/>
                              </w:rPr>
                              <w:t>(</w:t>
                            </w:r>
                            <w:r w:rsidRPr="00BE540A">
                              <w:rPr>
                                <w:rFonts w:ascii="Consolas" w:eastAsia="Times New Roman" w:hAnsi="Consolas" w:cs="Times New Roman"/>
                                <w:color w:val="CE9178"/>
                                <w:sz w:val="21"/>
                                <w:szCs w:val="21"/>
                                <w:lang w:eastAsia="es-ES"/>
                              </w:rPr>
                              <w:t>"No hay valores mayores o iguales a 30 en el array."</w:t>
                            </w:r>
                            <w:r w:rsidRPr="00BE540A">
                              <w:rPr>
                                <w:rFonts w:ascii="Consolas" w:eastAsia="Times New Roman" w:hAnsi="Consolas" w:cs="Times New Roman"/>
                                <w:color w:val="CCCCCC"/>
                                <w:sz w:val="21"/>
                                <w:szCs w:val="21"/>
                                <w:lang w:eastAsia="es-ES"/>
                              </w:rPr>
                              <w:t>);</w:t>
                            </w:r>
                          </w:p>
                          <w:p w14:paraId="7AF7DE4E" w14:textId="77777777" w:rsidR="00260674" w:rsidRPr="00C57518" w:rsidRDefault="00260674" w:rsidP="008F22B8">
                            <w:pPr>
                              <w:shd w:val="clear" w:color="auto" w:fill="1F1F1F"/>
                              <w:spacing w:after="0" w:line="285" w:lineRule="atLeast"/>
                              <w:rPr>
                                <w:rFonts w:ascii="Consolas" w:hAnsi="Consolas"/>
                                <w:color w:val="CCCCCC"/>
                                <w:sz w:val="21"/>
                                <w:lang w:val="en-GB"/>
                                <w:rPrChange w:id="3420" w:author="Redondo García Francisco Javier" w:date="2025-09-02T09:44:00Z">
                                  <w:rPr>
                                    <w:rFonts w:ascii="Consolas" w:hAnsi="Consolas"/>
                                    <w:color w:val="CCCCCC"/>
                                    <w:sz w:val="21"/>
                                    <w:lang w:val="en-US"/>
                                  </w:rPr>
                                </w:rPrChange>
                              </w:rPr>
                            </w:pPr>
                            <w:r w:rsidRPr="00BE540A">
                              <w:rPr>
                                <w:rFonts w:ascii="Consolas" w:eastAsia="Times New Roman" w:hAnsi="Consolas" w:cs="Times New Roman"/>
                                <w:color w:val="CCCCCC"/>
                                <w:sz w:val="21"/>
                                <w:szCs w:val="21"/>
                                <w:lang w:eastAsia="es-ES"/>
                              </w:rPr>
                              <w:t xml:space="preserve">      </w:t>
                            </w:r>
                            <w:r w:rsidRPr="00C57518">
                              <w:rPr>
                                <w:rFonts w:ascii="Consolas" w:hAnsi="Consolas"/>
                                <w:color w:val="C586C0"/>
                                <w:sz w:val="21"/>
                                <w:lang w:val="en-GB"/>
                                <w:rPrChange w:id="3421" w:author="Redondo García Francisco Javier" w:date="2025-09-02T09:44:00Z">
                                  <w:rPr>
                                    <w:rFonts w:ascii="Consolas" w:hAnsi="Consolas"/>
                                    <w:color w:val="C586C0"/>
                                    <w:sz w:val="21"/>
                                    <w:lang w:val="en-US"/>
                                  </w:rPr>
                                </w:rPrChange>
                              </w:rPr>
                              <w:t>return</w:t>
                            </w:r>
                            <w:r w:rsidRPr="00C57518">
                              <w:rPr>
                                <w:rFonts w:ascii="Consolas" w:hAnsi="Consolas"/>
                                <w:color w:val="CCCCCC"/>
                                <w:sz w:val="21"/>
                                <w:lang w:val="en-GB"/>
                                <w:rPrChange w:id="3422" w:author="Redondo García Francisco Javier" w:date="2025-09-02T09:44:00Z">
                                  <w:rPr>
                                    <w:rFonts w:ascii="Consolas" w:hAnsi="Consolas"/>
                                    <w:color w:val="CCCCCC"/>
                                    <w:sz w:val="21"/>
                                    <w:lang w:val="en-US"/>
                                  </w:rPr>
                                </w:rPrChange>
                              </w:rPr>
                              <w:t xml:space="preserve"> </w:t>
                            </w:r>
                            <w:proofErr w:type="gramStart"/>
                            <w:r w:rsidRPr="00C57518">
                              <w:rPr>
                                <w:rFonts w:ascii="Consolas" w:hAnsi="Consolas"/>
                                <w:color w:val="CCCCCC"/>
                                <w:sz w:val="21"/>
                                <w:lang w:val="en-GB"/>
                                <w:rPrChange w:id="3423" w:author="Redondo García Francisco Javier" w:date="2025-09-02T09:44:00Z">
                                  <w:rPr>
                                    <w:rFonts w:ascii="Consolas" w:hAnsi="Consolas"/>
                                    <w:color w:val="CCCCCC"/>
                                    <w:sz w:val="21"/>
                                    <w:lang w:val="en-US"/>
                                  </w:rPr>
                                </w:rPrChange>
                              </w:rPr>
                              <w:t xml:space="preserve">{ </w:t>
                            </w:r>
                            <w:proofErr w:type="spellStart"/>
                            <w:r w:rsidRPr="00C57518">
                              <w:rPr>
                                <w:rFonts w:ascii="Consolas" w:hAnsi="Consolas"/>
                                <w:color w:val="9CDCFE"/>
                                <w:sz w:val="21"/>
                                <w:lang w:val="en-GB"/>
                                <w:rPrChange w:id="3424" w:author="Redondo García Francisco Javier" w:date="2025-09-02T09:44:00Z">
                                  <w:rPr>
                                    <w:rFonts w:ascii="Consolas" w:hAnsi="Consolas"/>
                                    <w:color w:val="9CDCFE"/>
                                    <w:sz w:val="21"/>
                                    <w:lang w:val="en-US"/>
                                  </w:rPr>
                                </w:rPrChange>
                              </w:rPr>
                              <w:t>maxValues</w:t>
                            </w:r>
                            <w:proofErr w:type="spellEnd"/>
                            <w:proofErr w:type="gramEnd"/>
                            <w:r w:rsidRPr="00C57518">
                              <w:rPr>
                                <w:rFonts w:ascii="Consolas" w:hAnsi="Consolas"/>
                                <w:color w:val="9CDCFE"/>
                                <w:sz w:val="21"/>
                                <w:lang w:val="en-GB"/>
                                <w:rPrChange w:id="3425" w:author="Redondo García Francisco Javier" w:date="2025-09-02T09:44:00Z">
                                  <w:rPr>
                                    <w:rFonts w:ascii="Consolas" w:hAnsi="Consolas"/>
                                    <w:color w:val="9CDCFE"/>
                                    <w:sz w:val="21"/>
                                    <w:lang w:val="en-US"/>
                                  </w:rPr>
                                </w:rPrChange>
                              </w:rPr>
                              <w:t>:</w:t>
                            </w:r>
                            <w:r w:rsidRPr="00C57518">
                              <w:rPr>
                                <w:rFonts w:ascii="Consolas" w:hAnsi="Consolas"/>
                                <w:color w:val="CCCCCC"/>
                                <w:sz w:val="21"/>
                                <w:lang w:val="en-GB"/>
                                <w:rPrChange w:id="3426" w:author="Redondo García Francisco Javier" w:date="2025-09-02T09:44:00Z">
                                  <w:rPr>
                                    <w:rFonts w:ascii="Consolas" w:hAnsi="Consolas"/>
                                    <w:color w:val="CCCCCC"/>
                                    <w:sz w:val="21"/>
                                    <w:lang w:val="en-US"/>
                                  </w:rPr>
                                </w:rPrChange>
                              </w:rPr>
                              <w:t xml:space="preserve"> [], </w:t>
                            </w:r>
                            <w:proofErr w:type="spellStart"/>
                            <w:r w:rsidRPr="00C57518">
                              <w:rPr>
                                <w:rFonts w:ascii="Consolas" w:hAnsi="Consolas"/>
                                <w:color w:val="9CDCFE"/>
                                <w:sz w:val="21"/>
                                <w:lang w:val="en-GB"/>
                                <w:rPrChange w:id="3427" w:author="Redondo García Francisco Javier" w:date="2025-09-02T09:44:00Z">
                                  <w:rPr>
                                    <w:rFonts w:ascii="Consolas" w:hAnsi="Consolas"/>
                                    <w:color w:val="9CDCFE"/>
                                    <w:sz w:val="21"/>
                                    <w:lang w:val="en-US"/>
                                  </w:rPr>
                                </w:rPrChange>
                              </w:rPr>
                              <w:t>minValues</w:t>
                            </w:r>
                            <w:proofErr w:type="spellEnd"/>
                            <w:r w:rsidRPr="00C57518">
                              <w:rPr>
                                <w:rFonts w:ascii="Consolas" w:hAnsi="Consolas"/>
                                <w:color w:val="9CDCFE"/>
                                <w:sz w:val="21"/>
                                <w:lang w:val="en-GB"/>
                                <w:rPrChange w:id="3428" w:author="Redondo García Francisco Javier" w:date="2025-09-02T09:44:00Z">
                                  <w:rPr>
                                    <w:rFonts w:ascii="Consolas" w:hAnsi="Consolas"/>
                                    <w:color w:val="9CDCFE"/>
                                    <w:sz w:val="21"/>
                                    <w:lang w:val="en-US"/>
                                  </w:rPr>
                                </w:rPrChange>
                              </w:rPr>
                              <w:t>:</w:t>
                            </w:r>
                            <w:r w:rsidRPr="00C57518">
                              <w:rPr>
                                <w:rFonts w:ascii="Consolas" w:hAnsi="Consolas"/>
                                <w:color w:val="CCCCCC"/>
                                <w:sz w:val="21"/>
                                <w:lang w:val="en-GB"/>
                                <w:rPrChange w:id="3429" w:author="Redondo García Francisco Javier" w:date="2025-09-02T09:44:00Z">
                                  <w:rPr>
                                    <w:rFonts w:ascii="Consolas" w:hAnsi="Consolas"/>
                                    <w:color w:val="CCCCCC"/>
                                    <w:sz w:val="21"/>
                                    <w:lang w:val="en-US"/>
                                  </w:rPr>
                                </w:rPrChange>
                              </w:rPr>
                              <w:t xml:space="preserve"> [] };</w:t>
                            </w:r>
                          </w:p>
                          <w:p w14:paraId="12184DDA" w14:textId="77777777" w:rsidR="00260674" w:rsidRPr="00C57518" w:rsidRDefault="00260674" w:rsidP="008F22B8">
                            <w:pPr>
                              <w:shd w:val="clear" w:color="auto" w:fill="1F1F1F"/>
                              <w:spacing w:after="0" w:line="285" w:lineRule="atLeast"/>
                              <w:rPr>
                                <w:rFonts w:ascii="Consolas" w:hAnsi="Consolas"/>
                                <w:color w:val="CCCCCC"/>
                                <w:sz w:val="21"/>
                                <w:lang w:val="en-GB"/>
                                <w:rPrChange w:id="3430" w:author="Redondo García Francisco Javier" w:date="2025-09-02T09:44:00Z">
                                  <w:rPr>
                                    <w:rFonts w:ascii="Consolas" w:hAnsi="Consolas"/>
                                    <w:color w:val="CCCCCC"/>
                                    <w:sz w:val="21"/>
                                    <w:lang w:val="en-US"/>
                                  </w:rPr>
                                </w:rPrChange>
                              </w:rPr>
                            </w:pPr>
                            <w:r w:rsidRPr="00C57518">
                              <w:rPr>
                                <w:rFonts w:ascii="Consolas" w:hAnsi="Consolas"/>
                                <w:color w:val="CCCCCC"/>
                                <w:sz w:val="21"/>
                                <w:lang w:val="en-GB"/>
                                <w:rPrChange w:id="3431" w:author="Redondo García Francisco Javier" w:date="2025-09-02T09:44:00Z">
                                  <w:rPr>
                                    <w:rFonts w:ascii="Consolas" w:hAnsi="Consolas"/>
                                    <w:color w:val="CCCCCC"/>
                                    <w:sz w:val="21"/>
                                    <w:lang w:val="en-US"/>
                                  </w:rPr>
                                </w:rPrChange>
                              </w:rPr>
                              <w:t xml:space="preserve">    </w:t>
                            </w:r>
                            <w:r w:rsidRPr="00C57518">
                              <w:rPr>
                                <w:rFonts w:ascii="Consolas" w:hAnsi="Consolas"/>
                                <w:color w:val="569CD6"/>
                                <w:sz w:val="21"/>
                                <w:lang w:val="en-GB"/>
                                <w:rPrChange w:id="3432" w:author="Redondo García Francisco Javier" w:date="2025-09-02T09:44:00Z">
                                  <w:rPr>
                                    <w:rFonts w:ascii="Consolas" w:hAnsi="Consolas"/>
                                    <w:color w:val="569CD6"/>
                                    <w:sz w:val="21"/>
                                    <w:lang w:val="en-US"/>
                                  </w:rPr>
                                </w:rPrChange>
                              </w:rPr>
                              <w:t>let</w:t>
                            </w:r>
                            <w:r w:rsidRPr="00C57518">
                              <w:rPr>
                                <w:rFonts w:ascii="Consolas" w:hAnsi="Consolas"/>
                                <w:color w:val="CCCCCC"/>
                                <w:sz w:val="21"/>
                                <w:lang w:val="en-GB"/>
                                <w:rPrChange w:id="3433" w:author="Redondo García Francisco Javier" w:date="2025-09-02T09:44:00Z">
                                  <w:rPr>
                                    <w:rFonts w:ascii="Consolas" w:hAnsi="Consolas"/>
                                    <w:color w:val="CCCCCC"/>
                                    <w:sz w:val="21"/>
                                    <w:lang w:val="en-US"/>
                                  </w:rPr>
                                </w:rPrChange>
                              </w:rPr>
                              <w:t xml:space="preserve"> </w:t>
                            </w:r>
                            <w:proofErr w:type="spellStart"/>
                            <w:r w:rsidRPr="00C57518">
                              <w:rPr>
                                <w:rFonts w:ascii="Consolas" w:hAnsi="Consolas"/>
                                <w:color w:val="9CDCFE"/>
                                <w:sz w:val="21"/>
                                <w:lang w:val="en-GB"/>
                                <w:rPrChange w:id="3434" w:author="Redondo García Francisco Javier" w:date="2025-09-02T09:44:00Z">
                                  <w:rPr>
                                    <w:rFonts w:ascii="Consolas" w:hAnsi="Consolas"/>
                                    <w:color w:val="9CDCFE"/>
                                    <w:sz w:val="21"/>
                                    <w:lang w:val="en-US"/>
                                  </w:rPr>
                                </w:rPrChange>
                              </w:rPr>
                              <w:t>expectingPeak</w:t>
                            </w:r>
                            <w:proofErr w:type="spellEnd"/>
                            <w:r w:rsidRPr="00C57518">
                              <w:rPr>
                                <w:rFonts w:ascii="Consolas" w:hAnsi="Consolas"/>
                                <w:color w:val="CCCCCC"/>
                                <w:sz w:val="21"/>
                                <w:lang w:val="en-GB"/>
                                <w:rPrChange w:id="3435" w:author="Redondo García Francisco Javier" w:date="2025-09-02T09:44:00Z">
                                  <w:rPr>
                                    <w:rFonts w:ascii="Consolas" w:hAnsi="Consolas"/>
                                    <w:color w:val="CCCCCC"/>
                                    <w:sz w:val="21"/>
                                    <w:lang w:val="en-US"/>
                                  </w:rPr>
                                </w:rPrChange>
                              </w:rPr>
                              <w:t xml:space="preserve"> </w:t>
                            </w:r>
                            <w:r w:rsidRPr="00C57518">
                              <w:rPr>
                                <w:rFonts w:ascii="Consolas" w:hAnsi="Consolas"/>
                                <w:color w:val="D4D4D4"/>
                                <w:sz w:val="21"/>
                                <w:lang w:val="en-GB"/>
                                <w:rPrChange w:id="3436" w:author="Redondo García Francisco Javier" w:date="2025-09-02T09:44:00Z">
                                  <w:rPr>
                                    <w:rFonts w:ascii="Consolas" w:hAnsi="Consolas"/>
                                    <w:color w:val="D4D4D4"/>
                                    <w:sz w:val="21"/>
                                    <w:lang w:val="en-US"/>
                                  </w:rPr>
                                </w:rPrChange>
                              </w:rPr>
                              <w:t>=</w:t>
                            </w:r>
                            <w:r w:rsidRPr="00C57518">
                              <w:rPr>
                                <w:rFonts w:ascii="Consolas" w:hAnsi="Consolas"/>
                                <w:color w:val="CCCCCC"/>
                                <w:sz w:val="21"/>
                                <w:lang w:val="en-GB"/>
                                <w:rPrChange w:id="3437" w:author="Redondo García Francisco Javier" w:date="2025-09-02T09:44:00Z">
                                  <w:rPr>
                                    <w:rFonts w:ascii="Consolas" w:hAnsi="Consolas"/>
                                    <w:color w:val="CCCCCC"/>
                                    <w:sz w:val="21"/>
                                    <w:lang w:val="en-US"/>
                                  </w:rPr>
                                </w:rPrChange>
                              </w:rPr>
                              <w:t xml:space="preserve"> </w:t>
                            </w:r>
                            <w:proofErr w:type="gramStart"/>
                            <w:r w:rsidRPr="00C57518">
                              <w:rPr>
                                <w:rFonts w:ascii="Consolas" w:hAnsi="Consolas"/>
                                <w:color w:val="569CD6"/>
                                <w:sz w:val="21"/>
                                <w:lang w:val="en-GB"/>
                                <w:rPrChange w:id="3438" w:author="Redondo García Francisco Javier" w:date="2025-09-02T09:44:00Z">
                                  <w:rPr>
                                    <w:rFonts w:ascii="Consolas" w:hAnsi="Consolas"/>
                                    <w:color w:val="569CD6"/>
                                    <w:sz w:val="21"/>
                                    <w:lang w:val="en-US"/>
                                  </w:rPr>
                                </w:rPrChange>
                              </w:rPr>
                              <w:t>true</w:t>
                            </w:r>
                            <w:r w:rsidRPr="00C57518">
                              <w:rPr>
                                <w:rFonts w:ascii="Consolas" w:hAnsi="Consolas"/>
                                <w:color w:val="CCCCCC"/>
                                <w:sz w:val="21"/>
                                <w:lang w:val="en-GB"/>
                                <w:rPrChange w:id="3439" w:author="Redondo García Francisco Javier" w:date="2025-09-02T09:44:00Z">
                                  <w:rPr>
                                    <w:rFonts w:ascii="Consolas" w:hAnsi="Consolas"/>
                                    <w:color w:val="CCCCCC"/>
                                    <w:sz w:val="21"/>
                                    <w:lang w:val="en-US"/>
                                  </w:rPr>
                                </w:rPrChange>
                              </w:rPr>
                              <w:t>;  </w:t>
                            </w:r>
                            <w:r w:rsidRPr="00C57518">
                              <w:rPr>
                                <w:rFonts w:ascii="Consolas" w:hAnsi="Consolas"/>
                                <w:color w:val="6A9955"/>
                                <w:sz w:val="21"/>
                                <w:lang w:val="en-GB"/>
                                <w:rPrChange w:id="3440" w:author="Redondo García Francisco Javier" w:date="2025-09-02T09:44:00Z">
                                  <w:rPr>
                                    <w:rFonts w:ascii="Consolas" w:hAnsi="Consolas"/>
                                    <w:color w:val="6A9955"/>
                                    <w:sz w:val="21"/>
                                    <w:lang w:val="en-US"/>
                                  </w:rPr>
                                </w:rPrChange>
                              </w:rPr>
                              <w:t>/</w:t>
                            </w:r>
                            <w:proofErr w:type="gramEnd"/>
                            <w:r w:rsidRPr="00C57518">
                              <w:rPr>
                                <w:rFonts w:ascii="Consolas" w:hAnsi="Consolas"/>
                                <w:color w:val="6A9955"/>
                                <w:sz w:val="21"/>
                                <w:lang w:val="en-GB"/>
                                <w:rPrChange w:id="3441" w:author="Redondo García Francisco Javier" w:date="2025-09-02T09:44:00Z">
                                  <w:rPr>
                                    <w:rFonts w:ascii="Consolas" w:hAnsi="Consolas"/>
                                    <w:color w:val="6A9955"/>
                                    <w:sz w:val="21"/>
                                    <w:lang w:val="en-US"/>
                                  </w:rPr>
                                </w:rPrChange>
                              </w:rPr>
                              <w:t xml:space="preserve">/ </w:t>
                            </w:r>
                            <w:proofErr w:type="spellStart"/>
                            <w:r w:rsidRPr="00C57518">
                              <w:rPr>
                                <w:rFonts w:ascii="Consolas" w:hAnsi="Consolas"/>
                                <w:color w:val="6A9955"/>
                                <w:sz w:val="21"/>
                                <w:lang w:val="en-GB"/>
                                <w:rPrChange w:id="3442" w:author="Redondo García Francisco Javier" w:date="2025-09-02T09:44:00Z">
                                  <w:rPr>
                                    <w:rFonts w:ascii="Consolas" w:hAnsi="Consolas"/>
                                    <w:color w:val="6A9955"/>
                                    <w:sz w:val="21"/>
                                    <w:lang w:val="en-US"/>
                                  </w:rPr>
                                </w:rPrChange>
                              </w:rPr>
                              <w:t>Comenzamos</w:t>
                            </w:r>
                            <w:proofErr w:type="spellEnd"/>
                            <w:r w:rsidRPr="00C57518">
                              <w:rPr>
                                <w:rFonts w:ascii="Consolas" w:hAnsi="Consolas"/>
                                <w:color w:val="6A9955"/>
                                <w:sz w:val="21"/>
                                <w:lang w:val="en-GB"/>
                                <w:rPrChange w:id="3443" w:author="Redondo García Francisco Javier" w:date="2025-09-02T09:44:00Z">
                                  <w:rPr>
                                    <w:rFonts w:ascii="Consolas" w:hAnsi="Consolas"/>
                                    <w:color w:val="6A9955"/>
                                    <w:sz w:val="21"/>
                                    <w:lang w:val="en-US"/>
                                  </w:rPr>
                                </w:rPrChange>
                              </w:rPr>
                              <w:t xml:space="preserve"> </w:t>
                            </w:r>
                            <w:proofErr w:type="spellStart"/>
                            <w:r w:rsidRPr="00C57518">
                              <w:rPr>
                                <w:rFonts w:ascii="Consolas" w:hAnsi="Consolas"/>
                                <w:color w:val="6A9955"/>
                                <w:sz w:val="21"/>
                                <w:lang w:val="en-GB"/>
                                <w:rPrChange w:id="3444" w:author="Redondo García Francisco Javier" w:date="2025-09-02T09:44:00Z">
                                  <w:rPr>
                                    <w:rFonts w:ascii="Consolas" w:hAnsi="Consolas"/>
                                    <w:color w:val="6A9955"/>
                                    <w:sz w:val="21"/>
                                    <w:lang w:val="en-US"/>
                                  </w:rPr>
                                </w:rPrChange>
                              </w:rPr>
                              <w:t>buscando</w:t>
                            </w:r>
                            <w:proofErr w:type="spellEnd"/>
                            <w:r w:rsidRPr="00C57518">
                              <w:rPr>
                                <w:rFonts w:ascii="Consolas" w:hAnsi="Consolas"/>
                                <w:color w:val="6A9955"/>
                                <w:sz w:val="21"/>
                                <w:lang w:val="en-GB"/>
                                <w:rPrChange w:id="3445" w:author="Redondo García Francisco Javier" w:date="2025-09-02T09:44:00Z">
                                  <w:rPr>
                                    <w:rFonts w:ascii="Consolas" w:hAnsi="Consolas"/>
                                    <w:color w:val="6A9955"/>
                                    <w:sz w:val="21"/>
                                    <w:lang w:val="en-US"/>
                                  </w:rPr>
                                </w:rPrChange>
                              </w:rPr>
                              <w:t xml:space="preserve"> un </w:t>
                            </w:r>
                            <w:proofErr w:type="spellStart"/>
                            <w:r w:rsidRPr="00C57518">
                              <w:rPr>
                                <w:rFonts w:ascii="Consolas" w:hAnsi="Consolas"/>
                                <w:color w:val="6A9955"/>
                                <w:sz w:val="21"/>
                                <w:lang w:val="en-GB"/>
                                <w:rPrChange w:id="3446" w:author="Redondo García Francisco Javier" w:date="2025-09-02T09:44:00Z">
                                  <w:rPr>
                                    <w:rFonts w:ascii="Consolas" w:hAnsi="Consolas"/>
                                    <w:color w:val="6A9955"/>
                                    <w:sz w:val="21"/>
                                    <w:lang w:val="en-US"/>
                                  </w:rPr>
                                </w:rPrChange>
                              </w:rPr>
                              <w:t>pico</w:t>
                            </w:r>
                            <w:proofErr w:type="spellEnd"/>
                            <w:r w:rsidRPr="00C57518">
                              <w:rPr>
                                <w:rFonts w:ascii="Consolas" w:hAnsi="Consolas"/>
                                <w:color w:val="6A9955"/>
                                <w:sz w:val="21"/>
                                <w:lang w:val="en-GB"/>
                                <w:rPrChange w:id="3447" w:author="Redondo García Francisco Javier" w:date="2025-09-02T09:44:00Z">
                                  <w:rPr>
                                    <w:rFonts w:ascii="Consolas" w:hAnsi="Consolas"/>
                                    <w:color w:val="6A9955"/>
                                    <w:sz w:val="21"/>
                                    <w:lang w:val="en-US"/>
                                  </w:rPr>
                                </w:rPrChange>
                              </w:rPr>
                              <w:t xml:space="preserve"> (</w:t>
                            </w:r>
                            <w:proofErr w:type="spellStart"/>
                            <w:r w:rsidRPr="00C57518">
                              <w:rPr>
                                <w:rFonts w:ascii="Consolas" w:hAnsi="Consolas"/>
                                <w:color w:val="6A9955"/>
                                <w:sz w:val="21"/>
                                <w:lang w:val="en-GB"/>
                                <w:rPrChange w:id="3448" w:author="Redondo García Francisco Javier" w:date="2025-09-02T09:44:00Z">
                                  <w:rPr>
                                    <w:rFonts w:ascii="Consolas" w:hAnsi="Consolas"/>
                                    <w:color w:val="6A9955"/>
                                    <w:sz w:val="21"/>
                                    <w:lang w:val="en-US"/>
                                  </w:rPr>
                                </w:rPrChange>
                              </w:rPr>
                              <w:t>máximo</w:t>
                            </w:r>
                            <w:proofErr w:type="spellEnd"/>
                            <w:r w:rsidRPr="00C57518">
                              <w:rPr>
                                <w:rFonts w:ascii="Consolas" w:hAnsi="Consolas"/>
                                <w:color w:val="6A9955"/>
                                <w:sz w:val="21"/>
                                <w:lang w:val="en-GB"/>
                                <w:rPrChange w:id="3449" w:author="Redondo García Francisco Javier" w:date="2025-09-02T09:44:00Z">
                                  <w:rPr>
                                    <w:rFonts w:ascii="Consolas" w:hAnsi="Consolas"/>
                                    <w:color w:val="6A9955"/>
                                    <w:sz w:val="21"/>
                                    <w:lang w:val="en-US"/>
                                  </w:rPr>
                                </w:rPrChange>
                              </w:rPr>
                              <w:t>)</w:t>
                            </w:r>
                          </w:p>
                          <w:p w14:paraId="496F4CE2"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for</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startIndex</w:t>
                            </w:r>
                            <w:proofErr w:type="spellEnd"/>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&lt;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9CDCFE"/>
                                <w:sz w:val="21"/>
                                <w:szCs w:val="21"/>
                                <w:lang w:val="en-GB" w:eastAsia="es-ES"/>
                              </w:rPr>
                              <w:t>length</w:t>
                            </w:r>
                            <w:proofErr w:type="spellEnd"/>
                            <w:proofErr w:type="gram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4FC1FF"/>
                                <w:sz w:val="21"/>
                                <w:szCs w:val="21"/>
                                <w:lang w:val="en-GB" w:eastAsia="es-ES"/>
                              </w:rPr>
                              <w:t>windowSize</w:t>
                            </w:r>
                            <w:proofErr w:type="spellEnd"/>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w:t>
                            </w:r>
                          </w:p>
                          <w:p w14:paraId="4DE545C7"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569CD6"/>
                                <w:sz w:val="21"/>
                                <w:szCs w:val="21"/>
                                <w:lang w:val="en-GB" w:eastAsia="es-ES"/>
                              </w:rPr>
                              <w:t>const</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FC1FF"/>
                                <w:sz w:val="21"/>
                                <w:szCs w:val="21"/>
                                <w:lang w:val="en-GB" w:eastAsia="es-ES"/>
                              </w:rPr>
                              <w:t>current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proofErr w:type="spellStart"/>
                            <w:r w:rsidRPr="00BE540A">
                              <w:rPr>
                                <w:rFonts w:ascii="Consolas" w:eastAsia="Times New Roman" w:hAnsi="Consolas" w:cs="Times New Roman"/>
                                <w:color w:val="9CDCFE"/>
                                <w:sz w:val="21"/>
                                <w:szCs w:val="21"/>
                                <w:lang w:val="en-GB" w:eastAsia="es-ES"/>
                              </w:rPr>
                              <w:t>i</w:t>
                            </w:r>
                            <w:proofErr w:type="spellEnd"/>
                            <w:proofErr w:type="gramStart"/>
                            <w:r w:rsidRPr="00BE540A">
                              <w:rPr>
                                <w:rFonts w:ascii="Consolas" w:eastAsia="Times New Roman" w:hAnsi="Consolas" w:cs="Times New Roman"/>
                                <w:color w:val="CCCCCC"/>
                                <w:sz w:val="21"/>
                                <w:szCs w:val="21"/>
                                <w:lang w:val="en-GB" w:eastAsia="es-ES"/>
                              </w:rPr>
                              <w:t>];</w:t>
                            </w:r>
                            <w:proofErr w:type="gramEnd"/>
                          </w:p>
                          <w:p w14:paraId="6FB2CEAA"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isPeak</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gramStart"/>
                            <w:r w:rsidRPr="00BE540A">
                              <w:rPr>
                                <w:rFonts w:ascii="Consolas" w:eastAsia="Times New Roman" w:hAnsi="Consolas" w:cs="Times New Roman"/>
                                <w:color w:val="569CD6"/>
                                <w:sz w:val="21"/>
                                <w:szCs w:val="21"/>
                                <w:lang w:val="en-GB" w:eastAsia="es-ES"/>
                              </w:rPr>
                              <w:t>true</w:t>
                            </w:r>
                            <w:r w:rsidRPr="00BE540A">
                              <w:rPr>
                                <w:rFonts w:ascii="Consolas" w:eastAsia="Times New Roman" w:hAnsi="Consolas" w:cs="Times New Roman"/>
                                <w:color w:val="CCCCCC"/>
                                <w:sz w:val="21"/>
                                <w:szCs w:val="21"/>
                                <w:lang w:val="en-GB" w:eastAsia="es-ES"/>
                              </w:rPr>
                              <w:t>;</w:t>
                            </w:r>
                            <w:proofErr w:type="gramEnd"/>
                          </w:p>
                          <w:p w14:paraId="39AF34C3" w14:textId="77777777" w:rsidR="00260674" w:rsidRPr="00717A8A" w:rsidRDefault="00260674" w:rsidP="008F22B8">
                            <w:pPr>
                              <w:shd w:val="clear" w:color="auto" w:fill="1F1F1F"/>
                              <w:spacing w:after="0" w:line="285" w:lineRule="atLeast"/>
                              <w:rPr>
                                <w:rFonts w:ascii="Consolas" w:hAnsi="Consolas"/>
                                <w:color w:val="CCCCCC"/>
                                <w:sz w:val="21"/>
                                <w:lang w:val="en-GB"/>
                                <w:rPrChange w:id="3450" w:author="Redondo García Francisco Javier" w:date="2025-09-02T09:44:00Z">
                                  <w:rPr>
                                    <w:rFonts w:ascii="Consolas" w:hAnsi="Consolas"/>
                                    <w:color w:val="CCCCCC"/>
                                    <w:sz w:val="21"/>
                                    <w:lang w:val="en-US"/>
                                  </w:rPr>
                                </w:rPrChange>
                              </w:rPr>
                            </w:pPr>
                            <w:r w:rsidRPr="00BE540A">
                              <w:rPr>
                                <w:rFonts w:ascii="Consolas" w:eastAsia="Times New Roman" w:hAnsi="Consolas" w:cs="Times New Roman"/>
                                <w:color w:val="CCCCCC"/>
                                <w:sz w:val="21"/>
                                <w:szCs w:val="21"/>
                                <w:lang w:val="en-GB" w:eastAsia="es-ES"/>
                              </w:rPr>
                              <w:t xml:space="preserve">      </w:t>
                            </w:r>
                            <w:r w:rsidRPr="00717A8A">
                              <w:rPr>
                                <w:rFonts w:ascii="Consolas" w:hAnsi="Consolas"/>
                                <w:color w:val="569CD6"/>
                                <w:sz w:val="21"/>
                                <w:lang w:val="en-GB"/>
                                <w:rPrChange w:id="3451" w:author="Redondo García Francisco Javier" w:date="2025-09-02T09:44:00Z">
                                  <w:rPr>
                                    <w:rFonts w:ascii="Consolas" w:hAnsi="Consolas"/>
                                    <w:color w:val="569CD6"/>
                                    <w:sz w:val="21"/>
                                    <w:lang w:val="en-US"/>
                                  </w:rPr>
                                </w:rPrChange>
                              </w:rPr>
                              <w:t>let</w:t>
                            </w:r>
                            <w:r w:rsidRPr="00717A8A">
                              <w:rPr>
                                <w:rFonts w:ascii="Consolas" w:hAnsi="Consolas"/>
                                <w:color w:val="CCCCCC"/>
                                <w:sz w:val="21"/>
                                <w:lang w:val="en-GB"/>
                                <w:rPrChange w:id="3452" w:author="Redondo García Francisco Javier" w:date="2025-09-02T09:44:00Z">
                                  <w:rPr>
                                    <w:rFonts w:ascii="Consolas" w:hAnsi="Consolas"/>
                                    <w:color w:val="CCCCCC"/>
                                    <w:sz w:val="21"/>
                                    <w:lang w:val="en-US"/>
                                  </w:rPr>
                                </w:rPrChange>
                              </w:rPr>
                              <w:t xml:space="preserve"> </w:t>
                            </w:r>
                            <w:proofErr w:type="spellStart"/>
                            <w:r w:rsidRPr="00717A8A">
                              <w:rPr>
                                <w:rFonts w:ascii="Consolas" w:hAnsi="Consolas"/>
                                <w:color w:val="9CDCFE"/>
                                <w:sz w:val="21"/>
                                <w:lang w:val="en-GB"/>
                                <w:rPrChange w:id="3453" w:author="Redondo García Francisco Javier" w:date="2025-09-02T09:44:00Z">
                                  <w:rPr>
                                    <w:rFonts w:ascii="Consolas" w:hAnsi="Consolas"/>
                                    <w:color w:val="9CDCFE"/>
                                    <w:sz w:val="21"/>
                                    <w:lang w:val="en-US"/>
                                  </w:rPr>
                                </w:rPrChange>
                              </w:rPr>
                              <w:t>isValley</w:t>
                            </w:r>
                            <w:proofErr w:type="spellEnd"/>
                            <w:r w:rsidRPr="00717A8A">
                              <w:rPr>
                                <w:rFonts w:ascii="Consolas" w:hAnsi="Consolas"/>
                                <w:color w:val="CCCCCC"/>
                                <w:sz w:val="21"/>
                                <w:lang w:val="en-GB"/>
                                <w:rPrChange w:id="3454" w:author="Redondo García Francisco Javier" w:date="2025-09-02T09:44:00Z">
                                  <w:rPr>
                                    <w:rFonts w:ascii="Consolas" w:hAnsi="Consolas"/>
                                    <w:color w:val="CCCCCC"/>
                                    <w:sz w:val="21"/>
                                    <w:lang w:val="en-US"/>
                                  </w:rPr>
                                </w:rPrChange>
                              </w:rPr>
                              <w:t xml:space="preserve"> </w:t>
                            </w:r>
                            <w:r w:rsidRPr="00717A8A">
                              <w:rPr>
                                <w:rFonts w:ascii="Consolas" w:hAnsi="Consolas"/>
                                <w:color w:val="D4D4D4"/>
                                <w:sz w:val="21"/>
                                <w:lang w:val="en-GB"/>
                                <w:rPrChange w:id="3455" w:author="Redondo García Francisco Javier" w:date="2025-09-02T09:44:00Z">
                                  <w:rPr>
                                    <w:rFonts w:ascii="Consolas" w:hAnsi="Consolas"/>
                                    <w:color w:val="D4D4D4"/>
                                    <w:sz w:val="21"/>
                                    <w:lang w:val="en-US"/>
                                  </w:rPr>
                                </w:rPrChange>
                              </w:rPr>
                              <w:t>=</w:t>
                            </w:r>
                            <w:r w:rsidRPr="00717A8A">
                              <w:rPr>
                                <w:rFonts w:ascii="Consolas" w:hAnsi="Consolas"/>
                                <w:color w:val="CCCCCC"/>
                                <w:sz w:val="21"/>
                                <w:lang w:val="en-GB"/>
                                <w:rPrChange w:id="3456" w:author="Redondo García Francisco Javier" w:date="2025-09-02T09:44:00Z">
                                  <w:rPr>
                                    <w:rFonts w:ascii="Consolas" w:hAnsi="Consolas"/>
                                    <w:color w:val="CCCCCC"/>
                                    <w:sz w:val="21"/>
                                    <w:lang w:val="en-US"/>
                                  </w:rPr>
                                </w:rPrChange>
                              </w:rPr>
                              <w:t xml:space="preserve"> </w:t>
                            </w:r>
                            <w:proofErr w:type="gramStart"/>
                            <w:r w:rsidRPr="00717A8A">
                              <w:rPr>
                                <w:rFonts w:ascii="Consolas" w:hAnsi="Consolas"/>
                                <w:color w:val="569CD6"/>
                                <w:sz w:val="21"/>
                                <w:lang w:val="en-GB"/>
                                <w:rPrChange w:id="3457" w:author="Redondo García Francisco Javier" w:date="2025-09-02T09:44:00Z">
                                  <w:rPr>
                                    <w:rFonts w:ascii="Consolas" w:hAnsi="Consolas"/>
                                    <w:color w:val="569CD6"/>
                                    <w:sz w:val="21"/>
                                    <w:lang w:val="en-US"/>
                                  </w:rPr>
                                </w:rPrChange>
                              </w:rPr>
                              <w:t>true</w:t>
                            </w:r>
                            <w:r w:rsidRPr="00717A8A">
                              <w:rPr>
                                <w:rFonts w:ascii="Consolas" w:hAnsi="Consolas"/>
                                <w:color w:val="CCCCCC"/>
                                <w:sz w:val="21"/>
                                <w:lang w:val="en-GB"/>
                                <w:rPrChange w:id="3458" w:author="Redondo García Francisco Javier" w:date="2025-09-02T09:44:00Z">
                                  <w:rPr>
                                    <w:rFonts w:ascii="Consolas" w:hAnsi="Consolas"/>
                                    <w:color w:val="CCCCCC"/>
                                    <w:sz w:val="21"/>
                                    <w:lang w:val="en-US"/>
                                  </w:rPr>
                                </w:rPrChange>
                              </w:rPr>
                              <w:t>;</w:t>
                            </w:r>
                            <w:proofErr w:type="gramEnd"/>
                          </w:p>
                          <w:p w14:paraId="1187F0FD"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if</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expectingPeak</w:t>
                            </w:r>
                            <w:proofErr w:type="spellEnd"/>
                            <w:r w:rsidRPr="00BE540A">
                              <w:rPr>
                                <w:rFonts w:ascii="Consolas" w:eastAsia="Times New Roman" w:hAnsi="Consolas" w:cs="Times New Roman"/>
                                <w:color w:val="CCCCCC"/>
                                <w:sz w:val="21"/>
                                <w:szCs w:val="21"/>
                                <w:lang w:val="en-GB" w:eastAsia="es-ES"/>
                              </w:rPr>
                              <w:t>) {</w:t>
                            </w:r>
                          </w:p>
                          <w:p w14:paraId="2734CCB7"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for</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1</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&lt;=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4FC1FF"/>
                                <w:sz w:val="21"/>
                                <w:szCs w:val="21"/>
                                <w:lang w:val="en-GB" w:eastAsia="es-ES"/>
                              </w:rPr>
                              <w:t>windowSize</w:t>
                            </w:r>
                            <w:proofErr w:type="spellEnd"/>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D4D4D4"/>
                                <w:sz w:val="21"/>
                                <w:szCs w:val="21"/>
                                <w:lang w:val="en-GB" w:eastAsia="es-ES"/>
                              </w:rPr>
                              <w:t>++</w:t>
                            </w:r>
                            <w:proofErr w:type="spellEnd"/>
                            <w:r w:rsidRPr="00BE540A">
                              <w:rPr>
                                <w:rFonts w:ascii="Consolas" w:eastAsia="Times New Roman" w:hAnsi="Consolas" w:cs="Times New Roman"/>
                                <w:color w:val="CCCCCC"/>
                                <w:sz w:val="21"/>
                                <w:szCs w:val="21"/>
                                <w:lang w:val="en-GB" w:eastAsia="es-ES"/>
                              </w:rPr>
                              <w:t>) {</w:t>
                            </w:r>
                          </w:p>
                          <w:p w14:paraId="2F9E41CD"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if</w:t>
                            </w:r>
                            <w:r w:rsidRPr="00BE540A">
                              <w:rPr>
                                <w:rFonts w:ascii="Consolas" w:eastAsia="Times New Roman" w:hAnsi="Consolas" w:cs="Times New Roman"/>
                                <w:color w:val="CCCCCC"/>
                                <w:sz w:val="21"/>
                                <w:szCs w:val="21"/>
                                <w:lang w:val="en-GB" w:eastAsia="es-ES"/>
                              </w:rPr>
                              <w:t xml:space="preserve"> (</w:t>
                            </w:r>
                            <w:proofErr w:type="gramStart"/>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proofErr w:type="spellStart"/>
                            <w:proofErr w:type="gramEnd"/>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&gt;=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FC1FF"/>
                                <w:sz w:val="21"/>
                                <w:szCs w:val="21"/>
                                <w:lang w:val="en-GB" w:eastAsia="es-ES"/>
                              </w:rPr>
                              <w:t>current</w:t>
                            </w:r>
                            <w:r w:rsidRPr="00BE540A">
                              <w:rPr>
                                <w:rFonts w:ascii="Consolas" w:eastAsia="Times New Roman" w:hAnsi="Consolas" w:cs="Times New Roman"/>
                                <w:color w:val="CCCCCC"/>
                                <w:sz w:val="21"/>
                                <w:szCs w:val="21"/>
                                <w:lang w:val="en-GB" w:eastAsia="es-ES"/>
                              </w:rPr>
                              <w:t>) {</w:t>
                            </w:r>
                          </w:p>
                          <w:p w14:paraId="654F2D96" w14:textId="77777777" w:rsidR="00260674" w:rsidRPr="003067BC" w:rsidRDefault="00260674" w:rsidP="008F22B8">
                            <w:pPr>
                              <w:shd w:val="clear" w:color="auto" w:fill="1F1F1F"/>
                              <w:spacing w:after="0" w:line="285" w:lineRule="atLeast"/>
                              <w:rPr>
                                <w:rFonts w:ascii="Consolas" w:hAnsi="Consolas"/>
                                <w:color w:val="CCCCCC"/>
                                <w:sz w:val="21"/>
                                <w:lang w:val="en-US"/>
                                <w:rPrChange w:id="3459" w:author="Redondo García Francisco Javier" w:date="2025-09-02T09:44:00Z">
                                  <w:rPr>
                                    <w:rFonts w:ascii="Consolas" w:hAnsi="Consolas"/>
                                    <w:color w:val="CCCCCC"/>
                                    <w:sz w:val="21"/>
                                  </w:rPr>
                                </w:rPrChange>
                              </w:rPr>
                            </w:pPr>
                            <w:r w:rsidRPr="00BE540A">
                              <w:rPr>
                                <w:rFonts w:ascii="Consolas" w:eastAsia="Times New Roman" w:hAnsi="Consolas" w:cs="Times New Roman"/>
                                <w:color w:val="CCCCCC"/>
                                <w:sz w:val="21"/>
                                <w:szCs w:val="21"/>
                                <w:lang w:val="en-GB" w:eastAsia="es-ES"/>
                              </w:rPr>
                              <w:t xml:space="preserve">            </w:t>
                            </w:r>
                            <w:r w:rsidRPr="003067BC">
                              <w:rPr>
                                <w:rFonts w:ascii="Consolas" w:hAnsi="Consolas"/>
                                <w:color w:val="9CDCFE"/>
                                <w:sz w:val="21"/>
                                <w:lang w:val="en-US"/>
                                <w:rPrChange w:id="3460" w:author="Redondo García Francisco Javier" w:date="2025-09-02T09:44:00Z">
                                  <w:rPr>
                                    <w:rFonts w:ascii="Consolas" w:hAnsi="Consolas"/>
                                    <w:color w:val="9CDCFE"/>
                                    <w:sz w:val="21"/>
                                  </w:rPr>
                                </w:rPrChange>
                              </w:rPr>
                              <w:t>isPeak</w:t>
                            </w:r>
                            <w:r w:rsidRPr="003067BC">
                              <w:rPr>
                                <w:rFonts w:ascii="Consolas" w:hAnsi="Consolas"/>
                                <w:color w:val="CCCCCC"/>
                                <w:sz w:val="21"/>
                                <w:lang w:val="en-US"/>
                                <w:rPrChange w:id="3461" w:author="Redondo García Francisco Javier" w:date="2025-09-02T09:44:00Z">
                                  <w:rPr>
                                    <w:rFonts w:ascii="Consolas" w:hAnsi="Consolas"/>
                                    <w:color w:val="CCCCCC"/>
                                    <w:sz w:val="21"/>
                                  </w:rPr>
                                </w:rPrChange>
                              </w:rPr>
                              <w:t xml:space="preserve"> </w:t>
                            </w:r>
                            <w:r w:rsidRPr="003067BC">
                              <w:rPr>
                                <w:rFonts w:ascii="Consolas" w:hAnsi="Consolas"/>
                                <w:color w:val="D4D4D4"/>
                                <w:sz w:val="21"/>
                                <w:lang w:val="en-US"/>
                                <w:rPrChange w:id="3462" w:author="Redondo García Francisco Javier" w:date="2025-09-02T09:44:00Z">
                                  <w:rPr>
                                    <w:rFonts w:ascii="Consolas" w:hAnsi="Consolas"/>
                                    <w:color w:val="D4D4D4"/>
                                    <w:sz w:val="21"/>
                                  </w:rPr>
                                </w:rPrChange>
                              </w:rPr>
                              <w:t>=</w:t>
                            </w:r>
                            <w:r w:rsidRPr="003067BC">
                              <w:rPr>
                                <w:rFonts w:ascii="Consolas" w:hAnsi="Consolas"/>
                                <w:color w:val="CCCCCC"/>
                                <w:sz w:val="21"/>
                                <w:lang w:val="en-US"/>
                                <w:rPrChange w:id="3463" w:author="Redondo García Francisco Javier" w:date="2025-09-02T09:44:00Z">
                                  <w:rPr>
                                    <w:rFonts w:ascii="Consolas" w:hAnsi="Consolas"/>
                                    <w:color w:val="CCCCCC"/>
                                    <w:sz w:val="21"/>
                                  </w:rPr>
                                </w:rPrChange>
                              </w:rPr>
                              <w:t xml:space="preserve"> </w:t>
                            </w:r>
                            <w:r w:rsidRPr="003067BC">
                              <w:rPr>
                                <w:rFonts w:ascii="Consolas" w:hAnsi="Consolas"/>
                                <w:color w:val="569CD6"/>
                                <w:sz w:val="21"/>
                                <w:lang w:val="en-US"/>
                                <w:rPrChange w:id="3464" w:author="Redondo García Francisco Javier" w:date="2025-09-02T09:44:00Z">
                                  <w:rPr>
                                    <w:rFonts w:ascii="Consolas" w:hAnsi="Consolas"/>
                                    <w:color w:val="569CD6"/>
                                    <w:sz w:val="21"/>
                                  </w:rPr>
                                </w:rPrChange>
                              </w:rPr>
                              <w:t>false</w:t>
                            </w:r>
                            <w:r w:rsidRPr="003067BC">
                              <w:rPr>
                                <w:rFonts w:ascii="Consolas" w:hAnsi="Consolas"/>
                                <w:color w:val="CCCCCC"/>
                                <w:sz w:val="21"/>
                                <w:lang w:val="en-US"/>
                                <w:rPrChange w:id="3465" w:author="Redondo García Francisco Javier" w:date="2025-09-02T09:44:00Z">
                                  <w:rPr>
                                    <w:rFonts w:ascii="Consolas" w:hAnsi="Consolas"/>
                                    <w:color w:val="CCCCCC"/>
                                    <w:sz w:val="21"/>
                                  </w:rPr>
                                </w:rPrChange>
                              </w:rPr>
                              <w:t>;</w:t>
                            </w:r>
                          </w:p>
                          <w:p w14:paraId="2994C4B6" w14:textId="77777777" w:rsidR="00260674" w:rsidRPr="003067BC" w:rsidRDefault="00260674" w:rsidP="008F22B8">
                            <w:pPr>
                              <w:shd w:val="clear" w:color="auto" w:fill="1F1F1F"/>
                              <w:spacing w:after="0" w:line="285" w:lineRule="atLeast"/>
                              <w:rPr>
                                <w:rFonts w:ascii="Consolas" w:hAnsi="Consolas"/>
                                <w:color w:val="CCCCCC"/>
                                <w:sz w:val="21"/>
                                <w:lang w:val="en-US"/>
                                <w:rPrChange w:id="3466" w:author="Redondo García Francisco Javier" w:date="2025-09-02T09:44:00Z">
                                  <w:rPr>
                                    <w:rFonts w:ascii="Consolas" w:hAnsi="Consolas"/>
                                    <w:color w:val="CCCCCC"/>
                                    <w:sz w:val="21"/>
                                  </w:rPr>
                                </w:rPrChange>
                              </w:rPr>
                            </w:pPr>
                            <w:r w:rsidRPr="003067BC">
                              <w:rPr>
                                <w:rFonts w:ascii="Consolas" w:hAnsi="Consolas"/>
                                <w:color w:val="CCCCCC"/>
                                <w:sz w:val="21"/>
                                <w:lang w:val="en-US"/>
                                <w:rPrChange w:id="3467" w:author="Redondo García Francisco Javier" w:date="2025-09-02T09:44:00Z">
                                  <w:rPr>
                                    <w:rFonts w:ascii="Consolas" w:hAnsi="Consolas"/>
                                    <w:color w:val="CCCCCC"/>
                                    <w:sz w:val="21"/>
                                  </w:rPr>
                                </w:rPrChange>
                              </w:rPr>
                              <w:t>          }</w:t>
                            </w:r>
                          </w:p>
                          <w:p w14:paraId="4B4B3F33" w14:textId="77777777" w:rsidR="00260674" w:rsidRPr="003067BC" w:rsidRDefault="00260674" w:rsidP="008F22B8">
                            <w:pPr>
                              <w:shd w:val="clear" w:color="auto" w:fill="1F1F1F"/>
                              <w:spacing w:after="0" w:line="285" w:lineRule="atLeast"/>
                              <w:rPr>
                                <w:rFonts w:ascii="Consolas" w:hAnsi="Consolas"/>
                                <w:color w:val="CCCCCC"/>
                                <w:sz w:val="21"/>
                                <w:lang w:val="en-US"/>
                                <w:rPrChange w:id="3468" w:author="Redondo García Francisco Javier" w:date="2025-09-02T09:44:00Z">
                                  <w:rPr>
                                    <w:rFonts w:ascii="Consolas" w:hAnsi="Consolas"/>
                                    <w:color w:val="CCCCCC"/>
                                    <w:sz w:val="21"/>
                                  </w:rPr>
                                </w:rPrChange>
                              </w:rPr>
                            </w:pPr>
                            <w:r w:rsidRPr="003067BC">
                              <w:rPr>
                                <w:rFonts w:ascii="Consolas" w:hAnsi="Consolas"/>
                                <w:color w:val="CCCCCC"/>
                                <w:sz w:val="21"/>
                                <w:lang w:val="en-US"/>
                                <w:rPrChange w:id="3469" w:author="Redondo García Francisco Javier" w:date="2025-09-02T09:44:00Z">
                                  <w:rPr>
                                    <w:rFonts w:ascii="Consolas" w:hAnsi="Consolas"/>
                                    <w:color w:val="CCCCCC"/>
                                    <w:sz w:val="21"/>
                                  </w:rPr>
                                </w:rPrChange>
                              </w:rPr>
                              <w:t>        }</w:t>
                            </w:r>
                          </w:p>
                          <w:p w14:paraId="20C47380" w14:textId="77777777" w:rsidR="00260674" w:rsidRPr="003067BC" w:rsidRDefault="00260674" w:rsidP="008F22B8">
                            <w:pPr>
                              <w:shd w:val="clear" w:color="auto" w:fill="1F1F1F"/>
                              <w:spacing w:after="0" w:line="285" w:lineRule="atLeast"/>
                              <w:rPr>
                                <w:rFonts w:ascii="Consolas" w:hAnsi="Consolas"/>
                                <w:color w:val="CCCCCC"/>
                                <w:sz w:val="21"/>
                                <w:lang w:val="en-US"/>
                                <w:rPrChange w:id="3470" w:author="Redondo García Francisco Javier" w:date="2025-09-02T09:44:00Z">
                                  <w:rPr>
                                    <w:rFonts w:ascii="Consolas" w:hAnsi="Consolas"/>
                                    <w:color w:val="CCCCCC"/>
                                    <w:sz w:val="21"/>
                                  </w:rPr>
                                </w:rPrChange>
                              </w:rPr>
                            </w:pPr>
                            <w:r w:rsidRPr="003067BC">
                              <w:rPr>
                                <w:rFonts w:ascii="Consolas" w:hAnsi="Consolas"/>
                                <w:color w:val="CCCCCC"/>
                                <w:sz w:val="21"/>
                                <w:lang w:val="en-US"/>
                                <w:rPrChange w:id="3471" w:author="Redondo García Francisco Javier" w:date="2025-09-02T09:44:00Z">
                                  <w:rPr>
                                    <w:rFonts w:ascii="Consolas" w:hAnsi="Consolas"/>
                                    <w:color w:val="CCCCCC"/>
                                    <w:sz w:val="21"/>
                                  </w:rPr>
                                </w:rPrChange>
                              </w:rPr>
                              <w:t xml:space="preserve">        </w:t>
                            </w:r>
                            <w:r w:rsidRPr="003067BC">
                              <w:rPr>
                                <w:rFonts w:ascii="Consolas" w:hAnsi="Consolas"/>
                                <w:color w:val="C586C0"/>
                                <w:sz w:val="21"/>
                                <w:lang w:val="en-US"/>
                                <w:rPrChange w:id="3472" w:author="Redondo García Francisco Javier" w:date="2025-09-02T09:44:00Z">
                                  <w:rPr>
                                    <w:rFonts w:ascii="Consolas" w:hAnsi="Consolas"/>
                                    <w:color w:val="C586C0"/>
                                    <w:sz w:val="21"/>
                                  </w:rPr>
                                </w:rPrChange>
                              </w:rPr>
                              <w:t>if</w:t>
                            </w:r>
                            <w:r w:rsidRPr="003067BC">
                              <w:rPr>
                                <w:rFonts w:ascii="Consolas" w:hAnsi="Consolas"/>
                                <w:color w:val="CCCCCC"/>
                                <w:sz w:val="21"/>
                                <w:lang w:val="en-US"/>
                                <w:rPrChange w:id="3473" w:author="Redondo García Francisco Javier" w:date="2025-09-02T09:44:00Z">
                                  <w:rPr>
                                    <w:rFonts w:ascii="Consolas" w:hAnsi="Consolas"/>
                                    <w:color w:val="CCCCCC"/>
                                    <w:sz w:val="21"/>
                                  </w:rPr>
                                </w:rPrChange>
                              </w:rPr>
                              <w:t xml:space="preserve"> (</w:t>
                            </w:r>
                            <w:r w:rsidRPr="003067BC">
                              <w:rPr>
                                <w:rFonts w:ascii="Consolas" w:hAnsi="Consolas"/>
                                <w:color w:val="9CDCFE"/>
                                <w:sz w:val="21"/>
                                <w:lang w:val="en-US"/>
                                <w:rPrChange w:id="3474" w:author="Redondo García Francisco Javier" w:date="2025-09-02T09:44:00Z">
                                  <w:rPr>
                                    <w:rFonts w:ascii="Consolas" w:hAnsi="Consolas"/>
                                    <w:color w:val="9CDCFE"/>
                                    <w:sz w:val="21"/>
                                  </w:rPr>
                                </w:rPrChange>
                              </w:rPr>
                              <w:t>isPeak</w:t>
                            </w:r>
                            <w:r w:rsidRPr="003067BC">
                              <w:rPr>
                                <w:rFonts w:ascii="Consolas" w:hAnsi="Consolas"/>
                                <w:color w:val="CCCCCC"/>
                                <w:sz w:val="21"/>
                                <w:lang w:val="en-US"/>
                                <w:rPrChange w:id="3475" w:author="Redondo García Francisco Javier" w:date="2025-09-02T09:44:00Z">
                                  <w:rPr>
                                    <w:rFonts w:ascii="Consolas" w:hAnsi="Consolas"/>
                                    <w:color w:val="CCCCCC"/>
                                    <w:sz w:val="21"/>
                                  </w:rPr>
                                </w:rPrChange>
                              </w:rPr>
                              <w:t>) {</w:t>
                            </w:r>
                          </w:p>
                          <w:p w14:paraId="2B8FC586" w14:textId="77777777" w:rsidR="00260674" w:rsidRPr="003067BC" w:rsidRDefault="00260674" w:rsidP="008F22B8">
                            <w:pPr>
                              <w:shd w:val="clear" w:color="auto" w:fill="1F1F1F"/>
                              <w:spacing w:after="0" w:line="285" w:lineRule="atLeast"/>
                              <w:rPr>
                                <w:rFonts w:ascii="Consolas" w:hAnsi="Consolas"/>
                                <w:color w:val="CCCCCC"/>
                                <w:sz w:val="21"/>
                                <w:lang w:val="en-US"/>
                                <w:rPrChange w:id="3476" w:author="Redondo García Francisco Javier" w:date="2025-09-02T09:44:00Z">
                                  <w:rPr>
                                    <w:rFonts w:ascii="Consolas" w:hAnsi="Consolas"/>
                                    <w:color w:val="CCCCCC"/>
                                    <w:sz w:val="21"/>
                                  </w:rPr>
                                </w:rPrChange>
                              </w:rPr>
                            </w:pPr>
                            <w:r w:rsidRPr="003067BC">
                              <w:rPr>
                                <w:rFonts w:ascii="Consolas" w:hAnsi="Consolas"/>
                                <w:color w:val="CCCCCC"/>
                                <w:sz w:val="21"/>
                                <w:lang w:val="en-US"/>
                                <w:rPrChange w:id="3477" w:author="Redondo García Francisco Javier" w:date="2025-09-02T09:44:00Z">
                                  <w:rPr>
                                    <w:rFonts w:ascii="Consolas" w:hAnsi="Consolas"/>
                                    <w:color w:val="CCCCCC"/>
                                    <w:sz w:val="21"/>
                                  </w:rPr>
                                </w:rPrChange>
                              </w:rPr>
                              <w:t xml:space="preserve">          </w:t>
                            </w:r>
                            <w:r w:rsidRPr="003067BC">
                              <w:rPr>
                                <w:rFonts w:ascii="Consolas" w:hAnsi="Consolas"/>
                                <w:color w:val="4FC1FF"/>
                                <w:sz w:val="21"/>
                                <w:lang w:val="en-US"/>
                                <w:rPrChange w:id="3478" w:author="Redondo García Francisco Javier" w:date="2025-09-02T09:44:00Z">
                                  <w:rPr>
                                    <w:rFonts w:ascii="Consolas" w:hAnsi="Consolas"/>
                                    <w:color w:val="4FC1FF"/>
                                    <w:sz w:val="21"/>
                                  </w:rPr>
                                </w:rPrChange>
                              </w:rPr>
                              <w:t>peaks</w:t>
                            </w:r>
                            <w:r w:rsidRPr="003067BC">
                              <w:rPr>
                                <w:rFonts w:ascii="Consolas" w:hAnsi="Consolas"/>
                                <w:color w:val="CCCCCC"/>
                                <w:sz w:val="21"/>
                                <w:lang w:val="en-US"/>
                                <w:rPrChange w:id="3479" w:author="Redondo García Francisco Javier" w:date="2025-09-02T09:44:00Z">
                                  <w:rPr>
                                    <w:rFonts w:ascii="Consolas" w:hAnsi="Consolas"/>
                                    <w:color w:val="CCCCCC"/>
                                    <w:sz w:val="21"/>
                                  </w:rPr>
                                </w:rPrChange>
                              </w:rPr>
                              <w:t>.</w:t>
                            </w:r>
                            <w:r w:rsidRPr="003067BC">
                              <w:rPr>
                                <w:rFonts w:ascii="Consolas" w:hAnsi="Consolas"/>
                                <w:color w:val="DCDCAA"/>
                                <w:sz w:val="21"/>
                                <w:lang w:val="en-US"/>
                                <w:rPrChange w:id="3480" w:author="Redondo García Francisco Javier" w:date="2025-09-02T09:44:00Z">
                                  <w:rPr>
                                    <w:rFonts w:ascii="Consolas" w:hAnsi="Consolas"/>
                                    <w:color w:val="DCDCAA"/>
                                    <w:sz w:val="21"/>
                                  </w:rPr>
                                </w:rPrChange>
                              </w:rPr>
                              <w:t>push</w:t>
                            </w:r>
                            <w:r w:rsidRPr="003067BC">
                              <w:rPr>
                                <w:rFonts w:ascii="Consolas" w:hAnsi="Consolas"/>
                                <w:color w:val="CCCCCC"/>
                                <w:sz w:val="21"/>
                                <w:lang w:val="en-US"/>
                                <w:rPrChange w:id="3481" w:author="Redondo García Francisco Javier" w:date="2025-09-02T09:44:00Z">
                                  <w:rPr>
                                    <w:rFonts w:ascii="Consolas" w:hAnsi="Consolas"/>
                                    <w:color w:val="CCCCCC"/>
                                    <w:sz w:val="21"/>
                                  </w:rPr>
                                </w:rPrChange>
                              </w:rPr>
                              <w:t>(</w:t>
                            </w:r>
                            <w:r w:rsidRPr="003067BC">
                              <w:rPr>
                                <w:rFonts w:ascii="Consolas" w:hAnsi="Consolas"/>
                                <w:color w:val="4FC1FF"/>
                                <w:sz w:val="21"/>
                                <w:lang w:val="en-US"/>
                                <w:rPrChange w:id="3482" w:author="Redondo García Francisco Javier" w:date="2025-09-02T09:44:00Z">
                                  <w:rPr>
                                    <w:rFonts w:ascii="Consolas" w:hAnsi="Consolas"/>
                                    <w:color w:val="4FC1FF"/>
                                    <w:sz w:val="21"/>
                                  </w:rPr>
                                </w:rPrChange>
                              </w:rPr>
                              <w:t>current</w:t>
                            </w:r>
                            <w:r w:rsidRPr="003067BC">
                              <w:rPr>
                                <w:rFonts w:ascii="Consolas" w:hAnsi="Consolas"/>
                                <w:color w:val="CCCCCC"/>
                                <w:sz w:val="21"/>
                                <w:lang w:val="en-US"/>
                                <w:rPrChange w:id="3483" w:author="Redondo García Francisco Javier" w:date="2025-09-02T09:44:00Z">
                                  <w:rPr>
                                    <w:rFonts w:ascii="Consolas" w:hAnsi="Consolas"/>
                                    <w:color w:val="CCCCCC"/>
                                    <w:sz w:val="21"/>
                                  </w:rPr>
                                </w:rPrChange>
                              </w:rPr>
                              <w:t>);</w:t>
                            </w:r>
                          </w:p>
                          <w:p w14:paraId="45997F38"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3067BC">
                              <w:rPr>
                                <w:rFonts w:ascii="Consolas" w:hAnsi="Consolas"/>
                                <w:color w:val="CCCCCC"/>
                                <w:sz w:val="21"/>
                                <w:lang w:val="en-US"/>
                                <w:rPrChange w:id="3484" w:author="Redondo García Francisco Javier" w:date="2025-09-02T09:44:00Z">
                                  <w:rPr>
                                    <w:rFonts w:ascii="Consolas" w:hAnsi="Consolas"/>
                                    <w:color w:val="CCCCCC"/>
                                    <w:sz w:val="21"/>
                                  </w:rPr>
                                </w:rPrChange>
                              </w:rPr>
                              <w:t xml:space="preserve">          </w:t>
                            </w:r>
                            <w:proofErr w:type="spellStart"/>
                            <w:r w:rsidRPr="00BE540A">
                              <w:rPr>
                                <w:rFonts w:ascii="Consolas" w:eastAsia="Times New Roman" w:hAnsi="Consolas" w:cs="Times New Roman"/>
                                <w:color w:val="9CDCFE"/>
                                <w:sz w:val="21"/>
                                <w:szCs w:val="21"/>
                                <w:lang w:eastAsia="es-ES"/>
                              </w:rPr>
                              <w:t>expectingPeak</w:t>
                            </w:r>
                            <w:proofErr w:type="spellEnd"/>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569CD6"/>
                                <w:sz w:val="21"/>
                                <w:szCs w:val="21"/>
                                <w:lang w:eastAsia="es-ES"/>
                              </w:rPr>
                              <w:t>false</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6A9955"/>
                                <w:sz w:val="21"/>
                                <w:szCs w:val="21"/>
                                <w:lang w:eastAsia="es-ES"/>
                              </w:rPr>
                              <w:t>// Después de un pico, buscamos un valle</w:t>
                            </w:r>
                          </w:p>
                          <w:p w14:paraId="2CB26382" w14:textId="77777777" w:rsidR="00260674" w:rsidRPr="00717A8A" w:rsidRDefault="00260674" w:rsidP="008F22B8">
                            <w:pPr>
                              <w:shd w:val="clear" w:color="auto" w:fill="1F1F1F"/>
                              <w:spacing w:after="0" w:line="285" w:lineRule="atLeast"/>
                              <w:rPr>
                                <w:rFonts w:ascii="Consolas" w:hAnsi="Consolas"/>
                                <w:color w:val="CCCCCC"/>
                                <w:sz w:val="21"/>
                                <w:lang w:val="en-GB"/>
                                <w:rPrChange w:id="3485" w:author="Redondo García Francisco Javier" w:date="2025-09-02T09:44:00Z">
                                  <w:rPr>
                                    <w:rFonts w:ascii="Consolas" w:hAnsi="Consolas"/>
                                    <w:color w:val="CCCCCC"/>
                                    <w:sz w:val="21"/>
                                    <w:lang w:val="en-US"/>
                                  </w:rPr>
                                </w:rPrChange>
                              </w:rPr>
                            </w:pPr>
                            <w:r w:rsidRPr="00BE540A">
                              <w:rPr>
                                <w:rFonts w:ascii="Consolas" w:eastAsia="Times New Roman" w:hAnsi="Consolas" w:cs="Times New Roman"/>
                                <w:color w:val="CCCCCC"/>
                                <w:sz w:val="21"/>
                                <w:szCs w:val="21"/>
                                <w:lang w:eastAsia="es-ES"/>
                              </w:rPr>
                              <w:t xml:space="preserve">        </w:t>
                            </w:r>
                            <w:r w:rsidRPr="00717A8A">
                              <w:rPr>
                                <w:rFonts w:ascii="Consolas" w:hAnsi="Consolas"/>
                                <w:color w:val="CCCCCC"/>
                                <w:sz w:val="21"/>
                                <w:lang w:val="en-GB"/>
                                <w:rPrChange w:id="3486" w:author="Redondo García Francisco Javier" w:date="2025-09-02T09:44:00Z">
                                  <w:rPr>
                                    <w:rFonts w:ascii="Consolas" w:hAnsi="Consolas"/>
                                    <w:color w:val="CCCCCC"/>
                                    <w:sz w:val="21"/>
                                    <w:lang w:val="en-US"/>
                                  </w:rPr>
                                </w:rPrChange>
                              </w:rPr>
                              <w:t>}</w:t>
                            </w:r>
                          </w:p>
                          <w:p w14:paraId="52A035BC" w14:textId="77777777" w:rsidR="00260674" w:rsidRPr="00717A8A" w:rsidRDefault="00260674" w:rsidP="008F22B8">
                            <w:pPr>
                              <w:shd w:val="clear" w:color="auto" w:fill="1F1F1F"/>
                              <w:spacing w:after="0" w:line="285" w:lineRule="atLeast"/>
                              <w:rPr>
                                <w:rFonts w:ascii="Consolas" w:hAnsi="Consolas"/>
                                <w:color w:val="CCCCCC"/>
                                <w:sz w:val="21"/>
                                <w:lang w:val="en-GB"/>
                                <w:rPrChange w:id="3487" w:author="Redondo García Francisco Javier" w:date="2025-09-02T09:44:00Z">
                                  <w:rPr>
                                    <w:rFonts w:ascii="Consolas" w:hAnsi="Consolas"/>
                                    <w:color w:val="CCCCCC"/>
                                    <w:sz w:val="21"/>
                                    <w:lang w:val="en-US"/>
                                  </w:rPr>
                                </w:rPrChange>
                              </w:rPr>
                            </w:pPr>
                            <w:r w:rsidRPr="00717A8A">
                              <w:rPr>
                                <w:rFonts w:ascii="Consolas" w:hAnsi="Consolas"/>
                                <w:color w:val="CCCCCC"/>
                                <w:sz w:val="21"/>
                                <w:lang w:val="en-GB"/>
                                <w:rPrChange w:id="3488" w:author="Redondo García Francisco Javier" w:date="2025-09-02T09:44:00Z">
                                  <w:rPr>
                                    <w:rFonts w:ascii="Consolas" w:hAnsi="Consolas"/>
                                    <w:color w:val="CCCCCC"/>
                                    <w:sz w:val="21"/>
                                    <w:lang w:val="en-US"/>
                                  </w:rPr>
                                </w:rPrChange>
                              </w:rPr>
                              <w:t>      }</w:t>
                            </w:r>
                          </w:p>
                          <w:p w14:paraId="673A6062" w14:textId="77777777" w:rsidR="00260674" w:rsidRPr="00717A8A" w:rsidRDefault="00260674" w:rsidP="008F22B8">
                            <w:pPr>
                              <w:shd w:val="clear" w:color="auto" w:fill="1F1F1F"/>
                              <w:spacing w:after="0" w:line="285" w:lineRule="atLeast"/>
                              <w:rPr>
                                <w:rFonts w:ascii="Consolas" w:hAnsi="Consolas"/>
                                <w:color w:val="CCCCCC"/>
                                <w:sz w:val="21"/>
                                <w:lang w:val="en-GB"/>
                                <w:rPrChange w:id="3489" w:author="Redondo García Francisco Javier" w:date="2025-09-02T09:44:00Z">
                                  <w:rPr>
                                    <w:rFonts w:ascii="Consolas" w:hAnsi="Consolas"/>
                                    <w:color w:val="CCCCCC"/>
                                    <w:sz w:val="21"/>
                                    <w:lang w:val="en-US"/>
                                  </w:rPr>
                                </w:rPrChange>
                              </w:rPr>
                            </w:pPr>
                          </w:p>
                          <w:p w14:paraId="45908FCE" w14:textId="77777777" w:rsidR="00260674" w:rsidRPr="00717A8A" w:rsidRDefault="00260674" w:rsidP="008F22B8">
                            <w:pPr>
                              <w:shd w:val="clear" w:color="auto" w:fill="1F1F1F"/>
                              <w:spacing w:after="0" w:line="285" w:lineRule="atLeast"/>
                              <w:rPr>
                                <w:rFonts w:ascii="Consolas" w:hAnsi="Consolas"/>
                                <w:color w:val="CCCCCC"/>
                                <w:sz w:val="21"/>
                                <w:lang w:val="en-GB"/>
                                <w:rPrChange w:id="3490" w:author="Redondo García Francisco Javier" w:date="2025-09-02T09:44:00Z">
                                  <w:rPr>
                                    <w:rFonts w:ascii="Consolas" w:hAnsi="Consolas"/>
                                    <w:color w:val="CCCCCC"/>
                                    <w:sz w:val="21"/>
                                    <w:lang w:val="en-US"/>
                                  </w:rPr>
                                </w:rPrChange>
                              </w:rPr>
                            </w:pPr>
                            <w:r w:rsidRPr="00717A8A">
                              <w:rPr>
                                <w:rFonts w:ascii="Consolas" w:hAnsi="Consolas"/>
                                <w:color w:val="CCCCCC"/>
                                <w:sz w:val="21"/>
                                <w:lang w:val="en-GB"/>
                                <w:rPrChange w:id="3491" w:author="Redondo García Francisco Javier" w:date="2025-09-02T09:44:00Z">
                                  <w:rPr>
                                    <w:rFonts w:ascii="Consolas" w:hAnsi="Consolas"/>
                                    <w:color w:val="CCCCCC"/>
                                    <w:sz w:val="21"/>
                                    <w:lang w:val="en-US"/>
                                  </w:rPr>
                                </w:rPrChange>
                              </w:rPr>
                              <w:t xml:space="preserve">      </w:t>
                            </w:r>
                            <w:r w:rsidRPr="00717A8A">
                              <w:rPr>
                                <w:rFonts w:ascii="Consolas" w:hAnsi="Consolas"/>
                                <w:color w:val="C586C0"/>
                                <w:sz w:val="21"/>
                                <w:lang w:val="en-GB"/>
                                <w:rPrChange w:id="3492" w:author="Redondo García Francisco Javier" w:date="2025-09-02T09:44:00Z">
                                  <w:rPr>
                                    <w:rFonts w:ascii="Consolas" w:hAnsi="Consolas"/>
                                    <w:color w:val="C586C0"/>
                                    <w:sz w:val="21"/>
                                    <w:lang w:val="en-US"/>
                                  </w:rPr>
                                </w:rPrChange>
                              </w:rPr>
                              <w:t>if</w:t>
                            </w:r>
                            <w:r w:rsidRPr="00717A8A">
                              <w:rPr>
                                <w:rFonts w:ascii="Consolas" w:hAnsi="Consolas"/>
                                <w:color w:val="CCCCCC"/>
                                <w:sz w:val="21"/>
                                <w:lang w:val="en-GB"/>
                                <w:rPrChange w:id="3493" w:author="Redondo García Francisco Javier" w:date="2025-09-02T09:44:00Z">
                                  <w:rPr>
                                    <w:rFonts w:ascii="Consolas" w:hAnsi="Consolas"/>
                                    <w:color w:val="CCCCCC"/>
                                    <w:sz w:val="21"/>
                                    <w:lang w:val="en-US"/>
                                  </w:rPr>
                                </w:rPrChange>
                              </w:rPr>
                              <w:t xml:space="preserve"> </w:t>
                            </w:r>
                            <w:proofErr w:type="gramStart"/>
                            <w:r w:rsidRPr="00717A8A">
                              <w:rPr>
                                <w:rFonts w:ascii="Consolas" w:hAnsi="Consolas"/>
                                <w:color w:val="CCCCCC"/>
                                <w:sz w:val="21"/>
                                <w:lang w:val="en-GB"/>
                                <w:rPrChange w:id="3494" w:author="Redondo García Francisco Javier" w:date="2025-09-02T09:44:00Z">
                                  <w:rPr>
                                    <w:rFonts w:ascii="Consolas" w:hAnsi="Consolas"/>
                                    <w:color w:val="CCCCCC"/>
                                    <w:sz w:val="21"/>
                                    <w:lang w:val="en-US"/>
                                  </w:rPr>
                                </w:rPrChange>
                              </w:rPr>
                              <w:t>(</w:t>
                            </w:r>
                            <w:r w:rsidRPr="00717A8A">
                              <w:rPr>
                                <w:rFonts w:ascii="Consolas" w:hAnsi="Consolas"/>
                                <w:color w:val="D4D4D4"/>
                                <w:sz w:val="21"/>
                                <w:lang w:val="en-GB"/>
                                <w:rPrChange w:id="3495" w:author="Redondo García Francisco Javier" w:date="2025-09-02T09:44:00Z">
                                  <w:rPr>
                                    <w:rFonts w:ascii="Consolas" w:hAnsi="Consolas"/>
                                    <w:color w:val="D4D4D4"/>
                                    <w:sz w:val="21"/>
                                    <w:lang w:val="en-US"/>
                                  </w:rPr>
                                </w:rPrChange>
                              </w:rPr>
                              <w:t>!</w:t>
                            </w:r>
                            <w:proofErr w:type="spellStart"/>
                            <w:r w:rsidRPr="00717A8A">
                              <w:rPr>
                                <w:rFonts w:ascii="Consolas" w:hAnsi="Consolas"/>
                                <w:color w:val="9CDCFE"/>
                                <w:sz w:val="21"/>
                                <w:lang w:val="en-GB"/>
                                <w:rPrChange w:id="3496" w:author="Redondo García Francisco Javier" w:date="2025-09-02T09:44:00Z">
                                  <w:rPr>
                                    <w:rFonts w:ascii="Consolas" w:hAnsi="Consolas"/>
                                    <w:color w:val="9CDCFE"/>
                                    <w:sz w:val="21"/>
                                    <w:lang w:val="en-US"/>
                                  </w:rPr>
                                </w:rPrChange>
                              </w:rPr>
                              <w:t>expectingPeak</w:t>
                            </w:r>
                            <w:proofErr w:type="spellEnd"/>
                            <w:proofErr w:type="gramEnd"/>
                            <w:r w:rsidRPr="00717A8A">
                              <w:rPr>
                                <w:rFonts w:ascii="Consolas" w:hAnsi="Consolas"/>
                                <w:color w:val="CCCCCC"/>
                                <w:sz w:val="21"/>
                                <w:lang w:val="en-GB"/>
                                <w:rPrChange w:id="3497" w:author="Redondo García Francisco Javier" w:date="2025-09-02T09:44:00Z">
                                  <w:rPr>
                                    <w:rFonts w:ascii="Consolas" w:hAnsi="Consolas"/>
                                    <w:color w:val="CCCCCC"/>
                                    <w:sz w:val="21"/>
                                    <w:lang w:val="en-US"/>
                                  </w:rPr>
                                </w:rPrChange>
                              </w:rPr>
                              <w:t>) {</w:t>
                            </w:r>
                          </w:p>
                          <w:p w14:paraId="55E9A382"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hAnsi="Consolas"/>
                                <w:color w:val="CCCCCC"/>
                                <w:sz w:val="21"/>
                                <w:lang w:val="en-GB"/>
                                <w:rPrChange w:id="3498" w:author="Redondo García Francisco Javier" w:date="2025-09-02T09:44:00Z">
                                  <w:rPr>
                                    <w:rFonts w:ascii="Consolas" w:hAnsi="Consolas"/>
                                    <w:color w:val="CCCCCC"/>
                                    <w:sz w:val="21"/>
                                    <w:lang w:val="en-US"/>
                                  </w:rPr>
                                </w:rPrChange>
                              </w:rPr>
                              <w:t xml:space="preserve">        </w:t>
                            </w:r>
                            <w:r w:rsidRPr="00BE540A">
                              <w:rPr>
                                <w:rFonts w:ascii="Consolas" w:eastAsia="Times New Roman" w:hAnsi="Consolas" w:cs="Times New Roman"/>
                                <w:color w:val="C586C0"/>
                                <w:sz w:val="21"/>
                                <w:szCs w:val="21"/>
                                <w:lang w:val="en-GB" w:eastAsia="es-ES"/>
                              </w:rPr>
                              <w:t>for</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1</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&lt;=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4FC1FF"/>
                                <w:sz w:val="21"/>
                                <w:szCs w:val="21"/>
                                <w:lang w:val="en-GB" w:eastAsia="es-ES"/>
                              </w:rPr>
                              <w:t>windowSize</w:t>
                            </w:r>
                            <w:proofErr w:type="spellEnd"/>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D4D4D4"/>
                                <w:sz w:val="21"/>
                                <w:szCs w:val="21"/>
                                <w:lang w:val="en-GB" w:eastAsia="es-ES"/>
                              </w:rPr>
                              <w:t>++</w:t>
                            </w:r>
                            <w:proofErr w:type="spellEnd"/>
                            <w:r w:rsidRPr="00BE540A">
                              <w:rPr>
                                <w:rFonts w:ascii="Consolas" w:eastAsia="Times New Roman" w:hAnsi="Consolas" w:cs="Times New Roman"/>
                                <w:color w:val="CCCCCC"/>
                                <w:sz w:val="21"/>
                                <w:szCs w:val="21"/>
                                <w:lang w:val="en-GB" w:eastAsia="es-ES"/>
                              </w:rPr>
                              <w:t>) {</w:t>
                            </w:r>
                          </w:p>
                          <w:p w14:paraId="7F328B9D"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if</w:t>
                            </w:r>
                            <w:r w:rsidRPr="00BE540A">
                              <w:rPr>
                                <w:rFonts w:ascii="Consolas" w:eastAsia="Times New Roman" w:hAnsi="Consolas" w:cs="Times New Roman"/>
                                <w:color w:val="CCCCCC"/>
                                <w:sz w:val="21"/>
                                <w:szCs w:val="21"/>
                                <w:lang w:val="en-GB" w:eastAsia="es-ES"/>
                              </w:rPr>
                              <w:t xml:space="preserve"> (</w:t>
                            </w:r>
                            <w:proofErr w:type="gramStart"/>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proofErr w:type="spellStart"/>
                            <w:proofErr w:type="gramEnd"/>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&lt;=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FC1FF"/>
                                <w:sz w:val="21"/>
                                <w:szCs w:val="21"/>
                                <w:lang w:val="en-GB" w:eastAsia="es-ES"/>
                              </w:rPr>
                              <w:t>current</w:t>
                            </w:r>
                            <w:r w:rsidRPr="00BE540A">
                              <w:rPr>
                                <w:rFonts w:ascii="Consolas" w:eastAsia="Times New Roman" w:hAnsi="Consolas" w:cs="Times New Roman"/>
                                <w:color w:val="CCCCCC"/>
                                <w:sz w:val="21"/>
                                <w:szCs w:val="21"/>
                                <w:lang w:val="en-GB" w:eastAsia="es-ES"/>
                              </w:rPr>
                              <w:t>) {</w:t>
                            </w:r>
                          </w:p>
                          <w:p w14:paraId="5122FA9F" w14:textId="77777777" w:rsidR="00260674" w:rsidRPr="003067BC" w:rsidRDefault="00260674" w:rsidP="008F22B8">
                            <w:pPr>
                              <w:shd w:val="clear" w:color="auto" w:fill="1F1F1F"/>
                              <w:spacing w:after="0" w:line="285" w:lineRule="atLeast"/>
                              <w:rPr>
                                <w:rFonts w:ascii="Consolas" w:hAnsi="Consolas"/>
                                <w:color w:val="CCCCCC"/>
                                <w:sz w:val="21"/>
                                <w:lang w:val="en-US"/>
                                <w:rPrChange w:id="3499" w:author="Redondo García Francisco Javier" w:date="2025-09-02T09:44:00Z">
                                  <w:rPr>
                                    <w:rFonts w:ascii="Consolas" w:hAnsi="Consolas"/>
                                    <w:color w:val="CCCCCC"/>
                                    <w:sz w:val="21"/>
                                  </w:rPr>
                                </w:rPrChange>
                              </w:rPr>
                            </w:pPr>
                            <w:r w:rsidRPr="00BE540A">
                              <w:rPr>
                                <w:rFonts w:ascii="Consolas" w:eastAsia="Times New Roman" w:hAnsi="Consolas" w:cs="Times New Roman"/>
                                <w:color w:val="CCCCCC"/>
                                <w:sz w:val="21"/>
                                <w:szCs w:val="21"/>
                                <w:lang w:val="en-GB" w:eastAsia="es-ES"/>
                              </w:rPr>
                              <w:t xml:space="preserve">            </w:t>
                            </w:r>
                            <w:r w:rsidRPr="003067BC">
                              <w:rPr>
                                <w:rFonts w:ascii="Consolas" w:hAnsi="Consolas"/>
                                <w:color w:val="9CDCFE"/>
                                <w:sz w:val="21"/>
                                <w:lang w:val="en-US"/>
                                <w:rPrChange w:id="3500" w:author="Redondo García Francisco Javier" w:date="2025-09-02T09:44:00Z">
                                  <w:rPr>
                                    <w:rFonts w:ascii="Consolas" w:hAnsi="Consolas"/>
                                    <w:color w:val="9CDCFE"/>
                                    <w:sz w:val="21"/>
                                  </w:rPr>
                                </w:rPrChange>
                              </w:rPr>
                              <w:t>isValley</w:t>
                            </w:r>
                            <w:r w:rsidRPr="003067BC">
                              <w:rPr>
                                <w:rFonts w:ascii="Consolas" w:hAnsi="Consolas"/>
                                <w:color w:val="CCCCCC"/>
                                <w:sz w:val="21"/>
                                <w:lang w:val="en-US"/>
                                <w:rPrChange w:id="3501" w:author="Redondo García Francisco Javier" w:date="2025-09-02T09:44:00Z">
                                  <w:rPr>
                                    <w:rFonts w:ascii="Consolas" w:hAnsi="Consolas"/>
                                    <w:color w:val="CCCCCC"/>
                                    <w:sz w:val="21"/>
                                  </w:rPr>
                                </w:rPrChange>
                              </w:rPr>
                              <w:t xml:space="preserve"> </w:t>
                            </w:r>
                            <w:r w:rsidRPr="003067BC">
                              <w:rPr>
                                <w:rFonts w:ascii="Consolas" w:hAnsi="Consolas"/>
                                <w:color w:val="D4D4D4"/>
                                <w:sz w:val="21"/>
                                <w:lang w:val="en-US"/>
                                <w:rPrChange w:id="3502" w:author="Redondo García Francisco Javier" w:date="2025-09-02T09:44:00Z">
                                  <w:rPr>
                                    <w:rFonts w:ascii="Consolas" w:hAnsi="Consolas"/>
                                    <w:color w:val="D4D4D4"/>
                                    <w:sz w:val="21"/>
                                  </w:rPr>
                                </w:rPrChange>
                              </w:rPr>
                              <w:t>=</w:t>
                            </w:r>
                            <w:r w:rsidRPr="003067BC">
                              <w:rPr>
                                <w:rFonts w:ascii="Consolas" w:hAnsi="Consolas"/>
                                <w:color w:val="CCCCCC"/>
                                <w:sz w:val="21"/>
                                <w:lang w:val="en-US"/>
                                <w:rPrChange w:id="3503" w:author="Redondo García Francisco Javier" w:date="2025-09-02T09:44:00Z">
                                  <w:rPr>
                                    <w:rFonts w:ascii="Consolas" w:hAnsi="Consolas"/>
                                    <w:color w:val="CCCCCC"/>
                                    <w:sz w:val="21"/>
                                  </w:rPr>
                                </w:rPrChange>
                              </w:rPr>
                              <w:t xml:space="preserve"> </w:t>
                            </w:r>
                            <w:r w:rsidRPr="003067BC">
                              <w:rPr>
                                <w:rFonts w:ascii="Consolas" w:hAnsi="Consolas"/>
                                <w:color w:val="569CD6"/>
                                <w:sz w:val="21"/>
                                <w:lang w:val="en-US"/>
                                <w:rPrChange w:id="3504" w:author="Redondo García Francisco Javier" w:date="2025-09-02T09:44:00Z">
                                  <w:rPr>
                                    <w:rFonts w:ascii="Consolas" w:hAnsi="Consolas"/>
                                    <w:color w:val="569CD6"/>
                                    <w:sz w:val="21"/>
                                  </w:rPr>
                                </w:rPrChange>
                              </w:rPr>
                              <w:t>false</w:t>
                            </w:r>
                            <w:r w:rsidRPr="003067BC">
                              <w:rPr>
                                <w:rFonts w:ascii="Consolas" w:hAnsi="Consolas"/>
                                <w:color w:val="CCCCCC"/>
                                <w:sz w:val="21"/>
                                <w:lang w:val="en-US"/>
                                <w:rPrChange w:id="3505" w:author="Redondo García Francisco Javier" w:date="2025-09-02T09:44:00Z">
                                  <w:rPr>
                                    <w:rFonts w:ascii="Consolas" w:hAnsi="Consolas"/>
                                    <w:color w:val="CCCCCC"/>
                                    <w:sz w:val="21"/>
                                  </w:rPr>
                                </w:rPrChange>
                              </w:rPr>
                              <w:t>;</w:t>
                            </w:r>
                          </w:p>
                          <w:p w14:paraId="45F597E1" w14:textId="77777777" w:rsidR="00260674" w:rsidRPr="003067BC" w:rsidRDefault="00260674" w:rsidP="008F22B8">
                            <w:pPr>
                              <w:shd w:val="clear" w:color="auto" w:fill="1F1F1F"/>
                              <w:spacing w:after="0" w:line="285" w:lineRule="atLeast"/>
                              <w:rPr>
                                <w:rFonts w:ascii="Consolas" w:hAnsi="Consolas"/>
                                <w:color w:val="CCCCCC"/>
                                <w:sz w:val="21"/>
                                <w:lang w:val="en-US"/>
                                <w:rPrChange w:id="3506" w:author="Redondo García Francisco Javier" w:date="2025-09-02T09:44:00Z">
                                  <w:rPr>
                                    <w:rFonts w:ascii="Consolas" w:hAnsi="Consolas"/>
                                    <w:color w:val="CCCCCC"/>
                                    <w:sz w:val="21"/>
                                  </w:rPr>
                                </w:rPrChange>
                              </w:rPr>
                            </w:pPr>
                            <w:r w:rsidRPr="003067BC">
                              <w:rPr>
                                <w:rFonts w:ascii="Consolas" w:hAnsi="Consolas"/>
                                <w:color w:val="CCCCCC"/>
                                <w:sz w:val="21"/>
                                <w:lang w:val="en-US"/>
                                <w:rPrChange w:id="3507" w:author="Redondo García Francisco Javier" w:date="2025-09-02T09:44:00Z">
                                  <w:rPr>
                                    <w:rFonts w:ascii="Consolas" w:hAnsi="Consolas"/>
                                    <w:color w:val="CCCCCC"/>
                                    <w:sz w:val="21"/>
                                  </w:rPr>
                                </w:rPrChange>
                              </w:rPr>
                              <w:t>          }</w:t>
                            </w:r>
                          </w:p>
                          <w:p w14:paraId="79D05EB6" w14:textId="77777777" w:rsidR="00260674" w:rsidRPr="003067BC" w:rsidRDefault="00260674" w:rsidP="008F22B8">
                            <w:pPr>
                              <w:shd w:val="clear" w:color="auto" w:fill="1F1F1F"/>
                              <w:spacing w:after="0" w:line="285" w:lineRule="atLeast"/>
                              <w:rPr>
                                <w:rFonts w:ascii="Consolas" w:hAnsi="Consolas"/>
                                <w:color w:val="CCCCCC"/>
                                <w:sz w:val="21"/>
                                <w:lang w:val="en-US"/>
                                <w:rPrChange w:id="3508" w:author="Redondo García Francisco Javier" w:date="2025-09-02T09:44:00Z">
                                  <w:rPr>
                                    <w:rFonts w:ascii="Consolas" w:hAnsi="Consolas"/>
                                    <w:color w:val="CCCCCC"/>
                                    <w:sz w:val="21"/>
                                  </w:rPr>
                                </w:rPrChange>
                              </w:rPr>
                            </w:pPr>
                            <w:r w:rsidRPr="003067BC">
                              <w:rPr>
                                <w:rFonts w:ascii="Consolas" w:hAnsi="Consolas"/>
                                <w:color w:val="CCCCCC"/>
                                <w:sz w:val="21"/>
                                <w:lang w:val="en-US"/>
                                <w:rPrChange w:id="3509" w:author="Redondo García Francisco Javier" w:date="2025-09-02T09:44:00Z">
                                  <w:rPr>
                                    <w:rFonts w:ascii="Consolas" w:hAnsi="Consolas"/>
                                    <w:color w:val="CCCCCC"/>
                                    <w:sz w:val="21"/>
                                  </w:rPr>
                                </w:rPrChange>
                              </w:rPr>
                              <w:t>        }</w:t>
                            </w:r>
                          </w:p>
                          <w:p w14:paraId="49CE735D" w14:textId="77777777" w:rsidR="00260674" w:rsidRPr="003067BC" w:rsidRDefault="00260674" w:rsidP="008F22B8">
                            <w:pPr>
                              <w:shd w:val="clear" w:color="auto" w:fill="1F1F1F"/>
                              <w:spacing w:after="0" w:line="285" w:lineRule="atLeast"/>
                              <w:rPr>
                                <w:rFonts w:ascii="Consolas" w:hAnsi="Consolas"/>
                                <w:color w:val="CCCCCC"/>
                                <w:sz w:val="21"/>
                                <w:lang w:val="en-US"/>
                                <w:rPrChange w:id="3510" w:author="Redondo García Francisco Javier" w:date="2025-09-02T09:44:00Z">
                                  <w:rPr>
                                    <w:rFonts w:ascii="Consolas" w:hAnsi="Consolas"/>
                                    <w:color w:val="CCCCCC"/>
                                    <w:sz w:val="21"/>
                                  </w:rPr>
                                </w:rPrChange>
                              </w:rPr>
                            </w:pPr>
                            <w:r w:rsidRPr="003067BC">
                              <w:rPr>
                                <w:rFonts w:ascii="Consolas" w:hAnsi="Consolas"/>
                                <w:color w:val="CCCCCC"/>
                                <w:sz w:val="21"/>
                                <w:lang w:val="en-US"/>
                                <w:rPrChange w:id="3511" w:author="Redondo García Francisco Javier" w:date="2025-09-02T09:44:00Z">
                                  <w:rPr>
                                    <w:rFonts w:ascii="Consolas" w:hAnsi="Consolas"/>
                                    <w:color w:val="CCCCCC"/>
                                    <w:sz w:val="21"/>
                                  </w:rPr>
                                </w:rPrChange>
                              </w:rPr>
                              <w:t xml:space="preserve">        </w:t>
                            </w:r>
                            <w:r w:rsidRPr="003067BC">
                              <w:rPr>
                                <w:rFonts w:ascii="Consolas" w:hAnsi="Consolas"/>
                                <w:color w:val="C586C0"/>
                                <w:sz w:val="21"/>
                                <w:lang w:val="en-US"/>
                                <w:rPrChange w:id="3512" w:author="Redondo García Francisco Javier" w:date="2025-09-02T09:44:00Z">
                                  <w:rPr>
                                    <w:rFonts w:ascii="Consolas" w:hAnsi="Consolas"/>
                                    <w:color w:val="C586C0"/>
                                    <w:sz w:val="21"/>
                                  </w:rPr>
                                </w:rPrChange>
                              </w:rPr>
                              <w:t>if</w:t>
                            </w:r>
                            <w:r w:rsidRPr="003067BC">
                              <w:rPr>
                                <w:rFonts w:ascii="Consolas" w:hAnsi="Consolas"/>
                                <w:color w:val="CCCCCC"/>
                                <w:sz w:val="21"/>
                                <w:lang w:val="en-US"/>
                                <w:rPrChange w:id="3513" w:author="Redondo García Francisco Javier" w:date="2025-09-02T09:44:00Z">
                                  <w:rPr>
                                    <w:rFonts w:ascii="Consolas" w:hAnsi="Consolas"/>
                                    <w:color w:val="CCCCCC"/>
                                    <w:sz w:val="21"/>
                                  </w:rPr>
                                </w:rPrChange>
                              </w:rPr>
                              <w:t xml:space="preserve"> (</w:t>
                            </w:r>
                            <w:r w:rsidRPr="003067BC">
                              <w:rPr>
                                <w:rFonts w:ascii="Consolas" w:hAnsi="Consolas"/>
                                <w:color w:val="9CDCFE"/>
                                <w:sz w:val="21"/>
                                <w:lang w:val="en-US"/>
                                <w:rPrChange w:id="3514" w:author="Redondo García Francisco Javier" w:date="2025-09-02T09:44:00Z">
                                  <w:rPr>
                                    <w:rFonts w:ascii="Consolas" w:hAnsi="Consolas"/>
                                    <w:color w:val="9CDCFE"/>
                                    <w:sz w:val="21"/>
                                  </w:rPr>
                                </w:rPrChange>
                              </w:rPr>
                              <w:t>isValley</w:t>
                            </w:r>
                            <w:r w:rsidRPr="003067BC">
                              <w:rPr>
                                <w:rFonts w:ascii="Consolas" w:hAnsi="Consolas"/>
                                <w:color w:val="CCCCCC"/>
                                <w:sz w:val="21"/>
                                <w:lang w:val="en-US"/>
                                <w:rPrChange w:id="3515" w:author="Redondo García Francisco Javier" w:date="2025-09-02T09:44:00Z">
                                  <w:rPr>
                                    <w:rFonts w:ascii="Consolas" w:hAnsi="Consolas"/>
                                    <w:color w:val="CCCCCC"/>
                                    <w:sz w:val="21"/>
                                  </w:rPr>
                                </w:rPrChange>
                              </w:rPr>
                              <w:t>) {</w:t>
                            </w:r>
                          </w:p>
                          <w:p w14:paraId="102C8B62" w14:textId="77777777" w:rsidR="00260674" w:rsidRPr="003067BC" w:rsidRDefault="00260674" w:rsidP="008F22B8">
                            <w:pPr>
                              <w:shd w:val="clear" w:color="auto" w:fill="1F1F1F"/>
                              <w:spacing w:after="0" w:line="285" w:lineRule="atLeast"/>
                              <w:rPr>
                                <w:rFonts w:ascii="Consolas" w:hAnsi="Consolas"/>
                                <w:color w:val="CCCCCC"/>
                                <w:sz w:val="21"/>
                                <w:lang w:val="en-US"/>
                                <w:rPrChange w:id="3516" w:author="Redondo García Francisco Javier" w:date="2025-09-02T09:44:00Z">
                                  <w:rPr>
                                    <w:rFonts w:ascii="Consolas" w:hAnsi="Consolas"/>
                                    <w:color w:val="CCCCCC"/>
                                    <w:sz w:val="21"/>
                                  </w:rPr>
                                </w:rPrChange>
                              </w:rPr>
                            </w:pPr>
                            <w:r w:rsidRPr="003067BC">
                              <w:rPr>
                                <w:rFonts w:ascii="Consolas" w:hAnsi="Consolas"/>
                                <w:color w:val="CCCCCC"/>
                                <w:sz w:val="21"/>
                                <w:lang w:val="en-US"/>
                                <w:rPrChange w:id="3517" w:author="Redondo García Francisco Javier" w:date="2025-09-02T09:44:00Z">
                                  <w:rPr>
                                    <w:rFonts w:ascii="Consolas" w:hAnsi="Consolas"/>
                                    <w:color w:val="CCCCCC"/>
                                    <w:sz w:val="21"/>
                                  </w:rPr>
                                </w:rPrChange>
                              </w:rPr>
                              <w:t xml:space="preserve">          </w:t>
                            </w:r>
                            <w:r w:rsidRPr="003067BC">
                              <w:rPr>
                                <w:rFonts w:ascii="Consolas" w:hAnsi="Consolas"/>
                                <w:color w:val="4FC1FF"/>
                                <w:sz w:val="21"/>
                                <w:lang w:val="en-US"/>
                                <w:rPrChange w:id="3518" w:author="Redondo García Francisco Javier" w:date="2025-09-02T09:44:00Z">
                                  <w:rPr>
                                    <w:rFonts w:ascii="Consolas" w:hAnsi="Consolas"/>
                                    <w:color w:val="4FC1FF"/>
                                    <w:sz w:val="21"/>
                                  </w:rPr>
                                </w:rPrChange>
                              </w:rPr>
                              <w:t>valleys</w:t>
                            </w:r>
                            <w:r w:rsidRPr="003067BC">
                              <w:rPr>
                                <w:rFonts w:ascii="Consolas" w:hAnsi="Consolas"/>
                                <w:color w:val="CCCCCC"/>
                                <w:sz w:val="21"/>
                                <w:lang w:val="en-US"/>
                                <w:rPrChange w:id="3519" w:author="Redondo García Francisco Javier" w:date="2025-09-02T09:44:00Z">
                                  <w:rPr>
                                    <w:rFonts w:ascii="Consolas" w:hAnsi="Consolas"/>
                                    <w:color w:val="CCCCCC"/>
                                    <w:sz w:val="21"/>
                                  </w:rPr>
                                </w:rPrChange>
                              </w:rPr>
                              <w:t>.</w:t>
                            </w:r>
                            <w:r w:rsidRPr="003067BC">
                              <w:rPr>
                                <w:rFonts w:ascii="Consolas" w:hAnsi="Consolas"/>
                                <w:color w:val="DCDCAA"/>
                                <w:sz w:val="21"/>
                                <w:lang w:val="en-US"/>
                                <w:rPrChange w:id="3520" w:author="Redondo García Francisco Javier" w:date="2025-09-02T09:44:00Z">
                                  <w:rPr>
                                    <w:rFonts w:ascii="Consolas" w:hAnsi="Consolas"/>
                                    <w:color w:val="DCDCAA"/>
                                    <w:sz w:val="21"/>
                                  </w:rPr>
                                </w:rPrChange>
                              </w:rPr>
                              <w:t>push</w:t>
                            </w:r>
                            <w:r w:rsidRPr="003067BC">
                              <w:rPr>
                                <w:rFonts w:ascii="Consolas" w:hAnsi="Consolas"/>
                                <w:color w:val="CCCCCC"/>
                                <w:sz w:val="21"/>
                                <w:lang w:val="en-US"/>
                                <w:rPrChange w:id="3521" w:author="Redondo García Francisco Javier" w:date="2025-09-02T09:44:00Z">
                                  <w:rPr>
                                    <w:rFonts w:ascii="Consolas" w:hAnsi="Consolas"/>
                                    <w:color w:val="CCCCCC"/>
                                    <w:sz w:val="21"/>
                                  </w:rPr>
                                </w:rPrChange>
                              </w:rPr>
                              <w:t>(</w:t>
                            </w:r>
                            <w:r w:rsidRPr="003067BC">
                              <w:rPr>
                                <w:rFonts w:ascii="Consolas" w:hAnsi="Consolas"/>
                                <w:color w:val="4FC1FF"/>
                                <w:sz w:val="21"/>
                                <w:lang w:val="en-US"/>
                                <w:rPrChange w:id="3522" w:author="Redondo García Francisco Javier" w:date="2025-09-02T09:44:00Z">
                                  <w:rPr>
                                    <w:rFonts w:ascii="Consolas" w:hAnsi="Consolas"/>
                                    <w:color w:val="4FC1FF"/>
                                    <w:sz w:val="21"/>
                                  </w:rPr>
                                </w:rPrChange>
                              </w:rPr>
                              <w:t>current</w:t>
                            </w:r>
                            <w:r w:rsidRPr="003067BC">
                              <w:rPr>
                                <w:rFonts w:ascii="Consolas" w:hAnsi="Consolas"/>
                                <w:color w:val="CCCCCC"/>
                                <w:sz w:val="21"/>
                                <w:lang w:val="en-US"/>
                                <w:rPrChange w:id="3523" w:author="Redondo García Francisco Javier" w:date="2025-09-02T09:44:00Z">
                                  <w:rPr>
                                    <w:rFonts w:ascii="Consolas" w:hAnsi="Consolas"/>
                                    <w:color w:val="CCCCCC"/>
                                    <w:sz w:val="21"/>
                                  </w:rPr>
                                </w:rPrChange>
                              </w:rPr>
                              <w:t>);</w:t>
                            </w:r>
                          </w:p>
                          <w:p w14:paraId="17EBE4DA"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3067BC">
                              <w:rPr>
                                <w:rFonts w:ascii="Consolas" w:hAnsi="Consolas"/>
                                <w:color w:val="CCCCCC"/>
                                <w:sz w:val="21"/>
                                <w:lang w:val="en-US"/>
                                <w:rPrChange w:id="3524" w:author="Redondo García Francisco Javier" w:date="2025-09-02T09:44:00Z">
                                  <w:rPr>
                                    <w:rFonts w:ascii="Consolas" w:hAnsi="Consolas"/>
                                    <w:color w:val="CCCCCC"/>
                                    <w:sz w:val="21"/>
                                  </w:rPr>
                                </w:rPrChange>
                              </w:rPr>
                              <w:t xml:space="preserve">          </w:t>
                            </w:r>
                            <w:proofErr w:type="spellStart"/>
                            <w:r w:rsidRPr="00BE540A">
                              <w:rPr>
                                <w:rFonts w:ascii="Consolas" w:eastAsia="Times New Roman" w:hAnsi="Consolas" w:cs="Times New Roman"/>
                                <w:color w:val="9CDCFE"/>
                                <w:sz w:val="21"/>
                                <w:szCs w:val="21"/>
                                <w:lang w:eastAsia="es-ES"/>
                              </w:rPr>
                              <w:t>expectingPeak</w:t>
                            </w:r>
                            <w:proofErr w:type="spellEnd"/>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569CD6"/>
                                <w:sz w:val="21"/>
                                <w:szCs w:val="21"/>
                                <w:lang w:eastAsia="es-ES"/>
                              </w:rPr>
                              <w:t>true</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6A9955"/>
                                <w:sz w:val="21"/>
                                <w:szCs w:val="21"/>
                                <w:lang w:eastAsia="es-ES"/>
                              </w:rPr>
                              <w:t>// Después de un valle, buscamos un pico</w:t>
                            </w:r>
                          </w:p>
                          <w:p w14:paraId="4FB74627"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C586C0"/>
                                <w:sz w:val="21"/>
                                <w:szCs w:val="21"/>
                                <w:lang w:val="en-GB" w:eastAsia="es-ES"/>
                              </w:rPr>
                              <w:t>return</w:t>
                            </w:r>
                            <w:r w:rsidRPr="00BE540A">
                              <w:rPr>
                                <w:rFonts w:ascii="Consolas" w:eastAsia="Times New Roman" w:hAnsi="Consolas" w:cs="Times New Roman"/>
                                <w:color w:val="CCCCCC"/>
                                <w:sz w:val="21"/>
                                <w:szCs w:val="21"/>
                                <w:lang w:val="en-GB" w:eastAsia="es-ES"/>
                              </w:rPr>
                              <w:t xml:space="preserve"> {</w:t>
                            </w:r>
                          </w:p>
                          <w:p w14:paraId="450B2088"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maxValues</w:t>
                            </w:r>
                            <w:proofErr w:type="spellEnd"/>
                            <w:r w:rsidRPr="00BE540A">
                              <w:rPr>
                                <w:rFonts w:ascii="Consolas" w:eastAsia="Times New Roman" w:hAnsi="Consolas" w:cs="Times New Roman"/>
                                <w:color w:val="9CDCFE"/>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4FC1FF"/>
                                <w:sz w:val="21"/>
                                <w:szCs w:val="21"/>
                                <w:lang w:val="en-GB" w:eastAsia="es-ES"/>
                              </w:rPr>
                              <w:t>peaks</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slice</w:t>
                            </w:r>
                            <w:proofErr w:type="spellEnd"/>
                            <w:proofErr w:type="gramEnd"/>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B5CEA8"/>
                                <w:sz w:val="21"/>
                                <w:szCs w:val="21"/>
                                <w:lang w:val="en-GB" w:eastAsia="es-ES"/>
                              </w:rPr>
                              <w:t>0</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5</w:t>
                            </w:r>
                            <w:r w:rsidRPr="00BE540A">
                              <w:rPr>
                                <w:rFonts w:ascii="Consolas" w:eastAsia="Times New Roman" w:hAnsi="Consolas" w:cs="Times New Roman"/>
                                <w:color w:val="CCCCCC"/>
                                <w:sz w:val="21"/>
                                <w:szCs w:val="21"/>
                                <w:lang w:val="en-GB" w:eastAsia="es-ES"/>
                              </w:rPr>
                              <w:t>),</w:t>
                            </w:r>
                          </w:p>
                          <w:p w14:paraId="56EBDD7E" w14:textId="77777777" w:rsidR="00260674" w:rsidRPr="008F22B8"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minValues</w:t>
                            </w:r>
                            <w:proofErr w:type="spellEnd"/>
                            <w:r w:rsidRPr="00BE540A">
                              <w:rPr>
                                <w:rFonts w:ascii="Consolas" w:eastAsia="Times New Roman" w:hAnsi="Consolas" w:cs="Times New Roman"/>
                                <w:color w:val="9CDCFE"/>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4FC1FF"/>
                                <w:sz w:val="21"/>
                                <w:szCs w:val="21"/>
                                <w:lang w:val="en-GB" w:eastAsia="es-ES"/>
                              </w:rPr>
                              <w:t>valleys</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slice</w:t>
                            </w:r>
                            <w:proofErr w:type="spellEnd"/>
                            <w:proofErr w:type="gramEnd"/>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B5CEA8"/>
                                <w:sz w:val="21"/>
                                <w:szCs w:val="21"/>
                                <w:lang w:val="en-GB" w:eastAsia="es-ES"/>
                              </w:rPr>
                              <w:t>0</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4</w:t>
                            </w:r>
                            <w:r w:rsidRPr="00BE540A">
                              <w:rPr>
                                <w:rFonts w:ascii="Consolas" w:eastAsia="Times New Roman" w:hAnsi="Consolas" w:cs="Times New Roman"/>
                                <w:color w:val="CCCCCC"/>
                                <w:sz w:val="21"/>
                                <w:szCs w:val="21"/>
                                <w:lang w:val="en-GB" w:eastAsia="es-ES"/>
                              </w:rPr>
                              <w:t>),</w:t>
                            </w:r>
                          </w:p>
                          <w:p w14:paraId="319D0DAE" w14:textId="77777777" w:rsidR="00260674" w:rsidRPr="00717A8A" w:rsidRDefault="00260674">
                            <w:pPr>
                              <w:rPr>
                                <w:lang w:val="en-GB"/>
                                <w:rPrChange w:id="3525" w:author="Redondo García Francisco Javier" w:date="2025-09-02T09:44:00Z">
                                  <w:rPr>
                                    <w:lang w:val="en-US"/>
                                  </w:rPr>
                                </w:rPrChang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ADF21F" id="_x0000_s1115" type="#_x0000_t202" style="position:absolute;left:0;text-align:left;margin-left:0;margin-top:2.5pt;width:517.35pt;height:696.55pt;z-index:25169408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">
                <v:textbox>
                  <w:txbxContent>
                    <w:p w14:paraId="653430E2"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DCDCAA"/>
                          <w:sz w:val="21"/>
                          <w:szCs w:val="21"/>
                          <w:lang w:val="en-GB" w:eastAsia="es-ES"/>
                        </w:rPr>
                        <w:t>findPeaksAndValleys</w:t>
                      </w:r>
                      <w:proofErr w:type="spellEnd"/>
                      <w:r w:rsidRPr="00BE540A">
                        <w:rPr>
                          <w:rFonts w:ascii="Consolas" w:eastAsia="Times New Roman" w:hAnsi="Consolas" w:cs="Times New Roman"/>
                          <w:color w:val="CCCCCC"/>
                          <w:sz w:val="21"/>
                          <w:szCs w:val="21"/>
                          <w:lang w:val="en-GB" w:eastAsia="es-ES"/>
                        </w:rPr>
                        <w:t>(</w:t>
                      </w:r>
                      <w:proofErr w:type="gramEnd"/>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EC9B0"/>
                          <w:sz w:val="21"/>
                          <w:szCs w:val="21"/>
                          <w:lang w:val="en-GB" w:eastAsia="es-ES"/>
                        </w:rPr>
                        <w:t>number</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 </w:t>
                      </w:r>
                      <w:proofErr w:type="spellStart"/>
                      <w:r w:rsidRPr="00BE540A">
                        <w:rPr>
                          <w:rFonts w:ascii="Consolas" w:eastAsia="Times New Roman" w:hAnsi="Consolas" w:cs="Times New Roman"/>
                          <w:color w:val="9CDCFE"/>
                          <w:sz w:val="21"/>
                          <w:szCs w:val="21"/>
                          <w:lang w:val="en-GB" w:eastAsia="es-ES"/>
                        </w:rPr>
                        <w:t>maxValues</w:t>
                      </w:r>
                      <w:proofErr w:type="spellEnd"/>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EC9B0"/>
                          <w:sz w:val="21"/>
                          <w:szCs w:val="21"/>
                          <w:lang w:val="en-GB" w:eastAsia="es-ES"/>
                        </w:rPr>
                        <w:t>number</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minValues</w:t>
                      </w:r>
                      <w:proofErr w:type="spellEnd"/>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EC9B0"/>
                          <w:sz w:val="21"/>
                          <w:szCs w:val="21"/>
                          <w:lang w:val="en-GB" w:eastAsia="es-ES"/>
                        </w:rPr>
                        <w:t>number</w:t>
                      </w:r>
                      <w:r w:rsidRPr="00BE540A">
                        <w:rPr>
                          <w:rFonts w:ascii="Consolas" w:eastAsia="Times New Roman" w:hAnsi="Consolas" w:cs="Times New Roman"/>
                          <w:color w:val="CCCCCC"/>
                          <w:sz w:val="21"/>
                          <w:szCs w:val="21"/>
                          <w:lang w:val="en-GB" w:eastAsia="es-ES"/>
                        </w:rPr>
                        <w:t>[] } {</w:t>
                      </w:r>
                    </w:p>
                    <w:p w14:paraId="1E44429E"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console</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log</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9CDCFE"/>
                          <w:sz w:val="21"/>
                          <w:szCs w:val="21"/>
                          <w:lang w:val="en-GB" w:eastAsia="es-ES"/>
                        </w:rPr>
                        <w:t>data</w:t>
                      </w:r>
                      <w:proofErr w:type="gramStart"/>
                      <w:r w:rsidRPr="00BE540A">
                        <w:rPr>
                          <w:rFonts w:ascii="Consolas" w:eastAsia="Times New Roman" w:hAnsi="Consolas" w:cs="Times New Roman"/>
                          <w:color w:val="CCCCCC"/>
                          <w:sz w:val="21"/>
                          <w:szCs w:val="21"/>
                          <w:lang w:val="en-GB" w:eastAsia="es-ES"/>
                        </w:rPr>
                        <w:t>);</w:t>
                      </w:r>
                      <w:proofErr w:type="gramEnd"/>
                    </w:p>
                    <w:p w14:paraId="3BBC6C2F"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569CD6"/>
                          <w:sz w:val="21"/>
                          <w:szCs w:val="21"/>
                          <w:lang w:val="en-GB" w:eastAsia="es-ES"/>
                        </w:rPr>
                        <w:t>const</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FC1FF"/>
                          <w:sz w:val="21"/>
                          <w:szCs w:val="21"/>
                          <w:lang w:val="en-GB" w:eastAsia="es-ES"/>
                        </w:rPr>
                        <w:t>peaks</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gramStart"/>
                      <w:r w:rsidRPr="00BE540A">
                        <w:rPr>
                          <w:rFonts w:ascii="Consolas" w:eastAsia="Times New Roman" w:hAnsi="Consolas" w:cs="Times New Roman"/>
                          <w:color w:val="4EC9B0"/>
                          <w:sz w:val="21"/>
                          <w:szCs w:val="21"/>
                          <w:lang w:val="en-GB" w:eastAsia="es-ES"/>
                        </w:rPr>
                        <w:t>number</w:t>
                      </w:r>
                      <w:r w:rsidRPr="00BE540A">
                        <w:rPr>
                          <w:rFonts w:ascii="Consolas" w:eastAsia="Times New Roman" w:hAnsi="Consolas" w:cs="Times New Roman"/>
                          <w:color w:val="CCCCCC"/>
                          <w:sz w:val="21"/>
                          <w:szCs w:val="21"/>
                          <w:lang w:val="en-GB" w:eastAsia="es-ES"/>
                        </w:rPr>
                        <w:t>[</w:t>
                      </w:r>
                      <w:proofErr w:type="gram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
                    <w:p w14:paraId="468F172C" w14:textId="77777777" w:rsidR="00260674" w:rsidRPr="00717A8A" w:rsidRDefault="00260674" w:rsidP="008F22B8">
                      <w:pPr>
                        <w:shd w:val="clear" w:color="auto" w:fill="1F1F1F"/>
                        <w:spacing w:after="0" w:line="285" w:lineRule="atLeast"/>
                        <w:rPr>
                          <w:rFonts w:ascii="Consolas" w:hAnsi="Consolas"/>
                          <w:color w:val="CCCCCC"/>
                          <w:sz w:val="21"/>
                          <w:lang w:val="en-GB"/>
                          <w:rPrChange w:id="3526" w:author="Redondo García Francisco Javier" w:date="2025-09-02T09:44:00Z">
                            <w:rPr>
                              <w:rFonts w:ascii="Consolas" w:hAnsi="Consolas"/>
                              <w:color w:val="CCCCCC"/>
                              <w:sz w:val="21"/>
                              <w:lang w:val="en-US"/>
                            </w:rPr>
                          </w:rPrChange>
                        </w:rPr>
                      </w:pPr>
                      <w:r w:rsidRPr="00BE540A">
                        <w:rPr>
                          <w:rFonts w:ascii="Consolas" w:eastAsia="Times New Roman" w:hAnsi="Consolas" w:cs="Times New Roman"/>
                          <w:color w:val="CCCCCC"/>
                          <w:sz w:val="21"/>
                          <w:szCs w:val="21"/>
                          <w:lang w:val="en-GB" w:eastAsia="es-ES"/>
                        </w:rPr>
                        <w:t xml:space="preserve">    </w:t>
                      </w:r>
                      <w:proofErr w:type="spellStart"/>
                      <w:r w:rsidRPr="00717A8A">
                        <w:rPr>
                          <w:rFonts w:ascii="Consolas" w:hAnsi="Consolas"/>
                          <w:color w:val="569CD6"/>
                          <w:sz w:val="21"/>
                          <w:lang w:val="en-GB"/>
                          <w:rPrChange w:id="3527" w:author="Redondo García Francisco Javier" w:date="2025-09-02T09:44:00Z">
                            <w:rPr>
                              <w:rFonts w:ascii="Consolas" w:hAnsi="Consolas"/>
                              <w:color w:val="569CD6"/>
                              <w:sz w:val="21"/>
                              <w:lang w:val="en-US"/>
                            </w:rPr>
                          </w:rPrChange>
                        </w:rPr>
                        <w:t>const</w:t>
                      </w:r>
                      <w:proofErr w:type="spellEnd"/>
                      <w:r w:rsidRPr="00717A8A">
                        <w:rPr>
                          <w:rFonts w:ascii="Consolas" w:hAnsi="Consolas"/>
                          <w:color w:val="CCCCCC"/>
                          <w:sz w:val="21"/>
                          <w:lang w:val="en-GB"/>
                          <w:rPrChange w:id="3528" w:author="Redondo García Francisco Javier" w:date="2025-09-02T09:44:00Z">
                            <w:rPr>
                              <w:rFonts w:ascii="Consolas" w:hAnsi="Consolas"/>
                              <w:color w:val="CCCCCC"/>
                              <w:sz w:val="21"/>
                              <w:lang w:val="en-US"/>
                            </w:rPr>
                          </w:rPrChange>
                        </w:rPr>
                        <w:t xml:space="preserve"> </w:t>
                      </w:r>
                      <w:r w:rsidRPr="00717A8A">
                        <w:rPr>
                          <w:rFonts w:ascii="Consolas" w:hAnsi="Consolas"/>
                          <w:color w:val="4FC1FF"/>
                          <w:sz w:val="21"/>
                          <w:lang w:val="en-GB"/>
                          <w:rPrChange w:id="3529" w:author="Redondo García Francisco Javier" w:date="2025-09-02T09:44:00Z">
                            <w:rPr>
                              <w:rFonts w:ascii="Consolas" w:hAnsi="Consolas"/>
                              <w:color w:val="4FC1FF"/>
                              <w:sz w:val="21"/>
                              <w:lang w:val="en-US"/>
                            </w:rPr>
                          </w:rPrChange>
                        </w:rPr>
                        <w:t>valleys</w:t>
                      </w:r>
                      <w:r w:rsidRPr="00717A8A">
                        <w:rPr>
                          <w:rFonts w:ascii="Consolas" w:hAnsi="Consolas"/>
                          <w:color w:val="D4D4D4"/>
                          <w:sz w:val="21"/>
                          <w:lang w:val="en-GB"/>
                          <w:rPrChange w:id="3530" w:author="Redondo García Francisco Javier" w:date="2025-09-02T09:44:00Z">
                            <w:rPr>
                              <w:rFonts w:ascii="Consolas" w:hAnsi="Consolas"/>
                              <w:color w:val="D4D4D4"/>
                              <w:sz w:val="21"/>
                              <w:lang w:val="en-US"/>
                            </w:rPr>
                          </w:rPrChange>
                        </w:rPr>
                        <w:t>:</w:t>
                      </w:r>
                      <w:r w:rsidRPr="00717A8A">
                        <w:rPr>
                          <w:rFonts w:ascii="Consolas" w:hAnsi="Consolas"/>
                          <w:color w:val="CCCCCC"/>
                          <w:sz w:val="21"/>
                          <w:lang w:val="en-GB"/>
                          <w:rPrChange w:id="3531" w:author="Redondo García Francisco Javier" w:date="2025-09-02T09:44:00Z">
                            <w:rPr>
                              <w:rFonts w:ascii="Consolas" w:hAnsi="Consolas"/>
                              <w:color w:val="CCCCCC"/>
                              <w:sz w:val="21"/>
                              <w:lang w:val="en-US"/>
                            </w:rPr>
                          </w:rPrChange>
                        </w:rPr>
                        <w:t xml:space="preserve"> </w:t>
                      </w:r>
                      <w:proofErr w:type="gramStart"/>
                      <w:r w:rsidRPr="00717A8A">
                        <w:rPr>
                          <w:rFonts w:ascii="Consolas" w:hAnsi="Consolas"/>
                          <w:color w:val="4EC9B0"/>
                          <w:sz w:val="21"/>
                          <w:lang w:val="en-GB"/>
                          <w:rPrChange w:id="3532" w:author="Redondo García Francisco Javier" w:date="2025-09-02T09:44:00Z">
                            <w:rPr>
                              <w:rFonts w:ascii="Consolas" w:hAnsi="Consolas"/>
                              <w:color w:val="4EC9B0"/>
                              <w:sz w:val="21"/>
                              <w:lang w:val="en-US"/>
                            </w:rPr>
                          </w:rPrChange>
                        </w:rPr>
                        <w:t>number</w:t>
                      </w:r>
                      <w:r w:rsidRPr="00717A8A">
                        <w:rPr>
                          <w:rFonts w:ascii="Consolas" w:hAnsi="Consolas"/>
                          <w:color w:val="CCCCCC"/>
                          <w:sz w:val="21"/>
                          <w:lang w:val="en-GB"/>
                          <w:rPrChange w:id="3533" w:author="Redondo García Francisco Javier" w:date="2025-09-02T09:44:00Z">
                            <w:rPr>
                              <w:rFonts w:ascii="Consolas" w:hAnsi="Consolas"/>
                              <w:color w:val="CCCCCC"/>
                              <w:sz w:val="21"/>
                              <w:lang w:val="en-US"/>
                            </w:rPr>
                          </w:rPrChange>
                        </w:rPr>
                        <w:t>[</w:t>
                      </w:r>
                      <w:proofErr w:type="gramEnd"/>
                      <w:r w:rsidRPr="00717A8A">
                        <w:rPr>
                          <w:rFonts w:ascii="Consolas" w:hAnsi="Consolas"/>
                          <w:color w:val="CCCCCC"/>
                          <w:sz w:val="21"/>
                          <w:lang w:val="en-GB"/>
                          <w:rPrChange w:id="3534" w:author="Redondo García Francisco Javier" w:date="2025-09-02T09:44:00Z">
                            <w:rPr>
                              <w:rFonts w:ascii="Consolas" w:hAnsi="Consolas"/>
                              <w:color w:val="CCCCCC"/>
                              <w:sz w:val="21"/>
                              <w:lang w:val="en-US"/>
                            </w:rPr>
                          </w:rPrChange>
                        </w:rPr>
                        <w:t xml:space="preserve">] </w:t>
                      </w:r>
                      <w:r w:rsidRPr="00717A8A">
                        <w:rPr>
                          <w:rFonts w:ascii="Consolas" w:hAnsi="Consolas"/>
                          <w:color w:val="D4D4D4"/>
                          <w:sz w:val="21"/>
                          <w:lang w:val="en-GB"/>
                          <w:rPrChange w:id="3535" w:author="Redondo García Francisco Javier" w:date="2025-09-02T09:44:00Z">
                            <w:rPr>
                              <w:rFonts w:ascii="Consolas" w:hAnsi="Consolas"/>
                              <w:color w:val="D4D4D4"/>
                              <w:sz w:val="21"/>
                              <w:lang w:val="en-US"/>
                            </w:rPr>
                          </w:rPrChange>
                        </w:rPr>
                        <w:t>=</w:t>
                      </w:r>
                      <w:r w:rsidRPr="00717A8A">
                        <w:rPr>
                          <w:rFonts w:ascii="Consolas" w:hAnsi="Consolas"/>
                          <w:color w:val="CCCCCC"/>
                          <w:sz w:val="21"/>
                          <w:lang w:val="en-GB"/>
                          <w:rPrChange w:id="3536" w:author="Redondo García Francisco Javier" w:date="2025-09-02T09:44:00Z">
                            <w:rPr>
                              <w:rFonts w:ascii="Consolas" w:hAnsi="Consolas"/>
                              <w:color w:val="CCCCCC"/>
                              <w:sz w:val="21"/>
                              <w:lang w:val="en-US"/>
                            </w:rPr>
                          </w:rPrChange>
                        </w:rPr>
                        <w:t xml:space="preserve"> [];</w:t>
                      </w:r>
                    </w:p>
                    <w:p w14:paraId="7A78D37D" w14:textId="77777777" w:rsidR="00260674" w:rsidRPr="00717A8A" w:rsidRDefault="00260674" w:rsidP="008F22B8">
                      <w:pPr>
                        <w:shd w:val="clear" w:color="auto" w:fill="1F1F1F"/>
                        <w:spacing w:after="0" w:line="285" w:lineRule="atLeast"/>
                        <w:rPr>
                          <w:rFonts w:ascii="Consolas" w:hAnsi="Consolas"/>
                          <w:color w:val="CCCCCC"/>
                          <w:sz w:val="21"/>
                          <w:lang w:val="en-GB"/>
                          <w:rPrChange w:id="3537" w:author="Redondo García Francisco Javier" w:date="2025-09-02T09:44:00Z">
                            <w:rPr>
                              <w:rFonts w:ascii="Consolas" w:hAnsi="Consolas"/>
                              <w:color w:val="CCCCCC"/>
                              <w:sz w:val="21"/>
                              <w:lang w:val="en-US"/>
                            </w:rPr>
                          </w:rPrChange>
                        </w:rPr>
                      </w:pPr>
                      <w:r w:rsidRPr="00717A8A">
                        <w:rPr>
                          <w:rFonts w:ascii="Consolas" w:hAnsi="Consolas"/>
                          <w:color w:val="CCCCCC"/>
                          <w:sz w:val="21"/>
                          <w:lang w:val="en-GB"/>
                          <w:rPrChange w:id="3538" w:author="Redondo García Francisco Javier" w:date="2025-09-02T09:44:00Z">
                            <w:rPr>
                              <w:rFonts w:ascii="Consolas" w:hAnsi="Consolas"/>
                              <w:color w:val="CCCCCC"/>
                              <w:sz w:val="21"/>
                              <w:lang w:val="en-US"/>
                            </w:rPr>
                          </w:rPrChange>
                        </w:rPr>
                        <w:t xml:space="preserve">    </w:t>
                      </w:r>
                      <w:proofErr w:type="spellStart"/>
                      <w:r w:rsidRPr="00717A8A">
                        <w:rPr>
                          <w:rFonts w:ascii="Consolas" w:hAnsi="Consolas"/>
                          <w:color w:val="569CD6"/>
                          <w:sz w:val="21"/>
                          <w:lang w:val="en-GB"/>
                          <w:rPrChange w:id="3539" w:author="Redondo García Francisco Javier" w:date="2025-09-02T09:44:00Z">
                            <w:rPr>
                              <w:rFonts w:ascii="Consolas" w:hAnsi="Consolas"/>
                              <w:color w:val="569CD6"/>
                              <w:sz w:val="21"/>
                              <w:lang w:val="en-US"/>
                            </w:rPr>
                          </w:rPrChange>
                        </w:rPr>
                        <w:t>const</w:t>
                      </w:r>
                      <w:proofErr w:type="spellEnd"/>
                      <w:r w:rsidRPr="00717A8A">
                        <w:rPr>
                          <w:rFonts w:ascii="Consolas" w:hAnsi="Consolas"/>
                          <w:color w:val="CCCCCC"/>
                          <w:sz w:val="21"/>
                          <w:lang w:val="en-GB"/>
                          <w:rPrChange w:id="3540" w:author="Redondo García Francisco Javier" w:date="2025-09-02T09:44:00Z">
                            <w:rPr>
                              <w:rFonts w:ascii="Consolas" w:hAnsi="Consolas"/>
                              <w:color w:val="CCCCCC"/>
                              <w:sz w:val="21"/>
                              <w:lang w:val="en-US"/>
                            </w:rPr>
                          </w:rPrChange>
                        </w:rPr>
                        <w:t xml:space="preserve"> </w:t>
                      </w:r>
                      <w:proofErr w:type="spellStart"/>
                      <w:r w:rsidRPr="00717A8A">
                        <w:rPr>
                          <w:rFonts w:ascii="Consolas" w:hAnsi="Consolas"/>
                          <w:color w:val="4FC1FF"/>
                          <w:sz w:val="21"/>
                          <w:lang w:val="en-GB"/>
                          <w:rPrChange w:id="3541" w:author="Redondo García Francisco Javier" w:date="2025-09-02T09:44:00Z">
                            <w:rPr>
                              <w:rFonts w:ascii="Consolas" w:hAnsi="Consolas"/>
                              <w:color w:val="4FC1FF"/>
                              <w:sz w:val="21"/>
                              <w:lang w:val="en-US"/>
                            </w:rPr>
                          </w:rPrChange>
                        </w:rPr>
                        <w:t>windowSize</w:t>
                      </w:r>
                      <w:proofErr w:type="spellEnd"/>
                      <w:r w:rsidRPr="00717A8A">
                        <w:rPr>
                          <w:rFonts w:ascii="Consolas" w:hAnsi="Consolas"/>
                          <w:color w:val="CCCCCC"/>
                          <w:sz w:val="21"/>
                          <w:lang w:val="en-GB"/>
                          <w:rPrChange w:id="3542" w:author="Redondo García Francisco Javier" w:date="2025-09-02T09:44:00Z">
                            <w:rPr>
                              <w:rFonts w:ascii="Consolas" w:hAnsi="Consolas"/>
                              <w:color w:val="CCCCCC"/>
                              <w:sz w:val="21"/>
                              <w:lang w:val="en-US"/>
                            </w:rPr>
                          </w:rPrChange>
                        </w:rPr>
                        <w:t xml:space="preserve"> </w:t>
                      </w:r>
                      <w:r w:rsidRPr="00717A8A">
                        <w:rPr>
                          <w:rFonts w:ascii="Consolas" w:hAnsi="Consolas"/>
                          <w:color w:val="D4D4D4"/>
                          <w:sz w:val="21"/>
                          <w:lang w:val="en-GB"/>
                          <w:rPrChange w:id="3543" w:author="Redondo García Francisco Javier" w:date="2025-09-02T09:44:00Z">
                            <w:rPr>
                              <w:rFonts w:ascii="Consolas" w:hAnsi="Consolas"/>
                              <w:color w:val="D4D4D4"/>
                              <w:sz w:val="21"/>
                              <w:lang w:val="en-US"/>
                            </w:rPr>
                          </w:rPrChange>
                        </w:rPr>
                        <w:t>=</w:t>
                      </w:r>
                      <w:r w:rsidRPr="00717A8A">
                        <w:rPr>
                          <w:rFonts w:ascii="Consolas" w:hAnsi="Consolas"/>
                          <w:color w:val="CCCCCC"/>
                          <w:sz w:val="21"/>
                          <w:lang w:val="en-GB"/>
                          <w:rPrChange w:id="3544" w:author="Redondo García Francisco Javier" w:date="2025-09-02T09:44:00Z">
                            <w:rPr>
                              <w:rFonts w:ascii="Consolas" w:hAnsi="Consolas"/>
                              <w:color w:val="CCCCCC"/>
                              <w:sz w:val="21"/>
                              <w:lang w:val="en-US"/>
                            </w:rPr>
                          </w:rPrChange>
                        </w:rPr>
                        <w:t xml:space="preserve"> </w:t>
                      </w:r>
                      <w:proofErr w:type="gramStart"/>
                      <w:r w:rsidRPr="00717A8A">
                        <w:rPr>
                          <w:rFonts w:ascii="Consolas" w:hAnsi="Consolas"/>
                          <w:color w:val="B5CEA8"/>
                          <w:sz w:val="21"/>
                          <w:lang w:val="en-GB"/>
                          <w:rPrChange w:id="3545" w:author="Redondo García Francisco Javier" w:date="2025-09-02T09:44:00Z">
                            <w:rPr>
                              <w:rFonts w:ascii="Consolas" w:hAnsi="Consolas"/>
                              <w:color w:val="B5CEA8"/>
                              <w:sz w:val="21"/>
                              <w:lang w:val="en-US"/>
                            </w:rPr>
                          </w:rPrChange>
                        </w:rPr>
                        <w:t>30</w:t>
                      </w:r>
                      <w:r w:rsidRPr="00717A8A">
                        <w:rPr>
                          <w:rFonts w:ascii="Consolas" w:hAnsi="Consolas"/>
                          <w:color w:val="CCCCCC"/>
                          <w:sz w:val="21"/>
                          <w:lang w:val="en-GB"/>
                          <w:rPrChange w:id="3546" w:author="Redondo García Francisco Javier" w:date="2025-09-02T09:44:00Z">
                            <w:rPr>
                              <w:rFonts w:ascii="Consolas" w:hAnsi="Consolas"/>
                              <w:color w:val="CCCCCC"/>
                              <w:sz w:val="21"/>
                              <w:lang w:val="en-US"/>
                            </w:rPr>
                          </w:rPrChange>
                        </w:rPr>
                        <w:t>;</w:t>
                      </w:r>
                      <w:proofErr w:type="gramEnd"/>
                      <w:r w:rsidRPr="00717A8A">
                        <w:rPr>
                          <w:rFonts w:ascii="Consolas" w:hAnsi="Consolas"/>
                          <w:color w:val="CCCCCC"/>
                          <w:sz w:val="21"/>
                          <w:lang w:val="en-GB"/>
                          <w:rPrChange w:id="3547" w:author="Redondo García Francisco Javier" w:date="2025-09-02T09:44:00Z">
                            <w:rPr>
                              <w:rFonts w:ascii="Consolas" w:hAnsi="Consolas"/>
                              <w:color w:val="CCCCCC"/>
                              <w:sz w:val="21"/>
                              <w:lang w:val="en-US"/>
                            </w:rPr>
                          </w:rPrChange>
                        </w:rPr>
                        <w:t xml:space="preserve"> </w:t>
                      </w:r>
                    </w:p>
                    <w:p w14:paraId="085660D1"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map</w:t>
                      </w:r>
                      <w:proofErr w:type="spellEnd"/>
                      <w:r w:rsidRPr="00BE540A">
                        <w:rPr>
                          <w:rFonts w:ascii="Consolas" w:eastAsia="Times New Roman" w:hAnsi="Consolas" w:cs="Times New Roman"/>
                          <w:color w:val="CCCCCC"/>
                          <w:sz w:val="21"/>
                          <w:szCs w:val="21"/>
                          <w:lang w:val="en-GB" w:eastAsia="es-ES"/>
                        </w:rPr>
                        <w:t>(</w:t>
                      </w:r>
                      <w:proofErr w:type="gramEnd"/>
                      <w:r w:rsidRPr="00BE540A">
                        <w:rPr>
                          <w:rFonts w:ascii="Consolas" w:eastAsia="Times New Roman" w:hAnsi="Consolas" w:cs="Times New Roman"/>
                          <w:color w:val="9CDCFE"/>
                          <w:sz w:val="21"/>
                          <w:szCs w:val="21"/>
                          <w:lang w:val="en-GB" w:eastAsia="es-ES"/>
                        </w:rPr>
                        <w:t>value</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=&gt;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Math</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round</w:t>
                      </w:r>
                      <w:proofErr w:type="spellEnd"/>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4EC9B0"/>
                          <w:sz w:val="21"/>
                          <w:szCs w:val="21"/>
                          <w:lang w:val="en-GB" w:eastAsia="es-ES"/>
                        </w:rPr>
                        <w:t>Number</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9CDCFE"/>
                          <w:sz w:val="21"/>
                          <w:szCs w:val="21"/>
                          <w:lang w:val="en-GB" w:eastAsia="es-ES"/>
                        </w:rPr>
                        <w:t>value</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100</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100</w:t>
                      </w:r>
                      <w:r w:rsidRPr="00BE540A">
                        <w:rPr>
                          <w:rFonts w:ascii="Consolas" w:eastAsia="Times New Roman" w:hAnsi="Consolas" w:cs="Times New Roman"/>
                          <w:color w:val="CCCCCC"/>
                          <w:sz w:val="21"/>
                          <w:szCs w:val="21"/>
                          <w:lang w:val="en-GB" w:eastAsia="es-ES"/>
                        </w:rPr>
                        <w:t>);</w:t>
                      </w:r>
                    </w:p>
                    <w:p w14:paraId="74CCF5E2"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p>
                    <w:p w14:paraId="7601D5A3"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eastAsia="es-ES"/>
                        </w:rPr>
                        <w:t>console</w:t>
                      </w:r>
                      <w:r w:rsidRPr="00BE540A">
                        <w:rPr>
                          <w:rFonts w:ascii="Consolas" w:eastAsia="Times New Roman" w:hAnsi="Consolas" w:cs="Times New Roman"/>
                          <w:color w:val="CCCCCC"/>
                          <w:sz w:val="21"/>
                          <w:szCs w:val="21"/>
                          <w:lang w:eastAsia="es-ES"/>
                        </w:rPr>
                        <w:t>.</w:t>
                      </w:r>
                      <w:r w:rsidRPr="00BE540A">
                        <w:rPr>
                          <w:rFonts w:ascii="Consolas" w:eastAsia="Times New Roman" w:hAnsi="Consolas" w:cs="Times New Roman"/>
                          <w:color w:val="DCDCAA"/>
                          <w:sz w:val="21"/>
                          <w:szCs w:val="21"/>
                          <w:lang w:eastAsia="es-ES"/>
                        </w:rPr>
                        <w:t>log</w:t>
                      </w:r>
                      <w:r w:rsidRPr="00BE540A">
                        <w:rPr>
                          <w:rFonts w:ascii="Consolas" w:eastAsia="Times New Roman" w:hAnsi="Consolas" w:cs="Times New Roman"/>
                          <w:color w:val="CCCCCC"/>
                          <w:sz w:val="21"/>
                          <w:szCs w:val="21"/>
                          <w:lang w:eastAsia="es-ES"/>
                        </w:rPr>
                        <w:t>(</w:t>
                      </w:r>
                      <w:r w:rsidRPr="00BE540A">
                        <w:rPr>
                          <w:rFonts w:ascii="Consolas" w:eastAsia="Times New Roman" w:hAnsi="Consolas" w:cs="Times New Roman"/>
                          <w:color w:val="CE9178"/>
                          <w:sz w:val="21"/>
                          <w:szCs w:val="21"/>
                          <w:lang w:eastAsia="es-ES"/>
                        </w:rPr>
                        <w:t>"Datos procesados:"</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9CDCFE"/>
                          <w:sz w:val="21"/>
                          <w:szCs w:val="21"/>
                          <w:lang w:eastAsia="es-ES"/>
                        </w:rPr>
                        <w:t>data</w:t>
                      </w:r>
                      <w:r w:rsidRPr="00BE540A">
                        <w:rPr>
                          <w:rFonts w:ascii="Consolas" w:eastAsia="Times New Roman" w:hAnsi="Consolas" w:cs="Times New Roman"/>
                          <w:color w:val="CCCCCC"/>
                          <w:sz w:val="21"/>
                          <w:szCs w:val="21"/>
                          <w:lang w:eastAsia="es-ES"/>
                        </w:rPr>
                        <w:t>);</w:t>
                      </w:r>
                    </w:p>
                    <w:p w14:paraId="3F6DB5D7"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p>
                    <w:p w14:paraId="6EE5DB09"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6A9955"/>
                          <w:sz w:val="21"/>
                          <w:szCs w:val="21"/>
                          <w:lang w:eastAsia="es-ES"/>
                        </w:rPr>
                        <w:t>// Buscar el primer índice con valor &gt;= 30</w:t>
                      </w:r>
                    </w:p>
                    <w:p w14:paraId="0310D19F"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startIndex</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gramStart"/>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B5CEA8"/>
                          <w:sz w:val="21"/>
                          <w:szCs w:val="21"/>
                          <w:lang w:val="en-GB" w:eastAsia="es-ES"/>
                        </w:rPr>
                        <w:t>1</w:t>
                      </w:r>
                      <w:r w:rsidRPr="00BE540A">
                        <w:rPr>
                          <w:rFonts w:ascii="Consolas" w:eastAsia="Times New Roman" w:hAnsi="Consolas" w:cs="Times New Roman"/>
                          <w:color w:val="CCCCCC"/>
                          <w:sz w:val="21"/>
                          <w:szCs w:val="21"/>
                          <w:lang w:val="en-GB" w:eastAsia="es-ES"/>
                        </w:rPr>
                        <w:t>;</w:t>
                      </w:r>
                      <w:proofErr w:type="gramEnd"/>
                    </w:p>
                    <w:p w14:paraId="37468339"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for</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0</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&lt;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9CDCFE"/>
                          <w:sz w:val="21"/>
                          <w:szCs w:val="21"/>
                          <w:lang w:val="en-GB" w:eastAsia="es-ES"/>
                        </w:rPr>
                        <w:t>length</w:t>
                      </w:r>
                      <w:proofErr w:type="spellEnd"/>
                      <w:proofErr w:type="gramEnd"/>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w:t>
                      </w:r>
                    </w:p>
                    <w:p w14:paraId="2724FFF9"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if</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&gt;=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30</w:t>
                      </w:r>
                      <w:r w:rsidRPr="00BE540A">
                        <w:rPr>
                          <w:rFonts w:ascii="Consolas" w:eastAsia="Times New Roman" w:hAnsi="Consolas" w:cs="Times New Roman"/>
                          <w:color w:val="CCCCCC"/>
                          <w:sz w:val="21"/>
                          <w:szCs w:val="21"/>
                          <w:lang w:val="en-GB" w:eastAsia="es-ES"/>
                        </w:rPr>
                        <w:t>) {</w:t>
                      </w:r>
                    </w:p>
                    <w:p w14:paraId="517CAAE7"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startIndex</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w:t>
                      </w:r>
                      <w:proofErr w:type="gramEnd"/>
                    </w:p>
                    <w:p w14:paraId="36B549A5" w14:textId="77777777" w:rsidR="00260674" w:rsidRPr="003F404C" w:rsidRDefault="00260674" w:rsidP="008F22B8">
                      <w:pPr>
                        <w:shd w:val="clear" w:color="auto" w:fill="1F1F1F"/>
                        <w:spacing w:after="0" w:line="285" w:lineRule="atLeast"/>
                        <w:rPr>
                          <w:rFonts w:ascii="Consolas" w:eastAsia="Times New Roman" w:hAnsi="Consolas" w:cs="Times New Roman"/>
                          <w:color w:val="CCCCCC"/>
                          <w:sz w:val="21"/>
                          <w:szCs w:val="21"/>
                          <w:lang w:val="en-US" w:eastAsia="es-ES"/>
                        </w:rPr>
                      </w:pPr>
                      <w:r w:rsidRPr="00BE540A">
                        <w:rPr>
                          <w:rFonts w:ascii="Consolas" w:eastAsia="Times New Roman" w:hAnsi="Consolas" w:cs="Times New Roman"/>
                          <w:color w:val="CCCCCC"/>
                          <w:sz w:val="21"/>
                          <w:szCs w:val="21"/>
                          <w:lang w:val="en-GB" w:eastAsia="es-ES"/>
                        </w:rPr>
                        <w:t xml:space="preserve">        </w:t>
                      </w:r>
                      <w:proofErr w:type="gramStart"/>
                      <w:r w:rsidRPr="003F404C">
                        <w:rPr>
                          <w:rFonts w:ascii="Consolas" w:eastAsia="Times New Roman" w:hAnsi="Consolas" w:cs="Times New Roman"/>
                          <w:color w:val="C586C0"/>
                          <w:sz w:val="21"/>
                          <w:szCs w:val="21"/>
                          <w:lang w:val="en-US" w:eastAsia="es-ES"/>
                        </w:rPr>
                        <w:t>break</w:t>
                      </w:r>
                      <w:r w:rsidRPr="003F404C">
                        <w:rPr>
                          <w:rFonts w:ascii="Consolas" w:eastAsia="Times New Roman" w:hAnsi="Consolas" w:cs="Times New Roman"/>
                          <w:color w:val="CCCCCC"/>
                          <w:sz w:val="21"/>
                          <w:szCs w:val="21"/>
                          <w:lang w:val="en-US" w:eastAsia="es-ES"/>
                        </w:rPr>
                        <w:t>;</w:t>
                      </w:r>
                      <w:proofErr w:type="gramEnd"/>
                    </w:p>
                    <w:p w14:paraId="63D6FDBB" w14:textId="77777777" w:rsidR="00260674" w:rsidRPr="003067BC" w:rsidRDefault="00260674" w:rsidP="008F22B8">
                      <w:pPr>
                        <w:shd w:val="clear" w:color="auto" w:fill="1F1F1F"/>
                        <w:spacing w:after="0" w:line="285" w:lineRule="atLeast"/>
                        <w:rPr>
                          <w:rFonts w:ascii="Consolas" w:hAnsi="Consolas"/>
                          <w:color w:val="CCCCCC"/>
                          <w:sz w:val="21"/>
                          <w:lang w:val="en-US"/>
                          <w:rPrChange w:id="3548" w:author="Redondo García Francisco Javier" w:date="2025-09-02T09:44:00Z">
                            <w:rPr>
                              <w:rFonts w:ascii="Consolas" w:hAnsi="Consolas"/>
                              <w:color w:val="CCCCCC"/>
                              <w:sz w:val="21"/>
                            </w:rPr>
                          </w:rPrChange>
                        </w:rPr>
                      </w:pPr>
                      <w:r w:rsidRPr="003F404C">
                        <w:rPr>
                          <w:rFonts w:ascii="Consolas" w:eastAsia="Times New Roman" w:hAnsi="Consolas" w:cs="Times New Roman"/>
                          <w:color w:val="CCCCCC"/>
                          <w:sz w:val="21"/>
                          <w:szCs w:val="21"/>
                          <w:lang w:val="en-US" w:eastAsia="es-ES"/>
                        </w:rPr>
                        <w:t xml:space="preserve">    </w:t>
                      </w:r>
                      <w:r w:rsidRPr="003067BC">
                        <w:rPr>
                          <w:rFonts w:ascii="Consolas" w:hAnsi="Consolas"/>
                          <w:color w:val="CCCCCC"/>
                          <w:sz w:val="21"/>
                          <w:lang w:val="en-US"/>
                          <w:rPrChange w:id="3549" w:author="Redondo García Francisco Javier" w:date="2025-09-02T09:44:00Z">
                            <w:rPr>
                              <w:rFonts w:ascii="Consolas" w:hAnsi="Consolas"/>
                              <w:color w:val="CCCCCC"/>
                              <w:sz w:val="21"/>
                            </w:rPr>
                          </w:rPrChange>
                        </w:rPr>
                        <w:t>}</w:t>
                      </w:r>
                    </w:p>
                    <w:p w14:paraId="49D0D104"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3067BC">
                        <w:rPr>
                          <w:rFonts w:ascii="Consolas" w:hAnsi="Consolas"/>
                          <w:color w:val="CCCCCC"/>
                          <w:sz w:val="21"/>
                          <w:lang w:val="en-US"/>
                          <w:rPrChange w:id="3550" w:author="Redondo García Francisco Javier" w:date="2025-09-02T09:44:00Z">
                            <w:rPr>
                              <w:rFonts w:ascii="Consolas" w:hAnsi="Consolas"/>
                              <w:color w:val="CCCCCC"/>
                              <w:sz w:val="21"/>
                            </w:rPr>
                          </w:rPrChange>
                        </w:rPr>
                        <w:t xml:space="preserve">    </w:t>
                      </w:r>
                      <w:proofErr w:type="spellStart"/>
                      <w:r w:rsidRPr="00BE540A">
                        <w:rPr>
                          <w:rFonts w:ascii="Consolas" w:eastAsia="Times New Roman" w:hAnsi="Consolas" w:cs="Times New Roman"/>
                          <w:color w:val="C586C0"/>
                          <w:sz w:val="21"/>
                          <w:szCs w:val="21"/>
                          <w:lang w:eastAsia="es-ES"/>
                        </w:rPr>
                        <w:t>if</w:t>
                      </w:r>
                      <w:proofErr w:type="spellEnd"/>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9CDCFE"/>
                          <w:sz w:val="21"/>
                          <w:szCs w:val="21"/>
                          <w:lang w:eastAsia="es-ES"/>
                        </w:rPr>
                        <w:t>startIndex</w:t>
                      </w:r>
                      <w:proofErr w:type="spellEnd"/>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B5CEA8"/>
                          <w:sz w:val="21"/>
                          <w:szCs w:val="21"/>
                          <w:lang w:eastAsia="es-ES"/>
                        </w:rPr>
                        <w:t>1</w:t>
                      </w:r>
                      <w:r w:rsidRPr="00BE540A">
                        <w:rPr>
                          <w:rFonts w:ascii="Consolas" w:eastAsia="Times New Roman" w:hAnsi="Consolas" w:cs="Times New Roman"/>
                          <w:color w:val="CCCCCC"/>
                          <w:sz w:val="21"/>
                          <w:szCs w:val="21"/>
                          <w:lang w:eastAsia="es-ES"/>
                        </w:rPr>
                        <w:t>) {</w:t>
                      </w:r>
                    </w:p>
                    <w:p w14:paraId="6AEF5760"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9CDCFE"/>
                          <w:sz w:val="21"/>
                          <w:szCs w:val="21"/>
                          <w:lang w:eastAsia="es-ES"/>
                        </w:rPr>
                        <w:t>console</w:t>
                      </w:r>
                      <w:r w:rsidRPr="00BE540A">
                        <w:rPr>
                          <w:rFonts w:ascii="Consolas" w:eastAsia="Times New Roman" w:hAnsi="Consolas" w:cs="Times New Roman"/>
                          <w:color w:val="CCCCCC"/>
                          <w:sz w:val="21"/>
                          <w:szCs w:val="21"/>
                          <w:lang w:eastAsia="es-ES"/>
                        </w:rPr>
                        <w:t>.</w:t>
                      </w:r>
                      <w:r w:rsidRPr="00BE540A">
                        <w:rPr>
                          <w:rFonts w:ascii="Consolas" w:eastAsia="Times New Roman" w:hAnsi="Consolas" w:cs="Times New Roman"/>
                          <w:color w:val="DCDCAA"/>
                          <w:sz w:val="21"/>
                          <w:szCs w:val="21"/>
                          <w:lang w:eastAsia="es-ES"/>
                        </w:rPr>
                        <w:t>warn</w:t>
                      </w:r>
                      <w:proofErr w:type="spellEnd"/>
                      <w:r w:rsidRPr="00BE540A">
                        <w:rPr>
                          <w:rFonts w:ascii="Consolas" w:eastAsia="Times New Roman" w:hAnsi="Consolas" w:cs="Times New Roman"/>
                          <w:color w:val="CCCCCC"/>
                          <w:sz w:val="21"/>
                          <w:szCs w:val="21"/>
                          <w:lang w:eastAsia="es-ES"/>
                        </w:rPr>
                        <w:t>(</w:t>
                      </w:r>
                      <w:r w:rsidRPr="00BE540A">
                        <w:rPr>
                          <w:rFonts w:ascii="Consolas" w:eastAsia="Times New Roman" w:hAnsi="Consolas" w:cs="Times New Roman"/>
                          <w:color w:val="CE9178"/>
                          <w:sz w:val="21"/>
                          <w:szCs w:val="21"/>
                          <w:lang w:eastAsia="es-ES"/>
                        </w:rPr>
                        <w:t>"No hay valores mayores o iguales a 30 en el array."</w:t>
                      </w:r>
                      <w:r w:rsidRPr="00BE540A">
                        <w:rPr>
                          <w:rFonts w:ascii="Consolas" w:eastAsia="Times New Roman" w:hAnsi="Consolas" w:cs="Times New Roman"/>
                          <w:color w:val="CCCCCC"/>
                          <w:sz w:val="21"/>
                          <w:szCs w:val="21"/>
                          <w:lang w:eastAsia="es-ES"/>
                        </w:rPr>
                        <w:t>);</w:t>
                      </w:r>
                    </w:p>
                    <w:p w14:paraId="7AF7DE4E" w14:textId="77777777" w:rsidR="00260674" w:rsidRPr="00C57518" w:rsidRDefault="00260674" w:rsidP="008F22B8">
                      <w:pPr>
                        <w:shd w:val="clear" w:color="auto" w:fill="1F1F1F"/>
                        <w:spacing w:after="0" w:line="285" w:lineRule="atLeast"/>
                        <w:rPr>
                          <w:rFonts w:ascii="Consolas" w:hAnsi="Consolas"/>
                          <w:color w:val="CCCCCC"/>
                          <w:sz w:val="21"/>
                          <w:lang w:val="en-GB"/>
                          <w:rPrChange w:id="3551" w:author="Redondo García Francisco Javier" w:date="2025-09-02T09:44:00Z">
                            <w:rPr>
                              <w:rFonts w:ascii="Consolas" w:hAnsi="Consolas"/>
                              <w:color w:val="CCCCCC"/>
                              <w:sz w:val="21"/>
                              <w:lang w:val="en-US"/>
                            </w:rPr>
                          </w:rPrChange>
                        </w:rPr>
                      </w:pPr>
                      <w:r w:rsidRPr="00BE540A">
                        <w:rPr>
                          <w:rFonts w:ascii="Consolas" w:eastAsia="Times New Roman" w:hAnsi="Consolas" w:cs="Times New Roman"/>
                          <w:color w:val="CCCCCC"/>
                          <w:sz w:val="21"/>
                          <w:szCs w:val="21"/>
                          <w:lang w:eastAsia="es-ES"/>
                        </w:rPr>
                        <w:t xml:space="preserve">      </w:t>
                      </w:r>
                      <w:r w:rsidRPr="00C57518">
                        <w:rPr>
                          <w:rFonts w:ascii="Consolas" w:hAnsi="Consolas"/>
                          <w:color w:val="C586C0"/>
                          <w:sz w:val="21"/>
                          <w:lang w:val="en-GB"/>
                          <w:rPrChange w:id="3552" w:author="Redondo García Francisco Javier" w:date="2025-09-02T09:44:00Z">
                            <w:rPr>
                              <w:rFonts w:ascii="Consolas" w:hAnsi="Consolas"/>
                              <w:color w:val="C586C0"/>
                              <w:sz w:val="21"/>
                              <w:lang w:val="en-US"/>
                            </w:rPr>
                          </w:rPrChange>
                        </w:rPr>
                        <w:t>return</w:t>
                      </w:r>
                      <w:r w:rsidRPr="00C57518">
                        <w:rPr>
                          <w:rFonts w:ascii="Consolas" w:hAnsi="Consolas"/>
                          <w:color w:val="CCCCCC"/>
                          <w:sz w:val="21"/>
                          <w:lang w:val="en-GB"/>
                          <w:rPrChange w:id="3553" w:author="Redondo García Francisco Javier" w:date="2025-09-02T09:44:00Z">
                            <w:rPr>
                              <w:rFonts w:ascii="Consolas" w:hAnsi="Consolas"/>
                              <w:color w:val="CCCCCC"/>
                              <w:sz w:val="21"/>
                              <w:lang w:val="en-US"/>
                            </w:rPr>
                          </w:rPrChange>
                        </w:rPr>
                        <w:t xml:space="preserve"> </w:t>
                      </w:r>
                      <w:proofErr w:type="gramStart"/>
                      <w:r w:rsidRPr="00C57518">
                        <w:rPr>
                          <w:rFonts w:ascii="Consolas" w:hAnsi="Consolas"/>
                          <w:color w:val="CCCCCC"/>
                          <w:sz w:val="21"/>
                          <w:lang w:val="en-GB"/>
                          <w:rPrChange w:id="3554" w:author="Redondo García Francisco Javier" w:date="2025-09-02T09:44:00Z">
                            <w:rPr>
                              <w:rFonts w:ascii="Consolas" w:hAnsi="Consolas"/>
                              <w:color w:val="CCCCCC"/>
                              <w:sz w:val="21"/>
                              <w:lang w:val="en-US"/>
                            </w:rPr>
                          </w:rPrChange>
                        </w:rPr>
                        <w:t xml:space="preserve">{ </w:t>
                      </w:r>
                      <w:proofErr w:type="spellStart"/>
                      <w:r w:rsidRPr="00C57518">
                        <w:rPr>
                          <w:rFonts w:ascii="Consolas" w:hAnsi="Consolas"/>
                          <w:color w:val="9CDCFE"/>
                          <w:sz w:val="21"/>
                          <w:lang w:val="en-GB"/>
                          <w:rPrChange w:id="3555" w:author="Redondo García Francisco Javier" w:date="2025-09-02T09:44:00Z">
                            <w:rPr>
                              <w:rFonts w:ascii="Consolas" w:hAnsi="Consolas"/>
                              <w:color w:val="9CDCFE"/>
                              <w:sz w:val="21"/>
                              <w:lang w:val="en-US"/>
                            </w:rPr>
                          </w:rPrChange>
                        </w:rPr>
                        <w:t>maxValues</w:t>
                      </w:r>
                      <w:proofErr w:type="spellEnd"/>
                      <w:proofErr w:type="gramEnd"/>
                      <w:r w:rsidRPr="00C57518">
                        <w:rPr>
                          <w:rFonts w:ascii="Consolas" w:hAnsi="Consolas"/>
                          <w:color w:val="9CDCFE"/>
                          <w:sz w:val="21"/>
                          <w:lang w:val="en-GB"/>
                          <w:rPrChange w:id="3556" w:author="Redondo García Francisco Javier" w:date="2025-09-02T09:44:00Z">
                            <w:rPr>
                              <w:rFonts w:ascii="Consolas" w:hAnsi="Consolas"/>
                              <w:color w:val="9CDCFE"/>
                              <w:sz w:val="21"/>
                              <w:lang w:val="en-US"/>
                            </w:rPr>
                          </w:rPrChange>
                        </w:rPr>
                        <w:t>:</w:t>
                      </w:r>
                      <w:r w:rsidRPr="00C57518">
                        <w:rPr>
                          <w:rFonts w:ascii="Consolas" w:hAnsi="Consolas"/>
                          <w:color w:val="CCCCCC"/>
                          <w:sz w:val="21"/>
                          <w:lang w:val="en-GB"/>
                          <w:rPrChange w:id="3557" w:author="Redondo García Francisco Javier" w:date="2025-09-02T09:44:00Z">
                            <w:rPr>
                              <w:rFonts w:ascii="Consolas" w:hAnsi="Consolas"/>
                              <w:color w:val="CCCCCC"/>
                              <w:sz w:val="21"/>
                              <w:lang w:val="en-US"/>
                            </w:rPr>
                          </w:rPrChange>
                        </w:rPr>
                        <w:t xml:space="preserve"> [], </w:t>
                      </w:r>
                      <w:proofErr w:type="spellStart"/>
                      <w:r w:rsidRPr="00C57518">
                        <w:rPr>
                          <w:rFonts w:ascii="Consolas" w:hAnsi="Consolas"/>
                          <w:color w:val="9CDCFE"/>
                          <w:sz w:val="21"/>
                          <w:lang w:val="en-GB"/>
                          <w:rPrChange w:id="3558" w:author="Redondo García Francisco Javier" w:date="2025-09-02T09:44:00Z">
                            <w:rPr>
                              <w:rFonts w:ascii="Consolas" w:hAnsi="Consolas"/>
                              <w:color w:val="9CDCFE"/>
                              <w:sz w:val="21"/>
                              <w:lang w:val="en-US"/>
                            </w:rPr>
                          </w:rPrChange>
                        </w:rPr>
                        <w:t>minValues</w:t>
                      </w:r>
                      <w:proofErr w:type="spellEnd"/>
                      <w:r w:rsidRPr="00C57518">
                        <w:rPr>
                          <w:rFonts w:ascii="Consolas" w:hAnsi="Consolas"/>
                          <w:color w:val="9CDCFE"/>
                          <w:sz w:val="21"/>
                          <w:lang w:val="en-GB"/>
                          <w:rPrChange w:id="3559" w:author="Redondo García Francisco Javier" w:date="2025-09-02T09:44:00Z">
                            <w:rPr>
                              <w:rFonts w:ascii="Consolas" w:hAnsi="Consolas"/>
                              <w:color w:val="9CDCFE"/>
                              <w:sz w:val="21"/>
                              <w:lang w:val="en-US"/>
                            </w:rPr>
                          </w:rPrChange>
                        </w:rPr>
                        <w:t>:</w:t>
                      </w:r>
                      <w:r w:rsidRPr="00C57518">
                        <w:rPr>
                          <w:rFonts w:ascii="Consolas" w:hAnsi="Consolas"/>
                          <w:color w:val="CCCCCC"/>
                          <w:sz w:val="21"/>
                          <w:lang w:val="en-GB"/>
                          <w:rPrChange w:id="3560" w:author="Redondo García Francisco Javier" w:date="2025-09-02T09:44:00Z">
                            <w:rPr>
                              <w:rFonts w:ascii="Consolas" w:hAnsi="Consolas"/>
                              <w:color w:val="CCCCCC"/>
                              <w:sz w:val="21"/>
                              <w:lang w:val="en-US"/>
                            </w:rPr>
                          </w:rPrChange>
                        </w:rPr>
                        <w:t xml:space="preserve"> [] };</w:t>
                      </w:r>
                    </w:p>
                    <w:p w14:paraId="12184DDA" w14:textId="77777777" w:rsidR="00260674" w:rsidRPr="00C57518" w:rsidRDefault="00260674" w:rsidP="008F22B8">
                      <w:pPr>
                        <w:shd w:val="clear" w:color="auto" w:fill="1F1F1F"/>
                        <w:spacing w:after="0" w:line="285" w:lineRule="atLeast"/>
                        <w:rPr>
                          <w:rFonts w:ascii="Consolas" w:hAnsi="Consolas"/>
                          <w:color w:val="CCCCCC"/>
                          <w:sz w:val="21"/>
                          <w:lang w:val="en-GB"/>
                          <w:rPrChange w:id="3561" w:author="Redondo García Francisco Javier" w:date="2025-09-02T09:44:00Z">
                            <w:rPr>
                              <w:rFonts w:ascii="Consolas" w:hAnsi="Consolas"/>
                              <w:color w:val="CCCCCC"/>
                              <w:sz w:val="21"/>
                              <w:lang w:val="en-US"/>
                            </w:rPr>
                          </w:rPrChange>
                        </w:rPr>
                      </w:pPr>
                      <w:r w:rsidRPr="00C57518">
                        <w:rPr>
                          <w:rFonts w:ascii="Consolas" w:hAnsi="Consolas"/>
                          <w:color w:val="CCCCCC"/>
                          <w:sz w:val="21"/>
                          <w:lang w:val="en-GB"/>
                          <w:rPrChange w:id="3562" w:author="Redondo García Francisco Javier" w:date="2025-09-02T09:44:00Z">
                            <w:rPr>
                              <w:rFonts w:ascii="Consolas" w:hAnsi="Consolas"/>
                              <w:color w:val="CCCCCC"/>
                              <w:sz w:val="21"/>
                              <w:lang w:val="en-US"/>
                            </w:rPr>
                          </w:rPrChange>
                        </w:rPr>
                        <w:t xml:space="preserve">    </w:t>
                      </w:r>
                      <w:r w:rsidRPr="00C57518">
                        <w:rPr>
                          <w:rFonts w:ascii="Consolas" w:hAnsi="Consolas"/>
                          <w:color w:val="569CD6"/>
                          <w:sz w:val="21"/>
                          <w:lang w:val="en-GB"/>
                          <w:rPrChange w:id="3563" w:author="Redondo García Francisco Javier" w:date="2025-09-02T09:44:00Z">
                            <w:rPr>
                              <w:rFonts w:ascii="Consolas" w:hAnsi="Consolas"/>
                              <w:color w:val="569CD6"/>
                              <w:sz w:val="21"/>
                              <w:lang w:val="en-US"/>
                            </w:rPr>
                          </w:rPrChange>
                        </w:rPr>
                        <w:t>let</w:t>
                      </w:r>
                      <w:r w:rsidRPr="00C57518">
                        <w:rPr>
                          <w:rFonts w:ascii="Consolas" w:hAnsi="Consolas"/>
                          <w:color w:val="CCCCCC"/>
                          <w:sz w:val="21"/>
                          <w:lang w:val="en-GB"/>
                          <w:rPrChange w:id="3564" w:author="Redondo García Francisco Javier" w:date="2025-09-02T09:44:00Z">
                            <w:rPr>
                              <w:rFonts w:ascii="Consolas" w:hAnsi="Consolas"/>
                              <w:color w:val="CCCCCC"/>
                              <w:sz w:val="21"/>
                              <w:lang w:val="en-US"/>
                            </w:rPr>
                          </w:rPrChange>
                        </w:rPr>
                        <w:t xml:space="preserve"> </w:t>
                      </w:r>
                      <w:proofErr w:type="spellStart"/>
                      <w:r w:rsidRPr="00C57518">
                        <w:rPr>
                          <w:rFonts w:ascii="Consolas" w:hAnsi="Consolas"/>
                          <w:color w:val="9CDCFE"/>
                          <w:sz w:val="21"/>
                          <w:lang w:val="en-GB"/>
                          <w:rPrChange w:id="3565" w:author="Redondo García Francisco Javier" w:date="2025-09-02T09:44:00Z">
                            <w:rPr>
                              <w:rFonts w:ascii="Consolas" w:hAnsi="Consolas"/>
                              <w:color w:val="9CDCFE"/>
                              <w:sz w:val="21"/>
                              <w:lang w:val="en-US"/>
                            </w:rPr>
                          </w:rPrChange>
                        </w:rPr>
                        <w:t>expectingPeak</w:t>
                      </w:r>
                      <w:proofErr w:type="spellEnd"/>
                      <w:r w:rsidRPr="00C57518">
                        <w:rPr>
                          <w:rFonts w:ascii="Consolas" w:hAnsi="Consolas"/>
                          <w:color w:val="CCCCCC"/>
                          <w:sz w:val="21"/>
                          <w:lang w:val="en-GB"/>
                          <w:rPrChange w:id="3566" w:author="Redondo García Francisco Javier" w:date="2025-09-02T09:44:00Z">
                            <w:rPr>
                              <w:rFonts w:ascii="Consolas" w:hAnsi="Consolas"/>
                              <w:color w:val="CCCCCC"/>
                              <w:sz w:val="21"/>
                              <w:lang w:val="en-US"/>
                            </w:rPr>
                          </w:rPrChange>
                        </w:rPr>
                        <w:t xml:space="preserve"> </w:t>
                      </w:r>
                      <w:r w:rsidRPr="00C57518">
                        <w:rPr>
                          <w:rFonts w:ascii="Consolas" w:hAnsi="Consolas"/>
                          <w:color w:val="D4D4D4"/>
                          <w:sz w:val="21"/>
                          <w:lang w:val="en-GB"/>
                          <w:rPrChange w:id="3567" w:author="Redondo García Francisco Javier" w:date="2025-09-02T09:44:00Z">
                            <w:rPr>
                              <w:rFonts w:ascii="Consolas" w:hAnsi="Consolas"/>
                              <w:color w:val="D4D4D4"/>
                              <w:sz w:val="21"/>
                              <w:lang w:val="en-US"/>
                            </w:rPr>
                          </w:rPrChange>
                        </w:rPr>
                        <w:t>=</w:t>
                      </w:r>
                      <w:r w:rsidRPr="00C57518">
                        <w:rPr>
                          <w:rFonts w:ascii="Consolas" w:hAnsi="Consolas"/>
                          <w:color w:val="CCCCCC"/>
                          <w:sz w:val="21"/>
                          <w:lang w:val="en-GB"/>
                          <w:rPrChange w:id="3568" w:author="Redondo García Francisco Javier" w:date="2025-09-02T09:44:00Z">
                            <w:rPr>
                              <w:rFonts w:ascii="Consolas" w:hAnsi="Consolas"/>
                              <w:color w:val="CCCCCC"/>
                              <w:sz w:val="21"/>
                              <w:lang w:val="en-US"/>
                            </w:rPr>
                          </w:rPrChange>
                        </w:rPr>
                        <w:t xml:space="preserve"> </w:t>
                      </w:r>
                      <w:proofErr w:type="gramStart"/>
                      <w:r w:rsidRPr="00C57518">
                        <w:rPr>
                          <w:rFonts w:ascii="Consolas" w:hAnsi="Consolas"/>
                          <w:color w:val="569CD6"/>
                          <w:sz w:val="21"/>
                          <w:lang w:val="en-GB"/>
                          <w:rPrChange w:id="3569" w:author="Redondo García Francisco Javier" w:date="2025-09-02T09:44:00Z">
                            <w:rPr>
                              <w:rFonts w:ascii="Consolas" w:hAnsi="Consolas"/>
                              <w:color w:val="569CD6"/>
                              <w:sz w:val="21"/>
                              <w:lang w:val="en-US"/>
                            </w:rPr>
                          </w:rPrChange>
                        </w:rPr>
                        <w:t>true</w:t>
                      </w:r>
                      <w:r w:rsidRPr="00C57518">
                        <w:rPr>
                          <w:rFonts w:ascii="Consolas" w:hAnsi="Consolas"/>
                          <w:color w:val="CCCCCC"/>
                          <w:sz w:val="21"/>
                          <w:lang w:val="en-GB"/>
                          <w:rPrChange w:id="3570" w:author="Redondo García Francisco Javier" w:date="2025-09-02T09:44:00Z">
                            <w:rPr>
                              <w:rFonts w:ascii="Consolas" w:hAnsi="Consolas"/>
                              <w:color w:val="CCCCCC"/>
                              <w:sz w:val="21"/>
                              <w:lang w:val="en-US"/>
                            </w:rPr>
                          </w:rPrChange>
                        </w:rPr>
                        <w:t>;  </w:t>
                      </w:r>
                      <w:r w:rsidRPr="00C57518">
                        <w:rPr>
                          <w:rFonts w:ascii="Consolas" w:hAnsi="Consolas"/>
                          <w:color w:val="6A9955"/>
                          <w:sz w:val="21"/>
                          <w:lang w:val="en-GB"/>
                          <w:rPrChange w:id="3571" w:author="Redondo García Francisco Javier" w:date="2025-09-02T09:44:00Z">
                            <w:rPr>
                              <w:rFonts w:ascii="Consolas" w:hAnsi="Consolas"/>
                              <w:color w:val="6A9955"/>
                              <w:sz w:val="21"/>
                              <w:lang w:val="en-US"/>
                            </w:rPr>
                          </w:rPrChange>
                        </w:rPr>
                        <w:t>/</w:t>
                      </w:r>
                      <w:proofErr w:type="gramEnd"/>
                      <w:r w:rsidRPr="00C57518">
                        <w:rPr>
                          <w:rFonts w:ascii="Consolas" w:hAnsi="Consolas"/>
                          <w:color w:val="6A9955"/>
                          <w:sz w:val="21"/>
                          <w:lang w:val="en-GB"/>
                          <w:rPrChange w:id="3572" w:author="Redondo García Francisco Javier" w:date="2025-09-02T09:44:00Z">
                            <w:rPr>
                              <w:rFonts w:ascii="Consolas" w:hAnsi="Consolas"/>
                              <w:color w:val="6A9955"/>
                              <w:sz w:val="21"/>
                              <w:lang w:val="en-US"/>
                            </w:rPr>
                          </w:rPrChange>
                        </w:rPr>
                        <w:t xml:space="preserve">/ </w:t>
                      </w:r>
                      <w:proofErr w:type="spellStart"/>
                      <w:r w:rsidRPr="00C57518">
                        <w:rPr>
                          <w:rFonts w:ascii="Consolas" w:hAnsi="Consolas"/>
                          <w:color w:val="6A9955"/>
                          <w:sz w:val="21"/>
                          <w:lang w:val="en-GB"/>
                          <w:rPrChange w:id="3573" w:author="Redondo García Francisco Javier" w:date="2025-09-02T09:44:00Z">
                            <w:rPr>
                              <w:rFonts w:ascii="Consolas" w:hAnsi="Consolas"/>
                              <w:color w:val="6A9955"/>
                              <w:sz w:val="21"/>
                              <w:lang w:val="en-US"/>
                            </w:rPr>
                          </w:rPrChange>
                        </w:rPr>
                        <w:t>Comenzamos</w:t>
                      </w:r>
                      <w:proofErr w:type="spellEnd"/>
                      <w:r w:rsidRPr="00C57518">
                        <w:rPr>
                          <w:rFonts w:ascii="Consolas" w:hAnsi="Consolas"/>
                          <w:color w:val="6A9955"/>
                          <w:sz w:val="21"/>
                          <w:lang w:val="en-GB"/>
                          <w:rPrChange w:id="3574" w:author="Redondo García Francisco Javier" w:date="2025-09-02T09:44:00Z">
                            <w:rPr>
                              <w:rFonts w:ascii="Consolas" w:hAnsi="Consolas"/>
                              <w:color w:val="6A9955"/>
                              <w:sz w:val="21"/>
                              <w:lang w:val="en-US"/>
                            </w:rPr>
                          </w:rPrChange>
                        </w:rPr>
                        <w:t xml:space="preserve"> </w:t>
                      </w:r>
                      <w:proofErr w:type="spellStart"/>
                      <w:r w:rsidRPr="00C57518">
                        <w:rPr>
                          <w:rFonts w:ascii="Consolas" w:hAnsi="Consolas"/>
                          <w:color w:val="6A9955"/>
                          <w:sz w:val="21"/>
                          <w:lang w:val="en-GB"/>
                          <w:rPrChange w:id="3575" w:author="Redondo García Francisco Javier" w:date="2025-09-02T09:44:00Z">
                            <w:rPr>
                              <w:rFonts w:ascii="Consolas" w:hAnsi="Consolas"/>
                              <w:color w:val="6A9955"/>
                              <w:sz w:val="21"/>
                              <w:lang w:val="en-US"/>
                            </w:rPr>
                          </w:rPrChange>
                        </w:rPr>
                        <w:t>buscando</w:t>
                      </w:r>
                      <w:proofErr w:type="spellEnd"/>
                      <w:r w:rsidRPr="00C57518">
                        <w:rPr>
                          <w:rFonts w:ascii="Consolas" w:hAnsi="Consolas"/>
                          <w:color w:val="6A9955"/>
                          <w:sz w:val="21"/>
                          <w:lang w:val="en-GB"/>
                          <w:rPrChange w:id="3576" w:author="Redondo García Francisco Javier" w:date="2025-09-02T09:44:00Z">
                            <w:rPr>
                              <w:rFonts w:ascii="Consolas" w:hAnsi="Consolas"/>
                              <w:color w:val="6A9955"/>
                              <w:sz w:val="21"/>
                              <w:lang w:val="en-US"/>
                            </w:rPr>
                          </w:rPrChange>
                        </w:rPr>
                        <w:t xml:space="preserve"> un </w:t>
                      </w:r>
                      <w:proofErr w:type="spellStart"/>
                      <w:r w:rsidRPr="00C57518">
                        <w:rPr>
                          <w:rFonts w:ascii="Consolas" w:hAnsi="Consolas"/>
                          <w:color w:val="6A9955"/>
                          <w:sz w:val="21"/>
                          <w:lang w:val="en-GB"/>
                          <w:rPrChange w:id="3577" w:author="Redondo García Francisco Javier" w:date="2025-09-02T09:44:00Z">
                            <w:rPr>
                              <w:rFonts w:ascii="Consolas" w:hAnsi="Consolas"/>
                              <w:color w:val="6A9955"/>
                              <w:sz w:val="21"/>
                              <w:lang w:val="en-US"/>
                            </w:rPr>
                          </w:rPrChange>
                        </w:rPr>
                        <w:t>pico</w:t>
                      </w:r>
                      <w:proofErr w:type="spellEnd"/>
                      <w:r w:rsidRPr="00C57518">
                        <w:rPr>
                          <w:rFonts w:ascii="Consolas" w:hAnsi="Consolas"/>
                          <w:color w:val="6A9955"/>
                          <w:sz w:val="21"/>
                          <w:lang w:val="en-GB"/>
                          <w:rPrChange w:id="3578" w:author="Redondo García Francisco Javier" w:date="2025-09-02T09:44:00Z">
                            <w:rPr>
                              <w:rFonts w:ascii="Consolas" w:hAnsi="Consolas"/>
                              <w:color w:val="6A9955"/>
                              <w:sz w:val="21"/>
                              <w:lang w:val="en-US"/>
                            </w:rPr>
                          </w:rPrChange>
                        </w:rPr>
                        <w:t xml:space="preserve"> (</w:t>
                      </w:r>
                      <w:proofErr w:type="spellStart"/>
                      <w:r w:rsidRPr="00C57518">
                        <w:rPr>
                          <w:rFonts w:ascii="Consolas" w:hAnsi="Consolas"/>
                          <w:color w:val="6A9955"/>
                          <w:sz w:val="21"/>
                          <w:lang w:val="en-GB"/>
                          <w:rPrChange w:id="3579" w:author="Redondo García Francisco Javier" w:date="2025-09-02T09:44:00Z">
                            <w:rPr>
                              <w:rFonts w:ascii="Consolas" w:hAnsi="Consolas"/>
                              <w:color w:val="6A9955"/>
                              <w:sz w:val="21"/>
                              <w:lang w:val="en-US"/>
                            </w:rPr>
                          </w:rPrChange>
                        </w:rPr>
                        <w:t>máximo</w:t>
                      </w:r>
                      <w:proofErr w:type="spellEnd"/>
                      <w:r w:rsidRPr="00C57518">
                        <w:rPr>
                          <w:rFonts w:ascii="Consolas" w:hAnsi="Consolas"/>
                          <w:color w:val="6A9955"/>
                          <w:sz w:val="21"/>
                          <w:lang w:val="en-GB"/>
                          <w:rPrChange w:id="3580" w:author="Redondo García Francisco Javier" w:date="2025-09-02T09:44:00Z">
                            <w:rPr>
                              <w:rFonts w:ascii="Consolas" w:hAnsi="Consolas"/>
                              <w:color w:val="6A9955"/>
                              <w:sz w:val="21"/>
                              <w:lang w:val="en-US"/>
                            </w:rPr>
                          </w:rPrChange>
                        </w:rPr>
                        <w:t>)</w:t>
                      </w:r>
                    </w:p>
                    <w:p w14:paraId="496F4CE2"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for</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startIndex</w:t>
                      </w:r>
                      <w:proofErr w:type="spellEnd"/>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&lt;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9CDCFE"/>
                          <w:sz w:val="21"/>
                          <w:szCs w:val="21"/>
                          <w:lang w:val="en-GB" w:eastAsia="es-ES"/>
                        </w:rPr>
                        <w:t>length</w:t>
                      </w:r>
                      <w:proofErr w:type="spellEnd"/>
                      <w:proofErr w:type="gram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4FC1FF"/>
                          <w:sz w:val="21"/>
                          <w:szCs w:val="21"/>
                          <w:lang w:val="en-GB" w:eastAsia="es-ES"/>
                        </w:rPr>
                        <w:t>windowSize</w:t>
                      </w:r>
                      <w:proofErr w:type="spellEnd"/>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w:t>
                      </w:r>
                    </w:p>
                    <w:p w14:paraId="4DE545C7"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569CD6"/>
                          <w:sz w:val="21"/>
                          <w:szCs w:val="21"/>
                          <w:lang w:val="en-GB" w:eastAsia="es-ES"/>
                        </w:rPr>
                        <w:t>const</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FC1FF"/>
                          <w:sz w:val="21"/>
                          <w:szCs w:val="21"/>
                          <w:lang w:val="en-GB" w:eastAsia="es-ES"/>
                        </w:rPr>
                        <w:t>current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proofErr w:type="spellStart"/>
                      <w:r w:rsidRPr="00BE540A">
                        <w:rPr>
                          <w:rFonts w:ascii="Consolas" w:eastAsia="Times New Roman" w:hAnsi="Consolas" w:cs="Times New Roman"/>
                          <w:color w:val="9CDCFE"/>
                          <w:sz w:val="21"/>
                          <w:szCs w:val="21"/>
                          <w:lang w:val="en-GB" w:eastAsia="es-ES"/>
                        </w:rPr>
                        <w:t>i</w:t>
                      </w:r>
                      <w:proofErr w:type="spellEnd"/>
                      <w:proofErr w:type="gramStart"/>
                      <w:r w:rsidRPr="00BE540A">
                        <w:rPr>
                          <w:rFonts w:ascii="Consolas" w:eastAsia="Times New Roman" w:hAnsi="Consolas" w:cs="Times New Roman"/>
                          <w:color w:val="CCCCCC"/>
                          <w:sz w:val="21"/>
                          <w:szCs w:val="21"/>
                          <w:lang w:val="en-GB" w:eastAsia="es-ES"/>
                        </w:rPr>
                        <w:t>];</w:t>
                      </w:r>
                      <w:proofErr w:type="gramEnd"/>
                    </w:p>
                    <w:p w14:paraId="6FB2CEAA"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isPeak</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gramStart"/>
                      <w:r w:rsidRPr="00BE540A">
                        <w:rPr>
                          <w:rFonts w:ascii="Consolas" w:eastAsia="Times New Roman" w:hAnsi="Consolas" w:cs="Times New Roman"/>
                          <w:color w:val="569CD6"/>
                          <w:sz w:val="21"/>
                          <w:szCs w:val="21"/>
                          <w:lang w:val="en-GB" w:eastAsia="es-ES"/>
                        </w:rPr>
                        <w:t>true</w:t>
                      </w:r>
                      <w:r w:rsidRPr="00BE540A">
                        <w:rPr>
                          <w:rFonts w:ascii="Consolas" w:eastAsia="Times New Roman" w:hAnsi="Consolas" w:cs="Times New Roman"/>
                          <w:color w:val="CCCCCC"/>
                          <w:sz w:val="21"/>
                          <w:szCs w:val="21"/>
                          <w:lang w:val="en-GB" w:eastAsia="es-ES"/>
                        </w:rPr>
                        <w:t>;</w:t>
                      </w:r>
                      <w:proofErr w:type="gramEnd"/>
                    </w:p>
                    <w:p w14:paraId="39AF34C3" w14:textId="77777777" w:rsidR="00260674" w:rsidRPr="00717A8A" w:rsidRDefault="00260674" w:rsidP="008F22B8">
                      <w:pPr>
                        <w:shd w:val="clear" w:color="auto" w:fill="1F1F1F"/>
                        <w:spacing w:after="0" w:line="285" w:lineRule="atLeast"/>
                        <w:rPr>
                          <w:rFonts w:ascii="Consolas" w:hAnsi="Consolas"/>
                          <w:color w:val="CCCCCC"/>
                          <w:sz w:val="21"/>
                          <w:lang w:val="en-GB"/>
                          <w:rPrChange w:id="3581" w:author="Redondo García Francisco Javier" w:date="2025-09-02T09:44:00Z">
                            <w:rPr>
                              <w:rFonts w:ascii="Consolas" w:hAnsi="Consolas"/>
                              <w:color w:val="CCCCCC"/>
                              <w:sz w:val="21"/>
                              <w:lang w:val="en-US"/>
                            </w:rPr>
                          </w:rPrChange>
                        </w:rPr>
                      </w:pPr>
                      <w:r w:rsidRPr="00BE540A">
                        <w:rPr>
                          <w:rFonts w:ascii="Consolas" w:eastAsia="Times New Roman" w:hAnsi="Consolas" w:cs="Times New Roman"/>
                          <w:color w:val="CCCCCC"/>
                          <w:sz w:val="21"/>
                          <w:szCs w:val="21"/>
                          <w:lang w:val="en-GB" w:eastAsia="es-ES"/>
                        </w:rPr>
                        <w:t xml:space="preserve">      </w:t>
                      </w:r>
                      <w:r w:rsidRPr="00717A8A">
                        <w:rPr>
                          <w:rFonts w:ascii="Consolas" w:hAnsi="Consolas"/>
                          <w:color w:val="569CD6"/>
                          <w:sz w:val="21"/>
                          <w:lang w:val="en-GB"/>
                          <w:rPrChange w:id="3582" w:author="Redondo García Francisco Javier" w:date="2025-09-02T09:44:00Z">
                            <w:rPr>
                              <w:rFonts w:ascii="Consolas" w:hAnsi="Consolas"/>
                              <w:color w:val="569CD6"/>
                              <w:sz w:val="21"/>
                              <w:lang w:val="en-US"/>
                            </w:rPr>
                          </w:rPrChange>
                        </w:rPr>
                        <w:t>let</w:t>
                      </w:r>
                      <w:r w:rsidRPr="00717A8A">
                        <w:rPr>
                          <w:rFonts w:ascii="Consolas" w:hAnsi="Consolas"/>
                          <w:color w:val="CCCCCC"/>
                          <w:sz w:val="21"/>
                          <w:lang w:val="en-GB"/>
                          <w:rPrChange w:id="3583" w:author="Redondo García Francisco Javier" w:date="2025-09-02T09:44:00Z">
                            <w:rPr>
                              <w:rFonts w:ascii="Consolas" w:hAnsi="Consolas"/>
                              <w:color w:val="CCCCCC"/>
                              <w:sz w:val="21"/>
                              <w:lang w:val="en-US"/>
                            </w:rPr>
                          </w:rPrChange>
                        </w:rPr>
                        <w:t xml:space="preserve"> </w:t>
                      </w:r>
                      <w:proofErr w:type="spellStart"/>
                      <w:r w:rsidRPr="00717A8A">
                        <w:rPr>
                          <w:rFonts w:ascii="Consolas" w:hAnsi="Consolas"/>
                          <w:color w:val="9CDCFE"/>
                          <w:sz w:val="21"/>
                          <w:lang w:val="en-GB"/>
                          <w:rPrChange w:id="3584" w:author="Redondo García Francisco Javier" w:date="2025-09-02T09:44:00Z">
                            <w:rPr>
                              <w:rFonts w:ascii="Consolas" w:hAnsi="Consolas"/>
                              <w:color w:val="9CDCFE"/>
                              <w:sz w:val="21"/>
                              <w:lang w:val="en-US"/>
                            </w:rPr>
                          </w:rPrChange>
                        </w:rPr>
                        <w:t>isValley</w:t>
                      </w:r>
                      <w:proofErr w:type="spellEnd"/>
                      <w:r w:rsidRPr="00717A8A">
                        <w:rPr>
                          <w:rFonts w:ascii="Consolas" w:hAnsi="Consolas"/>
                          <w:color w:val="CCCCCC"/>
                          <w:sz w:val="21"/>
                          <w:lang w:val="en-GB"/>
                          <w:rPrChange w:id="3585" w:author="Redondo García Francisco Javier" w:date="2025-09-02T09:44:00Z">
                            <w:rPr>
                              <w:rFonts w:ascii="Consolas" w:hAnsi="Consolas"/>
                              <w:color w:val="CCCCCC"/>
                              <w:sz w:val="21"/>
                              <w:lang w:val="en-US"/>
                            </w:rPr>
                          </w:rPrChange>
                        </w:rPr>
                        <w:t xml:space="preserve"> </w:t>
                      </w:r>
                      <w:r w:rsidRPr="00717A8A">
                        <w:rPr>
                          <w:rFonts w:ascii="Consolas" w:hAnsi="Consolas"/>
                          <w:color w:val="D4D4D4"/>
                          <w:sz w:val="21"/>
                          <w:lang w:val="en-GB"/>
                          <w:rPrChange w:id="3586" w:author="Redondo García Francisco Javier" w:date="2025-09-02T09:44:00Z">
                            <w:rPr>
                              <w:rFonts w:ascii="Consolas" w:hAnsi="Consolas"/>
                              <w:color w:val="D4D4D4"/>
                              <w:sz w:val="21"/>
                              <w:lang w:val="en-US"/>
                            </w:rPr>
                          </w:rPrChange>
                        </w:rPr>
                        <w:t>=</w:t>
                      </w:r>
                      <w:r w:rsidRPr="00717A8A">
                        <w:rPr>
                          <w:rFonts w:ascii="Consolas" w:hAnsi="Consolas"/>
                          <w:color w:val="CCCCCC"/>
                          <w:sz w:val="21"/>
                          <w:lang w:val="en-GB"/>
                          <w:rPrChange w:id="3587" w:author="Redondo García Francisco Javier" w:date="2025-09-02T09:44:00Z">
                            <w:rPr>
                              <w:rFonts w:ascii="Consolas" w:hAnsi="Consolas"/>
                              <w:color w:val="CCCCCC"/>
                              <w:sz w:val="21"/>
                              <w:lang w:val="en-US"/>
                            </w:rPr>
                          </w:rPrChange>
                        </w:rPr>
                        <w:t xml:space="preserve"> </w:t>
                      </w:r>
                      <w:proofErr w:type="gramStart"/>
                      <w:r w:rsidRPr="00717A8A">
                        <w:rPr>
                          <w:rFonts w:ascii="Consolas" w:hAnsi="Consolas"/>
                          <w:color w:val="569CD6"/>
                          <w:sz w:val="21"/>
                          <w:lang w:val="en-GB"/>
                          <w:rPrChange w:id="3588" w:author="Redondo García Francisco Javier" w:date="2025-09-02T09:44:00Z">
                            <w:rPr>
                              <w:rFonts w:ascii="Consolas" w:hAnsi="Consolas"/>
                              <w:color w:val="569CD6"/>
                              <w:sz w:val="21"/>
                              <w:lang w:val="en-US"/>
                            </w:rPr>
                          </w:rPrChange>
                        </w:rPr>
                        <w:t>true</w:t>
                      </w:r>
                      <w:r w:rsidRPr="00717A8A">
                        <w:rPr>
                          <w:rFonts w:ascii="Consolas" w:hAnsi="Consolas"/>
                          <w:color w:val="CCCCCC"/>
                          <w:sz w:val="21"/>
                          <w:lang w:val="en-GB"/>
                          <w:rPrChange w:id="3589" w:author="Redondo García Francisco Javier" w:date="2025-09-02T09:44:00Z">
                            <w:rPr>
                              <w:rFonts w:ascii="Consolas" w:hAnsi="Consolas"/>
                              <w:color w:val="CCCCCC"/>
                              <w:sz w:val="21"/>
                              <w:lang w:val="en-US"/>
                            </w:rPr>
                          </w:rPrChange>
                        </w:rPr>
                        <w:t>;</w:t>
                      </w:r>
                      <w:proofErr w:type="gramEnd"/>
                    </w:p>
                    <w:p w14:paraId="1187F0FD"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if</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expectingPeak</w:t>
                      </w:r>
                      <w:proofErr w:type="spellEnd"/>
                      <w:r w:rsidRPr="00BE540A">
                        <w:rPr>
                          <w:rFonts w:ascii="Consolas" w:eastAsia="Times New Roman" w:hAnsi="Consolas" w:cs="Times New Roman"/>
                          <w:color w:val="CCCCCC"/>
                          <w:sz w:val="21"/>
                          <w:szCs w:val="21"/>
                          <w:lang w:val="en-GB" w:eastAsia="es-ES"/>
                        </w:rPr>
                        <w:t>) {</w:t>
                      </w:r>
                    </w:p>
                    <w:p w14:paraId="2734CCB7"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for</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1</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&lt;=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4FC1FF"/>
                          <w:sz w:val="21"/>
                          <w:szCs w:val="21"/>
                          <w:lang w:val="en-GB" w:eastAsia="es-ES"/>
                        </w:rPr>
                        <w:t>windowSize</w:t>
                      </w:r>
                      <w:proofErr w:type="spellEnd"/>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D4D4D4"/>
                          <w:sz w:val="21"/>
                          <w:szCs w:val="21"/>
                          <w:lang w:val="en-GB" w:eastAsia="es-ES"/>
                        </w:rPr>
                        <w:t>++</w:t>
                      </w:r>
                      <w:proofErr w:type="spellEnd"/>
                      <w:r w:rsidRPr="00BE540A">
                        <w:rPr>
                          <w:rFonts w:ascii="Consolas" w:eastAsia="Times New Roman" w:hAnsi="Consolas" w:cs="Times New Roman"/>
                          <w:color w:val="CCCCCC"/>
                          <w:sz w:val="21"/>
                          <w:szCs w:val="21"/>
                          <w:lang w:val="en-GB" w:eastAsia="es-ES"/>
                        </w:rPr>
                        <w:t>) {</w:t>
                      </w:r>
                    </w:p>
                    <w:p w14:paraId="2F9E41CD"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if</w:t>
                      </w:r>
                      <w:r w:rsidRPr="00BE540A">
                        <w:rPr>
                          <w:rFonts w:ascii="Consolas" w:eastAsia="Times New Roman" w:hAnsi="Consolas" w:cs="Times New Roman"/>
                          <w:color w:val="CCCCCC"/>
                          <w:sz w:val="21"/>
                          <w:szCs w:val="21"/>
                          <w:lang w:val="en-GB" w:eastAsia="es-ES"/>
                        </w:rPr>
                        <w:t xml:space="preserve"> (</w:t>
                      </w:r>
                      <w:proofErr w:type="gramStart"/>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proofErr w:type="spellStart"/>
                      <w:proofErr w:type="gramEnd"/>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&gt;=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FC1FF"/>
                          <w:sz w:val="21"/>
                          <w:szCs w:val="21"/>
                          <w:lang w:val="en-GB" w:eastAsia="es-ES"/>
                        </w:rPr>
                        <w:t>current</w:t>
                      </w:r>
                      <w:r w:rsidRPr="00BE540A">
                        <w:rPr>
                          <w:rFonts w:ascii="Consolas" w:eastAsia="Times New Roman" w:hAnsi="Consolas" w:cs="Times New Roman"/>
                          <w:color w:val="CCCCCC"/>
                          <w:sz w:val="21"/>
                          <w:szCs w:val="21"/>
                          <w:lang w:val="en-GB" w:eastAsia="es-ES"/>
                        </w:rPr>
                        <w:t>) {</w:t>
                      </w:r>
                    </w:p>
                    <w:p w14:paraId="654F2D96" w14:textId="77777777" w:rsidR="00260674" w:rsidRPr="003067BC" w:rsidRDefault="00260674" w:rsidP="008F22B8">
                      <w:pPr>
                        <w:shd w:val="clear" w:color="auto" w:fill="1F1F1F"/>
                        <w:spacing w:after="0" w:line="285" w:lineRule="atLeast"/>
                        <w:rPr>
                          <w:rFonts w:ascii="Consolas" w:hAnsi="Consolas"/>
                          <w:color w:val="CCCCCC"/>
                          <w:sz w:val="21"/>
                          <w:lang w:val="en-US"/>
                          <w:rPrChange w:id="3590" w:author="Redondo García Francisco Javier" w:date="2025-09-02T09:44:00Z">
                            <w:rPr>
                              <w:rFonts w:ascii="Consolas" w:hAnsi="Consolas"/>
                              <w:color w:val="CCCCCC"/>
                              <w:sz w:val="21"/>
                            </w:rPr>
                          </w:rPrChange>
                        </w:rPr>
                      </w:pPr>
                      <w:r w:rsidRPr="00BE540A">
                        <w:rPr>
                          <w:rFonts w:ascii="Consolas" w:eastAsia="Times New Roman" w:hAnsi="Consolas" w:cs="Times New Roman"/>
                          <w:color w:val="CCCCCC"/>
                          <w:sz w:val="21"/>
                          <w:szCs w:val="21"/>
                          <w:lang w:val="en-GB" w:eastAsia="es-ES"/>
                        </w:rPr>
                        <w:t xml:space="preserve">            </w:t>
                      </w:r>
                      <w:r w:rsidRPr="003067BC">
                        <w:rPr>
                          <w:rFonts w:ascii="Consolas" w:hAnsi="Consolas"/>
                          <w:color w:val="9CDCFE"/>
                          <w:sz w:val="21"/>
                          <w:lang w:val="en-US"/>
                          <w:rPrChange w:id="3591" w:author="Redondo García Francisco Javier" w:date="2025-09-02T09:44:00Z">
                            <w:rPr>
                              <w:rFonts w:ascii="Consolas" w:hAnsi="Consolas"/>
                              <w:color w:val="9CDCFE"/>
                              <w:sz w:val="21"/>
                            </w:rPr>
                          </w:rPrChange>
                        </w:rPr>
                        <w:t>isPeak</w:t>
                      </w:r>
                      <w:r w:rsidRPr="003067BC">
                        <w:rPr>
                          <w:rFonts w:ascii="Consolas" w:hAnsi="Consolas"/>
                          <w:color w:val="CCCCCC"/>
                          <w:sz w:val="21"/>
                          <w:lang w:val="en-US"/>
                          <w:rPrChange w:id="3592" w:author="Redondo García Francisco Javier" w:date="2025-09-02T09:44:00Z">
                            <w:rPr>
                              <w:rFonts w:ascii="Consolas" w:hAnsi="Consolas"/>
                              <w:color w:val="CCCCCC"/>
                              <w:sz w:val="21"/>
                            </w:rPr>
                          </w:rPrChange>
                        </w:rPr>
                        <w:t xml:space="preserve"> </w:t>
                      </w:r>
                      <w:r w:rsidRPr="003067BC">
                        <w:rPr>
                          <w:rFonts w:ascii="Consolas" w:hAnsi="Consolas"/>
                          <w:color w:val="D4D4D4"/>
                          <w:sz w:val="21"/>
                          <w:lang w:val="en-US"/>
                          <w:rPrChange w:id="3593" w:author="Redondo García Francisco Javier" w:date="2025-09-02T09:44:00Z">
                            <w:rPr>
                              <w:rFonts w:ascii="Consolas" w:hAnsi="Consolas"/>
                              <w:color w:val="D4D4D4"/>
                              <w:sz w:val="21"/>
                            </w:rPr>
                          </w:rPrChange>
                        </w:rPr>
                        <w:t>=</w:t>
                      </w:r>
                      <w:r w:rsidRPr="003067BC">
                        <w:rPr>
                          <w:rFonts w:ascii="Consolas" w:hAnsi="Consolas"/>
                          <w:color w:val="CCCCCC"/>
                          <w:sz w:val="21"/>
                          <w:lang w:val="en-US"/>
                          <w:rPrChange w:id="3594" w:author="Redondo García Francisco Javier" w:date="2025-09-02T09:44:00Z">
                            <w:rPr>
                              <w:rFonts w:ascii="Consolas" w:hAnsi="Consolas"/>
                              <w:color w:val="CCCCCC"/>
                              <w:sz w:val="21"/>
                            </w:rPr>
                          </w:rPrChange>
                        </w:rPr>
                        <w:t xml:space="preserve"> </w:t>
                      </w:r>
                      <w:r w:rsidRPr="003067BC">
                        <w:rPr>
                          <w:rFonts w:ascii="Consolas" w:hAnsi="Consolas"/>
                          <w:color w:val="569CD6"/>
                          <w:sz w:val="21"/>
                          <w:lang w:val="en-US"/>
                          <w:rPrChange w:id="3595" w:author="Redondo García Francisco Javier" w:date="2025-09-02T09:44:00Z">
                            <w:rPr>
                              <w:rFonts w:ascii="Consolas" w:hAnsi="Consolas"/>
                              <w:color w:val="569CD6"/>
                              <w:sz w:val="21"/>
                            </w:rPr>
                          </w:rPrChange>
                        </w:rPr>
                        <w:t>false</w:t>
                      </w:r>
                      <w:r w:rsidRPr="003067BC">
                        <w:rPr>
                          <w:rFonts w:ascii="Consolas" w:hAnsi="Consolas"/>
                          <w:color w:val="CCCCCC"/>
                          <w:sz w:val="21"/>
                          <w:lang w:val="en-US"/>
                          <w:rPrChange w:id="3596" w:author="Redondo García Francisco Javier" w:date="2025-09-02T09:44:00Z">
                            <w:rPr>
                              <w:rFonts w:ascii="Consolas" w:hAnsi="Consolas"/>
                              <w:color w:val="CCCCCC"/>
                              <w:sz w:val="21"/>
                            </w:rPr>
                          </w:rPrChange>
                        </w:rPr>
                        <w:t>;</w:t>
                      </w:r>
                    </w:p>
                    <w:p w14:paraId="2994C4B6" w14:textId="77777777" w:rsidR="00260674" w:rsidRPr="003067BC" w:rsidRDefault="00260674" w:rsidP="008F22B8">
                      <w:pPr>
                        <w:shd w:val="clear" w:color="auto" w:fill="1F1F1F"/>
                        <w:spacing w:after="0" w:line="285" w:lineRule="atLeast"/>
                        <w:rPr>
                          <w:rFonts w:ascii="Consolas" w:hAnsi="Consolas"/>
                          <w:color w:val="CCCCCC"/>
                          <w:sz w:val="21"/>
                          <w:lang w:val="en-US"/>
                          <w:rPrChange w:id="3597" w:author="Redondo García Francisco Javier" w:date="2025-09-02T09:44:00Z">
                            <w:rPr>
                              <w:rFonts w:ascii="Consolas" w:hAnsi="Consolas"/>
                              <w:color w:val="CCCCCC"/>
                              <w:sz w:val="21"/>
                            </w:rPr>
                          </w:rPrChange>
                        </w:rPr>
                      </w:pPr>
                      <w:r w:rsidRPr="003067BC">
                        <w:rPr>
                          <w:rFonts w:ascii="Consolas" w:hAnsi="Consolas"/>
                          <w:color w:val="CCCCCC"/>
                          <w:sz w:val="21"/>
                          <w:lang w:val="en-US"/>
                          <w:rPrChange w:id="3598" w:author="Redondo García Francisco Javier" w:date="2025-09-02T09:44:00Z">
                            <w:rPr>
                              <w:rFonts w:ascii="Consolas" w:hAnsi="Consolas"/>
                              <w:color w:val="CCCCCC"/>
                              <w:sz w:val="21"/>
                            </w:rPr>
                          </w:rPrChange>
                        </w:rPr>
                        <w:t>          }</w:t>
                      </w:r>
                    </w:p>
                    <w:p w14:paraId="4B4B3F33" w14:textId="77777777" w:rsidR="00260674" w:rsidRPr="003067BC" w:rsidRDefault="00260674" w:rsidP="008F22B8">
                      <w:pPr>
                        <w:shd w:val="clear" w:color="auto" w:fill="1F1F1F"/>
                        <w:spacing w:after="0" w:line="285" w:lineRule="atLeast"/>
                        <w:rPr>
                          <w:rFonts w:ascii="Consolas" w:hAnsi="Consolas"/>
                          <w:color w:val="CCCCCC"/>
                          <w:sz w:val="21"/>
                          <w:lang w:val="en-US"/>
                          <w:rPrChange w:id="3599" w:author="Redondo García Francisco Javier" w:date="2025-09-02T09:44:00Z">
                            <w:rPr>
                              <w:rFonts w:ascii="Consolas" w:hAnsi="Consolas"/>
                              <w:color w:val="CCCCCC"/>
                              <w:sz w:val="21"/>
                            </w:rPr>
                          </w:rPrChange>
                        </w:rPr>
                      </w:pPr>
                      <w:r w:rsidRPr="003067BC">
                        <w:rPr>
                          <w:rFonts w:ascii="Consolas" w:hAnsi="Consolas"/>
                          <w:color w:val="CCCCCC"/>
                          <w:sz w:val="21"/>
                          <w:lang w:val="en-US"/>
                          <w:rPrChange w:id="3600" w:author="Redondo García Francisco Javier" w:date="2025-09-02T09:44:00Z">
                            <w:rPr>
                              <w:rFonts w:ascii="Consolas" w:hAnsi="Consolas"/>
                              <w:color w:val="CCCCCC"/>
                              <w:sz w:val="21"/>
                            </w:rPr>
                          </w:rPrChange>
                        </w:rPr>
                        <w:t>        }</w:t>
                      </w:r>
                    </w:p>
                    <w:p w14:paraId="20C47380" w14:textId="77777777" w:rsidR="00260674" w:rsidRPr="003067BC" w:rsidRDefault="00260674" w:rsidP="008F22B8">
                      <w:pPr>
                        <w:shd w:val="clear" w:color="auto" w:fill="1F1F1F"/>
                        <w:spacing w:after="0" w:line="285" w:lineRule="atLeast"/>
                        <w:rPr>
                          <w:rFonts w:ascii="Consolas" w:hAnsi="Consolas"/>
                          <w:color w:val="CCCCCC"/>
                          <w:sz w:val="21"/>
                          <w:lang w:val="en-US"/>
                          <w:rPrChange w:id="3601" w:author="Redondo García Francisco Javier" w:date="2025-09-02T09:44:00Z">
                            <w:rPr>
                              <w:rFonts w:ascii="Consolas" w:hAnsi="Consolas"/>
                              <w:color w:val="CCCCCC"/>
                              <w:sz w:val="21"/>
                            </w:rPr>
                          </w:rPrChange>
                        </w:rPr>
                      </w:pPr>
                      <w:r w:rsidRPr="003067BC">
                        <w:rPr>
                          <w:rFonts w:ascii="Consolas" w:hAnsi="Consolas"/>
                          <w:color w:val="CCCCCC"/>
                          <w:sz w:val="21"/>
                          <w:lang w:val="en-US"/>
                          <w:rPrChange w:id="3602" w:author="Redondo García Francisco Javier" w:date="2025-09-02T09:44:00Z">
                            <w:rPr>
                              <w:rFonts w:ascii="Consolas" w:hAnsi="Consolas"/>
                              <w:color w:val="CCCCCC"/>
                              <w:sz w:val="21"/>
                            </w:rPr>
                          </w:rPrChange>
                        </w:rPr>
                        <w:t xml:space="preserve">        </w:t>
                      </w:r>
                      <w:r w:rsidRPr="003067BC">
                        <w:rPr>
                          <w:rFonts w:ascii="Consolas" w:hAnsi="Consolas"/>
                          <w:color w:val="C586C0"/>
                          <w:sz w:val="21"/>
                          <w:lang w:val="en-US"/>
                          <w:rPrChange w:id="3603" w:author="Redondo García Francisco Javier" w:date="2025-09-02T09:44:00Z">
                            <w:rPr>
                              <w:rFonts w:ascii="Consolas" w:hAnsi="Consolas"/>
                              <w:color w:val="C586C0"/>
                              <w:sz w:val="21"/>
                            </w:rPr>
                          </w:rPrChange>
                        </w:rPr>
                        <w:t>if</w:t>
                      </w:r>
                      <w:r w:rsidRPr="003067BC">
                        <w:rPr>
                          <w:rFonts w:ascii="Consolas" w:hAnsi="Consolas"/>
                          <w:color w:val="CCCCCC"/>
                          <w:sz w:val="21"/>
                          <w:lang w:val="en-US"/>
                          <w:rPrChange w:id="3604" w:author="Redondo García Francisco Javier" w:date="2025-09-02T09:44:00Z">
                            <w:rPr>
                              <w:rFonts w:ascii="Consolas" w:hAnsi="Consolas"/>
                              <w:color w:val="CCCCCC"/>
                              <w:sz w:val="21"/>
                            </w:rPr>
                          </w:rPrChange>
                        </w:rPr>
                        <w:t xml:space="preserve"> (</w:t>
                      </w:r>
                      <w:r w:rsidRPr="003067BC">
                        <w:rPr>
                          <w:rFonts w:ascii="Consolas" w:hAnsi="Consolas"/>
                          <w:color w:val="9CDCFE"/>
                          <w:sz w:val="21"/>
                          <w:lang w:val="en-US"/>
                          <w:rPrChange w:id="3605" w:author="Redondo García Francisco Javier" w:date="2025-09-02T09:44:00Z">
                            <w:rPr>
                              <w:rFonts w:ascii="Consolas" w:hAnsi="Consolas"/>
                              <w:color w:val="9CDCFE"/>
                              <w:sz w:val="21"/>
                            </w:rPr>
                          </w:rPrChange>
                        </w:rPr>
                        <w:t>isPeak</w:t>
                      </w:r>
                      <w:r w:rsidRPr="003067BC">
                        <w:rPr>
                          <w:rFonts w:ascii="Consolas" w:hAnsi="Consolas"/>
                          <w:color w:val="CCCCCC"/>
                          <w:sz w:val="21"/>
                          <w:lang w:val="en-US"/>
                          <w:rPrChange w:id="3606" w:author="Redondo García Francisco Javier" w:date="2025-09-02T09:44:00Z">
                            <w:rPr>
                              <w:rFonts w:ascii="Consolas" w:hAnsi="Consolas"/>
                              <w:color w:val="CCCCCC"/>
                              <w:sz w:val="21"/>
                            </w:rPr>
                          </w:rPrChange>
                        </w:rPr>
                        <w:t>) {</w:t>
                      </w:r>
                    </w:p>
                    <w:p w14:paraId="2B8FC586" w14:textId="77777777" w:rsidR="00260674" w:rsidRPr="003067BC" w:rsidRDefault="00260674" w:rsidP="008F22B8">
                      <w:pPr>
                        <w:shd w:val="clear" w:color="auto" w:fill="1F1F1F"/>
                        <w:spacing w:after="0" w:line="285" w:lineRule="atLeast"/>
                        <w:rPr>
                          <w:rFonts w:ascii="Consolas" w:hAnsi="Consolas"/>
                          <w:color w:val="CCCCCC"/>
                          <w:sz w:val="21"/>
                          <w:lang w:val="en-US"/>
                          <w:rPrChange w:id="3607" w:author="Redondo García Francisco Javier" w:date="2025-09-02T09:44:00Z">
                            <w:rPr>
                              <w:rFonts w:ascii="Consolas" w:hAnsi="Consolas"/>
                              <w:color w:val="CCCCCC"/>
                              <w:sz w:val="21"/>
                            </w:rPr>
                          </w:rPrChange>
                        </w:rPr>
                      </w:pPr>
                      <w:r w:rsidRPr="003067BC">
                        <w:rPr>
                          <w:rFonts w:ascii="Consolas" w:hAnsi="Consolas"/>
                          <w:color w:val="CCCCCC"/>
                          <w:sz w:val="21"/>
                          <w:lang w:val="en-US"/>
                          <w:rPrChange w:id="3608" w:author="Redondo García Francisco Javier" w:date="2025-09-02T09:44:00Z">
                            <w:rPr>
                              <w:rFonts w:ascii="Consolas" w:hAnsi="Consolas"/>
                              <w:color w:val="CCCCCC"/>
                              <w:sz w:val="21"/>
                            </w:rPr>
                          </w:rPrChange>
                        </w:rPr>
                        <w:t xml:space="preserve">          </w:t>
                      </w:r>
                      <w:r w:rsidRPr="003067BC">
                        <w:rPr>
                          <w:rFonts w:ascii="Consolas" w:hAnsi="Consolas"/>
                          <w:color w:val="4FC1FF"/>
                          <w:sz w:val="21"/>
                          <w:lang w:val="en-US"/>
                          <w:rPrChange w:id="3609" w:author="Redondo García Francisco Javier" w:date="2025-09-02T09:44:00Z">
                            <w:rPr>
                              <w:rFonts w:ascii="Consolas" w:hAnsi="Consolas"/>
                              <w:color w:val="4FC1FF"/>
                              <w:sz w:val="21"/>
                            </w:rPr>
                          </w:rPrChange>
                        </w:rPr>
                        <w:t>peaks</w:t>
                      </w:r>
                      <w:r w:rsidRPr="003067BC">
                        <w:rPr>
                          <w:rFonts w:ascii="Consolas" w:hAnsi="Consolas"/>
                          <w:color w:val="CCCCCC"/>
                          <w:sz w:val="21"/>
                          <w:lang w:val="en-US"/>
                          <w:rPrChange w:id="3610" w:author="Redondo García Francisco Javier" w:date="2025-09-02T09:44:00Z">
                            <w:rPr>
                              <w:rFonts w:ascii="Consolas" w:hAnsi="Consolas"/>
                              <w:color w:val="CCCCCC"/>
                              <w:sz w:val="21"/>
                            </w:rPr>
                          </w:rPrChange>
                        </w:rPr>
                        <w:t>.</w:t>
                      </w:r>
                      <w:r w:rsidRPr="003067BC">
                        <w:rPr>
                          <w:rFonts w:ascii="Consolas" w:hAnsi="Consolas"/>
                          <w:color w:val="DCDCAA"/>
                          <w:sz w:val="21"/>
                          <w:lang w:val="en-US"/>
                          <w:rPrChange w:id="3611" w:author="Redondo García Francisco Javier" w:date="2025-09-02T09:44:00Z">
                            <w:rPr>
                              <w:rFonts w:ascii="Consolas" w:hAnsi="Consolas"/>
                              <w:color w:val="DCDCAA"/>
                              <w:sz w:val="21"/>
                            </w:rPr>
                          </w:rPrChange>
                        </w:rPr>
                        <w:t>push</w:t>
                      </w:r>
                      <w:r w:rsidRPr="003067BC">
                        <w:rPr>
                          <w:rFonts w:ascii="Consolas" w:hAnsi="Consolas"/>
                          <w:color w:val="CCCCCC"/>
                          <w:sz w:val="21"/>
                          <w:lang w:val="en-US"/>
                          <w:rPrChange w:id="3612" w:author="Redondo García Francisco Javier" w:date="2025-09-02T09:44:00Z">
                            <w:rPr>
                              <w:rFonts w:ascii="Consolas" w:hAnsi="Consolas"/>
                              <w:color w:val="CCCCCC"/>
                              <w:sz w:val="21"/>
                            </w:rPr>
                          </w:rPrChange>
                        </w:rPr>
                        <w:t>(</w:t>
                      </w:r>
                      <w:r w:rsidRPr="003067BC">
                        <w:rPr>
                          <w:rFonts w:ascii="Consolas" w:hAnsi="Consolas"/>
                          <w:color w:val="4FC1FF"/>
                          <w:sz w:val="21"/>
                          <w:lang w:val="en-US"/>
                          <w:rPrChange w:id="3613" w:author="Redondo García Francisco Javier" w:date="2025-09-02T09:44:00Z">
                            <w:rPr>
                              <w:rFonts w:ascii="Consolas" w:hAnsi="Consolas"/>
                              <w:color w:val="4FC1FF"/>
                              <w:sz w:val="21"/>
                            </w:rPr>
                          </w:rPrChange>
                        </w:rPr>
                        <w:t>current</w:t>
                      </w:r>
                      <w:r w:rsidRPr="003067BC">
                        <w:rPr>
                          <w:rFonts w:ascii="Consolas" w:hAnsi="Consolas"/>
                          <w:color w:val="CCCCCC"/>
                          <w:sz w:val="21"/>
                          <w:lang w:val="en-US"/>
                          <w:rPrChange w:id="3614" w:author="Redondo García Francisco Javier" w:date="2025-09-02T09:44:00Z">
                            <w:rPr>
                              <w:rFonts w:ascii="Consolas" w:hAnsi="Consolas"/>
                              <w:color w:val="CCCCCC"/>
                              <w:sz w:val="21"/>
                            </w:rPr>
                          </w:rPrChange>
                        </w:rPr>
                        <w:t>);</w:t>
                      </w:r>
                    </w:p>
                    <w:p w14:paraId="45997F38"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3067BC">
                        <w:rPr>
                          <w:rFonts w:ascii="Consolas" w:hAnsi="Consolas"/>
                          <w:color w:val="CCCCCC"/>
                          <w:sz w:val="21"/>
                          <w:lang w:val="en-US"/>
                          <w:rPrChange w:id="3615" w:author="Redondo García Francisco Javier" w:date="2025-09-02T09:44:00Z">
                            <w:rPr>
                              <w:rFonts w:ascii="Consolas" w:hAnsi="Consolas"/>
                              <w:color w:val="CCCCCC"/>
                              <w:sz w:val="21"/>
                            </w:rPr>
                          </w:rPrChange>
                        </w:rPr>
                        <w:t xml:space="preserve">          </w:t>
                      </w:r>
                      <w:proofErr w:type="spellStart"/>
                      <w:r w:rsidRPr="00BE540A">
                        <w:rPr>
                          <w:rFonts w:ascii="Consolas" w:eastAsia="Times New Roman" w:hAnsi="Consolas" w:cs="Times New Roman"/>
                          <w:color w:val="9CDCFE"/>
                          <w:sz w:val="21"/>
                          <w:szCs w:val="21"/>
                          <w:lang w:eastAsia="es-ES"/>
                        </w:rPr>
                        <w:t>expectingPeak</w:t>
                      </w:r>
                      <w:proofErr w:type="spellEnd"/>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569CD6"/>
                          <w:sz w:val="21"/>
                          <w:szCs w:val="21"/>
                          <w:lang w:eastAsia="es-ES"/>
                        </w:rPr>
                        <w:t>false</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6A9955"/>
                          <w:sz w:val="21"/>
                          <w:szCs w:val="21"/>
                          <w:lang w:eastAsia="es-ES"/>
                        </w:rPr>
                        <w:t>// Después de un pico, buscamos un valle</w:t>
                      </w:r>
                    </w:p>
                    <w:p w14:paraId="2CB26382" w14:textId="77777777" w:rsidR="00260674" w:rsidRPr="00717A8A" w:rsidRDefault="00260674" w:rsidP="008F22B8">
                      <w:pPr>
                        <w:shd w:val="clear" w:color="auto" w:fill="1F1F1F"/>
                        <w:spacing w:after="0" w:line="285" w:lineRule="atLeast"/>
                        <w:rPr>
                          <w:rFonts w:ascii="Consolas" w:hAnsi="Consolas"/>
                          <w:color w:val="CCCCCC"/>
                          <w:sz w:val="21"/>
                          <w:lang w:val="en-GB"/>
                          <w:rPrChange w:id="3616" w:author="Redondo García Francisco Javier" w:date="2025-09-02T09:44:00Z">
                            <w:rPr>
                              <w:rFonts w:ascii="Consolas" w:hAnsi="Consolas"/>
                              <w:color w:val="CCCCCC"/>
                              <w:sz w:val="21"/>
                              <w:lang w:val="en-US"/>
                            </w:rPr>
                          </w:rPrChange>
                        </w:rPr>
                      </w:pPr>
                      <w:r w:rsidRPr="00BE540A">
                        <w:rPr>
                          <w:rFonts w:ascii="Consolas" w:eastAsia="Times New Roman" w:hAnsi="Consolas" w:cs="Times New Roman"/>
                          <w:color w:val="CCCCCC"/>
                          <w:sz w:val="21"/>
                          <w:szCs w:val="21"/>
                          <w:lang w:eastAsia="es-ES"/>
                        </w:rPr>
                        <w:t xml:space="preserve">        </w:t>
                      </w:r>
                      <w:r w:rsidRPr="00717A8A">
                        <w:rPr>
                          <w:rFonts w:ascii="Consolas" w:hAnsi="Consolas"/>
                          <w:color w:val="CCCCCC"/>
                          <w:sz w:val="21"/>
                          <w:lang w:val="en-GB"/>
                          <w:rPrChange w:id="3617" w:author="Redondo García Francisco Javier" w:date="2025-09-02T09:44:00Z">
                            <w:rPr>
                              <w:rFonts w:ascii="Consolas" w:hAnsi="Consolas"/>
                              <w:color w:val="CCCCCC"/>
                              <w:sz w:val="21"/>
                              <w:lang w:val="en-US"/>
                            </w:rPr>
                          </w:rPrChange>
                        </w:rPr>
                        <w:t>}</w:t>
                      </w:r>
                    </w:p>
                    <w:p w14:paraId="52A035BC" w14:textId="77777777" w:rsidR="00260674" w:rsidRPr="00717A8A" w:rsidRDefault="00260674" w:rsidP="008F22B8">
                      <w:pPr>
                        <w:shd w:val="clear" w:color="auto" w:fill="1F1F1F"/>
                        <w:spacing w:after="0" w:line="285" w:lineRule="atLeast"/>
                        <w:rPr>
                          <w:rFonts w:ascii="Consolas" w:hAnsi="Consolas"/>
                          <w:color w:val="CCCCCC"/>
                          <w:sz w:val="21"/>
                          <w:lang w:val="en-GB"/>
                          <w:rPrChange w:id="3618" w:author="Redondo García Francisco Javier" w:date="2025-09-02T09:44:00Z">
                            <w:rPr>
                              <w:rFonts w:ascii="Consolas" w:hAnsi="Consolas"/>
                              <w:color w:val="CCCCCC"/>
                              <w:sz w:val="21"/>
                              <w:lang w:val="en-US"/>
                            </w:rPr>
                          </w:rPrChange>
                        </w:rPr>
                      </w:pPr>
                      <w:r w:rsidRPr="00717A8A">
                        <w:rPr>
                          <w:rFonts w:ascii="Consolas" w:hAnsi="Consolas"/>
                          <w:color w:val="CCCCCC"/>
                          <w:sz w:val="21"/>
                          <w:lang w:val="en-GB"/>
                          <w:rPrChange w:id="3619" w:author="Redondo García Francisco Javier" w:date="2025-09-02T09:44:00Z">
                            <w:rPr>
                              <w:rFonts w:ascii="Consolas" w:hAnsi="Consolas"/>
                              <w:color w:val="CCCCCC"/>
                              <w:sz w:val="21"/>
                              <w:lang w:val="en-US"/>
                            </w:rPr>
                          </w:rPrChange>
                        </w:rPr>
                        <w:t>      }</w:t>
                      </w:r>
                    </w:p>
                    <w:p w14:paraId="673A6062" w14:textId="77777777" w:rsidR="00260674" w:rsidRPr="00717A8A" w:rsidRDefault="00260674" w:rsidP="008F22B8">
                      <w:pPr>
                        <w:shd w:val="clear" w:color="auto" w:fill="1F1F1F"/>
                        <w:spacing w:after="0" w:line="285" w:lineRule="atLeast"/>
                        <w:rPr>
                          <w:rFonts w:ascii="Consolas" w:hAnsi="Consolas"/>
                          <w:color w:val="CCCCCC"/>
                          <w:sz w:val="21"/>
                          <w:lang w:val="en-GB"/>
                          <w:rPrChange w:id="3620" w:author="Redondo García Francisco Javier" w:date="2025-09-02T09:44:00Z">
                            <w:rPr>
                              <w:rFonts w:ascii="Consolas" w:hAnsi="Consolas"/>
                              <w:color w:val="CCCCCC"/>
                              <w:sz w:val="21"/>
                              <w:lang w:val="en-US"/>
                            </w:rPr>
                          </w:rPrChange>
                        </w:rPr>
                      </w:pPr>
                    </w:p>
                    <w:p w14:paraId="45908FCE" w14:textId="77777777" w:rsidR="00260674" w:rsidRPr="00717A8A" w:rsidRDefault="00260674" w:rsidP="008F22B8">
                      <w:pPr>
                        <w:shd w:val="clear" w:color="auto" w:fill="1F1F1F"/>
                        <w:spacing w:after="0" w:line="285" w:lineRule="atLeast"/>
                        <w:rPr>
                          <w:rFonts w:ascii="Consolas" w:hAnsi="Consolas"/>
                          <w:color w:val="CCCCCC"/>
                          <w:sz w:val="21"/>
                          <w:lang w:val="en-GB"/>
                          <w:rPrChange w:id="3621" w:author="Redondo García Francisco Javier" w:date="2025-09-02T09:44:00Z">
                            <w:rPr>
                              <w:rFonts w:ascii="Consolas" w:hAnsi="Consolas"/>
                              <w:color w:val="CCCCCC"/>
                              <w:sz w:val="21"/>
                              <w:lang w:val="en-US"/>
                            </w:rPr>
                          </w:rPrChange>
                        </w:rPr>
                      </w:pPr>
                      <w:r w:rsidRPr="00717A8A">
                        <w:rPr>
                          <w:rFonts w:ascii="Consolas" w:hAnsi="Consolas"/>
                          <w:color w:val="CCCCCC"/>
                          <w:sz w:val="21"/>
                          <w:lang w:val="en-GB"/>
                          <w:rPrChange w:id="3622" w:author="Redondo García Francisco Javier" w:date="2025-09-02T09:44:00Z">
                            <w:rPr>
                              <w:rFonts w:ascii="Consolas" w:hAnsi="Consolas"/>
                              <w:color w:val="CCCCCC"/>
                              <w:sz w:val="21"/>
                              <w:lang w:val="en-US"/>
                            </w:rPr>
                          </w:rPrChange>
                        </w:rPr>
                        <w:t xml:space="preserve">      </w:t>
                      </w:r>
                      <w:r w:rsidRPr="00717A8A">
                        <w:rPr>
                          <w:rFonts w:ascii="Consolas" w:hAnsi="Consolas"/>
                          <w:color w:val="C586C0"/>
                          <w:sz w:val="21"/>
                          <w:lang w:val="en-GB"/>
                          <w:rPrChange w:id="3623" w:author="Redondo García Francisco Javier" w:date="2025-09-02T09:44:00Z">
                            <w:rPr>
                              <w:rFonts w:ascii="Consolas" w:hAnsi="Consolas"/>
                              <w:color w:val="C586C0"/>
                              <w:sz w:val="21"/>
                              <w:lang w:val="en-US"/>
                            </w:rPr>
                          </w:rPrChange>
                        </w:rPr>
                        <w:t>if</w:t>
                      </w:r>
                      <w:r w:rsidRPr="00717A8A">
                        <w:rPr>
                          <w:rFonts w:ascii="Consolas" w:hAnsi="Consolas"/>
                          <w:color w:val="CCCCCC"/>
                          <w:sz w:val="21"/>
                          <w:lang w:val="en-GB"/>
                          <w:rPrChange w:id="3624" w:author="Redondo García Francisco Javier" w:date="2025-09-02T09:44:00Z">
                            <w:rPr>
                              <w:rFonts w:ascii="Consolas" w:hAnsi="Consolas"/>
                              <w:color w:val="CCCCCC"/>
                              <w:sz w:val="21"/>
                              <w:lang w:val="en-US"/>
                            </w:rPr>
                          </w:rPrChange>
                        </w:rPr>
                        <w:t xml:space="preserve"> </w:t>
                      </w:r>
                      <w:proofErr w:type="gramStart"/>
                      <w:r w:rsidRPr="00717A8A">
                        <w:rPr>
                          <w:rFonts w:ascii="Consolas" w:hAnsi="Consolas"/>
                          <w:color w:val="CCCCCC"/>
                          <w:sz w:val="21"/>
                          <w:lang w:val="en-GB"/>
                          <w:rPrChange w:id="3625" w:author="Redondo García Francisco Javier" w:date="2025-09-02T09:44:00Z">
                            <w:rPr>
                              <w:rFonts w:ascii="Consolas" w:hAnsi="Consolas"/>
                              <w:color w:val="CCCCCC"/>
                              <w:sz w:val="21"/>
                              <w:lang w:val="en-US"/>
                            </w:rPr>
                          </w:rPrChange>
                        </w:rPr>
                        <w:t>(</w:t>
                      </w:r>
                      <w:r w:rsidRPr="00717A8A">
                        <w:rPr>
                          <w:rFonts w:ascii="Consolas" w:hAnsi="Consolas"/>
                          <w:color w:val="D4D4D4"/>
                          <w:sz w:val="21"/>
                          <w:lang w:val="en-GB"/>
                          <w:rPrChange w:id="3626" w:author="Redondo García Francisco Javier" w:date="2025-09-02T09:44:00Z">
                            <w:rPr>
                              <w:rFonts w:ascii="Consolas" w:hAnsi="Consolas"/>
                              <w:color w:val="D4D4D4"/>
                              <w:sz w:val="21"/>
                              <w:lang w:val="en-US"/>
                            </w:rPr>
                          </w:rPrChange>
                        </w:rPr>
                        <w:t>!</w:t>
                      </w:r>
                      <w:proofErr w:type="spellStart"/>
                      <w:r w:rsidRPr="00717A8A">
                        <w:rPr>
                          <w:rFonts w:ascii="Consolas" w:hAnsi="Consolas"/>
                          <w:color w:val="9CDCFE"/>
                          <w:sz w:val="21"/>
                          <w:lang w:val="en-GB"/>
                          <w:rPrChange w:id="3627" w:author="Redondo García Francisco Javier" w:date="2025-09-02T09:44:00Z">
                            <w:rPr>
                              <w:rFonts w:ascii="Consolas" w:hAnsi="Consolas"/>
                              <w:color w:val="9CDCFE"/>
                              <w:sz w:val="21"/>
                              <w:lang w:val="en-US"/>
                            </w:rPr>
                          </w:rPrChange>
                        </w:rPr>
                        <w:t>expectingPeak</w:t>
                      </w:r>
                      <w:proofErr w:type="spellEnd"/>
                      <w:proofErr w:type="gramEnd"/>
                      <w:r w:rsidRPr="00717A8A">
                        <w:rPr>
                          <w:rFonts w:ascii="Consolas" w:hAnsi="Consolas"/>
                          <w:color w:val="CCCCCC"/>
                          <w:sz w:val="21"/>
                          <w:lang w:val="en-GB"/>
                          <w:rPrChange w:id="3628" w:author="Redondo García Francisco Javier" w:date="2025-09-02T09:44:00Z">
                            <w:rPr>
                              <w:rFonts w:ascii="Consolas" w:hAnsi="Consolas"/>
                              <w:color w:val="CCCCCC"/>
                              <w:sz w:val="21"/>
                              <w:lang w:val="en-US"/>
                            </w:rPr>
                          </w:rPrChange>
                        </w:rPr>
                        <w:t>) {</w:t>
                      </w:r>
                    </w:p>
                    <w:p w14:paraId="55E9A382"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hAnsi="Consolas"/>
                          <w:color w:val="CCCCCC"/>
                          <w:sz w:val="21"/>
                          <w:lang w:val="en-GB"/>
                          <w:rPrChange w:id="3629" w:author="Redondo García Francisco Javier" w:date="2025-09-02T09:44:00Z">
                            <w:rPr>
                              <w:rFonts w:ascii="Consolas" w:hAnsi="Consolas"/>
                              <w:color w:val="CCCCCC"/>
                              <w:sz w:val="21"/>
                              <w:lang w:val="en-US"/>
                            </w:rPr>
                          </w:rPrChange>
                        </w:rPr>
                        <w:t xml:space="preserve">        </w:t>
                      </w:r>
                      <w:r w:rsidRPr="00BE540A">
                        <w:rPr>
                          <w:rFonts w:ascii="Consolas" w:eastAsia="Times New Roman" w:hAnsi="Consolas" w:cs="Times New Roman"/>
                          <w:color w:val="C586C0"/>
                          <w:sz w:val="21"/>
                          <w:szCs w:val="21"/>
                          <w:lang w:val="en-GB" w:eastAsia="es-ES"/>
                        </w:rPr>
                        <w:t>for</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1</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&lt;=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4FC1FF"/>
                          <w:sz w:val="21"/>
                          <w:szCs w:val="21"/>
                          <w:lang w:val="en-GB" w:eastAsia="es-ES"/>
                        </w:rPr>
                        <w:t>windowSize</w:t>
                      </w:r>
                      <w:proofErr w:type="spellEnd"/>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D4D4D4"/>
                          <w:sz w:val="21"/>
                          <w:szCs w:val="21"/>
                          <w:lang w:val="en-GB" w:eastAsia="es-ES"/>
                        </w:rPr>
                        <w:t>++</w:t>
                      </w:r>
                      <w:proofErr w:type="spellEnd"/>
                      <w:r w:rsidRPr="00BE540A">
                        <w:rPr>
                          <w:rFonts w:ascii="Consolas" w:eastAsia="Times New Roman" w:hAnsi="Consolas" w:cs="Times New Roman"/>
                          <w:color w:val="CCCCCC"/>
                          <w:sz w:val="21"/>
                          <w:szCs w:val="21"/>
                          <w:lang w:val="en-GB" w:eastAsia="es-ES"/>
                        </w:rPr>
                        <w:t>) {</w:t>
                      </w:r>
                    </w:p>
                    <w:p w14:paraId="7F328B9D"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if</w:t>
                      </w:r>
                      <w:r w:rsidRPr="00BE540A">
                        <w:rPr>
                          <w:rFonts w:ascii="Consolas" w:eastAsia="Times New Roman" w:hAnsi="Consolas" w:cs="Times New Roman"/>
                          <w:color w:val="CCCCCC"/>
                          <w:sz w:val="21"/>
                          <w:szCs w:val="21"/>
                          <w:lang w:val="en-GB" w:eastAsia="es-ES"/>
                        </w:rPr>
                        <w:t xml:space="preserve"> (</w:t>
                      </w:r>
                      <w:proofErr w:type="gramStart"/>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proofErr w:type="spellStart"/>
                      <w:proofErr w:type="gramEnd"/>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&lt;=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FC1FF"/>
                          <w:sz w:val="21"/>
                          <w:szCs w:val="21"/>
                          <w:lang w:val="en-GB" w:eastAsia="es-ES"/>
                        </w:rPr>
                        <w:t>current</w:t>
                      </w:r>
                      <w:r w:rsidRPr="00BE540A">
                        <w:rPr>
                          <w:rFonts w:ascii="Consolas" w:eastAsia="Times New Roman" w:hAnsi="Consolas" w:cs="Times New Roman"/>
                          <w:color w:val="CCCCCC"/>
                          <w:sz w:val="21"/>
                          <w:szCs w:val="21"/>
                          <w:lang w:val="en-GB" w:eastAsia="es-ES"/>
                        </w:rPr>
                        <w:t>) {</w:t>
                      </w:r>
                    </w:p>
                    <w:p w14:paraId="5122FA9F" w14:textId="77777777" w:rsidR="00260674" w:rsidRPr="003067BC" w:rsidRDefault="00260674" w:rsidP="008F22B8">
                      <w:pPr>
                        <w:shd w:val="clear" w:color="auto" w:fill="1F1F1F"/>
                        <w:spacing w:after="0" w:line="285" w:lineRule="atLeast"/>
                        <w:rPr>
                          <w:rFonts w:ascii="Consolas" w:hAnsi="Consolas"/>
                          <w:color w:val="CCCCCC"/>
                          <w:sz w:val="21"/>
                          <w:lang w:val="en-US"/>
                          <w:rPrChange w:id="3630" w:author="Redondo García Francisco Javier" w:date="2025-09-02T09:44:00Z">
                            <w:rPr>
                              <w:rFonts w:ascii="Consolas" w:hAnsi="Consolas"/>
                              <w:color w:val="CCCCCC"/>
                              <w:sz w:val="21"/>
                            </w:rPr>
                          </w:rPrChange>
                        </w:rPr>
                      </w:pPr>
                      <w:r w:rsidRPr="00BE540A">
                        <w:rPr>
                          <w:rFonts w:ascii="Consolas" w:eastAsia="Times New Roman" w:hAnsi="Consolas" w:cs="Times New Roman"/>
                          <w:color w:val="CCCCCC"/>
                          <w:sz w:val="21"/>
                          <w:szCs w:val="21"/>
                          <w:lang w:val="en-GB" w:eastAsia="es-ES"/>
                        </w:rPr>
                        <w:t xml:space="preserve">            </w:t>
                      </w:r>
                      <w:r w:rsidRPr="003067BC">
                        <w:rPr>
                          <w:rFonts w:ascii="Consolas" w:hAnsi="Consolas"/>
                          <w:color w:val="9CDCFE"/>
                          <w:sz w:val="21"/>
                          <w:lang w:val="en-US"/>
                          <w:rPrChange w:id="3631" w:author="Redondo García Francisco Javier" w:date="2025-09-02T09:44:00Z">
                            <w:rPr>
                              <w:rFonts w:ascii="Consolas" w:hAnsi="Consolas"/>
                              <w:color w:val="9CDCFE"/>
                              <w:sz w:val="21"/>
                            </w:rPr>
                          </w:rPrChange>
                        </w:rPr>
                        <w:t>isValley</w:t>
                      </w:r>
                      <w:r w:rsidRPr="003067BC">
                        <w:rPr>
                          <w:rFonts w:ascii="Consolas" w:hAnsi="Consolas"/>
                          <w:color w:val="CCCCCC"/>
                          <w:sz w:val="21"/>
                          <w:lang w:val="en-US"/>
                          <w:rPrChange w:id="3632" w:author="Redondo García Francisco Javier" w:date="2025-09-02T09:44:00Z">
                            <w:rPr>
                              <w:rFonts w:ascii="Consolas" w:hAnsi="Consolas"/>
                              <w:color w:val="CCCCCC"/>
                              <w:sz w:val="21"/>
                            </w:rPr>
                          </w:rPrChange>
                        </w:rPr>
                        <w:t xml:space="preserve"> </w:t>
                      </w:r>
                      <w:r w:rsidRPr="003067BC">
                        <w:rPr>
                          <w:rFonts w:ascii="Consolas" w:hAnsi="Consolas"/>
                          <w:color w:val="D4D4D4"/>
                          <w:sz w:val="21"/>
                          <w:lang w:val="en-US"/>
                          <w:rPrChange w:id="3633" w:author="Redondo García Francisco Javier" w:date="2025-09-02T09:44:00Z">
                            <w:rPr>
                              <w:rFonts w:ascii="Consolas" w:hAnsi="Consolas"/>
                              <w:color w:val="D4D4D4"/>
                              <w:sz w:val="21"/>
                            </w:rPr>
                          </w:rPrChange>
                        </w:rPr>
                        <w:t>=</w:t>
                      </w:r>
                      <w:r w:rsidRPr="003067BC">
                        <w:rPr>
                          <w:rFonts w:ascii="Consolas" w:hAnsi="Consolas"/>
                          <w:color w:val="CCCCCC"/>
                          <w:sz w:val="21"/>
                          <w:lang w:val="en-US"/>
                          <w:rPrChange w:id="3634" w:author="Redondo García Francisco Javier" w:date="2025-09-02T09:44:00Z">
                            <w:rPr>
                              <w:rFonts w:ascii="Consolas" w:hAnsi="Consolas"/>
                              <w:color w:val="CCCCCC"/>
                              <w:sz w:val="21"/>
                            </w:rPr>
                          </w:rPrChange>
                        </w:rPr>
                        <w:t xml:space="preserve"> </w:t>
                      </w:r>
                      <w:r w:rsidRPr="003067BC">
                        <w:rPr>
                          <w:rFonts w:ascii="Consolas" w:hAnsi="Consolas"/>
                          <w:color w:val="569CD6"/>
                          <w:sz w:val="21"/>
                          <w:lang w:val="en-US"/>
                          <w:rPrChange w:id="3635" w:author="Redondo García Francisco Javier" w:date="2025-09-02T09:44:00Z">
                            <w:rPr>
                              <w:rFonts w:ascii="Consolas" w:hAnsi="Consolas"/>
                              <w:color w:val="569CD6"/>
                              <w:sz w:val="21"/>
                            </w:rPr>
                          </w:rPrChange>
                        </w:rPr>
                        <w:t>false</w:t>
                      </w:r>
                      <w:r w:rsidRPr="003067BC">
                        <w:rPr>
                          <w:rFonts w:ascii="Consolas" w:hAnsi="Consolas"/>
                          <w:color w:val="CCCCCC"/>
                          <w:sz w:val="21"/>
                          <w:lang w:val="en-US"/>
                          <w:rPrChange w:id="3636" w:author="Redondo García Francisco Javier" w:date="2025-09-02T09:44:00Z">
                            <w:rPr>
                              <w:rFonts w:ascii="Consolas" w:hAnsi="Consolas"/>
                              <w:color w:val="CCCCCC"/>
                              <w:sz w:val="21"/>
                            </w:rPr>
                          </w:rPrChange>
                        </w:rPr>
                        <w:t>;</w:t>
                      </w:r>
                    </w:p>
                    <w:p w14:paraId="45F597E1" w14:textId="77777777" w:rsidR="00260674" w:rsidRPr="003067BC" w:rsidRDefault="00260674" w:rsidP="008F22B8">
                      <w:pPr>
                        <w:shd w:val="clear" w:color="auto" w:fill="1F1F1F"/>
                        <w:spacing w:after="0" w:line="285" w:lineRule="atLeast"/>
                        <w:rPr>
                          <w:rFonts w:ascii="Consolas" w:hAnsi="Consolas"/>
                          <w:color w:val="CCCCCC"/>
                          <w:sz w:val="21"/>
                          <w:lang w:val="en-US"/>
                          <w:rPrChange w:id="3637" w:author="Redondo García Francisco Javier" w:date="2025-09-02T09:44:00Z">
                            <w:rPr>
                              <w:rFonts w:ascii="Consolas" w:hAnsi="Consolas"/>
                              <w:color w:val="CCCCCC"/>
                              <w:sz w:val="21"/>
                            </w:rPr>
                          </w:rPrChange>
                        </w:rPr>
                      </w:pPr>
                      <w:r w:rsidRPr="003067BC">
                        <w:rPr>
                          <w:rFonts w:ascii="Consolas" w:hAnsi="Consolas"/>
                          <w:color w:val="CCCCCC"/>
                          <w:sz w:val="21"/>
                          <w:lang w:val="en-US"/>
                          <w:rPrChange w:id="3638" w:author="Redondo García Francisco Javier" w:date="2025-09-02T09:44:00Z">
                            <w:rPr>
                              <w:rFonts w:ascii="Consolas" w:hAnsi="Consolas"/>
                              <w:color w:val="CCCCCC"/>
                              <w:sz w:val="21"/>
                            </w:rPr>
                          </w:rPrChange>
                        </w:rPr>
                        <w:t>          }</w:t>
                      </w:r>
                    </w:p>
                    <w:p w14:paraId="79D05EB6" w14:textId="77777777" w:rsidR="00260674" w:rsidRPr="003067BC" w:rsidRDefault="00260674" w:rsidP="008F22B8">
                      <w:pPr>
                        <w:shd w:val="clear" w:color="auto" w:fill="1F1F1F"/>
                        <w:spacing w:after="0" w:line="285" w:lineRule="atLeast"/>
                        <w:rPr>
                          <w:rFonts w:ascii="Consolas" w:hAnsi="Consolas"/>
                          <w:color w:val="CCCCCC"/>
                          <w:sz w:val="21"/>
                          <w:lang w:val="en-US"/>
                          <w:rPrChange w:id="3639" w:author="Redondo García Francisco Javier" w:date="2025-09-02T09:44:00Z">
                            <w:rPr>
                              <w:rFonts w:ascii="Consolas" w:hAnsi="Consolas"/>
                              <w:color w:val="CCCCCC"/>
                              <w:sz w:val="21"/>
                            </w:rPr>
                          </w:rPrChange>
                        </w:rPr>
                      </w:pPr>
                      <w:r w:rsidRPr="003067BC">
                        <w:rPr>
                          <w:rFonts w:ascii="Consolas" w:hAnsi="Consolas"/>
                          <w:color w:val="CCCCCC"/>
                          <w:sz w:val="21"/>
                          <w:lang w:val="en-US"/>
                          <w:rPrChange w:id="3640" w:author="Redondo García Francisco Javier" w:date="2025-09-02T09:44:00Z">
                            <w:rPr>
                              <w:rFonts w:ascii="Consolas" w:hAnsi="Consolas"/>
                              <w:color w:val="CCCCCC"/>
                              <w:sz w:val="21"/>
                            </w:rPr>
                          </w:rPrChange>
                        </w:rPr>
                        <w:t>        }</w:t>
                      </w:r>
                    </w:p>
                    <w:p w14:paraId="49CE735D" w14:textId="77777777" w:rsidR="00260674" w:rsidRPr="003067BC" w:rsidRDefault="00260674" w:rsidP="008F22B8">
                      <w:pPr>
                        <w:shd w:val="clear" w:color="auto" w:fill="1F1F1F"/>
                        <w:spacing w:after="0" w:line="285" w:lineRule="atLeast"/>
                        <w:rPr>
                          <w:rFonts w:ascii="Consolas" w:hAnsi="Consolas"/>
                          <w:color w:val="CCCCCC"/>
                          <w:sz w:val="21"/>
                          <w:lang w:val="en-US"/>
                          <w:rPrChange w:id="3641" w:author="Redondo García Francisco Javier" w:date="2025-09-02T09:44:00Z">
                            <w:rPr>
                              <w:rFonts w:ascii="Consolas" w:hAnsi="Consolas"/>
                              <w:color w:val="CCCCCC"/>
                              <w:sz w:val="21"/>
                            </w:rPr>
                          </w:rPrChange>
                        </w:rPr>
                      </w:pPr>
                      <w:r w:rsidRPr="003067BC">
                        <w:rPr>
                          <w:rFonts w:ascii="Consolas" w:hAnsi="Consolas"/>
                          <w:color w:val="CCCCCC"/>
                          <w:sz w:val="21"/>
                          <w:lang w:val="en-US"/>
                          <w:rPrChange w:id="3642" w:author="Redondo García Francisco Javier" w:date="2025-09-02T09:44:00Z">
                            <w:rPr>
                              <w:rFonts w:ascii="Consolas" w:hAnsi="Consolas"/>
                              <w:color w:val="CCCCCC"/>
                              <w:sz w:val="21"/>
                            </w:rPr>
                          </w:rPrChange>
                        </w:rPr>
                        <w:t xml:space="preserve">        </w:t>
                      </w:r>
                      <w:r w:rsidRPr="003067BC">
                        <w:rPr>
                          <w:rFonts w:ascii="Consolas" w:hAnsi="Consolas"/>
                          <w:color w:val="C586C0"/>
                          <w:sz w:val="21"/>
                          <w:lang w:val="en-US"/>
                          <w:rPrChange w:id="3643" w:author="Redondo García Francisco Javier" w:date="2025-09-02T09:44:00Z">
                            <w:rPr>
                              <w:rFonts w:ascii="Consolas" w:hAnsi="Consolas"/>
                              <w:color w:val="C586C0"/>
                              <w:sz w:val="21"/>
                            </w:rPr>
                          </w:rPrChange>
                        </w:rPr>
                        <w:t>if</w:t>
                      </w:r>
                      <w:r w:rsidRPr="003067BC">
                        <w:rPr>
                          <w:rFonts w:ascii="Consolas" w:hAnsi="Consolas"/>
                          <w:color w:val="CCCCCC"/>
                          <w:sz w:val="21"/>
                          <w:lang w:val="en-US"/>
                          <w:rPrChange w:id="3644" w:author="Redondo García Francisco Javier" w:date="2025-09-02T09:44:00Z">
                            <w:rPr>
                              <w:rFonts w:ascii="Consolas" w:hAnsi="Consolas"/>
                              <w:color w:val="CCCCCC"/>
                              <w:sz w:val="21"/>
                            </w:rPr>
                          </w:rPrChange>
                        </w:rPr>
                        <w:t xml:space="preserve"> (</w:t>
                      </w:r>
                      <w:r w:rsidRPr="003067BC">
                        <w:rPr>
                          <w:rFonts w:ascii="Consolas" w:hAnsi="Consolas"/>
                          <w:color w:val="9CDCFE"/>
                          <w:sz w:val="21"/>
                          <w:lang w:val="en-US"/>
                          <w:rPrChange w:id="3645" w:author="Redondo García Francisco Javier" w:date="2025-09-02T09:44:00Z">
                            <w:rPr>
                              <w:rFonts w:ascii="Consolas" w:hAnsi="Consolas"/>
                              <w:color w:val="9CDCFE"/>
                              <w:sz w:val="21"/>
                            </w:rPr>
                          </w:rPrChange>
                        </w:rPr>
                        <w:t>isValley</w:t>
                      </w:r>
                      <w:r w:rsidRPr="003067BC">
                        <w:rPr>
                          <w:rFonts w:ascii="Consolas" w:hAnsi="Consolas"/>
                          <w:color w:val="CCCCCC"/>
                          <w:sz w:val="21"/>
                          <w:lang w:val="en-US"/>
                          <w:rPrChange w:id="3646" w:author="Redondo García Francisco Javier" w:date="2025-09-02T09:44:00Z">
                            <w:rPr>
                              <w:rFonts w:ascii="Consolas" w:hAnsi="Consolas"/>
                              <w:color w:val="CCCCCC"/>
                              <w:sz w:val="21"/>
                            </w:rPr>
                          </w:rPrChange>
                        </w:rPr>
                        <w:t>) {</w:t>
                      </w:r>
                    </w:p>
                    <w:p w14:paraId="102C8B62" w14:textId="77777777" w:rsidR="00260674" w:rsidRPr="003067BC" w:rsidRDefault="00260674" w:rsidP="008F22B8">
                      <w:pPr>
                        <w:shd w:val="clear" w:color="auto" w:fill="1F1F1F"/>
                        <w:spacing w:after="0" w:line="285" w:lineRule="atLeast"/>
                        <w:rPr>
                          <w:rFonts w:ascii="Consolas" w:hAnsi="Consolas"/>
                          <w:color w:val="CCCCCC"/>
                          <w:sz w:val="21"/>
                          <w:lang w:val="en-US"/>
                          <w:rPrChange w:id="3647" w:author="Redondo García Francisco Javier" w:date="2025-09-02T09:44:00Z">
                            <w:rPr>
                              <w:rFonts w:ascii="Consolas" w:hAnsi="Consolas"/>
                              <w:color w:val="CCCCCC"/>
                              <w:sz w:val="21"/>
                            </w:rPr>
                          </w:rPrChange>
                        </w:rPr>
                      </w:pPr>
                      <w:r w:rsidRPr="003067BC">
                        <w:rPr>
                          <w:rFonts w:ascii="Consolas" w:hAnsi="Consolas"/>
                          <w:color w:val="CCCCCC"/>
                          <w:sz w:val="21"/>
                          <w:lang w:val="en-US"/>
                          <w:rPrChange w:id="3648" w:author="Redondo García Francisco Javier" w:date="2025-09-02T09:44:00Z">
                            <w:rPr>
                              <w:rFonts w:ascii="Consolas" w:hAnsi="Consolas"/>
                              <w:color w:val="CCCCCC"/>
                              <w:sz w:val="21"/>
                            </w:rPr>
                          </w:rPrChange>
                        </w:rPr>
                        <w:t xml:space="preserve">          </w:t>
                      </w:r>
                      <w:r w:rsidRPr="003067BC">
                        <w:rPr>
                          <w:rFonts w:ascii="Consolas" w:hAnsi="Consolas"/>
                          <w:color w:val="4FC1FF"/>
                          <w:sz w:val="21"/>
                          <w:lang w:val="en-US"/>
                          <w:rPrChange w:id="3649" w:author="Redondo García Francisco Javier" w:date="2025-09-02T09:44:00Z">
                            <w:rPr>
                              <w:rFonts w:ascii="Consolas" w:hAnsi="Consolas"/>
                              <w:color w:val="4FC1FF"/>
                              <w:sz w:val="21"/>
                            </w:rPr>
                          </w:rPrChange>
                        </w:rPr>
                        <w:t>valleys</w:t>
                      </w:r>
                      <w:r w:rsidRPr="003067BC">
                        <w:rPr>
                          <w:rFonts w:ascii="Consolas" w:hAnsi="Consolas"/>
                          <w:color w:val="CCCCCC"/>
                          <w:sz w:val="21"/>
                          <w:lang w:val="en-US"/>
                          <w:rPrChange w:id="3650" w:author="Redondo García Francisco Javier" w:date="2025-09-02T09:44:00Z">
                            <w:rPr>
                              <w:rFonts w:ascii="Consolas" w:hAnsi="Consolas"/>
                              <w:color w:val="CCCCCC"/>
                              <w:sz w:val="21"/>
                            </w:rPr>
                          </w:rPrChange>
                        </w:rPr>
                        <w:t>.</w:t>
                      </w:r>
                      <w:r w:rsidRPr="003067BC">
                        <w:rPr>
                          <w:rFonts w:ascii="Consolas" w:hAnsi="Consolas"/>
                          <w:color w:val="DCDCAA"/>
                          <w:sz w:val="21"/>
                          <w:lang w:val="en-US"/>
                          <w:rPrChange w:id="3651" w:author="Redondo García Francisco Javier" w:date="2025-09-02T09:44:00Z">
                            <w:rPr>
                              <w:rFonts w:ascii="Consolas" w:hAnsi="Consolas"/>
                              <w:color w:val="DCDCAA"/>
                              <w:sz w:val="21"/>
                            </w:rPr>
                          </w:rPrChange>
                        </w:rPr>
                        <w:t>push</w:t>
                      </w:r>
                      <w:r w:rsidRPr="003067BC">
                        <w:rPr>
                          <w:rFonts w:ascii="Consolas" w:hAnsi="Consolas"/>
                          <w:color w:val="CCCCCC"/>
                          <w:sz w:val="21"/>
                          <w:lang w:val="en-US"/>
                          <w:rPrChange w:id="3652" w:author="Redondo García Francisco Javier" w:date="2025-09-02T09:44:00Z">
                            <w:rPr>
                              <w:rFonts w:ascii="Consolas" w:hAnsi="Consolas"/>
                              <w:color w:val="CCCCCC"/>
                              <w:sz w:val="21"/>
                            </w:rPr>
                          </w:rPrChange>
                        </w:rPr>
                        <w:t>(</w:t>
                      </w:r>
                      <w:r w:rsidRPr="003067BC">
                        <w:rPr>
                          <w:rFonts w:ascii="Consolas" w:hAnsi="Consolas"/>
                          <w:color w:val="4FC1FF"/>
                          <w:sz w:val="21"/>
                          <w:lang w:val="en-US"/>
                          <w:rPrChange w:id="3653" w:author="Redondo García Francisco Javier" w:date="2025-09-02T09:44:00Z">
                            <w:rPr>
                              <w:rFonts w:ascii="Consolas" w:hAnsi="Consolas"/>
                              <w:color w:val="4FC1FF"/>
                              <w:sz w:val="21"/>
                            </w:rPr>
                          </w:rPrChange>
                        </w:rPr>
                        <w:t>current</w:t>
                      </w:r>
                      <w:r w:rsidRPr="003067BC">
                        <w:rPr>
                          <w:rFonts w:ascii="Consolas" w:hAnsi="Consolas"/>
                          <w:color w:val="CCCCCC"/>
                          <w:sz w:val="21"/>
                          <w:lang w:val="en-US"/>
                          <w:rPrChange w:id="3654" w:author="Redondo García Francisco Javier" w:date="2025-09-02T09:44:00Z">
                            <w:rPr>
                              <w:rFonts w:ascii="Consolas" w:hAnsi="Consolas"/>
                              <w:color w:val="CCCCCC"/>
                              <w:sz w:val="21"/>
                            </w:rPr>
                          </w:rPrChange>
                        </w:rPr>
                        <w:t>);</w:t>
                      </w:r>
                    </w:p>
                    <w:p w14:paraId="17EBE4DA"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eastAsia="es-ES"/>
                        </w:rPr>
                      </w:pPr>
                      <w:r w:rsidRPr="003067BC">
                        <w:rPr>
                          <w:rFonts w:ascii="Consolas" w:hAnsi="Consolas"/>
                          <w:color w:val="CCCCCC"/>
                          <w:sz w:val="21"/>
                          <w:lang w:val="en-US"/>
                          <w:rPrChange w:id="3655" w:author="Redondo García Francisco Javier" w:date="2025-09-02T09:44:00Z">
                            <w:rPr>
                              <w:rFonts w:ascii="Consolas" w:hAnsi="Consolas"/>
                              <w:color w:val="CCCCCC"/>
                              <w:sz w:val="21"/>
                            </w:rPr>
                          </w:rPrChange>
                        </w:rPr>
                        <w:t xml:space="preserve">          </w:t>
                      </w:r>
                      <w:proofErr w:type="spellStart"/>
                      <w:r w:rsidRPr="00BE540A">
                        <w:rPr>
                          <w:rFonts w:ascii="Consolas" w:eastAsia="Times New Roman" w:hAnsi="Consolas" w:cs="Times New Roman"/>
                          <w:color w:val="9CDCFE"/>
                          <w:sz w:val="21"/>
                          <w:szCs w:val="21"/>
                          <w:lang w:eastAsia="es-ES"/>
                        </w:rPr>
                        <w:t>expectingPeak</w:t>
                      </w:r>
                      <w:proofErr w:type="spellEnd"/>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569CD6"/>
                          <w:sz w:val="21"/>
                          <w:szCs w:val="21"/>
                          <w:lang w:eastAsia="es-ES"/>
                        </w:rPr>
                        <w:t>true</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6A9955"/>
                          <w:sz w:val="21"/>
                          <w:szCs w:val="21"/>
                          <w:lang w:eastAsia="es-ES"/>
                        </w:rPr>
                        <w:t>// Después de un valle, buscamos un pico</w:t>
                      </w:r>
                    </w:p>
                    <w:p w14:paraId="4FB74627"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C586C0"/>
                          <w:sz w:val="21"/>
                          <w:szCs w:val="21"/>
                          <w:lang w:val="en-GB" w:eastAsia="es-ES"/>
                        </w:rPr>
                        <w:t>return</w:t>
                      </w:r>
                      <w:r w:rsidRPr="00BE540A">
                        <w:rPr>
                          <w:rFonts w:ascii="Consolas" w:eastAsia="Times New Roman" w:hAnsi="Consolas" w:cs="Times New Roman"/>
                          <w:color w:val="CCCCCC"/>
                          <w:sz w:val="21"/>
                          <w:szCs w:val="21"/>
                          <w:lang w:val="en-GB" w:eastAsia="es-ES"/>
                        </w:rPr>
                        <w:t xml:space="preserve"> {</w:t>
                      </w:r>
                    </w:p>
                    <w:p w14:paraId="450B2088" w14:textId="77777777" w:rsidR="00260674" w:rsidRPr="00BE540A"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maxValues</w:t>
                      </w:r>
                      <w:proofErr w:type="spellEnd"/>
                      <w:r w:rsidRPr="00BE540A">
                        <w:rPr>
                          <w:rFonts w:ascii="Consolas" w:eastAsia="Times New Roman" w:hAnsi="Consolas" w:cs="Times New Roman"/>
                          <w:color w:val="9CDCFE"/>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4FC1FF"/>
                          <w:sz w:val="21"/>
                          <w:szCs w:val="21"/>
                          <w:lang w:val="en-GB" w:eastAsia="es-ES"/>
                        </w:rPr>
                        <w:t>peaks</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slice</w:t>
                      </w:r>
                      <w:proofErr w:type="spellEnd"/>
                      <w:proofErr w:type="gramEnd"/>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B5CEA8"/>
                          <w:sz w:val="21"/>
                          <w:szCs w:val="21"/>
                          <w:lang w:val="en-GB" w:eastAsia="es-ES"/>
                        </w:rPr>
                        <w:t>0</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5</w:t>
                      </w:r>
                      <w:r w:rsidRPr="00BE540A">
                        <w:rPr>
                          <w:rFonts w:ascii="Consolas" w:eastAsia="Times New Roman" w:hAnsi="Consolas" w:cs="Times New Roman"/>
                          <w:color w:val="CCCCCC"/>
                          <w:sz w:val="21"/>
                          <w:szCs w:val="21"/>
                          <w:lang w:val="en-GB" w:eastAsia="es-ES"/>
                        </w:rPr>
                        <w:t>),</w:t>
                      </w:r>
                    </w:p>
                    <w:p w14:paraId="56EBDD7E" w14:textId="77777777" w:rsidR="00260674" w:rsidRPr="008F22B8" w:rsidRDefault="00260674" w:rsidP="008F22B8">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minValues</w:t>
                      </w:r>
                      <w:proofErr w:type="spellEnd"/>
                      <w:r w:rsidRPr="00BE540A">
                        <w:rPr>
                          <w:rFonts w:ascii="Consolas" w:eastAsia="Times New Roman" w:hAnsi="Consolas" w:cs="Times New Roman"/>
                          <w:color w:val="9CDCFE"/>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4FC1FF"/>
                          <w:sz w:val="21"/>
                          <w:szCs w:val="21"/>
                          <w:lang w:val="en-GB" w:eastAsia="es-ES"/>
                        </w:rPr>
                        <w:t>valleys</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slice</w:t>
                      </w:r>
                      <w:proofErr w:type="spellEnd"/>
                      <w:proofErr w:type="gramEnd"/>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B5CEA8"/>
                          <w:sz w:val="21"/>
                          <w:szCs w:val="21"/>
                          <w:lang w:val="en-GB" w:eastAsia="es-ES"/>
                        </w:rPr>
                        <w:t>0</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4</w:t>
                      </w:r>
                      <w:r w:rsidRPr="00BE540A">
                        <w:rPr>
                          <w:rFonts w:ascii="Consolas" w:eastAsia="Times New Roman" w:hAnsi="Consolas" w:cs="Times New Roman"/>
                          <w:color w:val="CCCCCC"/>
                          <w:sz w:val="21"/>
                          <w:szCs w:val="21"/>
                          <w:lang w:val="en-GB" w:eastAsia="es-ES"/>
                        </w:rPr>
                        <w:t>),</w:t>
                      </w:r>
                    </w:p>
                    <w:p w14:paraId="319D0DAE" w14:textId="77777777" w:rsidR="00260674" w:rsidRPr="00717A8A" w:rsidRDefault="00260674">
                      <w:pPr>
                        <w:rPr>
                          <w:lang w:val="en-GB"/>
                          <w:rPrChange w:id="3656" w:author="Redondo García Francisco Javier" w:date="2025-09-02T09:44:00Z">
                            <w:rPr>
                              <w:lang w:val="en-US"/>
                            </w:rPr>
                          </w:rPrChange>
                        </w:rPr>
                      </w:pPr>
                    </w:p>
                  </w:txbxContent>
                </v:textbox>
                <w10:wrap type="square" anchorx="margin"/>
              </v:shape>
            </w:pict>
          </mc:Fallback>
        </mc:AlternateContent>
      </w:r>
      <w:r w:rsidRPr="000407BA">
        <w:rPr>
          <w:noProof/>
        </w:rPr>
        <mc:AlternateContent>
          <mc:Choice Requires="wps">
            <w:drawing>
              <wp:anchor distT="45720" distB="45720" distL="114300" distR="114300" simplePos="0" relativeHeight="251676672" behindDoc="0" locked="0" layoutInCell="1" allowOverlap="1" wp14:anchorId="1415F80E" wp14:editId="29D9EBE8">
                <wp:simplePos x="0" y="0"/>
                <wp:positionH relativeFrom="column">
                  <wp:posOffset>104140</wp:posOffset>
                </wp:positionH>
                <wp:positionV relativeFrom="paragraph">
                  <wp:posOffset>471805</wp:posOffset>
                </wp:positionV>
                <wp:extent cx="5520690" cy="7439660"/>
                <wp:effectExtent l="0" t="0" r="22860" b="27940"/>
                <wp:wrapSquare wrapText="bothSides"/>
                <wp:docPr id="155321728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0690" cy="7439660"/>
                        </a:xfrm>
                        <a:prstGeom prst="rect">
                          <a:avLst/>
                        </a:prstGeom>
                        <a:solidFill>
                          <a:srgbClr val="FFFFFF"/>
                        </a:solidFill>
                        <a:ln w="9525">
                          <a:solidFill>
                            <a:srgbClr val="000000"/>
                          </a:solidFill>
                          <a:miter lim="800000"/>
                          <a:headEnd/>
                          <a:tailEnd/>
                        </a:ln>
                      </wps:spPr>
                      <wps:txbx>
                        <w:txbxContent>
                          <w:p w14:paraId="57F021EA" w14:textId="77777777" w:rsidR="00260674" w:rsidRPr="000407BA" w:rsidRDefault="00260674" w:rsidP="000407BA">
                            <w:pPr>
                              <w:shd w:val="clear" w:color="auto" w:fill="1F1F1F"/>
                              <w:spacing w:line="285" w:lineRule="atLeast"/>
                              <w:rPr>
                                <w:rFonts w:ascii="Consolas" w:eastAsia="Times New Roman" w:hAnsi="Consolas" w:cs="Times New Roman"/>
                                <w:color w:val="CCCCCC"/>
                                <w:sz w:val="21"/>
                                <w:szCs w:val="21"/>
                                <w:lang w:val="en-GB" w:eastAsia="es-ES"/>
                              </w:rPr>
                            </w:pPr>
                            <w:proofErr w:type="spellStart"/>
                            <w:proofErr w:type="gramStart"/>
                            <w:r w:rsidRPr="000407BA">
                              <w:rPr>
                                <w:rFonts w:ascii="Consolas" w:eastAsia="Times New Roman" w:hAnsi="Consolas" w:cs="Times New Roman"/>
                                <w:color w:val="569CD6"/>
                                <w:sz w:val="21"/>
                                <w:szCs w:val="21"/>
                                <w:lang w:val="en-GB" w:eastAsia="es-ES"/>
                              </w:rPr>
                              <w:t>this</w:t>
                            </w:r>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9CDCFE"/>
                                <w:sz w:val="21"/>
                                <w:szCs w:val="21"/>
                                <w:lang w:val="en-GB" w:eastAsia="es-ES"/>
                              </w:rPr>
                              <w:t>chartOption</w:t>
                            </w:r>
                            <w:proofErr w:type="spellEnd"/>
                            <w:proofErr w:type="gramEnd"/>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D4D4D4"/>
                                <w:sz w:val="21"/>
                                <w:szCs w:val="21"/>
                                <w:lang w:val="en-GB" w:eastAsia="es-ES"/>
                              </w:rPr>
                              <w:t>=</w:t>
                            </w:r>
                            <w:r w:rsidRPr="000407BA">
                              <w:rPr>
                                <w:rFonts w:ascii="Consolas" w:eastAsia="Times New Roman" w:hAnsi="Consolas" w:cs="Times New Roman"/>
                                <w:color w:val="CCCCCC"/>
                                <w:sz w:val="21"/>
                                <w:szCs w:val="21"/>
                                <w:lang w:val="en-GB" w:eastAsia="es-ES"/>
                              </w:rPr>
                              <w:t xml:space="preserve"> {</w:t>
                            </w:r>
                          </w:p>
                          <w:p w14:paraId="3251E35A"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title:</w:t>
                            </w:r>
                            <w:r w:rsidRPr="000407BA">
                              <w:rPr>
                                <w:rFonts w:ascii="Consolas" w:eastAsia="Times New Roman" w:hAnsi="Consolas" w:cs="Times New Roman"/>
                                <w:color w:val="CCCCCC"/>
                                <w:sz w:val="21"/>
                                <w:szCs w:val="21"/>
                                <w:lang w:val="en-GB" w:eastAsia="es-ES"/>
                              </w:rPr>
                              <w:t xml:space="preserve"> {</w:t>
                            </w:r>
                          </w:p>
                          <w:p w14:paraId="0A8BC944"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text:</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w:t>
                            </w:r>
                            <w:proofErr w:type="spellStart"/>
                            <w:r w:rsidRPr="000407BA">
                              <w:rPr>
                                <w:rFonts w:ascii="Consolas" w:eastAsia="Times New Roman" w:hAnsi="Consolas" w:cs="Times New Roman"/>
                                <w:color w:val="CE9178"/>
                                <w:sz w:val="21"/>
                                <w:szCs w:val="21"/>
                                <w:lang w:val="en-GB" w:eastAsia="es-ES"/>
                              </w:rPr>
                              <w:t>Gráfico</w:t>
                            </w:r>
                            <w:proofErr w:type="spellEnd"/>
                            <w:r w:rsidRPr="000407BA">
                              <w:rPr>
                                <w:rFonts w:ascii="Consolas" w:eastAsia="Times New Roman" w:hAnsi="Consolas" w:cs="Times New Roman"/>
                                <w:color w:val="CE9178"/>
                                <w:sz w:val="21"/>
                                <w:szCs w:val="21"/>
                                <w:lang w:val="en-GB" w:eastAsia="es-ES"/>
                              </w:rPr>
                              <w:t>'</w:t>
                            </w:r>
                          </w:p>
                          <w:p w14:paraId="2FB4F9D0"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4CE07EAC"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tooltip:</w:t>
                            </w:r>
                            <w:r w:rsidRPr="000407BA">
                              <w:rPr>
                                <w:rFonts w:ascii="Consolas" w:eastAsia="Times New Roman" w:hAnsi="Consolas" w:cs="Times New Roman"/>
                                <w:color w:val="CCCCCC"/>
                                <w:sz w:val="21"/>
                                <w:szCs w:val="21"/>
                                <w:lang w:val="en-GB" w:eastAsia="es-ES"/>
                              </w:rPr>
                              <w:t xml:space="preserve"> {</w:t>
                            </w:r>
                          </w:p>
                          <w:p w14:paraId="5B686BB8"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trigger:</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'axis'</w:t>
                            </w:r>
                          </w:p>
                          <w:p w14:paraId="4FF94683"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2912F32C"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legend:</w:t>
                            </w:r>
                            <w:r w:rsidRPr="000407BA">
                              <w:rPr>
                                <w:rFonts w:ascii="Consolas" w:eastAsia="Times New Roman" w:hAnsi="Consolas" w:cs="Times New Roman"/>
                                <w:color w:val="CCCCCC"/>
                                <w:sz w:val="21"/>
                                <w:szCs w:val="21"/>
                                <w:lang w:val="en-GB" w:eastAsia="es-ES"/>
                              </w:rPr>
                              <w:t xml:space="preserve"> {</w:t>
                            </w:r>
                          </w:p>
                          <w:p w14:paraId="5707A1D2"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data:</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w:t>
                            </w:r>
                            <w:proofErr w:type="spellStart"/>
                            <w:r w:rsidRPr="000407BA">
                              <w:rPr>
                                <w:rFonts w:ascii="Consolas" w:eastAsia="Times New Roman" w:hAnsi="Consolas" w:cs="Times New Roman"/>
                                <w:color w:val="CE9178"/>
                                <w:sz w:val="21"/>
                                <w:szCs w:val="21"/>
                                <w:lang w:val="en-GB" w:eastAsia="es-ES"/>
                              </w:rPr>
                              <w:t>Sentadillas</w:t>
                            </w:r>
                            <w:proofErr w:type="spellEnd"/>
                            <w:r w:rsidRPr="000407BA">
                              <w:rPr>
                                <w:rFonts w:ascii="Consolas" w:eastAsia="Times New Roman" w:hAnsi="Consolas" w:cs="Times New Roman"/>
                                <w:color w:val="CE9178"/>
                                <w:sz w:val="21"/>
                                <w:szCs w:val="21"/>
                                <w:lang w:val="en-GB" w:eastAsia="es-ES"/>
                              </w:rPr>
                              <w:t>'</w:t>
                            </w:r>
                            <w:r w:rsidRPr="000407BA">
                              <w:rPr>
                                <w:rFonts w:ascii="Consolas" w:eastAsia="Times New Roman" w:hAnsi="Consolas" w:cs="Times New Roman"/>
                                <w:color w:val="CCCCCC"/>
                                <w:sz w:val="21"/>
                                <w:szCs w:val="21"/>
                                <w:lang w:val="en-GB" w:eastAsia="es-ES"/>
                              </w:rPr>
                              <w:t>]</w:t>
                            </w:r>
                          </w:p>
                          <w:p w14:paraId="5AD7D007"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2454751C"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grid:</w:t>
                            </w:r>
                            <w:r w:rsidRPr="000407BA">
                              <w:rPr>
                                <w:rFonts w:ascii="Consolas" w:eastAsia="Times New Roman" w:hAnsi="Consolas" w:cs="Times New Roman"/>
                                <w:color w:val="CCCCCC"/>
                                <w:sz w:val="21"/>
                                <w:szCs w:val="21"/>
                                <w:lang w:val="en-GB" w:eastAsia="es-ES"/>
                              </w:rPr>
                              <w:t xml:space="preserve"> {</w:t>
                            </w:r>
                          </w:p>
                          <w:p w14:paraId="571D8179"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left:</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'3%'</w:t>
                            </w:r>
                            <w:r w:rsidRPr="000407BA">
                              <w:rPr>
                                <w:rFonts w:ascii="Consolas" w:eastAsia="Times New Roman" w:hAnsi="Consolas" w:cs="Times New Roman"/>
                                <w:color w:val="CCCCCC"/>
                                <w:sz w:val="21"/>
                                <w:szCs w:val="21"/>
                                <w:lang w:val="en-GB" w:eastAsia="es-ES"/>
                              </w:rPr>
                              <w:t>,</w:t>
                            </w:r>
                          </w:p>
                          <w:p w14:paraId="21FCD1AE"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right:</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'4%'</w:t>
                            </w:r>
                            <w:r w:rsidRPr="000407BA">
                              <w:rPr>
                                <w:rFonts w:ascii="Consolas" w:eastAsia="Times New Roman" w:hAnsi="Consolas" w:cs="Times New Roman"/>
                                <w:color w:val="CCCCCC"/>
                                <w:sz w:val="21"/>
                                <w:szCs w:val="21"/>
                                <w:lang w:val="en-GB" w:eastAsia="es-ES"/>
                              </w:rPr>
                              <w:t>,</w:t>
                            </w:r>
                          </w:p>
                          <w:p w14:paraId="7B04C810"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bottom:</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'3%'</w:t>
                            </w:r>
                            <w:r w:rsidRPr="000407BA">
                              <w:rPr>
                                <w:rFonts w:ascii="Consolas" w:eastAsia="Times New Roman" w:hAnsi="Consolas" w:cs="Times New Roman"/>
                                <w:color w:val="CCCCCC"/>
                                <w:sz w:val="21"/>
                                <w:szCs w:val="21"/>
                                <w:lang w:val="en-GB" w:eastAsia="es-ES"/>
                              </w:rPr>
                              <w:t>,</w:t>
                            </w:r>
                          </w:p>
                          <w:p w14:paraId="017C1570"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9CDCFE"/>
                                <w:sz w:val="21"/>
                                <w:szCs w:val="21"/>
                                <w:lang w:val="en-GB" w:eastAsia="es-ES"/>
                              </w:rPr>
                              <w:t>containLabel</w:t>
                            </w:r>
                            <w:proofErr w:type="spellEnd"/>
                            <w:r w:rsidRPr="000407BA">
                              <w:rPr>
                                <w:rFonts w:ascii="Consolas" w:eastAsia="Times New Roman" w:hAnsi="Consolas" w:cs="Times New Roman"/>
                                <w:color w:val="9CDCFE"/>
                                <w:sz w:val="21"/>
                                <w:szCs w:val="21"/>
                                <w:lang w:val="en-GB" w:eastAsia="es-ES"/>
                              </w:rPr>
                              <w:t>:</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569CD6"/>
                                <w:sz w:val="21"/>
                                <w:szCs w:val="21"/>
                                <w:lang w:val="en-GB" w:eastAsia="es-ES"/>
                              </w:rPr>
                              <w:t>true</w:t>
                            </w:r>
                          </w:p>
                          <w:p w14:paraId="104F147A"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44D134EF"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toolbox:</w:t>
                            </w:r>
                            <w:r w:rsidRPr="000407BA">
                              <w:rPr>
                                <w:rFonts w:ascii="Consolas" w:eastAsia="Times New Roman" w:hAnsi="Consolas" w:cs="Times New Roman"/>
                                <w:color w:val="CCCCCC"/>
                                <w:sz w:val="21"/>
                                <w:szCs w:val="21"/>
                                <w:lang w:val="en-GB" w:eastAsia="es-ES"/>
                              </w:rPr>
                              <w:t xml:space="preserve"> {</w:t>
                            </w:r>
                          </w:p>
                          <w:p w14:paraId="28E88509"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feature:</w:t>
                            </w:r>
                            <w:r w:rsidRPr="000407BA">
                              <w:rPr>
                                <w:rFonts w:ascii="Consolas" w:eastAsia="Times New Roman" w:hAnsi="Consolas" w:cs="Times New Roman"/>
                                <w:color w:val="CCCCCC"/>
                                <w:sz w:val="21"/>
                                <w:szCs w:val="21"/>
                                <w:lang w:val="en-GB" w:eastAsia="es-ES"/>
                              </w:rPr>
                              <w:t xml:space="preserve"> {</w:t>
                            </w:r>
                          </w:p>
                          <w:p w14:paraId="7B448215"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9CDCFE"/>
                                <w:sz w:val="21"/>
                                <w:szCs w:val="21"/>
                                <w:lang w:val="en-GB" w:eastAsia="es-ES"/>
                              </w:rPr>
                              <w:t>saveAsImage</w:t>
                            </w:r>
                            <w:proofErr w:type="spellEnd"/>
                            <w:r w:rsidRPr="000407BA">
                              <w:rPr>
                                <w:rFonts w:ascii="Consolas" w:eastAsia="Times New Roman" w:hAnsi="Consolas" w:cs="Times New Roman"/>
                                <w:color w:val="9CDCFE"/>
                                <w:sz w:val="21"/>
                                <w:szCs w:val="21"/>
                                <w:lang w:val="en-GB" w:eastAsia="es-ES"/>
                              </w:rPr>
                              <w:t>:</w:t>
                            </w:r>
                            <w:r w:rsidRPr="000407BA">
                              <w:rPr>
                                <w:rFonts w:ascii="Consolas" w:eastAsia="Times New Roman" w:hAnsi="Consolas" w:cs="Times New Roman"/>
                                <w:color w:val="CCCCCC"/>
                                <w:sz w:val="21"/>
                                <w:szCs w:val="21"/>
                                <w:lang w:val="en-GB" w:eastAsia="es-ES"/>
                              </w:rPr>
                              <w:t xml:space="preserve"> {}</w:t>
                            </w:r>
                          </w:p>
                          <w:p w14:paraId="0E3F5B57"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2F9FC7E3"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1FC41A8C"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9CDCFE"/>
                                <w:sz w:val="21"/>
                                <w:szCs w:val="21"/>
                                <w:lang w:val="en-GB" w:eastAsia="es-ES"/>
                              </w:rPr>
                              <w:t>xAxis</w:t>
                            </w:r>
                            <w:proofErr w:type="spellEnd"/>
                            <w:r w:rsidRPr="000407BA">
                              <w:rPr>
                                <w:rFonts w:ascii="Consolas" w:eastAsia="Times New Roman" w:hAnsi="Consolas" w:cs="Times New Roman"/>
                                <w:color w:val="9CDCFE"/>
                                <w:sz w:val="21"/>
                                <w:szCs w:val="21"/>
                                <w:lang w:val="en-GB" w:eastAsia="es-ES"/>
                              </w:rPr>
                              <w:t>:</w:t>
                            </w:r>
                            <w:r w:rsidRPr="000407BA">
                              <w:rPr>
                                <w:rFonts w:ascii="Consolas" w:eastAsia="Times New Roman" w:hAnsi="Consolas" w:cs="Times New Roman"/>
                                <w:color w:val="CCCCCC"/>
                                <w:sz w:val="21"/>
                                <w:szCs w:val="21"/>
                                <w:lang w:val="en-GB" w:eastAsia="es-ES"/>
                              </w:rPr>
                              <w:t xml:space="preserve"> {</w:t>
                            </w:r>
                          </w:p>
                          <w:p w14:paraId="413B207C"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type:</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'category'</w:t>
                            </w:r>
                            <w:r w:rsidRPr="000407BA">
                              <w:rPr>
                                <w:rFonts w:ascii="Consolas" w:eastAsia="Times New Roman" w:hAnsi="Consolas" w:cs="Times New Roman"/>
                                <w:color w:val="CCCCCC"/>
                                <w:sz w:val="21"/>
                                <w:szCs w:val="21"/>
                                <w:lang w:val="en-GB" w:eastAsia="es-ES"/>
                              </w:rPr>
                              <w:t>,</w:t>
                            </w:r>
                          </w:p>
                          <w:p w14:paraId="145A14A9"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9CDCFE"/>
                                <w:sz w:val="21"/>
                                <w:szCs w:val="21"/>
                                <w:lang w:val="en-GB" w:eastAsia="es-ES"/>
                              </w:rPr>
                              <w:t>boundaryGap</w:t>
                            </w:r>
                            <w:proofErr w:type="spellEnd"/>
                            <w:r w:rsidRPr="000407BA">
                              <w:rPr>
                                <w:rFonts w:ascii="Consolas" w:eastAsia="Times New Roman" w:hAnsi="Consolas" w:cs="Times New Roman"/>
                                <w:color w:val="9CDCFE"/>
                                <w:sz w:val="21"/>
                                <w:szCs w:val="21"/>
                                <w:lang w:val="en-GB" w:eastAsia="es-ES"/>
                              </w:rPr>
                              <w:t>:</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569CD6"/>
                                <w:sz w:val="21"/>
                                <w:szCs w:val="21"/>
                                <w:lang w:val="en-GB" w:eastAsia="es-ES"/>
                              </w:rPr>
                              <w:t>false</w:t>
                            </w:r>
                            <w:r w:rsidRPr="000407BA">
                              <w:rPr>
                                <w:rFonts w:ascii="Consolas" w:eastAsia="Times New Roman" w:hAnsi="Consolas" w:cs="Times New Roman"/>
                                <w:color w:val="CCCCCC"/>
                                <w:sz w:val="21"/>
                                <w:szCs w:val="21"/>
                                <w:lang w:val="en-GB" w:eastAsia="es-ES"/>
                              </w:rPr>
                              <w:t>,</w:t>
                            </w:r>
                          </w:p>
                          <w:p w14:paraId="5ED7422D"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data:</w:t>
                            </w: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569CD6"/>
                                <w:sz w:val="21"/>
                                <w:szCs w:val="21"/>
                                <w:lang w:val="en-GB" w:eastAsia="es-ES"/>
                              </w:rPr>
                              <w:t>this</w:t>
                            </w:r>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9CDCFE"/>
                                <w:sz w:val="21"/>
                                <w:szCs w:val="21"/>
                                <w:lang w:val="en-GB" w:eastAsia="es-ES"/>
                              </w:rPr>
                              <w:t>x_axis</w:t>
                            </w:r>
                            <w:proofErr w:type="spellEnd"/>
                            <w:r w:rsidRPr="000407BA">
                              <w:rPr>
                                <w:rFonts w:ascii="Consolas" w:eastAsia="Times New Roman" w:hAnsi="Consolas" w:cs="Times New Roman"/>
                                <w:color w:val="CCCCCC"/>
                                <w:sz w:val="21"/>
                                <w:szCs w:val="21"/>
                                <w:lang w:val="en-GB" w:eastAsia="es-ES"/>
                              </w:rPr>
                              <w:t>,</w:t>
                            </w:r>
                          </w:p>
                          <w:p w14:paraId="0312ADB0"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7E9DFDA5"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9CDCFE"/>
                                <w:sz w:val="21"/>
                                <w:szCs w:val="21"/>
                                <w:lang w:val="en-GB" w:eastAsia="es-ES"/>
                              </w:rPr>
                              <w:t>yAxis</w:t>
                            </w:r>
                            <w:proofErr w:type="spellEnd"/>
                            <w:r w:rsidRPr="000407BA">
                              <w:rPr>
                                <w:rFonts w:ascii="Consolas" w:eastAsia="Times New Roman" w:hAnsi="Consolas" w:cs="Times New Roman"/>
                                <w:color w:val="9CDCFE"/>
                                <w:sz w:val="21"/>
                                <w:szCs w:val="21"/>
                                <w:lang w:val="en-GB" w:eastAsia="es-ES"/>
                              </w:rPr>
                              <w:t>:</w:t>
                            </w:r>
                            <w:r w:rsidRPr="000407BA">
                              <w:rPr>
                                <w:rFonts w:ascii="Consolas" w:eastAsia="Times New Roman" w:hAnsi="Consolas" w:cs="Times New Roman"/>
                                <w:color w:val="CCCCCC"/>
                                <w:sz w:val="21"/>
                                <w:szCs w:val="21"/>
                                <w:lang w:val="en-GB" w:eastAsia="es-ES"/>
                              </w:rPr>
                              <w:t xml:space="preserve"> {</w:t>
                            </w:r>
                          </w:p>
                          <w:p w14:paraId="0E189271"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type:</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'value'</w:t>
                            </w:r>
                          </w:p>
                          <w:p w14:paraId="5FB6A807"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7D591079"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series:</w:t>
                            </w:r>
                            <w:r w:rsidRPr="000407BA">
                              <w:rPr>
                                <w:rFonts w:ascii="Consolas" w:eastAsia="Times New Roman" w:hAnsi="Consolas" w:cs="Times New Roman"/>
                                <w:color w:val="CCCCCC"/>
                                <w:sz w:val="21"/>
                                <w:szCs w:val="21"/>
                                <w:lang w:val="en-GB" w:eastAsia="es-ES"/>
                              </w:rPr>
                              <w:t xml:space="preserve"> [</w:t>
                            </w:r>
                          </w:p>
                          <w:p w14:paraId="5CD9DC6E"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2CEA4626"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name:</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w:t>
                            </w:r>
                            <w:proofErr w:type="spellStart"/>
                            <w:r w:rsidRPr="000407BA">
                              <w:rPr>
                                <w:rFonts w:ascii="Consolas" w:eastAsia="Times New Roman" w:hAnsi="Consolas" w:cs="Times New Roman"/>
                                <w:color w:val="CE9178"/>
                                <w:sz w:val="21"/>
                                <w:szCs w:val="21"/>
                                <w:lang w:val="en-GB" w:eastAsia="es-ES"/>
                              </w:rPr>
                              <w:t>Sentadillas</w:t>
                            </w:r>
                            <w:proofErr w:type="spellEnd"/>
                            <w:r w:rsidRPr="000407BA">
                              <w:rPr>
                                <w:rFonts w:ascii="Consolas" w:eastAsia="Times New Roman" w:hAnsi="Consolas" w:cs="Times New Roman"/>
                                <w:color w:val="CE9178"/>
                                <w:sz w:val="21"/>
                                <w:szCs w:val="21"/>
                                <w:lang w:val="en-GB" w:eastAsia="es-ES"/>
                              </w:rPr>
                              <w:t>'</w:t>
                            </w:r>
                            <w:r w:rsidRPr="000407BA">
                              <w:rPr>
                                <w:rFonts w:ascii="Consolas" w:eastAsia="Times New Roman" w:hAnsi="Consolas" w:cs="Times New Roman"/>
                                <w:color w:val="CCCCCC"/>
                                <w:sz w:val="21"/>
                                <w:szCs w:val="21"/>
                                <w:lang w:val="en-GB" w:eastAsia="es-ES"/>
                              </w:rPr>
                              <w:t>,</w:t>
                            </w:r>
                          </w:p>
                          <w:p w14:paraId="3291DFA5"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type:</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'line'</w:t>
                            </w:r>
                            <w:r w:rsidRPr="000407BA">
                              <w:rPr>
                                <w:rFonts w:ascii="Consolas" w:eastAsia="Times New Roman" w:hAnsi="Consolas" w:cs="Times New Roman"/>
                                <w:color w:val="CCCCCC"/>
                                <w:sz w:val="21"/>
                                <w:szCs w:val="21"/>
                                <w:lang w:val="en-GB" w:eastAsia="es-ES"/>
                              </w:rPr>
                              <w:t>,</w:t>
                            </w:r>
                          </w:p>
                          <w:p w14:paraId="213D8D7E"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p>
                          <w:p w14:paraId="5169D85D"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data:</w:t>
                            </w:r>
                            <w:r w:rsidRPr="000407BA">
                              <w:rPr>
                                <w:rFonts w:ascii="Consolas" w:eastAsia="Times New Roman" w:hAnsi="Consolas" w:cs="Times New Roman"/>
                                <w:color w:val="CCCCCC"/>
                                <w:sz w:val="21"/>
                                <w:szCs w:val="21"/>
                                <w:lang w:val="en-GB" w:eastAsia="es-ES"/>
                              </w:rPr>
                              <w:t xml:space="preserve"> </w:t>
                            </w:r>
                            <w:proofErr w:type="spellStart"/>
                            <w:proofErr w:type="gramStart"/>
                            <w:r w:rsidRPr="000407BA">
                              <w:rPr>
                                <w:rFonts w:ascii="Consolas" w:eastAsia="Times New Roman" w:hAnsi="Consolas" w:cs="Times New Roman"/>
                                <w:color w:val="569CD6"/>
                                <w:sz w:val="21"/>
                                <w:szCs w:val="21"/>
                                <w:lang w:val="en-GB" w:eastAsia="es-ES"/>
                              </w:rPr>
                              <w:t>this</w:t>
                            </w:r>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9CDCFE"/>
                                <w:sz w:val="21"/>
                                <w:szCs w:val="21"/>
                                <w:lang w:val="en-GB" w:eastAsia="es-ES"/>
                              </w:rPr>
                              <w:t>sentadillas</w:t>
                            </w:r>
                            <w:proofErr w:type="spellEnd"/>
                            <w:proofErr w:type="gramEnd"/>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B5CEA8"/>
                                <w:sz w:val="21"/>
                                <w:szCs w:val="21"/>
                                <w:lang w:val="en-GB" w:eastAsia="es-ES"/>
                              </w:rPr>
                              <w:t>0</w:t>
                            </w:r>
                            <w:r w:rsidRPr="000407BA">
                              <w:rPr>
                                <w:rFonts w:ascii="Consolas" w:eastAsia="Times New Roman" w:hAnsi="Consolas" w:cs="Times New Roman"/>
                                <w:color w:val="CCCCCC"/>
                                <w:sz w:val="21"/>
                                <w:szCs w:val="21"/>
                                <w:lang w:val="en-GB" w:eastAsia="es-ES"/>
                              </w:rPr>
                              <w:t>].</w:t>
                            </w:r>
                            <w:proofErr w:type="spellStart"/>
                            <w:r w:rsidRPr="000407BA">
                              <w:rPr>
                                <w:rFonts w:ascii="Consolas" w:eastAsia="Times New Roman" w:hAnsi="Consolas" w:cs="Times New Roman"/>
                                <w:color w:val="9CDCFE"/>
                                <w:sz w:val="21"/>
                                <w:szCs w:val="21"/>
                                <w:lang w:val="en-GB" w:eastAsia="es-ES"/>
                              </w:rPr>
                              <w:t>data</w:t>
                            </w:r>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9CDCFE"/>
                                <w:sz w:val="21"/>
                                <w:szCs w:val="21"/>
                                <w:lang w:val="en-GB" w:eastAsia="es-ES"/>
                              </w:rPr>
                              <w:t>dataChart</w:t>
                            </w:r>
                            <w:proofErr w:type="spellEnd"/>
                          </w:p>
                          <w:p w14:paraId="649E4D76" w14:textId="77777777" w:rsidR="00260674" w:rsidRPr="00717A8A" w:rsidRDefault="00260674" w:rsidP="000407BA">
                            <w:pPr>
                              <w:shd w:val="clear" w:color="auto" w:fill="1F1F1F"/>
                              <w:spacing w:after="0" w:line="285" w:lineRule="atLeast"/>
                              <w:rPr>
                                <w:rFonts w:ascii="Consolas" w:hAnsi="Consolas"/>
                                <w:color w:val="CCCCCC"/>
                                <w:sz w:val="21"/>
                                <w:lang w:val="en-GB"/>
                                <w:rPrChange w:id="3657" w:author="Redondo García Francisco Javier" w:date="2025-09-02T09:44:00Z">
                                  <w:rPr>
                                    <w:rFonts w:ascii="Consolas" w:hAnsi="Consolas"/>
                                    <w:color w:val="CCCCCC"/>
                                    <w:sz w:val="21"/>
                                    <w:lang w:val="en-US"/>
                                  </w:rPr>
                                </w:rPrChange>
                              </w:rPr>
                            </w:pPr>
                            <w:r w:rsidRPr="000407BA">
                              <w:rPr>
                                <w:rFonts w:ascii="Consolas" w:eastAsia="Times New Roman" w:hAnsi="Consolas" w:cs="Times New Roman"/>
                                <w:color w:val="CCCCCC"/>
                                <w:sz w:val="21"/>
                                <w:szCs w:val="21"/>
                                <w:lang w:val="en-GB" w:eastAsia="es-ES"/>
                              </w:rPr>
                              <w:t xml:space="preserve">          </w:t>
                            </w:r>
                            <w:r w:rsidRPr="00717A8A">
                              <w:rPr>
                                <w:rFonts w:ascii="Consolas" w:hAnsi="Consolas"/>
                                <w:color w:val="CCCCCC"/>
                                <w:sz w:val="21"/>
                                <w:lang w:val="en-GB"/>
                                <w:rPrChange w:id="3658" w:author="Redondo García Francisco Javier" w:date="2025-09-02T09:44:00Z">
                                  <w:rPr>
                                    <w:rFonts w:ascii="Consolas" w:hAnsi="Consolas"/>
                                    <w:color w:val="CCCCCC"/>
                                    <w:sz w:val="21"/>
                                    <w:lang w:val="en-US"/>
                                  </w:rPr>
                                </w:rPrChange>
                              </w:rPr>
                              <w:t>},</w:t>
                            </w:r>
                          </w:p>
                          <w:p w14:paraId="280E945D" w14:textId="77777777" w:rsidR="00260674" w:rsidRPr="00717A8A" w:rsidRDefault="00260674" w:rsidP="000407BA">
                            <w:pPr>
                              <w:shd w:val="clear" w:color="auto" w:fill="1F1F1F"/>
                              <w:spacing w:after="240" w:line="285" w:lineRule="atLeast"/>
                              <w:rPr>
                                <w:rFonts w:ascii="Consolas" w:hAnsi="Consolas"/>
                                <w:color w:val="CCCCCC"/>
                                <w:sz w:val="21"/>
                                <w:lang w:val="en-GB"/>
                                <w:rPrChange w:id="3659" w:author="Redondo García Francisco Javier" w:date="2025-09-02T09:44:00Z">
                                  <w:rPr>
                                    <w:rFonts w:ascii="Consolas" w:hAnsi="Consolas"/>
                                    <w:color w:val="CCCCCC"/>
                                    <w:sz w:val="21"/>
                                    <w:lang w:val="en-US"/>
                                  </w:rPr>
                                </w:rPrChange>
                              </w:rPr>
                            </w:pPr>
                          </w:p>
                          <w:p w14:paraId="525E8E39"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eastAsia="es-ES"/>
                              </w:rPr>
                            </w:pPr>
                            <w:r w:rsidRPr="00717A8A">
                              <w:rPr>
                                <w:rFonts w:ascii="Consolas" w:hAnsi="Consolas"/>
                                <w:color w:val="CCCCCC"/>
                                <w:sz w:val="21"/>
                                <w:lang w:val="en-GB"/>
                                <w:rPrChange w:id="3660" w:author="Redondo García Francisco Javier" w:date="2025-09-02T09:44:00Z">
                                  <w:rPr>
                                    <w:rFonts w:ascii="Consolas" w:hAnsi="Consolas"/>
                                    <w:color w:val="CCCCCC"/>
                                    <w:sz w:val="21"/>
                                    <w:lang w:val="en-US"/>
                                  </w:rPr>
                                </w:rPrChange>
                              </w:rPr>
                              <w:t xml:space="preserve">        </w:t>
                            </w:r>
                            <w:r w:rsidRPr="000407BA">
                              <w:rPr>
                                <w:rFonts w:ascii="Consolas" w:eastAsia="Times New Roman" w:hAnsi="Consolas" w:cs="Times New Roman"/>
                                <w:color w:val="CCCCCC"/>
                                <w:sz w:val="21"/>
                                <w:szCs w:val="21"/>
                                <w:lang w:eastAsia="es-ES"/>
                              </w:rPr>
                              <w:t>]</w:t>
                            </w:r>
                          </w:p>
                          <w:p w14:paraId="108303C4"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eastAsia="es-ES"/>
                              </w:rPr>
                            </w:pPr>
                            <w:r w:rsidRPr="000407BA">
                              <w:rPr>
                                <w:rFonts w:ascii="Consolas" w:eastAsia="Times New Roman" w:hAnsi="Consolas" w:cs="Times New Roman"/>
                                <w:color w:val="CCCCCC"/>
                                <w:sz w:val="21"/>
                                <w:szCs w:val="21"/>
                                <w:lang w:eastAsia="es-ES"/>
                              </w:rPr>
                              <w:t>      };</w:t>
                            </w:r>
                          </w:p>
                          <w:p w14:paraId="0D342EA1" w14:textId="77777777" w:rsidR="00260674" w:rsidRDefault="0026067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15F80E" id="_x0000_s1116" type="#_x0000_t202" style="position:absolute;left:0;text-align:left;margin-left:8.2pt;margin-top:37.15pt;width:434.7pt;height:585.8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">
                <v:textbox>
                  <w:txbxContent>
                    <w:p w14:paraId="57F021EA" w14:textId="77777777" w:rsidR="00260674" w:rsidRPr="000407BA" w:rsidRDefault="00260674" w:rsidP="000407BA">
                      <w:pPr>
                        <w:shd w:val="clear" w:color="auto" w:fill="1F1F1F"/>
                        <w:spacing w:line="285" w:lineRule="atLeast"/>
                        <w:rPr>
                          <w:rFonts w:ascii="Consolas" w:eastAsia="Times New Roman" w:hAnsi="Consolas" w:cs="Times New Roman"/>
                          <w:color w:val="CCCCCC"/>
                          <w:sz w:val="21"/>
                          <w:szCs w:val="21"/>
                          <w:lang w:val="en-GB" w:eastAsia="es-ES"/>
                        </w:rPr>
                      </w:pPr>
                      <w:proofErr w:type="spellStart"/>
                      <w:proofErr w:type="gramStart"/>
                      <w:r w:rsidRPr="000407BA">
                        <w:rPr>
                          <w:rFonts w:ascii="Consolas" w:eastAsia="Times New Roman" w:hAnsi="Consolas" w:cs="Times New Roman"/>
                          <w:color w:val="569CD6"/>
                          <w:sz w:val="21"/>
                          <w:szCs w:val="21"/>
                          <w:lang w:val="en-GB" w:eastAsia="es-ES"/>
                        </w:rPr>
                        <w:t>this</w:t>
                      </w:r>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9CDCFE"/>
                          <w:sz w:val="21"/>
                          <w:szCs w:val="21"/>
                          <w:lang w:val="en-GB" w:eastAsia="es-ES"/>
                        </w:rPr>
                        <w:t>chartOption</w:t>
                      </w:r>
                      <w:proofErr w:type="spellEnd"/>
                      <w:proofErr w:type="gramEnd"/>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D4D4D4"/>
                          <w:sz w:val="21"/>
                          <w:szCs w:val="21"/>
                          <w:lang w:val="en-GB" w:eastAsia="es-ES"/>
                        </w:rPr>
                        <w:t>=</w:t>
                      </w:r>
                      <w:r w:rsidRPr="000407BA">
                        <w:rPr>
                          <w:rFonts w:ascii="Consolas" w:eastAsia="Times New Roman" w:hAnsi="Consolas" w:cs="Times New Roman"/>
                          <w:color w:val="CCCCCC"/>
                          <w:sz w:val="21"/>
                          <w:szCs w:val="21"/>
                          <w:lang w:val="en-GB" w:eastAsia="es-ES"/>
                        </w:rPr>
                        <w:t xml:space="preserve"> {</w:t>
                      </w:r>
                    </w:p>
                    <w:p w14:paraId="3251E35A"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title:</w:t>
                      </w:r>
                      <w:r w:rsidRPr="000407BA">
                        <w:rPr>
                          <w:rFonts w:ascii="Consolas" w:eastAsia="Times New Roman" w:hAnsi="Consolas" w:cs="Times New Roman"/>
                          <w:color w:val="CCCCCC"/>
                          <w:sz w:val="21"/>
                          <w:szCs w:val="21"/>
                          <w:lang w:val="en-GB" w:eastAsia="es-ES"/>
                        </w:rPr>
                        <w:t xml:space="preserve"> {</w:t>
                      </w:r>
                    </w:p>
                    <w:p w14:paraId="0A8BC944"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text:</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w:t>
                      </w:r>
                      <w:proofErr w:type="spellStart"/>
                      <w:r w:rsidRPr="000407BA">
                        <w:rPr>
                          <w:rFonts w:ascii="Consolas" w:eastAsia="Times New Roman" w:hAnsi="Consolas" w:cs="Times New Roman"/>
                          <w:color w:val="CE9178"/>
                          <w:sz w:val="21"/>
                          <w:szCs w:val="21"/>
                          <w:lang w:val="en-GB" w:eastAsia="es-ES"/>
                        </w:rPr>
                        <w:t>Gráfico</w:t>
                      </w:r>
                      <w:proofErr w:type="spellEnd"/>
                      <w:r w:rsidRPr="000407BA">
                        <w:rPr>
                          <w:rFonts w:ascii="Consolas" w:eastAsia="Times New Roman" w:hAnsi="Consolas" w:cs="Times New Roman"/>
                          <w:color w:val="CE9178"/>
                          <w:sz w:val="21"/>
                          <w:szCs w:val="21"/>
                          <w:lang w:val="en-GB" w:eastAsia="es-ES"/>
                        </w:rPr>
                        <w:t>'</w:t>
                      </w:r>
                    </w:p>
                    <w:p w14:paraId="2FB4F9D0"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4CE07EAC"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tooltip:</w:t>
                      </w:r>
                      <w:r w:rsidRPr="000407BA">
                        <w:rPr>
                          <w:rFonts w:ascii="Consolas" w:eastAsia="Times New Roman" w:hAnsi="Consolas" w:cs="Times New Roman"/>
                          <w:color w:val="CCCCCC"/>
                          <w:sz w:val="21"/>
                          <w:szCs w:val="21"/>
                          <w:lang w:val="en-GB" w:eastAsia="es-ES"/>
                        </w:rPr>
                        <w:t xml:space="preserve"> {</w:t>
                      </w:r>
                    </w:p>
                    <w:p w14:paraId="5B686BB8"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trigger:</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'axis'</w:t>
                      </w:r>
                    </w:p>
                    <w:p w14:paraId="4FF94683"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2912F32C"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legend:</w:t>
                      </w:r>
                      <w:r w:rsidRPr="000407BA">
                        <w:rPr>
                          <w:rFonts w:ascii="Consolas" w:eastAsia="Times New Roman" w:hAnsi="Consolas" w:cs="Times New Roman"/>
                          <w:color w:val="CCCCCC"/>
                          <w:sz w:val="21"/>
                          <w:szCs w:val="21"/>
                          <w:lang w:val="en-GB" w:eastAsia="es-ES"/>
                        </w:rPr>
                        <w:t xml:space="preserve"> {</w:t>
                      </w:r>
                    </w:p>
                    <w:p w14:paraId="5707A1D2"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data:</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w:t>
                      </w:r>
                      <w:proofErr w:type="spellStart"/>
                      <w:r w:rsidRPr="000407BA">
                        <w:rPr>
                          <w:rFonts w:ascii="Consolas" w:eastAsia="Times New Roman" w:hAnsi="Consolas" w:cs="Times New Roman"/>
                          <w:color w:val="CE9178"/>
                          <w:sz w:val="21"/>
                          <w:szCs w:val="21"/>
                          <w:lang w:val="en-GB" w:eastAsia="es-ES"/>
                        </w:rPr>
                        <w:t>Sentadillas</w:t>
                      </w:r>
                      <w:proofErr w:type="spellEnd"/>
                      <w:r w:rsidRPr="000407BA">
                        <w:rPr>
                          <w:rFonts w:ascii="Consolas" w:eastAsia="Times New Roman" w:hAnsi="Consolas" w:cs="Times New Roman"/>
                          <w:color w:val="CE9178"/>
                          <w:sz w:val="21"/>
                          <w:szCs w:val="21"/>
                          <w:lang w:val="en-GB" w:eastAsia="es-ES"/>
                        </w:rPr>
                        <w:t>'</w:t>
                      </w:r>
                      <w:r w:rsidRPr="000407BA">
                        <w:rPr>
                          <w:rFonts w:ascii="Consolas" w:eastAsia="Times New Roman" w:hAnsi="Consolas" w:cs="Times New Roman"/>
                          <w:color w:val="CCCCCC"/>
                          <w:sz w:val="21"/>
                          <w:szCs w:val="21"/>
                          <w:lang w:val="en-GB" w:eastAsia="es-ES"/>
                        </w:rPr>
                        <w:t>]</w:t>
                      </w:r>
                    </w:p>
                    <w:p w14:paraId="5AD7D007"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2454751C"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grid:</w:t>
                      </w:r>
                      <w:r w:rsidRPr="000407BA">
                        <w:rPr>
                          <w:rFonts w:ascii="Consolas" w:eastAsia="Times New Roman" w:hAnsi="Consolas" w:cs="Times New Roman"/>
                          <w:color w:val="CCCCCC"/>
                          <w:sz w:val="21"/>
                          <w:szCs w:val="21"/>
                          <w:lang w:val="en-GB" w:eastAsia="es-ES"/>
                        </w:rPr>
                        <w:t xml:space="preserve"> {</w:t>
                      </w:r>
                    </w:p>
                    <w:p w14:paraId="571D8179"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left:</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'3%'</w:t>
                      </w:r>
                      <w:r w:rsidRPr="000407BA">
                        <w:rPr>
                          <w:rFonts w:ascii="Consolas" w:eastAsia="Times New Roman" w:hAnsi="Consolas" w:cs="Times New Roman"/>
                          <w:color w:val="CCCCCC"/>
                          <w:sz w:val="21"/>
                          <w:szCs w:val="21"/>
                          <w:lang w:val="en-GB" w:eastAsia="es-ES"/>
                        </w:rPr>
                        <w:t>,</w:t>
                      </w:r>
                    </w:p>
                    <w:p w14:paraId="21FCD1AE"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right:</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'4%'</w:t>
                      </w:r>
                      <w:r w:rsidRPr="000407BA">
                        <w:rPr>
                          <w:rFonts w:ascii="Consolas" w:eastAsia="Times New Roman" w:hAnsi="Consolas" w:cs="Times New Roman"/>
                          <w:color w:val="CCCCCC"/>
                          <w:sz w:val="21"/>
                          <w:szCs w:val="21"/>
                          <w:lang w:val="en-GB" w:eastAsia="es-ES"/>
                        </w:rPr>
                        <w:t>,</w:t>
                      </w:r>
                    </w:p>
                    <w:p w14:paraId="7B04C810"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bottom:</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'3%'</w:t>
                      </w:r>
                      <w:r w:rsidRPr="000407BA">
                        <w:rPr>
                          <w:rFonts w:ascii="Consolas" w:eastAsia="Times New Roman" w:hAnsi="Consolas" w:cs="Times New Roman"/>
                          <w:color w:val="CCCCCC"/>
                          <w:sz w:val="21"/>
                          <w:szCs w:val="21"/>
                          <w:lang w:val="en-GB" w:eastAsia="es-ES"/>
                        </w:rPr>
                        <w:t>,</w:t>
                      </w:r>
                    </w:p>
                    <w:p w14:paraId="017C1570"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9CDCFE"/>
                          <w:sz w:val="21"/>
                          <w:szCs w:val="21"/>
                          <w:lang w:val="en-GB" w:eastAsia="es-ES"/>
                        </w:rPr>
                        <w:t>containLabel</w:t>
                      </w:r>
                      <w:proofErr w:type="spellEnd"/>
                      <w:r w:rsidRPr="000407BA">
                        <w:rPr>
                          <w:rFonts w:ascii="Consolas" w:eastAsia="Times New Roman" w:hAnsi="Consolas" w:cs="Times New Roman"/>
                          <w:color w:val="9CDCFE"/>
                          <w:sz w:val="21"/>
                          <w:szCs w:val="21"/>
                          <w:lang w:val="en-GB" w:eastAsia="es-ES"/>
                        </w:rPr>
                        <w:t>:</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569CD6"/>
                          <w:sz w:val="21"/>
                          <w:szCs w:val="21"/>
                          <w:lang w:val="en-GB" w:eastAsia="es-ES"/>
                        </w:rPr>
                        <w:t>true</w:t>
                      </w:r>
                    </w:p>
                    <w:p w14:paraId="104F147A"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44D134EF"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toolbox:</w:t>
                      </w:r>
                      <w:r w:rsidRPr="000407BA">
                        <w:rPr>
                          <w:rFonts w:ascii="Consolas" w:eastAsia="Times New Roman" w:hAnsi="Consolas" w:cs="Times New Roman"/>
                          <w:color w:val="CCCCCC"/>
                          <w:sz w:val="21"/>
                          <w:szCs w:val="21"/>
                          <w:lang w:val="en-GB" w:eastAsia="es-ES"/>
                        </w:rPr>
                        <w:t xml:space="preserve"> {</w:t>
                      </w:r>
                    </w:p>
                    <w:p w14:paraId="28E88509"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feature:</w:t>
                      </w:r>
                      <w:r w:rsidRPr="000407BA">
                        <w:rPr>
                          <w:rFonts w:ascii="Consolas" w:eastAsia="Times New Roman" w:hAnsi="Consolas" w:cs="Times New Roman"/>
                          <w:color w:val="CCCCCC"/>
                          <w:sz w:val="21"/>
                          <w:szCs w:val="21"/>
                          <w:lang w:val="en-GB" w:eastAsia="es-ES"/>
                        </w:rPr>
                        <w:t xml:space="preserve"> {</w:t>
                      </w:r>
                    </w:p>
                    <w:p w14:paraId="7B448215"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9CDCFE"/>
                          <w:sz w:val="21"/>
                          <w:szCs w:val="21"/>
                          <w:lang w:val="en-GB" w:eastAsia="es-ES"/>
                        </w:rPr>
                        <w:t>saveAsImage</w:t>
                      </w:r>
                      <w:proofErr w:type="spellEnd"/>
                      <w:r w:rsidRPr="000407BA">
                        <w:rPr>
                          <w:rFonts w:ascii="Consolas" w:eastAsia="Times New Roman" w:hAnsi="Consolas" w:cs="Times New Roman"/>
                          <w:color w:val="9CDCFE"/>
                          <w:sz w:val="21"/>
                          <w:szCs w:val="21"/>
                          <w:lang w:val="en-GB" w:eastAsia="es-ES"/>
                        </w:rPr>
                        <w:t>:</w:t>
                      </w:r>
                      <w:r w:rsidRPr="000407BA">
                        <w:rPr>
                          <w:rFonts w:ascii="Consolas" w:eastAsia="Times New Roman" w:hAnsi="Consolas" w:cs="Times New Roman"/>
                          <w:color w:val="CCCCCC"/>
                          <w:sz w:val="21"/>
                          <w:szCs w:val="21"/>
                          <w:lang w:val="en-GB" w:eastAsia="es-ES"/>
                        </w:rPr>
                        <w:t xml:space="preserve"> {}</w:t>
                      </w:r>
                    </w:p>
                    <w:p w14:paraId="0E3F5B57"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2F9FC7E3"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1FC41A8C"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9CDCFE"/>
                          <w:sz w:val="21"/>
                          <w:szCs w:val="21"/>
                          <w:lang w:val="en-GB" w:eastAsia="es-ES"/>
                        </w:rPr>
                        <w:t>xAxis</w:t>
                      </w:r>
                      <w:proofErr w:type="spellEnd"/>
                      <w:r w:rsidRPr="000407BA">
                        <w:rPr>
                          <w:rFonts w:ascii="Consolas" w:eastAsia="Times New Roman" w:hAnsi="Consolas" w:cs="Times New Roman"/>
                          <w:color w:val="9CDCFE"/>
                          <w:sz w:val="21"/>
                          <w:szCs w:val="21"/>
                          <w:lang w:val="en-GB" w:eastAsia="es-ES"/>
                        </w:rPr>
                        <w:t>:</w:t>
                      </w:r>
                      <w:r w:rsidRPr="000407BA">
                        <w:rPr>
                          <w:rFonts w:ascii="Consolas" w:eastAsia="Times New Roman" w:hAnsi="Consolas" w:cs="Times New Roman"/>
                          <w:color w:val="CCCCCC"/>
                          <w:sz w:val="21"/>
                          <w:szCs w:val="21"/>
                          <w:lang w:val="en-GB" w:eastAsia="es-ES"/>
                        </w:rPr>
                        <w:t xml:space="preserve"> {</w:t>
                      </w:r>
                    </w:p>
                    <w:p w14:paraId="413B207C"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type:</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'category'</w:t>
                      </w:r>
                      <w:r w:rsidRPr="000407BA">
                        <w:rPr>
                          <w:rFonts w:ascii="Consolas" w:eastAsia="Times New Roman" w:hAnsi="Consolas" w:cs="Times New Roman"/>
                          <w:color w:val="CCCCCC"/>
                          <w:sz w:val="21"/>
                          <w:szCs w:val="21"/>
                          <w:lang w:val="en-GB" w:eastAsia="es-ES"/>
                        </w:rPr>
                        <w:t>,</w:t>
                      </w:r>
                    </w:p>
                    <w:p w14:paraId="145A14A9"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9CDCFE"/>
                          <w:sz w:val="21"/>
                          <w:szCs w:val="21"/>
                          <w:lang w:val="en-GB" w:eastAsia="es-ES"/>
                        </w:rPr>
                        <w:t>boundaryGap</w:t>
                      </w:r>
                      <w:proofErr w:type="spellEnd"/>
                      <w:r w:rsidRPr="000407BA">
                        <w:rPr>
                          <w:rFonts w:ascii="Consolas" w:eastAsia="Times New Roman" w:hAnsi="Consolas" w:cs="Times New Roman"/>
                          <w:color w:val="9CDCFE"/>
                          <w:sz w:val="21"/>
                          <w:szCs w:val="21"/>
                          <w:lang w:val="en-GB" w:eastAsia="es-ES"/>
                        </w:rPr>
                        <w:t>:</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569CD6"/>
                          <w:sz w:val="21"/>
                          <w:szCs w:val="21"/>
                          <w:lang w:val="en-GB" w:eastAsia="es-ES"/>
                        </w:rPr>
                        <w:t>false</w:t>
                      </w:r>
                      <w:r w:rsidRPr="000407BA">
                        <w:rPr>
                          <w:rFonts w:ascii="Consolas" w:eastAsia="Times New Roman" w:hAnsi="Consolas" w:cs="Times New Roman"/>
                          <w:color w:val="CCCCCC"/>
                          <w:sz w:val="21"/>
                          <w:szCs w:val="21"/>
                          <w:lang w:val="en-GB" w:eastAsia="es-ES"/>
                        </w:rPr>
                        <w:t>,</w:t>
                      </w:r>
                    </w:p>
                    <w:p w14:paraId="5ED7422D"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data:</w:t>
                      </w: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569CD6"/>
                          <w:sz w:val="21"/>
                          <w:szCs w:val="21"/>
                          <w:lang w:val="en-GB" w:eastAsia="es-ES"/>
                        </w:rPr>
                        <w:t>this</w:t>
                      </w:r>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9CDCFE"/>
                          <w:sz w:val="21"/>
                          <w:szCs w:val="21"/>
                          <w:lang w:val="en-GB" w:eastAsia="es-ES"/>
                        </w:rPr>
                        <w:t>x_axis</w:t>
                      </w:r>
                      <w:proofErr w:type="spellEnd"/>
                      <w:r w:rsidRPr="000407BA">
                        <w:rPr>
                          <w:rFonts w:ascii="Consolas" w:eastAsia="Times New Roman" w:hAnsi="Consolas" w:cs="Times New Roman"/>
                          <w:color w:val="CCCCCC"/>
                          <w:sz w:val="21"/>
                          <w:szCs w:val="21"/>
                          <w:lang w:val="en-GB" w:eastAsia="es-ES"/>
                        </w:rPr>
                        <w:t>,</w:t>
                      </w:r>
                    </w:p>
                    <w:p w14:paraId="0312ADB0"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7E9DFDA5"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9CDCFE"/>
                          <w:sz w:val="21"/>
                          <w:szCs w:val="21"/>
                          <w:lang w:val="en-GB" w:eastAsia="es-ES"/>
                        </w:rPr>
                        <w:t>yAxis</w:t>
                      </w:r>
                      <w:proofErr w:type="spellEnd"/>
                      <w:r w:rsidRPr="000407BA">
                        <w:rPr>
                          <w:rFonts w:ascii="Consolas" w:eastAsia="Times New Roman" w:hAnsi="Consolas" w:cs="Times New Roman"/>
                          <w:color w:val="9CDCFE"/>
                          <w:sz w:val="21"/>
                          <w:szCs w:val="21"/>
                          <w:lang w:val="en-GB" w:eastAsia="es-ES"/>
                        </w:rPr>
                        <w:t>:</w:t>
                      </w:r>
                      <w:r w:rsidRPr="000407BA">
                        <w:rPr>
                          <w:rFonts w:ascii="Consolas" w:eastAsia="Times New Roman" w:hAnsi="Consolas" w:cs="Times New Roman"/>
                          <w:color w:val="CCCCCC"/>
                          <w:sz w:val="21"/>
                          <w:szCs w:val="21"/>
                          <w:lang w:val="en-GB" w:eastAsia="es-ES"/>
                        </w:rPr>
                        <w:t xml:space="preserve"> {</w:t>
                      </w:r>
                    </w:p>
                    <w:p w14:paraId="0E189271"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type:</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'value'</w:t>
                      </w:r>
                    </w:p>
                    <w:p w14:paraId="5FB6A807"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7D591079"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series:</w:t>
                      </w:r>
                      <w:r w:rsidRPr="000407BA">
                        <w:rPr>
                          <w:rFonts w:ascii="Consolas" w:eastAsia="Times New Roman" w:hAnsi="Consolas" w:cs="Times New Roman"/>
                          <w:color w:val="CCCCCC"/>
                          <w:sz w:val="21"/>
                          <w:szCs w:val="21"/>
                          <w:lang w:val="en-GB" w:eastAsia="es-ES"/>
                        </w:rPr>
                        <w:t xml:space="preserve"> [</w:t>
                      </w:r>
                    </w:p>
                    <w:p w14:paraId="5CD9DC6E"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2CEA4626"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name:</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w:t>
                      </w:r>
                      <w:proofErr w:type="spellStart"/>
                      <w:r w:rsidRPr="000407BA">
                        <w:rPr>
                          <w:rFonts w:ascii="Consolas" w:eastAsia="Times New Roman" w:hAnsi="Consolas" w:cs="Times New Roman"/>
                          <w:color w:val="CE9178"/>
                          <w:sz w:val="21"/>
                          <w:szCs w:val="21"/>
                          <w:lang w:val="en-GB" w:eastAsia="es-ES"/>
                        </w:rPr>
                        <w:t>Sentadillas</w:t>
                      </w:r>
                      <w:proofErr w:type="spellEnd"/>
                      <w:r w:rsidRPr="000407BA">
                        <w:rPr>
                          <w:rFonts w:ascii="Consolas" w:eastAsia="Times New Roman" w:hAnsi="Consolas" w:cs="Times New Roman"/>
                          <w:color w:val="CE9178"/>
                          <w:sz w:val="21"/>
                          <w:szCs w:val="21"/>
                          <w:lang w:val="en-GB" w:eastAsia="es-ES"/>
                        </w:rPr>
                        <w:t>'</w:t>
                      </w:r>
                      <w:r w:rsidRPr="000407BA">
                        <w:rPr>
                          <w:rFonts w:ascii="Consolas" w:eastAsia="Times New Roman" w:hAnsi="Consolas" w:cs="Times New Roman"/>
                          <w:color w:val="CCCCCC"/>
                          <w:sz w:val="21"/>
                          <w:szCs w:val="21"/>
                          <w:lang w:val="en-GB" w:eastAsia="es-ES"/>
                        </w:rPr>
                        <w:t>,</w:t>
                      </w:r>
                    </w:p>
                    <w:p w14:paraId="3291DFA5"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type:</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'line'</w:t>
                      </w:r>
                      <w:r w:rsidRPr="000407BA">
                        <w:rPr>
                          <w:rFonts w:ascii="Consolas" w:eastAsia="Times New Roman" w:hAnsi="Consolas" w:cs="Times New Roman"/>
                          <w:color w:val="CCCCCC"/>
                          <w:sz w:val="21"/>
                          <w:szCs w:val="21"/>
                          <w:lang w:val="en-GB" w:eastAsia="es-ES"/>
                        </w:rPr>
                        <w:t>,</w:t>
                      </w:r>
                    </w:p>
                    <w:p w14:paraId="213D8D7E"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p>
                    <w:p w14:paraId="5169D85D"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data:</w:t>
                      </w:r>
                      <w:r w:rsidRPr="000407BA">
                        <w:rPr>
                          <w:rFonts w:ascii="Consolas" w:eastAsia="Times New Roman" w:hAnsi="Consolas" w:cs="Times New Roman"/>
                          <w:color w:val="CCCCCC"/>
                          <w:sz w:val="21"/>
                          <w:szCs w:val="21"/>
                          <w:lang w:val="en-GB" w:eastAsia="es-ES"/>
                        </w:rPr>
                        <w:t xml:space="preserve"> </w:t>
                      </w:r>
                      <w:proofErr w:type="spellStart"/>
                      <w:proofErr w:type="gramStart"/>
                      <w:r w:rsidRPr="000407BA">
                        <w:rPr>
                          <w:rFonts w:ascii="Consolas" w:eastAsia="Times New Roman" w:hAnsi="Consolas" w:cs="Times New Roman"/>
                          <w:color w:val="569CD6"/>
                          <w:sz w:val="21"/>
                          <w:szCs w:val="21"/>
                          <w:lang w:val="en-GB" w:eastAsia="es-ES"/>
                        </w:rPr>
                        <w:t>this</w:t>
                      </w:r>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9CDCFE"/>
                          <w:sz w:val="21"/>
                          <w:szCs w:val="21"/>
                          <w:lang w:val="en-GB" w:eastAsia="es-ES"/>
                        </w:rPr>
                        <w:t>sentadillas</w:t>
                      </w:r>
                      <w:proofErr w:type="spellEnd"/>
                      <w:proofErr w:type="gramEnd"/>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B5CEA8"/>
                          <w:sz w:val="21"/>
                          <w:szCs w:val="21"/>
                          <w:lang w:val="en-GB" w:eastAsia="es-ES"/>
                        </w:rPr>
                        <w:t>0</w:t>
                      </w:r>
                      <w:r w:rsidRPr="000407BA">
                        <w:rPr>
                          <w:rFonts w:ascii="Consolas" w:eastAsia="Times New Roman" w:hAnsi="Consolas" w:cs="Times New Roman"/>
                          <w:color w:val="CCCCCC"/>
                          <w:sz w:val="21"/>
                          <w:szCs w:val="21"/>
                          <w:lang w:val="en-GB" w:eastAsia="es-ES"/>
                        </w:rPr>
                        <w:t>].</w:t>
                      </w:r>
                      <w:proofErr w:type="spellStart"/>
                      <w:r w:rsidRPr="000407BA">
                        <w:rPr>
                          <w:rFonts w:ascii="Consolas" w:eastAsia="Times New Roman" w:hAnsi="Consolas" w:cs="Times New Roman"/>
                          <w:color w:val="9CDCFE"/>
                          <w:sz w:val="21"/>
                          <w:szCs w:val="21"/>
                          <w:lang w:val="en-GB" w:eastAsia="es-ES"/>
                        </w:rPr>
                        <w:t>data</w:t>
                      </w:r>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9CDCFE"/>
                          <w:sz w:val="21"/>
                          <w:szCs w:val="21"/>
                          <w:lang w:val="en-GB" w:eastAsia="es-ES"/>
                        </w:rPr>
                        <w:t>dataChart</w:t>
                      </w:r>
                      <w:proofErr w:type="spellEnd"/>
                    </w:p>
                    <w:p w14:paraId="649E4D76" w14:textId="77777777" w:rsidR="00260674" w:rsidRPr="00717A8A" w:rsidRDefault="00260674" w:rsidP="000407BA">
                      <w:pPr>
                        <w:shd w:val="clear" w:color="auto" w:fill="1F1F1F"/>
                        <w:spacing w:after="0" w:line="285" w:lineRule="atLeast"/>
                        <w:rPr>
                          <w:rFonts w:ascii="Consolas" w:hAnsi="Consolas"/>
                          <w:color w:val="CCCCCC"/>
                          <w:sz w:val="21"/>
                          <w:lang w:val="en-GB"/>
                          <w:rPrChange w:id="3661" w:author="Redondo García Francisco Javier" w:date="2025-09-02T09:44:00Z">
                            <w:rPr>
                              <w:rFonts w:ascii="Consolas" w:hAnsi="Consolas"/>
                              <w:color w:val="CCCCCC"/>
                              <w:sz w:val="21"/>
                              <w:lang w:val="en-US"/>
                            </w:rPr>
                          </w:rPrChange>
                        </w:rPr>
                      </w:pPr>
                      <w:r w:rsidRPr="000407BA">
                        <w:rPr>
                          <w:rFonts w:ascii="Consolas" w:eastAsia="Times New Roman" w:hAnsi="Consolas" w:cs="Times New Roman"/>
                          <w:color w:val="CCCCCC"/>
                          <w:sz w:val="21"/>
                          <w:szCs w:val="21"/>
                          <w:lang w:val="en-GB" w:eastAsia="es-ES"/>
                        </w:rPr>
                        <w:t xml:space="preserve">          </w:t>
                      </w:r>
                      <w:r w:rsidRPr="00717A8A">
                        <w:rPr>
                          <w:rFonts w:ascii="Consolas" w:hAnsi="Consolas"/>
                          <w:color w:val="CCCCCC"/>
                          <w:sz w:val="21"/>
                          <w:lang w:val="en-GB"/>
                          <w:rPrChange w:id="3662" w:author="Redondo García Francisco Javier" w:date="2025-09-02T09:44:00Z">
                            <w:rPr>
                              <w:rFonts w:ascii="Consolas" w:hAnsi="Consolas"/>
                              <w:color w:val="CCCCCC"/>
                              <w:sz w:val="21"/>
                              <w:lang w:val="en-US"/>
                            </w:rPr>
                          </w:rPrChange>
                        </w:rPr>
                        <w:t>},</w:t>
                      </w:r>
                    </w:p>
                    <w:p w14:paraId="280E945D" w14:textId="77777777" w:rsidR="00260674" w:rsidRPr="00717A8A" w:rsidRDefault="00260674" w:rsidP="000407BA">
                      <w:pPr>
                        <w:shd w:val="clear" w:color="auto" w:fill="1F1F1F"/>
                        <w:spacing w:after="240" w:line="285" w:lineRule="atLeast"/>
                        <w:rPr>
                          <w:rFonts w:ascii="Consolas" w:hAnsi="Consolas"/>
                          <w:color w:val="CCCCCC"/>
                          <w:sz w:val="21"/>
                          <w:lang w:val="en-GB"/>
                          <w:rPrChange w:id="3663" w:author="Redondo García Francisco Javier" w:date="2025-09-02T09:44:00Z">
                            <w:rPr>
                              <w:rFonts w:ascii="Consolas" w:hAnsi="Consolas"/>
                              <w:color w:val="CCCCCC"/>
                              <w:sz w:val="21"/>
                              <w:lang w:val="en-US"/>
                            </w:rPr>
                          </w:rPrChange>
                        </w:rPr>
                      </w:pPr>
                    </w:p>
                    <w:p w14:paraId="525E8E39"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eastAsia="es-ES"/>
                        </w:rPr>
                      </w:pPr>
                      <w:r w:rsidRPr="00717A8A">
                        <w:rPr>
                          <w:rFonts w:ascii="Consolas" w:hAnsi="Consolas"/>
                          <w:color w:val="CCCCCC"/>
                          <w:sz w:val="21"/>
                          <w:lang w:val="en-GB"/>
                          <w:rPrChange w:id="3664" w:author="Redondo García Francisco Javier" w:date="2025-09-02T09:44:00Z">
                            <w:rPr>
                              <w:rFonts w:ascii="Consolas" w:hAnsi="Consolas"/>
                              <w:color w:val="CCCCCC"/>
                              <w:sz w:val="21"/>
                              <w:lang w:val="en-US"/>
                            </w:rPr>
                          </w:rPrChange>
                        </w:rPr>
                        <w:t xml:space="preserve">        </w:t>
                      </w:r>
                      <w:r w:rsidRPr="000407BA">
                        <w:rPr>
                          <w:rFonts w:ascii="Consolas" w:eastAsia="Times New Roman" w:hAnsi="Consolas" w:cs="Times New Roman"/>
                          <w:color w:val="CCCCCC"/>
                          <w:sz w:val="21"/>
                          <w:szCs w:val="21"/>
                          <w:lang w:eastAsia="es-ES"/>
                        </w:rPr>
                        <w:t>]</w:t>
                      </w:r>
                    </w:p>
                    <w:p w14:paraId="108303C4" w14:textId="77777777" w:rsidR="00260674" w:rsidRPr="000407BA" w:rsidRDefault="00260674" w:rsidP="000407BA">
                      <w:pPr>
                        <w:shd w:val="clear" w:color="auto" w:fill="1F1F1F"/>
                        <w:spacing w:after="0" w:line="285" w:lineRule="atLeast"/>
                        <w:rPr>
                          <w:rFonts w:ascii="Consolas" w:eastAsia="Times New Roman" w:hAnsi="Consolas" w:cs="Times New Roman"/>
                          <w:color w:val="CCCCCC"/>
                          <w:sz w:val="21"/>
                          <w:szCs w:val="21"/>
                          <w:lang w:eastAsia="es-ES"/>
                        </w:rPr>
                      </w:pPr>
                      <w:r w:rsidRPr="000407BA">
                        <w:rPr>
                          <w:rFonts w:ascii="Consolas" w:eastAsia="Times New Roman" w:hAnsi="Consolas" w:cs="Times New Roman"/>
                          <w:color w:val="CCCCCC"/>
                          <w:sz w:val="21"/>
                          <w:szCs w:val="21"/>
                          <w:lang w:eastAsia="es-ES"/>
                        </w:rPr>
                        <w:t>      };</w:t>
                      </w:r>
                    </w:p>
                    <w:p w14:paraId="0D342EA1" w14:textId="77777777" w:rsidR="00260674" w:rsidRDefault="00260674"/>
                  </w:txbxContent>
                </v:textbox>
                <w10:wrap type="square"/>
              </v:shape>
            </w:pict>
          </mc:Fallback>
        </mc:AlternateContent>
      </w:r>
    </w:p>
    <w:p w14:paraId="0502D80B" w14:textId="77777777" w:rsidR="00B046EE" w:rsidRDefault="00B046EE" w:rsidP="00B046EE">
      <w:pPr>
        <w:keepNext/>
        <w:ind w:left="1416" w:firstLine="708"/>
      </w:pPr>
      <w:r w:rsidRPr="00B046EE">
        <w:rPr>
          <w:noProof/>
          <w:sz w:val="24"/>
          <w:szCs w:val="24"/>
        </w:rPr>
        <w:lastRenderedPageBreak/>
        <mc:AlternateContent>
          <mc:Choice Requires="wps">
            <w:drawing>
              <wp:inline distT="0" distB="0" distL="0" distR="0" wp14:anchorId="484A4959" wp14:editId="220466FF">
                <wp:extent cx="2749550" cy="2616200"/>
                <wp:effectExtent l="0" t="0" r="12700" b="12700"/>
                <wp:docPr id="1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9550" cy="2616200"/>
                        </a:xfrm>
                        <a:prstGeom prst="rect">
                          <a:avLst/>
                        </a:prstGeom>
                        <a:solidFill>
                          <a:srgbClr val="FFFFFF"/>
                        </a:solidFill>
                        <a:ln w="9525">
                          <a:solidFill>
                            <a:srgbClr val="000000"/>
                          </a:solidFill>
                          <a:miter lim="800000"/>
                          <a:headEnd/>
                          <a:tailEnd/>
                        </a:ln>
                      </wps:spPr>
                      <wps:txbx>
                        <w:txbxContent>
                          <w:p w14:paraId="084A696B" w14:textId="7C3F959A" w:rsidR="00B046EE" w:rsidRPr="00717A8A" w:rsidRDefault="00B046EE" w:rsidP="00B046EE">
                            <w:pPr>
                              <w:shd w:val="clear" w:color="auto" w:fill="1F1F1F"/>
                              <w:spacing w:line="285" w:lineRule="atLeast"/>
                              <w:rPr>
                                <w:rFonts w:ascii="Consolas" w:hAnsi="Consolas"/>
                                <w:color w:val="CCCCCC"/>
                                <w:sz w:val="21"/>
                                <w:lang w:val="en-GB"/>
                                <w:rPrChange w:id="3665" w:author="Redondo García Francisco Javier" w:date="2025-09-02T09:44:00Z">
                                  <w:rPr>
                                    <w:rFonts w:ascii="Consolas" w:hAnsi="Consolas"/>
                                    <w:color w:val="CCCCCC"/>
                                    <w:sz w:val="21"/>
                                    <w:lang w:val="en-US"/>
                                  </w:rPr>
                                </w:rPrChange>
                              </w:rPr>
                            </w:pPr>
                            <w:proofErr w:type="spellStart"/>
                            <w:proofErr w:type="gramStart"/>
                            <w:r w:rsidRPr="00717A8A">
                              <w:rPr>
                                <w:rFonts w:ascii="Consolas" w:hAnsi="Consolas"/>
                                <w:color w:val="569CD6"/>
                                <w:sz w:val="21"/>
                                <w:lang w:val="en-GB"/>
                                <w:rPrChange w:id="3666" w:author="Redondo García Francisco Javier" w:date="2025-09-02T09:44:00Z">
                                  <w:rPr>
                                    <w:rFonts w:ascii="Consolas" w:hAnsi="Consolas"/>
                                    <w:color w:val="569CD6"/>
                                    <w:sz w:val="21"/>
                                    <w:lang w:val="en-US"/>
                                  </w:rPr>
                                </w:rPrChange>
                              </w:rPr>
                              <w:t>this</w:t>
                            </w:r>
                            <w:r w:rsidRPr="00717A8A">
                              <w:rPr>
                                <w:rFonts w:ascii="Consolas" w:hAnsi="Consolas"/>
                                <w:color w:val="CCCCCC"/>
                                <w:sz w:val="21"/>
                                <w:lang w:val="en-GB"/>
                                <w:rPrChange w:id="3667" w:author="Redondo García Francisco Javier" w:date="2025-09-02T09:44:00Z">
                                  <w:rPr>
                                    <w:rFonts w:ascii="Consolas" w:hAnsi="Consolas"/>
                                    <w:color w:val="CCCCCC"/>
                                    <w:sz w:val="21"/>
                                    <w:lang w:val="en-US"/>
                                  </w:rPr>
                                </w:rPrChange>
                              </w:rPr>
                              <w:t>.</w:t>
                            </w:r>
                            <w:r w:rsidRPr="00717A8A">
                              <w:rPr>
                                <w:rFonts w:ascii="Consolas" w:hAnsi="Consolas"/>
                                <w:color w:val="9CDCFE"/>
                                <w:sz w:val="21"/>
                                <w:lang w:val="en-GB"/>
                                <w:rPrChange w:id="3668" w:author="Redondo García Francisco Javier" w:date="2025-09-02T09:44:00Z">
                                  <w:rPr>
                                    <w:rFonts w:ascii="Consolas" w:hAnsi="Consolas"/>
                                    <w:color w:val="9CDCFE"/>
                                    <w:sz w:val="21"/>
                                    <w:lang w:val="en-US"/>
                                  </w:rPr>
                                </w:rPrChange>
                              </w:rPr>
                              <w:t>chartOption</w:t>
                            </w:r>
                            <w:proofErr w:type="spellEnd"/>
                            <w:proofErr w:type="gramEnd"/>
                            <w:r w:rsidRPr="00717A8A">
                              <w:rPr>
                                <w:rFonts w:ascii="Consolas" w:hAnsi="Consolas"/>
                                <w:color w:val="CCCCCC"/>
                                <w:sz w:val="21"/>
                                <w:lang w:val="en-GB"/>
                                <w:rPrChange w:id="3669" w:author="Redondo García Francisco Javier" w:date="2025-09-02T09:44:00Z">
                                  <w:rPr>
                                    <w:rFonts w:ascii="Consolas" w:hAnsi="Consolas"/>
                                    <w:color w:val="CCCCCC"/>
                                    <w:sz w:val="21"/>
                                    <w:lang w:val="en-US"/>
                                  </w:rPr>
                                </w:rPrChange>
                              </w:rPr>
                              <w:t xml:space="preserve"> </w:t>
                            </w:r>
                            <w:r w:rsidRPr="00717A8A">
                              <w:rPr>
                                <w:rFonts w:ascii="Consolas" w:hAnsi="Consolas"/>
                                <w:color w:val="D4D4D4"/>
                                <w:sz w:val="21"/>
                                <w:lang w:val="en-GB"/>
                                <w:rPrChange w:id="3670" w:author="Redondo García Francisco Javier" w:date="2025-09-02T09:44:00Z">
                                  <w:rPr>
                                    <w:rFonts w:ascii="Consolas" w:hAnsi="Consolas"/>
                                    <w:color w:val="D4D4D4"/>
                                    <w:sz w:val="21"/>
                                    <w:lang w:val="en-US"/>
                                  </w:rPr>
                                </w:rPrChange>
                              </w:rPr>
                              <w:t>=</w:t>
                            </w:r>
                            <w:r w:rsidRPr="00717A8A">
                              <w:rPr>
                                <w:rFonts w:ascii="Consolas" w:hAnsi="Consolas"/>
                                <w:color w:val="CCCCCC"/>
                                <w:sz w:val="21"/>
                                <w:lang w:val="en-GB"/>
                                <w:rPrChange w:id="3671" w:author="Redondo García Francisco Javier" w:date="2025-09-02T09:44:00Z">
                                  <w:rPr>
                                    <w:rFonts w:ascii="Consolas" w:hAnsi="Consolas"/>
                                    <w:color w:val="CCCCCC"/>
                                    <w:sz w:val="21"/>
                                    <w:lang w:val="en-US"/>
                                  </w:rPr>
                                </w:rPrChange>
                              </w:rPr>
                              <w:t xml:space="preserve"> {</w:t>
                            </w:r>
                          </w:p>
                          <w:p w14:paraId="29BADD4D" w14:textId="77777777" w:rsidR="00B046EE" w:rsidRPr="00717A8A" w:rsidRDefault="00B046EE" w:rsidP="00B046EE">
                            <w:pPr>
                              <w:shd w:val="clear" w:color="auto" w:fill="1F1F1F"/>
                              <w:spacing w:after="0" w:line="285" w:lineRule="atLeast"/>
                              <w:rPr>
                                <w:rFonts w:ascii="Consolas" w:hAnsi="Consolas"/>
                                <w:color w:val="CCCCCC"/>
                                <w:sz w:val="21"/>
                                <w:lang w:val="en-GB"/>
                                <w:rPrChange w:id="3672" w:author="Redondo García Francisco Javier" w:date="2025-09-02T09:44:00Z">
                                  <w:rPr>
                                    <w:rFonts w:ascii="Consolas" w:hAnsi="Consolas"/>
                                    <w:color w:val="CCCCCC"/>
                                    <w:sz w:val="21"/>
                                    <w:lang w:val="en-US"/>
                                  </w:rPr>
                                </w:rPrChange>
                              </w:rPr>
                            </w:pPr>
                            <w:r w:rsidRPr="00717A8A">
                              <w:rPr>
                                <w:rFonts w:ascii="Consolas" w:hAnsi="Consolas"/>
                                <w:color w:val="CCCCCC"/>
                                <w:sz w:val="21"/>
                                <w:lang w:val="en-GB"/>
                                <w:rPrChange w:id="3673" w:author="Redondo García Francisco Javier" w:date="2025-09-02T09:44:00Z">
                                  <w:rPr>
                                    <w:rFonts w:ascii="Consolas" w:hAnsi="Consolas"/>
                                    <w:color w:val="CCCCCC"/>
                                    <w:sz w:val="21"/>
                                    <w:lang w:val="en-US"/>
                                  </w:rPr>
                                </w:rPrChange>
                              </w:rPr>
                              <w:t xml:space="preserve">        </w:t>
                            </w:r>
                            <w:r w:rsidRPr="00717A8A">
                              <w:rPr>
                                <w:rFonts w:ascii="Consolas" w:hAnsi="Consolas"/>
                                <w:color w:val="9CDCFE"/>
                                <w:sz w:val="21"/>
                                <w:lang w:val="en-GB"/>
                                <w:rPrChange w:id="3674" w:author="Redondo García Francisco Javier" w:date="2025-09-02T09:44:00Z">
                                  <w:rPr>
                                    <w:rFonts w:ascii="Consolas" w:hAnsi="Consolas"/>
                                    <w:color w:val="9CDCFE"/>
                                    <w:sz w:val="21"/>
                                    <w:lang w:val="en-US"/>
                                  </w:rPr>
                                </w:rPrChange>
                              </w:rPr>
                              <w:t>title:</w:t>
                            </w:r>
                            <w:r w:rsidRPr="00717A8A">
                              <w:rPr>
                                <w:rFonts w:ascii="Consolas" w:hAnsi="Consolas"/>
                                <w:color w:val="CCCCCC"/>
                                <w:sz w:val="21"/>
                                <w:lang w:val="en-GB"/>
                                <w:rPrChange w:id="3675" w:author="Redondo García Francisco Javier" w:date="2025-09-02T09:44:00Z">
                                  <w:rPr>
                                    <w:rFonts w:ascii="Consolas" w:hAnsi="Consolas"/>
                                    <w:color w:val="CCCCCC"/>
                                    <w:sz w:val="21"/>
                                    <w:lang w:val="en-US"/>
                                  </w:rPr>
                                </w:rPrChange>
                              </w:rPr>
                              <w:t xml:space="preserve"> {</w:t>
                            </w:r>
                          </w:p>
                          <w:p w14:paraId="00C8ABFE" w14:textId="77777777" w:rsidR="00B046EE" w:rsidRPr="00717A8A" w:rsidRDefault="00B046EE" w:rsidP="00B046EE">
                            <w:pPr>
                              <w:shd w:val="clear" w:color="auto" w:fill="1F1F1F"/>
                              <w:spacing w:after="0" w:line="285" w:lineRule="atLeast"/>
                              <w:rPr>
                                <w:rFonts w:ascii="Consolas" w:hAnsi="Consolas"/>
                                <w:color w:val="CCCCCC"/>
                                <w:sz w:val="21"/>
                                <w:lang w:val="en-GB"/>
                                <w:rPrChange w:id="3676" w:author="Redondo García Francisco Javier" w:date="2025-09-02T09:44:00Z">
                                  <w:rPr>
                                    <w:rFonts w:ascii="Consolas" w:hAnsi="Consolas"/>
                                    <w:color w:val="CCCCCC"/>
                                    <w:sz w:val="21"/>
                                    <w:lang w:val="en-US"/>
                                  </w:rPr>
                                </w:rPrChange>
                              </w:rPr>
                            </w:pPr>
                            <w:r w:rsidRPr="00717A8A">
                              <w:rPr>
                                <w:rFonts w:ascii="Consolas" w:hAnsi="Consolas"/>
                                <w:color w:val="CCCCCC"/>
                                <w:sz w:val="21"/>
                                <w:lang w:val="en-GB"/>
                                <w:rPrChange w:id="3677" w:author="Redondo García Francisco Javier" w:date="2025-09-02T09:44:00Z">
                                  <w:rPr>
                                    <w:rFonts w:ascii="Consolas" w:hAnsi="Consolas"/>
                                    <w:color w:val="CCCCCC"/>
                                    <w:sz w:val="21"/>
                                    <w:lang w:val="en-US"/>
                                  </w:rPr>
                                </w:rPrChange>
                              </w:rPr>
                              <w:t xml:space="preserve">          </w:t>
                            </w:r>
                            <w:r w:rsidRPr="00717A8A">
                              <w:rPr>
                                <w:rFonts w:ascii="Consolas" w:hAnsi="Consolas"/>
                                <w:color w:val="9CDCFE"/>
                                <w:sz w:val="21"/>
                                <w:lang w:val="en-GB"/>
                                <w:rPrChange w:id="3678" w:author="Redondo García Francisco Javier" w:date="2025-09-02T09:44:00Z">
                                  <w:rPr>
                                    <w:rFonts w:ascii="Consolas" w:hAnsi="Consolas"/>
                                    <w:color w:val="9CDCFE"/>
                                    <w:sz w:val="21"/>
                                    <w:lang w:val="en-US"/>
                                  </w:rPr>
                                </w:rPrChange>
                              </w:rPr>
                              <w:t>text:</w:t>
                            </w:r>
                            <w:r w:rsidRPr="00717A8A">
                              <w:rPr>
                                <w:rFonts w:ascii="Consolas" w:hAnsi="Consolas"/>
                                <w:color w:val="CCCCCC"/>
                                <w:sz w:val="21"/>
                                <w:lang w:val="en-GB"/>
                                <w:rPrChange w:id="3679" w:author="Redondo García Francisco Javier" w:date="2025-09-02T09:44:00Z">
                                  <w:rPr>
                                    <w:rFonts w:ascii="Consolas" w:hAnsi="Consolas"/>
                                    <w:color w:val="CCCCCC"/>
                                    <w:sz w:val="21"/>
                                    <w:lang w:val="en-US"/>
                                  </w:rPr>
                                </w:rPrChange>
                              </w:rPr>
                              <w:t xml:space="preserve"> </w:t>
                            </w:r>
                            <w:r w:rsidRPr="00717A8A">
                              <w:rPr>
                                <w:rFonts w:ascii="Consolas" w:hAnsi="Consolas"/>
                                <w:color w:val="CE9178"/>
                                <w:sz w:val="21"/>
                                <w:lang w:val="en-GB"/>
                                <w:rPrChange w:id="3680" w:author="Redondo García Francisco Javier" w:date="2025-09-02T09:44:00Z">
                                  <w:rPr>
                                    <w:rFonts w:ascii="Consolas" w:hAnsi="Consolas"/>
                                    <w:color w:val="CE9178"/>
                                    <w:sz w:val="21"/>
                                    <w:lang w:val="en-US"/>
                                  </w:rPr>
                                </w:rPrChange>
                              </w:rPr>
                              <w:t>'</w:t>
                            </w:r>
                            <w:proofErr w:type="spellStart"/>
                            <w:r w:rsidRPr="00717A8A">
                              <w:rPr>
                                <w:rFonts w:ascii="Consolas" w:hAnsi="Consolas"/>
                                <w:color w:val="CE9178"/>
                                <w:sz w:val="21"/>
                                <w:lang w:val="en-GB"/>
                                <w:rPrChange w:id="3681" w:author="Redondo García Francisco Javier" w:date="2025-09-02T09:44:00Z">
                                  <w:rPr>
                                    <w:rFonts w:ascii="Consolas" w:hAnsi="Consolas"/>
                                    <w:color w:val="CE9178"/>
                                    <w:sz w:val="21"/>
                                    <w:lang w:val="en-US"/>
                                  </w:rPr>
                                </w:rPrChange>
                              </w:rPr>
                              <w:t>Gráfico</w:t>
                            </w:r>
                            <w:proofErr w:type="spellEnd"/>
                            <w:r w:rsidRPr="00717A8A">
                              <w:rPr>
                                <w:rFonts w:ascii="Consolas" w:hAnsi="Consolas"/>
                                <w:color w:val="CE9178"/>
                                <w:sz w:val="21"/>
                                <w:lang w:val="en-GB"/>
                                <w:rPrChange w:id="3682" w:author="Redondo García Francisco Javier" w:date="2025-09-02T09:44:00Z">
                                  <w:rPr>
                                    <w:rFonts w:ascii="Consolas" w:hAnsi="Consolas"/>
                                    <w:color w:val="CE9178"/>
                                    <w:sz w:val="21"/>
                                    <w:lang w:val="en-US"/>
                                  </w:rPr>
                                </w:rPrChange>
                              </w:rPr>
                              <w:t>'</w:t>
                            </w:r>
                          </w:p>
                          <w:p w14:paraId="2D7ADAA9" w14:textId="77777777" w:rsidR="00B046EE" w:rsidRPr="00717A8A" w:rsidRDefault="00B046EE" w:rsidP="00B046EE">
                            <w:pPr>
                              <w:shd w:val="clear" w:color="auto" w:fill="1F1F1F"/>
                              <w:spacing w:after="0" w:line="285" w:lineRule="atLeast"/>
                              <w:rPr>
                                <w:rFonts w:ascii="Consolas" w:hAnsi="Consolas"/>
                                <w:color w:val="CCCCCC"/>
                                <w:sz w:val="21"/>
                                <w:lang w:val="en-GB"/>
                                <w:rPrChange w:id="3683" w:author="Redondo García Francisco Javier" w:date="2025-09-02T09:44:00Z">
                                  <w:rPr>
                                    <w:rFonts w:ascii="Consolas" w:hAnsi="Consolas"/>
                                    <w:color w:val="CCCCCC"/>
                                    <w:sz w:val="21"/>
                                    <w:lang w:val="en-US"/>
                                  </w:rPr>
                                </w:rPrChange>
                              </w:rPr>
                            </w:pPr>
                            <w:r w:rsidRPr="00717A8A">
                              <w:rPr>
                                <w:rFonts w:ascii="Consolas" w:hAnsi="Consolas"/>
                                <w:color w:val="CCCCCC"/>
                                <w:sz w:val="21"/>
                                <w:lang w:val="en-GB"/>
                                <w:rPrChange w:id="3684" w:author="Redondo García Francisco Javier" w:date="2025-09-02T09:44:00Z">
                                  <w:rPr>
                                    <w:rFonts w:ascii="Consolas" w:hAnsi="Consolas"/>
                                    <w:color w:val="CCCCCC"/>
                                    <w:sz w:val="21"/>
                                    <w:lang w:val="en-US"/>
                                  </w:rPr>
                                </w:rPrChange>
                              </w:rPr>
                              <w:t>        },</w:t>
                            </w:r>
                          </w:p>
                          <w:p w14:paraId="5D233F64" w14:textId="77777777" w:rsidR="00B046EE" w:rsidRPr="00717A8A" w:rsidRDefault="00B046EE" w:rsidP="00B046EE">
                            <w:pPr>
                              <w:shd w:val="clear" w:color="auto" w:fill="1F1F1F"/>
                              <w:spacing w:after="0" w:line="285" w:lineRule="atLeast"/>
                              <w:rPr>
                                <w:rFonts w:ascii="Consolas" w:hAnsi="Consolas"/>
                                <w:color w:val="CCCCCC"/>
                                <w:sz w:val="21"/>
                                <w:lang w:val="en-GB"/>
                                <w:rPrChange w:id="3685" w:author="Redondo García Francisco Javier" w:date="2025-09-02T09:44:00Z">
                                  <w:rPr>
                                    <w:rFonts w:ascii="Consolas" w:hAnsi="Consolas"/>
                                    <w:color w:val="CCCCCC"/>
                                    <w:sz w:val="21"/>
                                    <w:lang w:val="en-US"/>
                                  </w:rPr>
                                </w:rPrChange>
                              </w:rPr>
                            </w:pPr>
                            <w:r w:rsidRPr="00717A8A">
                              <w:rPr>
                                <w:rFonts w:ascii="Consolas" w:hAnsi="Consolas"/>
                                <w:color w:val="CCCCCC"/>
                                <w:sz w:val="21"/>
                                <w:lang w:val="en-GB"/>
                                <w:rPrChange w:id="3686" w:author="Redondo García Francisco Javier" w:date="2025-09-02T09:44:00Z">
                                  <w:rPr>
                                    <w:rFonts w:ascii="Consolas" w:hAnsi="Consolas"/>
                                    <w:color w:val="CCCCCC"/>
                                    <w:sz w:val="21"/>
                                    <w:lang w:val="en-US"/>
                                  </w:rPr>
                                </w:rPrChange>
                              </w:rPr>
                              <w:t xml:space="preserve">        </w:t>
                            </w:r>
                            <w:r w:rsidRPr="00717A8A">
                              <w:rPr>
                                <w:rFonts w:ascii="Consolas" w:hAnsi="Consolas"/>
                                <w:color w:val="9CDCFE"/>
                                <w:sz w:val="21"/>
                                <w:lang w:val="en-GB"/>
                                <w:rPrChange w:id="3687" w:author="Redondo García Francisco Javier" w:date="2025-09-02T09:44:00Z">
                                  <w:rPr>
                                    <w:rFonts w:ascii="Consolas" w:hAnsi="Consolas"/>
                                    <w:color w:val="9CDCFE"/>
                                    <w:sz w:val="21"/>
                                    <w:lang w:val="en-US"/>
                                  </w:rPr>
                                </w:rPrChange>
                              </w:rPr>
                              <w:t>tooltip:</w:t>
                            </w:r>
                            <w:r w:rsidRPr="00717A8A">
                              <w:rPr>
                                <w:rFonts w:ascii="Consolas" w:hAnsi="Consolas"/>
                                <w:color w:val="CCCCCC"/>
                                <w:sz w:val="21"/>
                                <w:lang w:val="en-GB"/>
                                <w:rPrChange w:id="3688" w:author="Redondo García Francisco Javier" w:date="2025-09-02T09:44:00Z">
                                  <w:rPr>
                                    <w:rFonts w:ascii="Consolas" w:hAnsi="Consolas"/>
                                    <w:color w:val="CCCCCC"/>
                                    <w:sz w:val="21"/>
                                    <w:lang w:val="en-US"/>
                                  </w:rPr>
                                </w:rPrChange>
                              </w:rPr>
                              <w:t xml:space="preserve"> {</w:t>
                            </w:r>
                          </w:p>
                          <w:p w14:paraId="2C43B4EF" w14:textId="77777777" w:rsidR="00B046EE" w:rsidRPr="00717A8A" w:rsidRDefault="00B046EE" w:rsidP="00B046EE">
                            <w:pPr>
                              <w:shd w:val="clear" w:color="auto" w:fill="1F1F1F"/>
                              <w:spacing w:after="0" w:line="285" w:lineRule="atLeast"/>
                              <w:rPr>
                                <w:rFonts w:ascii="Consolas" w:hAnsi="Consolas"/>
                                <w:color w:val="CCCCCC"/>
                                <w:sz w:val="21"/>
                                <w:lang w:val="en-GB"/>
                                <w:rPrChange w:id="3689" w:author="Redondo García Francisco Javier" w:date="2025-09-02T09:44:00Z">
                                  <w:rPr>
                                    <w:rFonts w:ascii="Consolas" w:hAnsi="Consolas"/>
                                    <w:color w:val="CCCCCC"/>
                                    <w:sz w:val="21"/>
                                    <w:lang w:val="en-US"/>
                                  </w:rPr>
                                </w:rPrChange>
                              </w:rPr>
                            </w:pPr>
                            <w:r w:rsidRPr="00717A8A">
                              <w:rPr>
                                <w:rFonts w:ascii="Consolas" w:hAnsi="Consolas"/>
                                <w:color w:val="CCCCCC"/>
                                <w:sz w:val="21"/>
                                <w:lang w:val="en-GB"/>
                                <w:rPrChange w:id="3690" w:author="Redondo García Francisco Javier" w:date="2025-09-02T09:44:00Z">
                                  <w:rPr>
                                    <w:rFonts w:ascii="Consolas" w:hAnsi="Consolas"/>
                                    <w:color w:val="CCCCCC"/>
                                    <w:sz w:val="21"/>
                                    <w:lang w:val="en-US"/>
                                  </w:rPr>
                                </w:rPrChange>
                              </w:rPr>
                              <w:t xml:space="preserve">          </w:t>
                            </w:r>
                            <w:r w:rsidRPr="00717A8A">
                              <w:rPr>
                                <w:rFonts w:ascii="Consolas" w:hAnsi="Consolas"/>
                                <w:color w:val="9CDCFE"/>
                                <w:sz w:val="21"/>
                                <w:lang w:val="en-GB"/>
                                <w:rPrChange w:id="3691" w:author="Redondo García Francisco Javier" w:date="2025-09-02T09:44:00Z">
                                  <w:rPr>
                                    <w:rFonts w:ascii="Consolas" w:hAnsi="Consolas"/>
                                    <w:color w:val="9CDCFE"/>
                                    <w:sz w:val="21"/>
                                    <w:lang w:val="en-US"/>
                                  </w:rPr>
                                </w:rPrChange>
                              </w:rPr>
                              <w:t>trigger:</w:t>
                            </w:r>
                            <w:r w:rsidRPr="00717A8A">
                              <w:rPr>
                                <w:rFonts w:ascii="Consolas" w:hAnsi="Consolas"/>
                                <w:color w:val="CCCCCC"/>
                                <w:sz w:val="21"/>
                                <w:lang w:val="en-GB"/>
                                <w:rPrChange w:id="3692" w:author="Redondo García Francisco Javier" w:date="2025-09-02T09:44:00Z">
                                  <w:rPr>
                                    <w:rFonts w:ascii="Consolas" w:hAnsi="Consolas"/>
                                    <w:color w:val="CCCCCC"/>
                                    <w:sz w:val="21"/>
                                    <w:lang w:val="en-US"/>
                                  </w:rPr>
                                </w:rPrChange>
                              </w:rPr>
                              <w:t xml:space="preserve"> </w:t>
                            </w:r>
                            <w:r w:rsidRPr="00717A8A">
                              <w:rPr>
                                <w:rFonts w:ascii="Consolas" w:hAnsi="Consolas"/>
                                <w:color w:val="CE9178"/>
                                <w:sz w:val="21"/>
                                <w:lang w:val="en-GB"/>
                                <w:rPrChange w:id="3693" w:author="Redondo García Francisco Javier" w:date="2025-09-02T09:44:00Z">
                                  <w:rPr>
                                    <w:rFonts w:ascii="Consolas" w:hAnsi="Consolas"/>
                                    <w:color w:val="CE9178"/>
                                    <w:sz w:val="21"/>
                                    <w:lang w:val="en-US"/>
                                  </w:rPr>
                                </w:rPrChange>
                              </w:rPr>
                              <w:t>'axis'</w:t>
                            </w:r>
                          </w:p>
                          <w:p w14:paraId="3C810FA3" w14:textId="77777777" w:rsidR="00B046EE" w:rsidRPr="00717A8A" w:rsidRDefault="00B046EE" w:rsidP="00B046EE">
                            <w:pPr>
                              <w:shd w:val="clear" w:color="auto" w:fill="1F1F1F"/>
                              <w:spacing w:after="0" w:line="285" w:lineRule="atLeast"/>
                              <w:rPr>
                                <w:rFonts w:ascii="Consolas" w:hAnsi="Consolas"/>
                                <w:color w:val="CCCCCC"/>
                                <w:sz w:val="21"/>
                                <w:lang w:val="en-GB"/>
                                <w:rPrChange w:id="3694" w:author="Redondo García Francisco Javier" w:date="2025-09-02T09:44:00Z">
                                  <w:rPr>
                                    <w:rFonts w:ascii="Consolas" w:hAnsi="Consolas"/>
                                    <w:color w:val="CCCCCC"/>
                                    <w:sz w:val="21"/>
                                    <w:lang w:val="en-US"/>
                                  </w:rPr>
                                </w:rPrChange>
                              </w:rPr>
                            </w:pPr>
                            <w:r w:rsidRPr="00717A8A">
                              <w:rPr>
                                <w:rFonts w:ascii="Consolas" w:hAnsi="Consolas"/>
                                <w:color w:val="CCCCCC"/>
                                <w:sz w:val="21"/>
                                <w:lang w:val="en-GB"/>
                                <w:rPrChange w:id="3695" w:author="Redondo García Francisco Javier" w:date="2025-09-02T09:44:00Z">
                                  <w:rPr>
                                    <w:rFonts w:ascii="Consolas" w:hAnsi="Consolas"/>
                                    <w:color w:val="CCCCCC"/>
                                    <w:sz w:val="21"/>
                                    <w:lang w:val="en-US"/>
                                  </w:rPr>
                                </w:rPrChange>
                              </w:rPr>
                              <w:t>        },</w:t>
                            </w:r>
                          </w:p>
                          <w:p w14:paraId="3E41BFC0" w14:textId="77777777" w:rsidR="00B046EE" w:rsidRPr="00717A8A" w:rsidRDefault="00B046EE" w:rsidP="00B046EE">
                            <w:pPr>
                              <w:shd w:val="clear" w:color="auto" w:fill="1F1F1F"/>
                              <w:spacing w:after="0" w:line="285" w:lineRule="atLeast"/>
                              <w:rPr>
                                <w:rFonts w:ascii="Consolas" w:hAnsi="Consolas"/>
                                <w:color w:val="CCCCCC"/>
                                <w:sz w:val="21"/>
                                <w:lang w:val="en-GB"/>
                                <w:rPrChange w:id="3696" w:author="Redondo García Francisco Javier" w:date="2025-09-02T09:44:00Z">
                                  <w:rPr>
                                    <w:rFonts w:ascii="Consolas" w:hAnsi="Consolas"/>
                                    <w:color w:val="CCCCCC"/>
                                    <w:sz w:val="21"/>
                                    <w:lang w:val="en-US"/>
                                  </w:rPr>
                                </w:rPrChange>
                              </w:rPr>
                            </w:pPr>
                            <w:r w:rsidRPr="00717A8A">
                              <w:rPr>
                                <w:rFonts w:ascii="Consolas" w:hAnsi="Consolas"/>
                                <w:color w:val="CCCCCC"/>
                                <w:sz w:val="21"/>
                                <w:lang w:val="en-GB"/>
                                <w:rPrChange w:id="3697" w:author="Redondo García Francisco Javier" w:date="2025-09-02T09:44:00Z">
                                  <w:rPr>
                                    <w:rFonts w:ascii="Consolas" w:hAnsi="Consolas"/>
                                    <w:color w:val="CCCCCC"/>
                                    <w:sz w:val="21"/>
                                    <w:lang w:val="en-US"/>
                                  </w:rPr>
                                </w:rPrChange>
                              </w:rPr>
                              <w:t xml:space="preserve">        </w:t>
                            </w:r>
                            <w:r w:rsidRPr="00717A8A">
                              <w:rPr>
                                <w:rFonts w:ascii="Consolas" w:hAnsi="Consolas"/>
                                <w:color w:val="9CDCFE"/>
                                <w:sz w:val="21"/>
                                <w:lang w:val="en-GB"/>
                                <w:rPrChange w:id="3698" w:author="Redondo García Francisco Javier" w:date="2025-09-02T09:44:00Z">
                                  <w:rPr>
                                    <w:rFonts w:ascii="Consolas" w:hAnsi="Consolas"/>
                                    <w:color w:val="9CDCFE"/>
                                    <w:sz w:val="21"/>
                                    <w:lang w:val="en-US"/>
                                  </w:rPr>
                                </w:rPrChange>
                              </w:rPr>
                              <w:t>legend:</w:t>
                            </w:r>
                            <w:r w:rsidRPr="00717A8A">
                              <w:rPr>
                                <w:rFonts w:ascii="Consolas" w:hAnsi="Consolas"/>
                                <w:color w:val="CCCCCC"/>
                                <w:sz w:val="21"/>
                                <w:lang w:val="en-GB"/>
                                <w:rPrChange w:id="3699" w:author="Redondo García Francisco Javier" w:date="2025-09-02T09:44:00Z">
                                  <w:rPr>
                                    <w:rFonts w:ascii="Consolas" w:hAnsi="Consolas"/>
                                    <w:color w:val="CCCCCC"/>
                                    <w:sz w:val="21"/>
                                    <w:lang w:val="en-US"/>
                                  </w:rPr>
                                </w:rPrChange>
                              </w:rPr>
                              <w:t xml:space="preserve"> {</w:t>
                            </w:r>
                          </w:p>
                          <w:p w14:paraId="7B65F2ED" w14:textId="626B5B54" w:rsidR="00B046EE" w:rsidRPr="00717A8A" w:rsidRDefault="00B046EE" w:rsidP="00B046EE">
                            <w:pPr>
                              <w:shd w:val="clear" w:color="auto" w:fill="1F1F1F"/>
                              <w:spacing w:after="0" w:line="285" w:lineRule="atLeast"/>
                              <w:rPr>
                                <w:rFonts w:ascii="Consolas" w:hAnsi="Consolas"/>
                                <w:color w:val="CCCCCC"/>
                                <w:sz w:val="21"/>
                                <w:lang w:val="en-GB"/>
                                <w:rPrChange w:id="3700" w:author="Redondo García Francisco Javier" w:date="2025-09-02T09:44:00Z">
                                  <w:rPr>
                                    <w:rFonts w:ascii="Consolas" w:hAnsi="Consolas"/>
                                    <w:color w:val="CCCCCC"/>
                                    <w:sz w:val="21"/>
                                    <w:lang w:val="en-US"/>
                                  </w:rPr>
                                </w:rPrChange>
                              </w:rPr>
                            </w:pPr>
                            <w:r w:rsidRPr="00717A8A">
                              <w:rPr>
                                <w:rFonts w:ascii="Consolas" w:hAnsi="Consolas"/>
                                <w:color w:val="CCCCCC"/>
                                <w:sz w:val="21"/>
                                <w:lang w:val="en-GB"/>
                                <w:rPrChange w:id="3701" w:author="Redondo García Francisco Javier" w:date="2025-09-02T09:44:00Z">
                                  <w:rPr>
                                    <w:rFonts w:ascii="Consolas" w:hAnsi="Consolas"/>
                                    <w:color w:val="CCCCCC"/>
                                    <w:sz w:val="21"/>
                                    <w:lang w:val="en-US"/>
                                  </w:rPr>
                                </w:rPrChange>
                              </w:rPr>
                              <w:t xml:space="preserve">          </w:t>
                            </w:r>
                            <w:r w:rsidRPr="00717A8A">
                              <w:rPr>
                                <w:rFonts w:ascii="Consolas" w:hAnsi="Consolas"/>
                                <w:color w:val="9CDCFE"/>
                                <w:sz w:val="21"/>
                                <w:lang w:val="en-GB"/>
                                <w:rPrChange w:id="3702" w:author="Redondo García Francisco Javier" w:date="2025-09-02T09:44:00Z">
                                  <w:rPr>
                                    <w:rFonts w:ascii="Consolas" w:hAnsi="Consolas"/>
                                    <w:color w:val="9CDCFE"/>
                                    <w:sz w:val="21"/>
                                    <w:lang w:val="en-US"/>
                                  </w:rPr>
                                </w:rPrChange>
                              </w:rPr>
                              <w:t>data:</w:t>
                            </w:r>
                            <w:r w:rsidRPr="00717A8A">
                              <w:rPr>
                                <w:rFonts w:ascii="Consolas" w:hAnsi="Consolas"/>
                                <w:color w:val="CCCCCC"/>
                                <w:sz w:val="21"/>
                                <w:lang w:val="en-GB"/>
                                <w:rPrChange w:id="3703" w:author="Redondo García Francisco Javier" w:date="2025-09-02T09:44:00Z">
                                  <w:rPr>
                                    <w:rFonts w:ascii="Consolas" w:hAnsi="Consolas"/>
                                    <w:color w:val="CCCCCC"/>
                                    <w:sz w:val="21"/>
                                    <w:lang w:val="en-US"/>
                                  </w:rPr>
                                </w:rPrChange>
                              </w:rPr>
                              <w:t xml:space="preserve"> [</w:t>
                            </w:r>
                            <w:r w:rsidRPr="00717A8A">
                              <w:rPr>
                                <w:rFonts w:ascii="Consolas" w:hAnsi="Consolas"/>
                                <w:color w:val="CE9178"/>
                                <w:sz w:val="21"/>
                                <w:lang w:val="en-GB"/>
                                <w:rPrChange w:id="3704" w:author="Redondo García Francisco Javier" w:date="2025-09-02T09:44:00Z">
                                  <w:rPr>
                                    <w:rFonts w:ascii="Consolas" w:hAnsi="Consolas"/>
                                    <w:color w:val="CE9178"/>
                                    <w:sz w:val="21"/>
                                    <w:lang w:val="en-US"/>
                                  </w:rPr>
                                </w:rPrChange>
                              </w:rPr>
                              <w:t>'</w:t>
                            </w:r>
                            <w:proofErr w:type="spellStart"/>
                            <w:r w:rsidRPr="00717A8A">
                              <w:rPr>
                                <w:rFonts w:ascii="Consolas" w:hAnsi="Consolas"/>
                                <w:color w:val="CE9178"/>
                                <w:sz w:val="21"/>
                                <w:lang w:val="en-GB"/>
                                <w:rPrChange w:id="3705" w:author="Redondo García Francisco Javier" w:date="2025-09-02T09:44:00Z">
                                  <w:rPr>
                                    <w:rFonts w:ascii="Consolas" w:hAnsi="Consolas"/>
                                    <w:color w:val="CE9178"/>
                                    <w:sz w:val="21"/>
                                    <w:lang w:val="en-US"/>
                                  </w:rPr>
                                </w:rPrChange>
                              </w:rPr>
                              <w:t>Sentadillas</w:t>
                            </w:r>
                            <w:proofErr w:type="spellEnd"/>
                            <w:r w:rsidRPr="00717A8A">
                              <w:rPr>
                                <w:rFonts w:ascii="Consolas" w:hAnsi="Consolas"/>
                                <w:color w:val="CE9178"/>
                                <w:sz w:val="21"/>
                                <w:lang w:val="en-GB"/>
                                <w:rPrChange w:id="3706" w:author="Redondo García Francisco Javier" w:date="2025-09-02T09:44:00Z">
                                  <w:rPr>
                                    <w:rFonts w:ascii="Consolas" w:hAnsi="Consolas"/>
                                    <w:color w:val="CE9178"/>
                                    <w:sz w:val="21"/>
                                    <w:lang w:val="en-US"/>
                                  </w:rPr>
                                </w:rPrChange>
                              </w:rPr>
                              <w:t>'</w:t>
                            </w:r>
                            <w:r w:rsidRPr="00717A8A">
                              <w:rPr>
                                <w:rFonts w:ascii="Consolas" w:hAnsi="Consolas"/>
                                <w:color w:val="CCCCCC"/>
                                <w:sz w:val="21"/>
                                <w:lang w:val="en-GB"/>
                                <w:rPrChange w:id="3707" w:author="Redondo García Francisco Javier" w:date="2025-09-02T09:44:00Z">
                                  <w:rPr>
                                    <w:rFonts w:ascii="Consolas" w:hAnsi="Consolas"/>
                                    <w:color w:val="CCCCCC"/>
                                    <w:sz w:val="21"/>
                                    <w:lang w:val="en-US"/>
                                  </w:rPr>
                                </w:rPrChange>
                              </w:rPr>
                              <w:t>]</w:t>
                            </w:r>
                          </w:p>
                          <w:p w14:paraId="4B9B8BB8" w14:textId="5F38FA48" w:rsid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Pr>
                                <w:rFonts w:ascii="Consolas" w:eastAsia="Times New Roman" w:hAnsi="Consolas" w:cs="Times New Roman"/>
                                <w:color w:val="CCCCCC"/>
                                <w:sz w:val="21"/>
                                <w:szCs w:val="21"/>
                                <w:lang w:eastAsia="es-ES"/>
                              </w:rPr>
                              <w:t>.</w:t>
                            </w:r>
                          </w:p>
                          <w:p w14:paraId="27E681D6" w14:textId="629ACFD0" w:rsid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Pr>
                                <w:rFonts w:ascii="Consolas" w:eastAsia="Times New Roman" w:hAnsi="Consolas" w:cs="Times New Roman"/>
                                <w:color w:val="CCCCCC"/>
                                <w:sz w:val="21"/>
                                <w:szCs w:val="21"/>
                                <w:lang w:eastAsia="es-ES"/>
                              </w:rPr>
                              <w:t>.</w:t>
                            </w:r>
                          </w:p>
                          <w:p w14:paraId="6823419E" w14:textId="20834583" w:rsid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Pr>
                                <w:rFonts w:ascii="Consolas" w:eastAsia="Times New Roman" w:hAnsi="Consolas" w:cs="Times New Roman"/>
                                <w:color w:val="CCCCCC"/>
                                <w:sz w:val="21"/>
                                <w:szCs w:val="21"/>
                                <w:lang w:eastAsia="es-ES"/>
                              </w:rPr>
                              <w:t>.</w:t>
                            </w:r>
                          </w:p>
                          <w:p w14:paraId="670E8575" w14:textId="3322D5A9" w:rsidR="00B046EE" w:rsidRP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Pr>
                                <w:rFonts w:ascii="Consolas" w:eastAsia="Times New Roman" w:hAnsi="Consolas" w:cs="Times New Roman"/>
                                <w:color w:val="CCCCCC"/>
                                <w:sz w:val="21"/>
                                <w:szCs w:val="21"/>
                                <w:lang w:eastAsia="es-ES"/>
                              </w:rPr>
                              <w:t>}</w:t>
                            </w:r>
                          </w:p>
                          <w:p w14:paraId="639BD22A" w14:textId="16169ADC" w:rsidR="00B046EE" w:rsidRDefault="00B046EE"/>
                        </w:txbxContent>
                      </wps:txbx>
                      <wps:bodyPr rot="0" vert="horz" wrap="square" lIns="91440" tIns="45720" rIns="91440" bIns="45720" anchor="t" anchorCtr="0">
                        <a:noAutofit/>
                      </wps:bodyPr>
                    </wps:wsp>
                  </a:graphicData>
                </a:graphic>
              </wp:inline>
            </w:drawing>
          </mc:Choice>
          <mc:Fallback>
            <w:pict>
              <v:shape w14:anchorId="484A4959" id="_x0000_s1117" type="#_x0000_t202" style="width:216.5pt;height:2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">
                <v:textbox>
                  <w:txbxContent>
                    <w:p w14:paraId="084A696B" w14:textId="7C3F959A" w:rsidR="00B046EE" w:rsidRPr="00717A8A" w:rsidRDefault="00B046EE" w:rsidP="00B046EE">
                      <w:pPr>
                        <w:shd w:val="clear" w:color="auto" w:fill="1F1F1F"/>
                        <w:spacing w:line="285" w:lineRule="atLeast"/>
                        <w:rPr>
                          <w:rFonts w:ascii="Consolas" w:hAnsi="Consolas"/>
                          <w:color w:val="CCCCCC"/>
                          <w:sz w:val="21"/>
                          <w:lang w:val="en-GB"/>
                          <w:rPrChange w:id="3708" w:author="Redondo García Francisco Javier" w:date="2025-09-02T09:44:00Z">
                            <w:rPr>
                              <w:rFonts w:ascii="Consolas" w:hAnsi="Consolas"/>
                              <w:color w:val="CCCCCC"/>
                              <w:sz w:val="21"/>
                              <w:lang w:val="en-US"/>
                            </w:rPr>
                          </w:rPrChange>
                        </w:rPr>
                      </w:pPr>
                      <w:proofErr w:type="spellStart"/>
                      <w:proofErr w:type="gramStart"/>
                      <w:r w:rsidRPr="00717A8A">
                        <w:rPr>
                          <w:rFonts w:ascii="Consolas" w:hAnsi="Consolas"/>
                          <w:color w:val="569CD6"/>
                          <w:sz w:val="21"/>
                          <w:lang w:val="en-GB"/>
                          <w:rPrChange w:id="3709" w:author="Redondo García Francisco Javier" w:date="2025-09-02T09:44:00Z">
                            <w:rPr>
                              <w:rFonts w:ascii="Consolas" w:hAnsi="Consolas"/>
                              <w:color w:val="569CD6"/>
                              <w:sz w:val="21"/>
                              <w:lang w:val="en-US"/>
                            </w:rPr>
                          </w:rPrChange>
                        </w:rPr>
                        <w:t>this</w:t>
                      </w:r>
                      <w:r w:rsidRPr="00717A8A">
                        <w:rPr>
                          <w:rFonts w:ascii="Consolas" w:hAnsi="Consolas"/>
                          <w:color w:val="CCCCCC"/>
                          <w:sz w:val="21"/>
                          <w:lang w:val="en-GB"/>
                          <w:rPrChange w:id="3710" w:author="Redondo García Francisco Javier" w:date="2025-09-02T09:44:00Z">
                            <w:rPr>
                              <w:rFonts w:ascii="Consolas" w:hAnsi="Consolas"/>
                              <w:color w:val="CCCCCC"/>
                              <w:sz w:val="21"/>
                              <w:lang w:val="en-US"/>
                            </w:rPr>
                          </w:rPrChange>
                        </w:rPr>
                        <w:t>.</w:t>
                      </w:r>
                      <w:r w:rsidRPr="00717A8A">
                        <w:rPr>
                          <w:rFonts w:ascii="Consolas" w:hAnsi="Consolas"/>
                          <w:color w:val="9CDCFE"/>
                          <w:sz w:val="21"/>
                          <w:lang w:val="en-GB"/>
                          <w:rPrChange w:id="3711" w:author="Redondo García Francisco Javier" w:date="2025-09-02T09:44:00Z">
                            <w:rPr>
                              <w:rFonts w:ascii="Consolas" w:hAnsi="Consolas"/>
                              <w:color w:val="9CDCFE"/>
                              <w:sz w:val="21"/>
                              <w:lang w:val="en-US"/>
                            </w:rPr>
                          </w:rPrChange>
                        </w:rPr>
                        <w:t>chartOption</w:t>
                      </w:r>
                      <w:proofErr w:type="spellEnd"/>
                      <w:proofErr w:type="gramEnd"/>
                      <w:r w:rsidRPr="00717A8A">
                        <w:rPr>
                          <w:rFonts w:ascii="Consolas" w:hAnsi="Consolas"/>
                          <w:color w:val="CCCCCC"/>
                          <w:sz w:val="21"/>
                          <w:lang w:val="en-GB"/>
                          <w:rPrChange w:id="3712" w:author="Redondo García Francisco Javier" w:date="2025-09-02T09:44:00Z">
                            <w:rPr>
                              <w:rFonts w:ascii="Consolas" w:hAnsi="Consolas"/>
                              <w:color w:val="CCCCCC"/>
                              <w:sz w:val="21"/>
                              <w:lang w:val="en-US"/>
                            </w:rPr>
                          </w:rPrChange>
                        </w:rPr>
                        <w:t xml:space="preserve"> </w:t>
                      </w:r>
                      <w:r w:rsidRPr="00717A8A">
                        <w:rPr>
                          <w:rFonts w:ascii="Consolas" w:hAnsi="Consolas"/>
                          <w:color w:val="D4D4D4"/>
                          <w:sz w:val="21"/>
                          <w:lang w:val="en-GB"/>
                          <w:rPrChange w:id="3713" w:author="Redondo García Francisco Javier" w:date="2025-09-02T09:44:00Z">
                            <w:rPr>
                              <w:rFonts w:ascii="Consolas" w:hAnsi="Consolas"/>
                              <w:color w:val="D4D4D4"/>
                              <w:sz w:val="21"/>
                              <w:lang w:val="en-US"/>
                            </w:rPr>
                          </w:rPrChange>
                        </w:rPr>
                        <w:t>=</w:t>
                      </w:r>
                      <w:r w:rsidRPr="00717A8A">
                        <w:rPr>
                          <w:rFonts w:ascii="Consolas" w:hAnsi="Consolas"/>
                          <w:color w:val="CCCCCC"/>
                          <w:sz w:val="21"/>
                          <w:lang w:val="en-GB"/>
                          <w:rPrChange w:id="3714" w:author="Redondo García Francisco Javier" w:date="2025-09-02T09:44:00Z">
                            <w:rPr>
                              <w:rFonts w:ascii="Consolas" w:hAnsi="Consolas"/>
                              <w:color w:val="CCCCCC"/>
                              <w:sz w:val="21"/>
                              <w:lang w:val="en-US"/>
                            </w:rPr>
                          </w:rPrChange>
                        </w:rPr>
                        <w:t xml:space="preserve"> {</w:t>
                      </w:r>
                    </w:p>
                    <w:p w14:paraId="29BADD4D" w14:textId="77777777" w:rsidR="00B046EE" w:rsidRPr="00717A8A" w:rsidRDefault="00B046EE" w:rsidP="00B046EE">
                      <w:pPr>
                        <w:shd w:val="clear" w:color="auto" w:fill="1F1F1F"/>
                        <w:spacing w:after="0" w:line="285" w:lineRule="atLeast"/>
                        <w:rPr>
                          <w:rFonts w:ascii="Consolas" w:hAnsi="Consolas"/>
                          <w:color w:val="CCCCCC"/>
                          <w:sz w:val="21"/>
                          <w:lang w:val="en-GB"/>
                          <w:rPrChange w:id="3715" w:author="Redondo García Francisco Javier" w:date="2025-09-02T09:44:00Z">
                            <w:rPr>
                              <w:rFonts w:ascii="Consolas" w:hAnsi="Consolas"/>
                              <w:color w:val="CCCCCC"/>
                              <w:sz w:val="21"/>
                              <w:lang w:val="en-US"/>
                            </w:rPr>
                          </w:rPrChange>
                        </w:rPr>
                      </w:pPr>
                      <w:r w:rsidRPr="00717A8A">
                        <w:rPr>
                          <w:rFonts w:ascii="Consolas" w:hAnsi="Consolas"/>
                          <w:color w:val="CCCCCC"/>
                          <w:sz w:val="21"/>
                          <w:lang w:val="en-GB"/>
                          <w:rPrChange w:id="3716" w:author="Redondo García Francisco Javier" w:date="2025-09-02T09:44:00Z">
                            <w:rPr>
                              <w:rFonts w:ascii="Consolas" w:hAnsi="Consolas"/>
                              <w:color w:val="CCCCCC"/>
                              <w:sz w:val="21"/>
                              <w:lang w:val="en-US"/>
                            </w:rPr>
                          </w:rPrChange>
                        </w:rPr>
                        <w:t xml:space="preserve">        </w:t>
                      </w:r>
                      <w:r w:rsidRPr="00717A8A">
                        <w:rPr>
                          <w:rFonts w:ascii="Consolas" w:hAnsi="Consolas"/>
                          <w:color w:val="9CDCFE"/>
                          <w:sz w:val="21"/>
                          <w:lang w:val="en-GB"/>
                          <w:rPrChange w:id="3717" w:author="Redondo García Francisco Javier" w:date="2025-09-02T09:44:00Z">
                            <w:rPr>
                              <w:rFonts w:ascii="Consolas" w:hAnsi="Consolas"/>
                              <w:color w:val="9CDCFE"/>
                              <w:sz w:val="21"/>
                              <w:lang w:val="en-US"/>
                            </w:rPr>
                          </w:rPrChange>
                        </w:rPr>
                        <w:t>title:</w:t>
                      </w:r>
                      <w:r w:rsidRPr="00717A8A">
                        <w:rPr>
                          <w:rFonts w:ascii="Consolas" w:hAnsi="Consolas"/>
                          <w:color w:val="CCCCCC"/>
                          <w:sz w:val="21"/>
                          <w:lang w:val="en-GB"/>
                          <w:rPrChange w:id="3718" w:author="Redondo García Francisco Javier" w:date="2025-09-02T09:44:00Z">
                            <w:rPr>
                              <w:rFonts w:ascii="Consolas" w:hAnsi="Consolas"/>
                              <w:color w:val="CCCCCC"/>
                              <w:sz w:val="21"/>
                              <w:lang w:val="en-US"/>
                            </w:rPr>
                          </w:rPrChange>
                        </w:rPr>
                        <w:t xml:space="preserve"> {</w:t>
                      </w:r>
                    </w:p>
                    <w:p w14:paraId="00C8ABFE" w14:textId="77777777" w:rsidR="00B046EE" w:rsidRPr="00717A8A" w:rsidRDefault="00B046EE" w:rsidP="00B046EE">
                      <w:pPr>
                        <w:shd w:val="clear" w:color="auto" w:fill="1F1F1F"/>
                        <w:spacing w:after="0" w:line="285" w:lineRule="atLeast"/>
                        <w:rPr>
                          <w:rFonts w:ascii="Consolas" w:hAnsi="Consolas"/>
                          <w:color w:val="CCCCCC"/>
                          <w:sz w:val="21"/>
                          <w:lang w:val="en-GB"/>
                          <w:rPrChange w:id="3719" w:author="Redondo García Francisco Javier" w:date="2025-09-02T09:44:00Z">
                            <w:rPr>
                              <w:rFonts w:ascii="Consolas" w:hAnsi="Consolas"/>
                              <w:color w:val="CCCCCC"/>
                              <w:sz w:val="21"/>
                              <w:lang w:val="en-US"/>
                            </w:rPr>
                          </w:rPrChange>
                        </w:rPr>
                      </w:pPr>
                      <w:r w:rsidRPr="00717A8A">
                        <w:rPr>
                          <w:rFonts w:ascii="Consolas" w:hAnsi="Consolas"/>
                          <w:color w:val="CCCCCC"/>
                          <w:sz w:val="21"/>
                          <w:lang w:val="en-GB"/>
                          <w:rPrChange w:id="3720" w:author="Redondo García Francisco Javier" w:date="2025-09-02T09:44:00Z">
                            <w:rPr>
                              <w:rFonts w:ascii="Consolas" w:hAnsi="Consolas"/>
                              <w:color w:val="CCCCCC"/>
                              <w:sz w:val="21"/>
                              <w:lang w:val="en-US"/>
                            </w:rPr>
                          </w:rPrChange>
                        </w:rPr>
                        <w:t xml:space="preserve">          </w:t>
                      </w:r>
                      <w:r w:rsidRPr="00717A8A">
                        <w:rPr>
                          <w:rFonts w:ascii="Consolas" w:hAnsi="Consolas"/>
                          <w:color w:val="9CDCFE"/>
                          <w:sz w:val="21"/>
                          <w:lang w:val="en-GB"/>
                          <w:rPrChange w:id="3721" w:author="Redondo García Francisco Javier" w:date="2025-09-02T09:44:00Z">
                            <w:rPr>
                              <w:rFonts w:ascii="Consolas" w:hAnsi="Consolas"/>
                              <w:color w:val="9CDCFE"/>
                              <w:sz w:val="21"/>
                              <w:lang w:val="en-US"/>
                            </w:rPr>
                          </w:rPrChange>
                        </w:rPr>
                        <w:t>text:</w:t>
                      </w:r>
                      <w:r w:rsidRPr="00717A8A">
                        <w:rPr>
                          <w:rFonts w:ascii="Consolas" w:hAnsi="Consolas"/>
                          <w:color w:val="CCCCCC"/>
                          <w:sz w:val="21"/>
                          <w:lang w:val="en-GB"/>
                          <w:rPrChange w:id="3722" w:author="Redondo García Francisco Javier" w:date="2025-09-02T09:44:00Z">
                            <w:rPr>
                              <w:rFonts w:ascii="Consolas" w:hAnsi="Consolas"/>
                              <w:color w:val="CCCCCC"/>
                              <w:sz w:val="21"/>
                              <w:lang w:val="en-US"/>
                            </w:rPr>
                          </w:rPrChange>
                        </w:rPr>
                        <w:t xml:space="preserve"> </w:t>
                      </w:r>
                      <w:r w:rsidRPr="00717A8A">
                        <w:rPr>
                          <w:rFonts w:ascii="Consolas" w:hAnsi="Consolas"/>
                          <w:color w:val="CE9178"/>
                          <w:sz w:val="21"/>
                          <w:lang w:val="en-GB"/>
                          <w:rPrChange w:id="3723" w:author="Redondo García Francisco Javier" w:date="2025-09-02T09:44:00Z">
                            <w:rPr>
                              <w:rFonts w:ascii="Consolas" w:hAnsi="Consolas"/>
                              <w:color w:val="CE9178"/>
                              <w:sz w:val="21"/>
                              <w:lang w:val="en-US"/>
                            </w:rPr>
                          </w:rPrChange>
                        </w:rPr>
                        <w:t>'</w:t>
                      </w:r>
                      <w:proofErr w:type="spellStart"/>
                      <w:r w:rsidRPr="00717A8A">
                        <w:rPr>
                          <w:rFonts w:ascii="Consolas" w:hAnsi="Consolas"/>
                          <w:color w:val="CE9178"/>
                          <w:sz w:val="21"/>
                          <w:lang w:val="en-GB"/>
                          <w:rPrChange w:id="3724" w:author="Redondo García Francisco Javier" w:date="2025-09-02T09:44:00Z">
                            <w:rPr>
                              <w:rFonts w:ascii="Consolas" w:hAnsi="Consolas"/>
                              <w:color w:val="CE9178"/>
                              <w:sz w:val="21"/>
                              <w:lang w:val="en-US"/>
                            </w:rPr>
                          </w:rPrChange>
                        </w:rPr>
                        <w:t>Gráfico</w:t>
                      </w:r>
                      <w:proofErr w:type="spellEnd"/>
                      <w:r w:rsidRPr="00717A8A">
                        <w:rPr>
                          <w:rFonts w:ascii="Consolas" w:hAnsi="Consolas"/>
                          <w:color w:val="CE9178"/>
                          <w:sz w:val="21"/>
                          <w:lang w:val="en-GB"/>
                          <w:rPrChange w:id="3725" w:author="Redondo García Francisco Javier" w:date="2025-09-02T09:44:00Z">
                            <w:rPr>
                              <w:rFonts w:ascii="Consolas" w:hAnsi="Consolas"/>
                              <w:color w:val="CE9178"/>
                              <w:sz w:val="21"/>
                              <w:lang w:val="en-US"/>
                            </w:rPr>
                          </w:rPrChange>
                        </w:rPr>
                        <w:t>'</w:t>
                      </w:r>
                    </w:p>
                    <w:p w14:paraId="2D7ADAA9" w14:textId="77777777" w:rsidR="00B046EE" w:rsidRPr="00717A8A" w:rsidRDefault="00B046EE" w:rsidP="00B046EE">
                      <w:pPr>
                        <w:shd w:val="clear" w:color="auto" w:fill="1F1F1F"/>
                        <w:spacing w:after="0" w:line="285" w:lineRule="atLeast"/>
                        <w:rPr>
                          <w:rFonts w:ascii="Consolas" w:hAnsi="Consolas"/>
                          <w:color w:val="CCCCCC"/>
                          <w:sz w:val="21"/>
                          <w:lang w:val="en-GB"/>
                          <w:rPrChange w:id="3726" w:author="Redondo García Francisco Javier" w:date="2025-09-02T09:44:00Z">
                            <w:rPr>
                              <w:rFonts w:ascii="Consolas" w:hAnsi="Consolas"/>
                              <w:color w:val="CCCCCC"/>
                              <w:sz w:val="21"/>
                              <w:lang w:val="en-US"/>
                            </w:rPr>
                          </w:rPrChange>
                        </w:rPr>
                      </w:pPr>
                      <w:r w:rsidRPr="00717A8A">
                        <w:rPr>
                          <w:rFonts w:ascii="Consolas" w:hAnsi="Consolas"/>
                          <w:color w:val="CCCCCC"/>
                          <w:sz w:val="21"/>
                          <w:lang w:val="en-GB"/>
                          <w:rPrChange w:id="3727" w:author="Redondo García Francisco Javier" w:date="2025-09-02T09:44:00Z">
                            <w:rPr>
                              <w:rFonts w:ascii="Consolas" w:hAnsi="Consolas"/>
                              <w:color w:val="CCCCCC"/>
                              <w:sz w:val="21"/>
                              <w:lang w:val="en-US"/>
                            </w:rPr>
                          </w:rPrChange>
                        </w:rPr>
                        <w:t>        },</w:t>
                      </w:r>
                    </w:p>
                    <w:p w14:paraId="5D233F64" w14:textId="77777777" w:rsidR="00B046EE" w:rsidRPr="00717A8A" w:rsidRDefault="00B046EE" w:rsidP="00B046EE">
                      <w:pPr>
                        <w:shd w:val="clear" w:color="auto" w:fill="1F1F1F"/>
                        <w:spacing w:after="0" w:line="285" w:lineRule="atLeast"/>
                        <w:rPr>
                          <w:rFonts w:ascii="Consolas" w:hAnsi="Consolas"/>
                          <w:color w:val="CCCCCC"/>
                          <w:sz w:val="21"/>
                          <w:lang w:val="en-GB"/>
                          <w:rPrChange w:id="3728" w:author="Redondo García Francisco Javier" w:date="2025-09-02T09:44:00Z">
                            <w:rPr>
                              <w:rFonts w:ascii="Consolas" w:hAnsi="Consolas"/>
                              <w:color w:val="CCCCCC"/>
                              <w:sz w:val="21"/>
                              <w:lang w:val="en-US"/>
                            </w:rPr>
                          </w:rPrChange>
                        </w:rPr>
                      </w:pPr>
                      <w:r w:rsidRPr="00717A8A">
                        <w:rPr>
                          <w:rFonts w:ascii="Consolas" w:hAnsi="Consolas"/>
                          <w:color w:val="CCCCCC"/>
                          <w:sz w:val="21"/>
                          <w:lang w:val="en-GB"/>
                          <w:rPrChange w:id="3729" w:author="Redondo García Francisco Javier" w:date="2025-09-02T09:44:00Z">
                            <w:rPr>
                              <w:rFonts w:ascii="Consolas" w:hAnsi="Consolas"/>
                              <w:color w:val="CCCCCC"/>
                              <w:sz w:val="21"/>
                              <w:lang w:val="en-US"/>
                            </w:rPr>
                          </w:rPrChange>
                        </w:rPr>
                        <w:t xml:space="preserve">        </w:t>
                      </w:r>
                      <w:r w:rsidRPr="00717A8A">
                        <w:rPr>
                          <w:rFonts w:ascii="Consolas" w:hAnsi="Consolas"/>
                          <w:color w:val="9CDCFE"/>
                          <w:sz w:val="21"/>
                          <w:lang w:val="en-GB"/>
                          <w:rPrChange w:id="3730" w:author="Redondo García Francisco Javier" w:date="2025-09-02T09:44:00Z">
                            <w:rPr>
                              <w:rFonts w:ascii="Consolas" w:hAnsi="Consolas"/>
                              <w:color w:val="9CDCFE"/>
                              <w:sz w:val="21"/>
                              <w:lang w:val="en-US"/>
                            </w:rPr>
                          </w:rPrChange>
                        </w:rPr>
                        <w:t>tooltip:</w:t>
                      </w:r>
                      <w:r w:rsidRPr="00717A8A">
                        <w:rPr>
                          <w:rFonts w:ascii="Consolas" w:hAnsi="Consolas"/>
                          <w:color w:val="CCCCCC"/>
                          <w:sz w:val="21"/>
                          <w:lang w:val="en-GB"/>
                          <w:rPrChange w:id="3731" w:author="Redondo García Francisco Javier" w:date="2025-09-02T09:44:00Z">
                            <w:rPr>
                              <w:rFonts w:ascii="Consolas" w:hAnsi="Consolas"/>
                              <w:color w:val="CCCCCC"/>
                              <w:sz w:val="21"/>
                              <w:lang w:val="en-US"/>
                            </w:rPr>
                          </w:rPrChange>
                        </w:rPr>
                        <w:t xml:space="preserve"> {</w:t>
                      </w:r>
                    </w:p>
                    <w:p w14:paraId="2C43B4EF" w14:textId="77777777" w:rsidR="00B046EE" w:rsidRPr="00717A8A" w:rsidRDefault="00B046EE" w:rsidP="00B046EE">
                      <w:pPr>
                        <w:shd w:val="clear" w:color="auto" w:fill="1F1F1F"/>
                        <w:spacing w:after="0" w:line="285" w:lineRule="atLeast"/>
                        <w:rPr>
                          <w:rFonts w:ascii="Consolas" w:hAnsi="Consolas"/>
                          <w:color w:val="CCCCCC"/>
                          <w:sz w:val="21"/>
                          <w:lang w:val="en-GB"/>
                          <w:rPrChange w:id="3732" w:author="Redondo García Francisco Javier" w:date="2025-09-02T09:44:00Z">
                            <w:rPr>
                              <w:rFonts w:ascii="Consolas" w:hAnsi="Consolas"/>
                              <w:color w:val="CCCCCC"/>
                              <w:sz w:val="21"/>
                              <w:lang w:val="en-US"/>
                            </w:rPr>
                          </w:rPrChange>
                        </w:rPr>
                      </w:pPr>
                      <w:r w:rsidRPr="00717A8A">
                        <w:rPr>
                          <w:rFonts w:ascii="Consolas" w:hAnsi="Consolas"/>
                          <w:color w:val="CCCCCC"/>
                          <w:sz w:val="21"/>
                          <w:lang w:val="en-GB"/>
                          <w:rPrChange w:id="3733" w:author="Redondo García Francisco Javier" w:date="2025-09-02T09:44:00Z">
                            <w:rPr>
                              <w:rFonts w:ascii="Consolas" w:hAnsi="Consolas"/>
                              <w:color w:val="CCCCCC"/>
                              <w:sz w:val="21"/>
                              <w:lang w:val="en-US"/>
                            </w:rPr>
                          </w:rPrChange>
                        </w:rPr>
                        <w:t xml:space="preserve">          </w:t>
                      </w:r>
                      <w:r w:rsidRPr="00717A8A">
                        <w:rPr>
                          <w:rFonts w:ascii="Consolas" w:hAnsi="Consolas"/>
                          <w:color w:val="9CDCFE"/>
                          <w:sz w:val="21"/>
                          <w:lang w:val="en-GB"/>
                          <w:rPrChange w:id="3734" w:author="Redondo García Francisco Javier" w:date="2025-09-02T09:44:00Z">
                            <w:rPr>
                              <w:rFonts w:ascii="Consolas" w:hAnsi="Consolas"/>
                              <w:color w:val="9CDCFE"/>
                              <w:sz w:val="21"/>
                              <w:lang w:val="en-US"/>
                            </w:rPr>
                          </w:rPrChange>
                        </w:rPr>
                        <w:t>trigger:</w:t>
                      </w:r>
                      <w:r w:rsidRPr="00717A8A">
                        <w:rPr>
                          <w:rFonts w:ascii="Consolas" w:hAnsi="Consolas"/>
                          <w:color w:val="CCCCCC"/>
                          <w:sz w:val="21"/>
                          <w:lang w:val="en-GB"/>
                          <w:rPrChange w:id="3735" w:author="Redondo García Francisco Javier" w:date="2025-09-02T09:44:00Z">
                            <w:rPr>
                              <w:rFonts w:ascii="Consolas" w:hAnsi="Consolas"/>
                              <w:color w:val="CCCCCC"/>
                              <w:sz w:val="21"/>
                              <w:lang w:val="en-US"/>
                            </w:rPr>
                          </w:rPrChange>
                        </w:rPr>
                        <w:t xml:space="preserve"> </w:t>
                      </w:r>
                      <w:r w:rsidRPr="00717A8A">
                        <w:rPr>
                          <w:rFonts w:ascii="Consolas" w:hAnsi="Consolas"/>
                          <w:color w:val="CE9178"/>
                          <w:sz w:val="21"/>
                          <w:lang w:val="en-GB"/>
                          <w:rPrChange w:id="3736" w:author="Redondo García Francisco Javier" w:date="2025-09-02T09:44:00Z">
                            <w:rPr>
                              <w:rFonts w:ascii="Consolas" w:hAnsi="Consolas"/>
                              <w:color w:val="CE9178"/>
                              <w:sz w:val="21"/>
                              <w:lang w:val="en-US"/>
                            </w:rPr>
                          </w:rPrChange>
                        </w:rPr>
                        <w:t>'axis'</w:t>
                      </w:r>
                    </w:p>
                    <w:p w14:paraId="3C810FA3" w14:textId="77777777" w:rsidR="00B046EE" w:rsidRPr="00717A8A" w:rsidRDefault="00B046EE" w:rsidP="00B046EE">
                      <w:pPr>
                        <w:shd w:val="clear" w:color="auto" w:fill="1F1F1F"/>
                        <w:spacing w:after="0" w:line="285" w:lineRule="atLeast"/>
                        <w:rPr>
                          <w:rFonts w:ascii="Consolas" w:hAnsi="Consolas"/>
                          <w:color w:val="CCCCCC"/>
                          <w:sz w:val="21"/>
                          <w:lang w:val="en-GB"/>
                          <w:rPrChange w:id="3737" w:author="Redondo García Francisco Javier" w:date="2025-09-02T09:44:00Z">
                            <w:rPr>
                              <w:rFonts w:ascii="Consolas" w:hAnsi="Consolas"/>
                              <w:color w:val="CCCCCC"/>
                              <w:sz w:val="21"/>
                              <w:lang w:val="en-US"/>
                            </w:rPr>
                          </w:rPrChange>
                        </w:rPr>
                      </w:pPr>
                      <w:r w:rsidRPr="00717A8A">
                        <w:rPr>
                          <w:rFonts w:ascii="Consolas" w:hAnsi="Consolas"/>
                          <w:color w:val="CCCCCC"/>
                          <w:sz w:val="21"/>
                          <w:lang w:val="en-GB"/>
                          <w:rPrChange w:id="3738" w:author="Redondo García Francisco Javier" w:date="2025-09-02T09:44:00Z">
                            <w:rPr>
                              <w:rFonts w:ascii="Consolas" w:hAnsi="Consolas"/>
                              <w:color w:val="CCCCCC"/>
                              <w:sz w:val="21"/>
                              <w:lang w:val="en-US"/>
                            </w:rPr>
                          </w:rPrChange>
                        </w:rPr>
                        <w:t>        },</w:t>
                      </w:r>
                    </w:p>
                    <w:p w14:paraId="3E41BFC0" w14:textId="77777777" w:rsidR="00B046EE" w:rsidRPr="00717A8A" w:rsidRDefault="00B046EE" w:rsidP="00B046EE">
                      <w:pPr>
                        <w:shd w:val="clear" w:color="auto" w:fill="1F1F1F"/>
                        <w:spacing w:after="0" w:line="285" w:lineRule="atLeast"/>
                        <w:rPr>
                          <w:rFonts w:ascii="Consolas" w:hAnsi="Consolas"/>
                          <w:color w:val="CCCCCC"/>
                          <w:sz w:val="21"/>
                          <w:lang w:val="en-GB"/>
                          <w:rPrChange w:id="3739" w:author="Redondo García Francisco Javier" w:date="2025-09-02T09:44:00Z">
                            <w:rPr>
                              <w:rFonts w:ascii="Consolas" w:hAnsi="Consolas"/>
                              <w:color w:val="CCCCCC"/>
                              <w:sz w:val="21"/>
                              <w:lang w:val="en-US"/>
                            </w:rPr>
                          </w:rPrChange>
                        </w:rPr>
                      </w:pPr>
                      <w:r w:rsidRPr="00717A8A">
                        <w:rPr>
                          <w:rFonts w:ascii="Consolas" w:hAnsi="Consolas"/>
                          <w:color w:val="CCCCCC"/>
                          <w:sz w:val="21"/>
                          <w:lang w:val="en-GB"/>
                          <w:rPrChange w:id="3740" w:author="Redondo García Francisco Javier" w:date="2025-09-02T09:44:00Z">
                            <w:rPr>
                              <w:rFonts w:ascii="Consolas" w:hAnsi="Consolas"/>
                              <w:color w:val="CCCCCC"/>
                              <w:sz w:val="21"/>
                              <w:lang w:val="en-US"/>
                            </w:rPr>
                          </w:rPrChange>
                        </w:rPr>
                        <w:t xml:space="preserve">        </w:t>
                      </w:r>
                      <w:r w:rsidRPr="00717A8A">
                        <w:rPr>
                          <w:rFonts w:ascii="Consolas" w:hAnsi="Consolas"/>
                          <w:color w:val="9CDCFE"/>
                          <w:sz w:val="21"/>
                          <w:lang w:val="en-GB"/>
                          <w:rPrChange w:id="3741" w:author="Redondo García Francisco Javier" w:date="2025-09-02T09:44:00Z">
                            <w:rPr>
                              <w:rFonts w:ascii="Consolas" w:hAnsi="Consolas"/>
                              <w:color w:val="9CDCFE"/>
                              <w:sz w:val="21"/>
                              <w:lang w:val="en-US"/>
                            </w:rPr>
                          </w:rPrChange>
                        </w:rPr>
                        <w:t>legend:</w:t>
                      </w:r>
                      <w:r w:rsidRPr="00717A8A">
                        <w:rPr>
                          <w:rFonts w:ascii="Consolas" w:hAnsi="Consolas"/>
                          <w:color w:val="CCCCCC"/>
                          <w:sz w:val="21"/>
                          <w:lang w:val="en-GB"/>
                          <w:rPrChange w:id="3742" w:author="Redondo García Francisco Javier" w:date="2025-09-02T09:44:00Z">
                            <w:rPr>
                              <w:rFonts w:ascii="Consolas" w:hAnsi="Consolas"/>
                              <w:color w:val="CCCCCC"/>
                              <w:sz w:val="21"/>
                              <w:lang w:val="en-US"/>
                            </w:rPr>
                          </w:rPrChange>
                        </w:rPr>
                        <w:t xml:space="preserve"> {</w:t>
                      </w:r>
                    </w:p>
                    <w:p w14:paraId="7B65F2ED" w14:textId="626B5B54" w:rsidR="00B046EE" w:rsidRPr="00717A8A" w:rsidRDefault="00B046EE" w:rsidP="00B046EE">
                      <w:pPr>
                        <w:shd w:val="clear" w:color="auto" w:fill="1F1F1F"/>
                        <w:spacing w:after="0" w:line="285" w:lineRule="atLeast"/>
                        <w:rPr>
                          <w:rFonts w:ascii="Consolas" w:hAnsi="Consolas"/>
                          <w:color w:val="CCCCCC"/>
                          <w:sz w:val="21"/>
                          <w:lang w:val="en-GB"/>
                          <w:rPrChange w:id="3743" w:author="Redondo García Francisco Javier" w:date="2025-09-02T09:44:00Z">
                            <w:rPr>
                              <w:rFonts w:ascii="Consolas" w:hAnsi="Consolas"/>
                              <w:color w:val="CCCCCC"/>
                              <w:sz w:val="21"/>
                              <w:lang w:val="en-US"/>
                            </w:rPr>
                          </w:rPrChange>
                        </w:rPr>
                      </w:pPr>
                      <w:r w:rsidRPr="00717A8A">
                        <w:rPr>
                          <w:rFonts w:ascii="Consolas" w:hAnsi="Consolas"/>
                          <w:color w:val="CCCCCC"/>
                          <w:sz w:val="21"/>
                          <w:lang w:val="en-GB"/>
                          <w:rPrChange w:id="3744" w:author="Redondo García Francisco Javier" w:date="2025-09-02T09:44:00Z">
                            <w:rPr>
                              <w:rFonts w:ascii="Consolas" w:hAnsi="Consolas"/>
                              <w:color w:val="CCCCCC"/>
                              <w:sz w:val="21"/>
                              <w:lang w:val="en-US"/>
                            </w:rPr>
                          </w:rPrChange>
                        </w:rPr>
                        <w:t xml:space="preserve">          </w:t>
                      </w:r>
                      <w:r w:rsidRPr="00717A8A">
                        <w:rPr>
                          <w:rFonts w:ascii="Consolas" w:hAnsi="Consolas"/>
                          <w:color w:val="9CDCFE"/>
                          <w:sz w:val="21"/>
                          <w:lang w:val="en-GB"/>
                          <w:rPrChange w:id="3745" w:author="Redondo García Francisco Javier" w:date="2025-09-02T09:44:00Z">
                            <w:rPr>
                              <w:rFonts w:ascii="Consolas" w:hAnsi="Consolas"/>
                              <w:color w:val="9CDCFE"/>
                              <w:sz w:val="21"/>
                              <w:lang w:val="en-US"/>
                            </w:rPr>
                          </w:rPrChange>
                        </w:rPr>
                        <w:t>data:</w:t>
                      </w:r>
                      <w:r w:rsidRPr="00717A8A">
                        <w:rPr>
                          <w:rFonts w:ascii="Consolas" w:hAnsi="Consolas"/>
                          <w:color w:val="CCCCCC"/>
                          <w:sz w:val="21"/>
                          <w:lang w:val="en-GB"/>
                          <w:rPrChange w:id="3746" w:author="Redondo García Francisco Javier" w:date="2025-09-02T09:44:00Z">
                            <w:rPr>
                              <w:rFonts w:ascii="Consolas" w:hAnsi="Consolas"/>
                              <w:color w:val="CCCCCC"/>
                              <w:sz w:val="21"/>
                              <w:lang w:val="en-US"/>
                            </w:rPr>
                          </w:rPrChange>
                        </w:rPr>
                        <w:t xml:space="preserve"> [</w:t>
                      </w:r>
                      <w:r w:rsidRPr="00717A8A">
                        <w:rPr>
                          <w:rFonts w:ascii="Consolas" w:hAnsi="Consolas"/>
                          <w:color w:val="CE9178"/>
                          <w:sz w:val="21"/>
                          <w:lang w:val="en-GB"/>
                          <w:rPrChange w:id="3747" w:author="Redondo García Francisco Javier" w:date="2025-09-02T09:44:00Z">
                            <w:rPr>
                              <w:rFonts w:ascii="Consolas" w:hAnsi="Consolas"/>
                              <w:color w:val="CE9178"/>
                              <w:sz w:val="21"/>
                              <w:lang w:val="en-US"/>
                            </w:rPr>
                          </w:rPrChange>
                        </w:rPr>
                        <w:t>'</w:t>
                      </w:r>
                      <w:proofErr w:type="spellStart"/>
                      <w:r w:rsidRPr="00717A8A">
                        <w:rPr>
                          <w:rFonts w:ascii="Consolas" w:hAnsi="Consolas"/>
                          <w:color w:val="CE9178"/>
                          <w:sz w:val="21"/>
                          <w:lang w:val="en-GB"/>
                          <w:rPrChange w:id="3748" w:author="Redondo García Francisco Javier" w:date="2025-09-02T09:44:00Z">
                            <w:rPr>
                              <w:rFonts w:ascii="Consolas" w:hAnsi="Consolas"/>
                              <w:color w:val="CE9178"/>
                              <w:sz w:val="21"/>
                              <w:lang w:val="en-US"/>
                            </w:rPr>
                          </w:rPrChange>
                        </w:rPr>
                        <w:t>Sentadillas</w:t>
                      </w:r>
                      <w:proofErr w:type="spellEnd"/>
                      <w:r w:rsidRPr="00717A8A">
                        <w:rPr>
                          <w:rFonts w:ascii="Consolas" w:hAnsi="Consolas"/>
                          <w:color w:val="CE9178"/>
                          <w:sz w:val="21"/>
                          <w:lang w:val="en-GB"/>
                          <w:rPrChange w:id="3749" w:author="Redondo García Francisco Javier" w:date="2025-09-02T09:44:00Z">
                            <w:rPr>
                              <w:rFonts w:ascii="Consolas" w:hAnsi="Consolas"/>
                              <w:color w:val="CE9178"/>
                              <w:sz w:val="21"/>
                              <w:lang w:val="en-US"/>
                            </w:rPr>
                          </w:rPrChange>
                        </w:rPr>
                        <w:t>'</w:t>
                      </w:r>
                      <w:r w:rsidRPr="00717A8A">
                        <w:rPr>
                          <w:rFonts w:ascii="Consolas" w:hAnsi="Consolas"/>
                          <w:color w:val="CCCCCC"/>
                          <w:sz w:val="21"/>
                          <w:lang w:val="en-GB"/>
                          <w:rPrChange w:id="3750" w:author="Redondo García Francisco Javier" w:date="2025-09-02T09:44:00Z">
                            <w:rPr>
                              <w:rFonts w:ascii="Consolas" w:hAnsi="Consolas"/>
                              <w:color w:val="CCCCCC"/>
                              <w:sz w:val="21"/>
                              <w:lang w:val="en-US"/>
                            </w:rPr>
                          </w:rPrChange>
                        </w:rPr>
                        <w:t>]</w:t>
                      </w:r>
                    </w:p>
                    <w:p w14:paraId="4B9B8BB8" w14:textId="5F38FA48" w:rsid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Pr>
                          <w:rFonts w:ascii="Consolas" w:eastAsia="Times New Roman" w:hAnsi="Consolas" w:cs="Times New Roman"/>
                          <w:color w:val="CCCCCC"/>
                          <w:sz w:val="21"/>
                          <w:szCs w:val="21"/>
                          <w:lang w:eastAsia="es-ES"/>
                        </w:rPr>
                        <w:t>.</w:t>
                      </w:r>
                    </w:p>
                    <w:p w14:paraId="27E681D6" w14:textId="629ACFD0" w:rsid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Pr>
                          <w:rFonts w:ascii="Consolas" w:eastAsia="Times New Roman" w:hAnsi="Consolas" w:cs="Times New Roman"/>
                          <w:color w:val="CCCCCC"/>
                          <w:sz w:val="21"/>
                          <w:szCs w:val="21"/>
                          <w:lang w:eastAsia="es-ES"/>
                        </w:rPr>
                        <w:t>.</w:t>
                      </w:r>
                    </w:p>
                    <w:p w14:paraId="6823419E" w14:textId="20834583" w:rsid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Pr>
                          <w:rFonts w:ascii="Consolas" w:eastAsia="Times New Roman" w:hAnsi="Consolas" w:cs="Times New Roman"/>
                          <w:color w:val="CCCCCC"/>
                          <w:sz w:val="21"/>
                          <w:szCs w:val="21"/>
                          <w:lang w:eastAsia="es-ES"/>
                        </w:rPr>
                        <w:t>.</w:t>
                      </w:r>
                    </w:p>
                    <w:p w14:paraId="670E8575" w14:textId="3322D5A9" w:rsidR="00B046EE" w:rsidRP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Pr>
                          <w:rFonts w:ascii="Consolas" w:eastAsia="Times New Roman" w:hAnsi="Consolas" w:cs="Times New Roman"/>
                          <w:color w:val="CCCCCC"/>
                          <w:sz w:val="21"/>
                          <w:szCs w:val="21"/>
                          <w:lang w:eastAsia="es-ES"/>
                        </w:rPr>
                        <w:t>}</w:t>
                      </w:r>
                    </w:p>
                    <w:p w14:paraId="639BD22A" w14:textId="16169ADC" w:rsidR="00B046EE" w:rsidRDefault="00B046EE"/>
                  </w:txbxContent>
                </v:textbox>
                <w10:anchorlock/>
              </v:shape>
            </w:pict>
          </mc:Fallback>
        </mc:AlternateContent>
      </w:r>
    </w:p>
    <w:p w14:paraId="6DEA1960" w14:textId="21D8F174" w:rsidR="00B046EE" w:rsidRPr="006E4824" w:rsidRDefault="00B046EE" w:rsidP="00B046EE">
      <w:pPr>
        <w:pStyle w:val="Descripcin"/>
        <w:jc w:val="center"/>
        <w:rPr>
          <w:sz w:val="24"/>
          <w:szCs w:val="24"/>
        </w:rPr>
      </w:pPr>
      <w:bookmarkStart w:id="3751" w:name="_Ref200114192"/>
      <w:bookmarkStart w:id="3752" w:name="_Toc207314964"/>
      <w:bookmarkStart w:id="3753" w:name="_Toc202786391"/>
      <w:r>
        <w:t xml:space="preserve">Figura </w:t>
      </w:r>
      <w:r w:rsidR="00DE1F43">
        <w:fldChar w:fldCharType="begin"/>
      </w:r>
      <w:r w:rsidR="00DE1F43">
        <w:instrText xml:space="preserve"> SEQ Figura \* ARABIC </w:instrText>
      </w:r>
      <w:r w:rsidR="00DE1F43">
        <w:fldChar w:fldCharType="separate"/>
      </w:r>
      <w:r w:rsidR="00885F17">
        <w:rPr>
          <w:noProof/>
        </w:rPr>
        <w:t>31</w:t>
      </w:r>
      <w:r w:rsidR="00DE1F43">
        <w:rPr>
          <w:noProof/>
        </w:rPr>
        <w:fldChar w:fldCharType="end"/>
      </w:r>
      <w:bookmarkEnd w:id="3751"/>
      <w:r>
        <w:t xml:space="preserve"> - Crear gráfico </w:t>
      </w:r>
      <w:proofErr w:type="spellStart"/>
      <w:r>
        <w:t>echarts</w:t>
      </w:r>
      <w:bookmarkEnd w:id="3752"/>
      <w:bookmarkEnd w:id="3753"/>
      <w:proofErr w:type="spellEnd"/>
    </w:p>
    <w:p w14:paraId="7A5D7F5C" w14:textId="6E080855" w:rsidR="00260674" w:rsidRDefault="00681B78" w:rsidP="005C4BDD">
      <w:pPr>
        <w:pStyle w:val="Ttulo5"/>
      </w:pPr>
      <w:bookmarkStart w:id="3754" w:name="_Toc207317157"/>
      <w:ins w:id="3755" w:author="Redondo García Francisco Javier" w:date="2025-09-02T09:44:00Z">
        <w:r>
          <w:t xml:space="preserve">5.4.5.6.4. </w:t>
        </w:r>
      </w:ins>
      <w:r w:rsidR="00260674">
        <w:t>Velocidad</w:t>
      </w:r>
      <w:bookmarkEnd w:id="3754"/>
    </w:p>
    <w:p w14:paraId="6FEBDD90" w14:textId="77777777" w:rsidR="00260674" w:rsidRPr="00637F6F" w:rsidRDefault="00260674" w:rsidP="00C124A8">
      <w:r w:rsidRPr="00637F6F">
        <w:t>Este componente sigue la misma estructura que le componente ‘Sentadillas’, mostrando, en este caso, los siguientes datos:</w:t>
      </w:r>
    </w:p>
    <w:p w14:paraId="469FC1F1" w14:textId="16AE8149" w:rsidR="00260674" w:rsidRPr="00637F6F" w:rsidRDefault="00260674" w:rsidP="00C87F70">
      <w:pPr>
        <w:pStyle w:val="Prrafodelista"/>
        <w:numPr>
          <w:ilvl w:val="0"/>
          <w:numId w:val="17"/>
        </w:numPr>
      </w:pPr>
      <w:r w:rsidRPr="00637F6F">
        <w:t>Fecha y hora</w:t>
      </w:r>
      <w:r w:rsidR="005F7CD7">
        <w:t>.</w:t>
      </w:r>
    </w:p>
    <w:p w14:paraId="79E0124A" w14:textId="3FA27D40" w:rsidR="00260674" w:rsidRPr="00637F6F" w:rsidRDefault="00260674" w:rsidP="00C87F70">
      <w:pPr>
        <w:pStyle w:val="Prrafodelista"/>
        <w:numPr>
          <w:ilvl w:val="0"/>
          <w:numId w:val="17"/>
        </w:numPr>
      </w:pPr>
      <w:proofErr w:type="gramStart"/>
      <w:r w:rsidRPr="00637F6F">
        <w:t>Distancia a recorrer</w:t>
      </w:r>
      <w:proofErr w:type="gramEnd"/>
      <w:r w:rsidRPr="00637F6F">
        <w:t xml:space="preserve"> (m)</w:t>
      </w:r>
      <w:r w:rsidR="005F7CD7">
        <w:t>.</w:t>
      </w:r>
    </w:p>
    <w:p w14:paraId="242A95A0" w14:textId="57ABCEC6" w:rsidR="00260674" w:rsidRPr="00637F6F" w:rsidRDefault="00260674" w:rsidP="00C87F70">
      <w:pPr>
        <w:pStyle w:val="Prrafodelista"/>
        <w:numPr>
          <w:ilvl w:val="0"/>
          <w:numId w:val="17"/>
        </w:numPr>
      </w:pPr>
      <w:r w:rsidRPr="00637F6F">
        <w:t>Puntos obtenidos</w:t>
      </w:r>
      <w:r w:rsidR="005F7CD7">
        <w:t>.</w:t>
      </w:r>
    </w:p>
    <w:p w14:paraId="10BACE9B" w14:textId="7528698D" w:rsidR="00260674" w:rsidRPr="00637F6F" w:rsidRDefault="00260674" w:rsidP="00C87F70">
      <w:pPr>
        <w:pStyle w:val="Prrafodelista"/>
        <w:numPr>
          <w:ilvl w:val="0"/>
          <w:numId w:val="17"/>
        </w:numPr>
      </w:pPr>
      <w:r w:rsidRPr="00637F6F">
        <w:t>Tiempo empleado (s)</w:t>
      </w:r>
      <w:r w:rsidR="005F7CD7">
        <w:t>.</w:t>
      </w:r>
    </w:p>
    <w:p w14:paraId="6994BB9D" w14:textId="2A664E72" w:rsidR="00260674" w:rsidRPr="00637F6F" w:rsidRDefault="00260674" w:rsidP="00C87F70">
      <w:pPr>
        <w:pStyle w:val="Prrafodelista"/>
        <w:numPr>
          <w:ilvl w:val="0"/>
          <w:numId w:val="17"/>
        </w:numPr>
      </w:pPr>
      <w:r w:rsidRPr="00637F6F">
        <w:t>Velocidad media (m/s)</w:t>
      </w:r>
      <w:r w:rsidR="005F7CD7">
        <w:t>.</w:t>
      </w:r>
    </w:p>
    <w:p w14:paraId="09EE75CB" w14:textId="77777777" w:rsidR="00260674" w:rsidRPr="00637F6F" w:rsidRDefault="00260674" w:rsidP="00C124A8">
      <w:r w:rsidRPr="00637F6F">
        <w:t>Muestra, al igual que el anterior componente, un botón para exportar los datos en Excel y un gráfico que, en este caso, muestra la distancia y la velocidad en cada muestra tomada por el sensor, tanto de la ida como de la vuelta.</w:t>
      </w:r>
    </w:p>
    <w:p w14:paraId="1C29949C" w14:textId="77777777" w:rsidR="00260674" w:rsidRDefault="00260674" w:rsidP="00BF6200">
      <w:pPr>
        <w:pStyle w:val="NormalWeb"/>
        <w:keepNext/>
        <w:jc w:val="center"/>
      </w:pPr>
      <w:r w:rsidRPr="004B41F2">
        <w:rPr>
          <w:noProof/>
        </w:rPr>
        <w:drawing>
          <wp:inline distT="0" distB="0" distL="0" distR="0" wp14:anchorId="283BED50" wp14:editId="1E0BDB39">
            <wp:extent cx="2914650" cy="1981835"/>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l="2774" t="34857" r="49503"/>
                    <a:stretch/>
                  </pic:blipFill>
                  <pic:spPr bwMode="auto">
                    <a:xfrm>
                      <a:off x="0" y="0"/>
                      <a:ext cx="2924096" cy="1988258"/>
                    </a:xfrm>
                    <a:prstGeom prst="rect">
                      <a:avLst/>
                    </a:prstGeom>
                    <a:ln>
                      <a:noFill/>
                    </a:ln>
                    <a:extLst>
                      <a:ext uri="{53640926-AAD7-44D8-BBD7-CCE9431645EC}">
                        <a14:shadowObscured xmlns:a14="http://schemas.microsoft.com/office/drawing/2010/main"/>
                      </a:ext>
                    </a:extLst>
                  </pic:spPr>
                </pic:pic>
              </a:graphicData>
            </a:graphic>
          </wp:inline>
        </w:drawing>
      </w:r>
    </w:p>
    <w:p w14:paraId="0236F06E" w14:textId="1220D659" w:rsidR="00260674" w:rsidRDefault="00260674" w:rsidP="005947B4">
      <w:pPr>
        <w:pStyle w:val="Descripcin"/>
        <w:jc w:val="center"/>
      </w:pPr>
      <w:bookmarkStart w:id="3756" w:name="_Toc207314965"/>
      <w:bookmarkStart w:id="3757" w:name="_Toc202786392"/>
      <w:r>
        <w:t xml:space="preserve">Figura </w:t>
      </w:r>
      <w:r w:rsidR="00DE1F43">
        <w:fldChar w:fldCharType="begin"/>
      </w:r>
      <w:r w:rsidR="00DE1F43">
        <w:instrText xml:space="preserve"> SEQ Figura \* ARABIC </w:instrText>
      </w:r>
      <w:r w:rsidR="00DE1F43">
        <w:fldChar w:fldCharType="separate"/>
      </w:r>
      <w:r w:rsidR="00885F17">
        <w:rPr>
          <w:noProof/>
        </w:rPr>
        <w:t>32</w:t>
      </w:r>
      <w:r w:rsidR="00DE1F43">
        <w:rPr>
          <w:noProof/>
        </w:rPr>
        <w:fldChar w:fldCharType="end"/>
      </w:r>
      <w:r>
        <w:t xml:space="preserve"> - Gráfico velocidad</w:t>
      </w:r>
      <w:bookmarkEnd w:id="3756"/>
      <w:bookmarkEnd w:id="3757"/>
    </w:p>
    <w:p w14:paraId="10B25194" w14:textId="77777777" w:rsidR="00260674" w:rsidRDefault="00260674" w:rsidP="00DE195C">
      <w:pPr>
        <w:jc w:val="center"/>
        <w:rPr>
          <w:rFonts w:ascii="Times New Roman" w:eastAsia="Times New Roman" w:hAnsi="Times New Roman" w:cs="Times New Roman"/>
          <w:sz w:val="24"/>
          <w:szCs w:val="24"/>
          <w:lang w:eastAsia="es-ES"/>
        </w:rPr>
      </w:pPr>
      <w:r>
        <w:br w:type="page"/>
      </w:r>
    </w:p>
    <w:p w14:paraId="23F0554A" w14:textId="5CA17184" w:rsidR="00260674" w:rsidRDefault="00681B78" w:rsidP="005C4BDD">
      <w:pPr>
        <w:pStyle w:val="Ttulo5"/>
      </w:pPr>
      <w:bookmarkStart w:id="3758" w:name="_Toc207317158"/>
      <w:ins w:id="3759" w:author="Redondo García Francisco Javier" w:date="2025-09-02T09:44:00Z">
        <w:r>
          <w:lastRenderedPageBreak/>
          <w:t xml:space="preserve">5.4.5.6.5. </w:t>
        </w:r>
      </w:ins>
      <w:r w:rsidR="00260674">
        <w:t>Histórico</w:t>
      </w:r>
      <w:bookmarkEnd w:id="3758"/>
    </w:p>
    <w:p w14:paraId="5604BD0A" w14:textId="08CA24BB" w:rsidR="00260674" w:rsidRPr="00637F6F" w:rsidRDefault="00260674" w:rsidP="00C124A8">
      <w:pPr>
        <w:pStyle w:val="NormalWeb"/>
        <w:rPr>
          <w:rFonts w:asciiTheme="minorHAnsi" w:eastAsiaTheme="minorHAnsi" w:hAnsiTheme="minorHAnsi" w:cstheme="minorBidi"/>
          <w:sz w:val="22"/>
          <w:szCs w:val="22"/>
          <w:lang w:eastAsia="en-US"/>
        </w:rPr>
      </w:pPr>
      <w:r w:rsidRPr="00637F6F">
        <w:rPr>
          <w:rFonts w:asciiTheme="minorHAnsi" w:eastAsiaTheme="minorHAnsi" w:hAnsiTheme="minorHAnsi" w:cstheme="minorBidi"/>
          <w:sz w:val="22"/>
          <w:szCs w:val="22"/>
          <w:lang w:eastAsia="en-US"/>
        </w:rPr>
        <w:t>E</w:t>
      </w:r>
      <w:r w:rsidR="0032554A">
        <w:rPr>
          <w:rFonts w:asciiTheme="minorHAnsi" w:eastAsiaTheme="minorHAnsi" w:hAnsiTheme="minorHAnsi" w:cstheme="minorBidi"/>
          <w:sz w:val="22"/>
          <w:szCs w:val="22"/>
          <w:lang w:eastAsia="en-US"/>
        </w:rPr>
        <w:t>l</w:t>
      </w:r>
      <w:r w:rsidRPr="00637F6F">
        <w:rPr>
          <w:rFonts w:asciiTheme="minorHAnsi" w:eastAsiaTheme="minorHAnsi" w:hAnsiTheme="minorHAnsi" w:cstheme="minorBidi"/>
          <w:sz w:val="22"/>
          <w:szCs w:val="22"/>
          <w:lang w:eastAsia="en-US"/>
        </w:rPr>
        <w:t xml:space="preserve"> componente </w:t>
      </w:r>
      <w:r w:rsidR="0032554A">
        <w:rPr>
          <w:rFonts w:asciiTheme="minorHAnsi" w:eastAsiaTheme="minorHAnsi" w:hAnsiTheme="minorHAnsi" w:cstheme="minorBidi"/>
          <w:sz w:val="22"/>
          <w:szCs w:val="22"/>
          <w:lang w:eastAsia="en-US"/>
        </w:rPr>
        <w:t xml:space="preserve">del histórico </w:t>
      </w:r>
      <w:r w:rsidRPr="00637F6F">
        <w:rPr>
          <w:rFonts w:asciiTheme="minorHAnsi" w:eastAsiaTheme="minorHAnsi" w:hAnsiTheme="minorHAnsi" w:cstheme="minorBidi"/>
          <w:sz w:val="22"/>
          <w:szCs w:val="22"/>
          <w:lang w:eastAsia="en-US"/>
        </w:rPr>
        <w:t>tiene como objetivo unificar todas las pruebas de un paciente en una misma pantalla, facilitando así la interpretación de los datos por parte del facultativo.</w:t>
      </w:r>
    </w:p>
    <w:p w14:paraId="0ED51B93" w14:textId="31DC2795" w:rsidR="00260674" w:rsidRPr="00637F6F" w:rsidRDefault="0032554A" w:rsidP="00C124A8">
      <w:pPr>
        <w:pStyle w:val="Norma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Este componente m</w:t>
      </w:r>
      <w:r w:rsidR="00260674" w:rsidRPr="00637F6F">
        <w:rPr>
          <w:rFonts w:asciiTheme="minorHAnsi" w:eastAsiaTheme="minorHAnsi" w:hAnsiTheme="minorHAnsi" w:cstheme="minorBidi"/>
          <w:sz w:val="22"/>
          <w:szCs w:val="22"/>
          <w:lang w:eastAsia="en-US"/>
        </w:rPr>
        <w:t>uestra tablas para cada tipo de prueba, indicando para cada prueba realizada el tiempo empleado y los puntos obtenidos. Desde este punto, pulsando en la fecha de cada prueba, se redirige a la pestaña donde se ve la prueba en detalle (componentes ‘Sentadillas’, ‘Equilibrio’ y ‘Velocidad’)</w:t>
      </w:r>
      <w:r w:rsidR="005F7CD7">
        <w:rPr>
          <w:rFonts w:asciiTheme="minorHAnsi" w:eastAsiaTheme="minorHAnsi" w:hAnsiTheme="minorHAnsi" w:cstheme="minorBidi"/>
          <w:sz w:val="22"/>
          <w:szCs w:val="22"/>
          <w:lang w:eastAsia="en-US"/>
        </w:rPr>
        <w:t>.</w:t>
      </w:r>
    </w:p>
    <w:p w14:paraId="208FA24F" w14:textId="5A0BB14F" w:rsidR="00260674" w:rsidRPr="005F7CD7" w:rsidRDefault="00260674" w:rsidP="00C124A8">
      <w:pPr>
        <w:pStyle w:val="NormalWeb"/>
        <w:rPr>
          <w:rFonts w:asciiTheme="minorHAnsi" w:eastAsiaTheme="minorHAnsi" w:hAnsiTheme="minorHAnsi"/>
          <w:sz w:val="22"/>
          <w:rPrChange w:id="3760" w:author="Redondo García Francisco Javier" w:date="2025-09-02T09:44:00Z">
            <w:rPr>
              <w:rFonts w:asciiTheme="minorHAnsi" w:eastAsiaTheme="minorHAnsi" w:hAnsiTheme="minorHAnsi"/>
            </w:rPr>
          </w:rPrChange>
        </w:rPr>
      </w:pPr>
      <w:r w:rsidRPr="00637F6F">
        <w:rPr>
          <w:rFonts w:asciiTheme="minorHAnsi" w:eastAsiaTheme="minorHAnsi" w:hAnsiTheme="minorHAnsi" w:cstheme="minorBidi"/>
          <w:sz w:val="22"/>
          <w:szCs w:val="22"/>
          <w:lang w:eastAsia="en-US"/>
        </w:rPr>
        <w:t>Además, muestra un gráfico donde se ven los puntos obtenidos en cada prueba, representando una línea por cada tipo de prueba, como se muestra en la</w:t>
      </w:r>
      <w:r w:rsidR="004C6285" w:rsidRPr="00637F6F">
        <w:rPr>
          <w:rFonts w:asciiTheme="minorHAnsi" w:eastAsiaTheme="minorHAnsi" w:hAnsiTheme="minorHAnsi" w:cstheme="minorBidi"/>
          <w:sz w:val="22"/>
          <w:szCs w:val="22"/>
          <w:lang w:eastAsia="en-US"/>
        </w:rPr>
        <w:t xml:space="preserve"> </w:t>
      </w:r>
      <w:r w:rsidR="004C6285" w:rsidRPr="00637F6F">
        <w:rPr>
          <w:rFonts w:asciiTheme="minorHAnsi" w:eastAsiaTheme="minorHAnsi" w:hAnsiTheme="minorHAnsi" w:cstheme="minorBidi"/>
          <w:sz w:val="22"/>
          <w:szCs w:val="22"/>
          <w:lang w:eastAsia="en-US"/>
        </w:rPr>
        <w:fldChar w:fldCharType="begin"/>
      </w:r>
      <w:r w:rsidR="004C6285" w:rsidRPr="00637F6F">
        <w:rPr>
          <w:rFonts w:asciiTheme="minorHAnsi" w:eastAsiaTheme="minorHAnsi" w:hAnsiTheme="minorHAnsi" w:cstheme="minorBidi"/>
          <w:sz w:val="22"/>
          <w:szCs w:val="22"/>
          <w:lang w:eastAsia="en-US"/>
        </w:rPr>
        <w:instrText xml:space="preserve"> REF _Ref199500142 \h </w:instrText>
      </w:r>
      <w:r w:rsidR="00637F6F">
        <w:rPr>
          <w:rFonts w:asciiTheme="minorHAnsi" w:eastAsiaTheme="minorHAnsi" w:hAnsiTheme="minorHAnsi" w:cstheme="minorBidi"/>
          <w:sz w:val="22"/>
          <w:szCs w:val="22"/>
          <w:lang w:eastAsia="en-US"/>
        </w:rPr>
        <w:instrText xml:space="preserve"> \* MERGEFORMAT </w:instrText>
      </w:r>
      <w:r w:rsidR="004C6285" w:rsidRPr="00637F6F">
        <w:rPr>
          <w:rFonts w:asciiTheme="minorHAnsi" w:eastAsiaTheme="minorHAnsi" w:hAnsiTheme="minorHAnsi" w:cstheme="minorBidi"/>
          <w:sz w:val="22"/>
          <w:szCs w:val="22"/>
          <w:lang w:eastAsia="en-US"/>
        </w:rPr>
      </w:r>
      <w:r w:rsidR="004C6285" w:rsidRPr="00637F6F">
        <w:rPr>
          <w:rFonts w:asciiTheme="minorHAnsi" w:eastAsiaTheme="minorHAnsi" w:hAnsiTheme="minorHAnsi" w:cstheme="minorBidi"/>
          <w:sz w:val="22"/>
          <w:szCs w:val="22"/>
          <w:lang w:eastAsia="en-US"/>
        </w:rPr>
        <w:fldChar w:fldCharType="separate"/>
      </w:r>
      <w:r w:rsidR="0020779A" w:rsidRPr="0020779A">
        <w:rPr>
          <w:rFonts w:asciiTheme="minorHAnsi" w:eastAsiaTheme="minorHAnsi" w:hAnsiTheme="minorHAnsi" w:cstheme="minorBidi"/>
          <w:sz w:val="22"/>
          <w:szCs w:val="22"/>
          <w:lang w:eastAsia="en-US"/>
        </w:rPr>
        <w:t xml:space="preserve">Figura </w:t>
      </w:r>
      <w:del w:id="3761" w:author="Redondo García Francisco Javier" w:date="2025-09-02T09:44:00Z">
        <w:r w:rsidR="0048457C" w:rsidRPr="009B0570">
          <w:rPr>
            <w:rFonts w:asciiTheme="minorHAnsi" w:hAnsiTheme="minorHAnsi" w:cstheme="minorHAnsi"/>
            <w:noProof/>
            <w:sz w:val="22"/>
            <w:szCs w:val="22"/>
          </w:rPr>
          <w:delText>31</w:delText>
        </w:r>
      </w:del>
      <w:ins w:id="3762" w:author="Redondo García Francisco Javier" w:date="2025-09-02T09:44:00Z">
        <w:r w:rsidR="0020779A" w:rsidRPr="0020779A">
          <w:rPr>
            <w:rFonts w:asciiTheme="minorHAnsi" w:eastAsiaTheme="minorHAnsi" w:hAnsiTheme="minorHAnsi" w:cstheme="minorBidi"/>
            <w:sz w:val="22"/>
            <w:szCs w:val="22"/>
            <w:lang w:eastAsia="en-US"/>
          </w:rPr>
          <w:t>33</w:t>
        </w:r>
      </w:ins>
      <w:r w:rsidR="004C6285" w:rsidRPr="00637F6F">
        <w:rPr>
          <w:rFonts w:asciiTheme="minorHAnsi" w:eastAsiaTheme="minorHAnsi" w:hAnsiTheme="minorHAnsi" w:cstheme="minorBidi"/>
          <w:sz w:val="22"/>
          <w:szCs w:val="22"/>
          <w:lang w:eastAsia="en-US"/>
        </w:rPr>
        <w:fldChar w:fldCharType="end"/>
      </w:r>
      <w:r w:rsidRPr="005F7CD7">
        <w:rPr>
          <w:rFonts w:asciiTheme="minorHAnsi" w:eastAsiaTheme="minorHAnsi" w:hAnsiTheme="minorHAnsi"/>
          <w:sz w:val="22"/>
          <w:rPrChange w:id="3763" w:author="Redondo García Francisco Javier" w:date="2025-09-02T09:44:00Z">
            <w:rPr>
              <w:rFonts w:asciiTheme="minorHAnsi" w:eastAsiaTheme="minorHAnsi" w:hAnsiTheme="minorHAnsi"/>
            </w:rPr>
          </w:rPrChange>
        </w:rPr>
        <w:t>.</w:t>
      </w:r>
    </w:p>
    <w:p w14:paraId="41526440" w14:textId="77777777" w:rsidR="00260674" w:rsidRDefault="00260674" w:rsidP="005947B4">
      <w:pPr>
        <w:pStyle w:val="NormalWeb"/>
        <w:keepNext/>
      </w:pPr>
      <w:r w:rsidRPr="00DF3527">
        <w:rPr>
          <w:noProof/>
        </w:rPr>
        <w:drawing>
          <wp:inline distT="0" distB="0" distL="0" distR="0" wp14:anchorId="47E5E649" wp14:editId="59C04A6C">
            <wp:extent cx="5400040" cy="2245360"/>
            <wp:effectExtent l="0" t="0" r="0" b="254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00040" cy="2245360"/>
                    </a:xfrm>
                    <a:prstGeom prst="rect">
                      <a:avLst/>
                    </a:prstGeom>
                  </pic:spPr>
                </pic:pic>
              </a:graphicData>
            </a:graphic>
          </wp:inline>
        </w:drawing>
      </w:r>
    </w:p>
    <w:p w14:paraId="10DCC3E5" w14:textId="634EFBEA" w:rsidR="00260674" w:rsidRDefault="00260674" w:rsidP="005947B4">
      <w:pPr>
        <w:pStyle w:val="Descripcin"/>
        <w:jc w:val="center"/>
      </w:pPr>
      <w:bookmarkStart w:id="3764" w:name="_Ref199500142"/>
      <w:bookmarkStart w:id="3765" w:name="_Toc207314966"/>
      <w:bookmarkStart w:id="3766" w:name="_Toc202786393"/>
      <w:r>
        <w:t xml:space="preserve">Figura </w:t>
      </w:r>
      <w:r w:rsidR="00DE1F43">
        <w:fldChar w:fldCharType="begin"/>
      </w:r>
      <w:r w:rsidR="00DE1F43">
        <w:instrText xml:space="preserve"> SEQ Figura \* ARABIC </w:instrText>
      </w:r>
      <w:r w:rsidR="00DE1F43">
        <w:fldChar w:fldCharType="separate"/>
      </w:r>
      <w:r w:rsidR="00885F17">
        <w:rPr>
          <w:noProof/>
        </w:rPr>
        <w:t>33</w:t>
      </w:r>
      <w:r w:rsidR="00DE1F43">
        <w:rPr>
          <w:noProof/>
        </w:rPr>
        <w:fldChar w:fldCharType="end"/>
      </w:r>
      <w:bookmarkEnd w:id="3764"/>
      <w:r>
        <w:t xml:space="preserve"> - Gráfico histórico</w:t>
      </w:r>
      <w:bookmarkEnd w:id="3765"/>
      <w:bookmarkEnd w:id="3766"/>
    </w:p>
    <w:p w14:paraId="0053D71A" w14:textId="77777777" w:rsidR="00260674" w:rsidRPr="006E4824" w:rsidRDefault="00260674" w:rsidP="002F1626">
      <w:pPr>
        <w:rPr>
          <w:sz w:val="24"/>
          <w:szCs w:val="24"/>
        </w:rPr>
      </w:pPr>
    </w:p>
    <w:p w14:paraId="2B6FA8AF" w14:textId="77777777" w:rsidR="00260674" w:rsidRDefault="00260674" w:rsidP="00DF3527">
      <w:pPr>
        <w:keepNext/>
      </w:pPr>
      <w:r w:rsidRPr="00DF3527">
        <w:rPr>
          <w:noProof/>
          <w:sz w:val="24"/>
          <w:szCs w:val="24"/>
        </w:rPr>
        <w:drawing>
          <wp:inline distT="0" distB="0" distL="0" distR="0" wp14:anchorId="40F3EB26" wp14:editId="6890E971">
            <wp:extent cx="5400040" cy="2336165"/>
            <wp:effectExtent l="0" t="0" r="0" b="6985"/>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00040" cy="2336165"/>
                    </a:xfrm>
                    <a:prstGeom prst="rect">
                      <a:avLst/>
                    </a:prstGeom>
                  </pic:spPr>
                </pic:pic>
              </a:graphicData>
            </a:graphic>
          </wp:inline>
        </w:drawing>
      </w:r>
    </w:p>
    <w:p w14:paraId="75A709CE" w14:textId="6BB196B3" w:rsidR="00260674" w:rsidRPr="006E4824" w:rsidRDefault="00260674" w:rsidP="00DF3527">
      <w:pPr>
        <w:pStyle w:val="Descripcin"/>
        <w:jc w:val="center"/>
        <w:rPr>
          <w:sz w:val="24"/>
          <w:szCs w:val="24"/>
        </w:rPr>
      </w:pPr>
      <w:bookmarkStart w:id="3767" w:name="_Toc207314967"/>
      <w:bookmarkStart w:id="3768" w:name="_Toc202786394"/>
      <w:r>
        <w:t xml:space="preserve">Figura </w:t>
      </w:r>
      <w:r w:rsidR="00DE1F43">
        <w:fldChar w:fldCharType="begin"/>
      </w:r>
      <w:r w:rsidR="00DE1F43">
        <w:instrText xml:space="preserve"> SEQ Figura \* ARABIC </w:instrText>
      </w:r>
      <w:r w:rsidR="00DE1F43">
        <w:fldChar w:fldCharType="separate"/>
      </w:r>
      <w:r w:rsidR="00885F17">
        <w:rPr>
          <w:noProof/>
        </w:rPr>
        <w:t>34</w:t>
      </w:r>
      <w:r w:rsidR="00DE1F43">
        <w:rPr>
          <w:noProof/>
        </w:rPr>
        <w:fldChar w:fldCharType="end"/>
      </w:r>
      <w:r>
        <w:t xml:space="preserve"> - Datos de pruebas histórico</w:t>
      </w:r>
      <w:bookmarkEnd w:id="3767"/>
      <w:bookmarkEnd w:id="3768"/>
    </w:p>
    <w:p w14:paraId="24300FF6" w14:textId="77777777" w:rsidR="00260674" w:rsidRPr="006E4824" w:rsidRDefault="00260674" w:rsidP="002F1626">
      <w:pPr>
        <w:rPr>
          <w:sz w:val="24"/>
          <w:szCs w:val="24"/>
        </w:rPr>
      </w:pPr>
    </w:p>
    <w:p w14:paraId="62E10809" w14:textId="28BCC28D" w:rsidR="00260674" w:rsidRDefault="00260674" w:rsidP="002F1626">
      <w:pPr>
        <w:rPr>
          <w:sz w:val="24"/>
          <w:szCs w:val="24"/>
        </w:rPr>
      </w:pPr>
    </w:p>
    <w:p w14:paraId="6C8060E7" w14:textId="6984AB5D" w:rsidR="0001258D" w:rsidRDefault="005C4BDD" w:rsidP="0001258D">
      <w:pPr>
        <w:pStyle w:val="Ttulo3"/>
      </w:pPr>
      <w:bookmarkStart w:id="3769" w:name="_Ref206667209"/>
      <w:bookmarkStart w:id="3770" w:name="_Ref206667218"/>
      <w:bookmarkStart w:id="3771" w:name="_Toc207317159"/>
      <w:bookmarkStart w:id="3772" w:name="_Toc202786321"/>
      <w:r>
        <w:lastRenderedPageBreak/>
        <w:t xml:space="preserve">5.4.6. </w:t>
      </w:r>
      <w:r w:rsidR="0001258D">
        <w:t>Despliegue de la web</w:t>
      </w:r>
      <w:bookmarkEnd w:id="3769"/>
      <w:bookmarkEnd w:id="3770"/>
      <w:bookmarkEnd w:id="3771"/>
      <w:bookmarkEnd w:id="3772"/>
    </w:p>
    <w:p w14:paraId="034B2095" w14:textId="7CBB73CE" w:rsidR="0001258D" w:rsidRDefault="0001258D" w:rsidP="0001258D">
      <w:r>
        <w:t xml:space="preserve">Una vez finalizada la implementación de la aplicación web con Angular, se ha procedido a su despliegue en la nube mediante </w:t>
      </w:r>
      <w:proofErr w:type="spellStart"/>
      <w:r>
        <w:t>Firebase</w:t>
      </w:r>
      <w:proofErr w:type="spellEnd"/>
      <w:r>
        <w:t xml:space="preserve"> Hosting, utilizando la herramienta de línea de comandos </w:t>
      </w:r>
      <w:proofErr w:type="spellStart"/>
      <w:r>
        <w:t>Firebase</w:t>
      </w:r>
      <w:proofErr w:type="spellEnd"/>
      <w:r>
        <w:t xml:space="preserve"> CLI. </w:t>
      </w:r>
    </w:p>
    <w:p w14:paraId="1375DA2A" w14:textId="45D0EBC0" w:rsidR="0001258D" w:rsidRDefault="0001258D" w:rsidP="0001258D">
      <w:r>
        <w:t xml:space="preserve">El proceso de despliegue se ha realizado directamente desde el editor de código Visual Studio </w:t>
      </w:r>
      <w:proofErr w:type="spellStart"/>
      <w:r>
        <w:t>Code</w:t>
      </w:r>
      <w:proofErr w:type="spellEnd"/>
      <w:r>
        <w:t xml:space="preserve">, aprovechando la integración con la terminal para ejecutar comandos de la </w:t>
      </w:r>
      <w:proofErr w:type="spellStart"/>
      <w:r>
        <w:t>Firebase</w:t>
      </w:r>
      <w:proofErr w:type="spellEnd"/>
      <w:r>
        <w:t xml:space="preserve"> CLI. A continuación</w:t>
      </w:r>
      <w:r w:rsidR="005F7CD7">
        <w:t>,</w:t>
      </w:r>
      <w:r>
        <w:t xml:space="preserve"> se describen los pasos principales:</w:t>
      </w:r>
    </w:p>
    <w:p w14:paraId="2B3F2964" w14:textId="5FBE7618" w:rsidR="0001258D" w:rsidRDefault="00681B78" w:rsidP="0001258D">
      <w:pPr>
        <w:pStyle w:val="Ttulo5"/>
      </w:pPr>
      <w:bookmarkStart w:id="3773" w:name="_Toc207317160"/>
      <w:ins w:id="3774" w:author="Redondo García Francisco Javier" w:date="2025-09-02T09:44:00Z">
        <w:r>
          <w:t xml:space="preserve">5.4.6.1 </w:t>
        </w:r>
      </w:ins>
      <w:r w:rsidR="0001258D">
        <w:t xml:space="preserve">Inicialización de </w:t>
      </w:r>
      <w:proofErr w:type="spellStart"/>
      <w:r w:rsidR="0001258D">
        <w:t>Firebase</w:t>
      </w:r>
      <w:bookmarkEnd w:id="3773"/>
      <w:proofErr w:type="spellEnd"/>
    </w:p>
    <w:p w14:paraId="7C7B208F" w14:textId="24882F7D" w:rsidR="0001258D" w:rsidRDefault="005226D7" w:rsidP="0001258D">
      <w:r>
        <w:rPr>
          <w:noProof/>
        </w:rPr>
        <mc:AlternateContent>
          <mc:Choice Requires="wps">
            <w:drawing>
              <wp:anchor distT="0" distB="0" distL="114300" distR="114300" simplePos="0" relativeHeight="251730944" behindDoc="0" locked="0" layoutInCell="1" allowOverlap="1" wp14:anchorId="11410BEE" wp14:editId="30778170">
                <wp:simplePos x="0" y="0"/>
                <wp:positionH relativeFrom="margin">
                  <wp:posOffset>-635</wp:posOffset>
                </wp:positionH>
                <wp:positionV relativeFrom="paragraph">
                  <wp:posOffset>671830</wp:posOffset>
                </wp:positionV>
                <wp:extent cx="5213350" cy="196850"/>
                <wp:effectExtent l="0" t="0" r="6350" b="0"/>
                <wp:wrapSquare wrapText="bothSides"/>
                <wp:docPr id="406387965" name="Cuadro de texto 406387965"/>
                <wp:cNvGraphicFramePr/>
                <a:graphic xmlns:a="http://schemas.openxmlformats.org/drawingml/2006/main">
                  <a:graphicData uri="http://schemas.microsoft.com/office/word/2010/wordprocessingShape">
                    <wps:wsp>
                      <wps:cNvSpPr txBox="1"/>
                      <wps:spPr>
                        <a:xfrm>
                          <a:off x="0" y="0"/>
                          <a:ext cx="5213350" cy="196850"/>
                        </a:xfrm>
                        <a:prstGeom prst="rect">
                          <a:avLst/>
                        </a:prstGeom>
                        <a:solidFill>
                          <a:prstClr val="white"/>
                        </a:solidFill>
                        <a:ln>
                          <a:noFill/>
                        </a:ln>
                      </wps:spPr>
                      <wps:txbx>
                        <w:txbxContent>
                          <w:p w14:paraId="23A31FFB" w14:textId="4F05D403" w:rsidR="005226D7" w:rsidRDefault="005226D7" w:rsidP="005226D7">
                            <w:pPr>
                              <w:pStyle w:val="Descripcin"/>
                              <w:jc w:val="center"/>
                            </w:pPr>
                            <w:bookmarkStart w:id="3775" w:name="_Toc207315078"/>
                            <w:bookmarkStart w:id="3776" w:name="_Toc202786505"/>
                            <w:r>
                              <w:t xml:space="preserve">Listado </w:t>
                            </w:r>
                            <w:r w:rsidR="00DE1F43">
                              <w:fldChar w:fldCharType="begin"/>
                            </w:r>
                            <w:r w:rsidR="00DE1F43">
                              <w:instrText xml:space="preserve"> SEQ Listado \* ARABIC </w:instrText>
                            </w:r>
                            <w:r w:rsidR="00DE1F43">
                              <w:fldChar w:fldCharType="separate"/>
                            </w:r>
                            <w:r>
                              <w:rPr>
                                <w:noProof/>
                              </w:rPr>
                              <w:t>36</w:t>
                            </w:r>
                            <w:r w:rsidR="00DE1F43">
                              <w:rPr>
                                <w:noProof/>
                              </w:rPr>
                              <w:fldChar w:fldCharType="end"/>
                            </w:r>
                            <w:r>
                              <w:t xml:space="preserve"> - Iniciar </w:t>
                            </w:r>
                            <w:proofErr w:type="spellStart"/>
                            <w:r>
                              <w:t>firebase</w:t>
                            </w:r>
                            <w:proofErr w:type="spellEnd"/>
                            <w:r>
                              <w:t xml:space="preserve"> CLI</w:t>
                            </w:r>
                            <w:bookmarkEnd w:id="3775"/>
                            <w:bookmarkEnd w:id="3776"/>
                          </w:p>
                          <w:p w14:paraId="4CC2AABC" w14:textId="77777777" w:rsidR="005226D7" w:rsidRPr="005226D7" w:rsidRDefault="005226D7" w:rsidP="005226D7">
                            <w:pPr>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1410BEE" id="Cuadro de texto 406387965" o:spid="_x0000_s1118" type="#_x0000_t202" style="position:absolute;left:0;text-align:left;margin-left:-.05pt;margin-top:52.9pt;width:410.5pt;height:15.5pt;z-index:2517309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" stroked="f">
                <v:textbox inset="0,0,0,0">
                  <w:txbxContent>
                    <w:p w14:paraId="23A31FFB" w14:textId="4F05D403" w:rsidR="005226D7" w:rsidRDefault="005226D7" w:rsidP="005226D7">
                      <w:pPr>
                        <w:pStyle w:val="Descripcin"/>
                        <w:jc w:val="center"/>
                      </w:pPr>
                      <w:bookmarkStart w:id="3777" w:name="_Toc207315078"/>
                      <w:bookmarkStart w:id="3778" w:name="_Toc202786505"/>
                      <w:r>
                        <w:t xml:space="preserve">Listado </w:t>
                      </w:r>
                      <w:r w:rsidR="00DE1F43">
                        <w:fldChar w:fldCharType="begin"/>
                      </w:r>
                      <w:r w:rsidR="00DE1F43">
                        <w:instrText xml:space="preserve"> SEQ Listado \* ARABIC </w:instrText>
                      </w:r>
                      <w:r w:rsidR="00DE1F43">
                        <w:fldChar w:fldCharType="separate"/>
                      </w:r>
                      <w:r>
                        <w:rPr>
                          <w:noProof/>
                        </w:rPr>
                        <w:t>36</w:t>
                      </w:r>
                      <w:r w:rsidR="00DE1F43">
                        <w:rPr>
                          <w:noProof/>
                        </w:rPr>
                        <w:fldChar w:fldCharType="end"/>
                      </w:r>
                      <w:r>
                        <w:t xml:space="preserve"> - Iniciar </w:t>
                      </w:r>
                      <w:proofErr w:type="spellStart"/>
                      <w:r>
                        <w:t>firebase</w:t>
                      </w:r>
                      <w:proofErr w:type="spellEnd"/>
                      <w:r>
                        <w:t xml:space="preserve"> CLI</w:t>
                      </w:r>
                      <w:bookmarkEnd w:id="3777"/>
                      <w:bookmarkEnd w:id="3778"/>
                    </w:p>
                    <w:p w14:paraId="4CC2AABC" w14:textId="77777777" w:rsidR="005226D7" w:rsidRPr="005226D7" w:rsidRDefault="005226D7" w:rsidP="005226D7">
                      <w:pPr>
                        <w:jc w:val="center"/>
                      </w:pPr>
                    </w:p>
                  </w:txbxContent>
                </v:textbox>
                <w10:wrap type="square" anchorx="margin"/>
              </v:shape>
            </w:pict>
          </mc:Fallback>
        </mc:AlternateContent>
      </w:r>
      <w:r w:rsidR="0001258D">
        <w:t>Primero se ejecuta el comando</w:t>
      </w:r>
      <w:r w:rsidR="0001258D">
        <w:rPr>
          <w:noProof/>
        </w:rPr>
        <mc:AlternateContent>
          <mc:Choice Requires="wps">
            <w:drawing>
              <wp:anchor distT="45720" distB="45720" distL="114300" distR="114300" simplePos="0" relativeHeight="251718656" behindDoc="0" locked="0" layoutInCell="1" allowOverlap="1" wp14:anchorId="50328297" wp14:editId="3CC8C70D">
                <wp:simplePos x="0" y="0"/>
                <wp:positionH relativeFrom="column">
                  <wp:posOffset>0</wp:posOffset>
                </wp:positionH>
                <wp:positionV relativeFrom="paragraph">
                  <wp:posOffset>330835</wp:posOffset>
                </wp:positionV>
                <wp:extent cx="5213350" cy="285750"/>
                <wp:effectExtent l="0" t="0" r="25400" b="19050"/>
                <wp:wrapSquare wrapText="bothSides"/>
                <wp:docPr id="40638795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3350" cy="285750"/>
                        </a:xfrm>
                        <a:prstGeom prst="rect">
                          <a:avLst/>
                        </a:prstGeom>
                        <a:solidFill>
                          <a:srgbClr val="FFFFFF"/>
                        </a:solidFill>
                        <a:ln w="9525">
                          <a:solidFill>
                            <a:srgbClr val="000000"/>
                          </a:solidFill>
                          <a:miter lim="800000"/>
                          <a:headEnd/>
                          <a:tailEnd/>
                        </a:ln>
                      </wps:spPr>
                      <wps:txbx>
                        <w:txbxContent>
                          <w:p w14:paraId="32962B88" w14:textId="46C41BD0" w:rsidR="0001258D" w:rsidRDefault="0001258D" w:rsidP="0001258D">
                            <w:proofErr w:type="spellStart"/>
                            <w:r>
                              <w:rPr>
                                <w:i/>
                                <w:iCs/>
                              </w:rPr>
                              <w:t>firebase</w:t>
                            </w:r>
                            <w:proofErr w:type="spellEnd"/>
                            <w:r>
                              <w:rPr>
                                <w:i/>
                                <w:iCs/>
                              </w:rPr>
                              <w:t xml:space="preserve"> </w:t>
                            </w:r>
                            <w:proofErr w:type="spellStart"/>
                            <w:r>
                              <w:rPr>
                                <w:i/>
                                <w:iCs/>
                              </w:rPr>
                              <w:t>init</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328297" id="_x0000_s1119" type="#_x0000_t202" style="position:absolute;left:0;text-align:left;margin-left:0;margin-top:26.05pt;width:410.5pt;height:22.5pt;z-index:251718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">
                <v:textbox>
                  <w:txbxContent>
                    <w:p w14:paraId="32962B88" w14:textId="46C41BD0" w:rsidR="0001258D" w:rsidRDefault="0001258D" w:rsidP="0001258D">
                      <w:proofErr w:type="spellStart"/>
                      <w:r>
                        <w:rPr>
                          <w:i/>
                          <w:iCs/>
                        </w:rPr>
                        <w:t>firebase</w:t>
                      </w:r>
                      <w:proofErr w:type="spellEnd"/>
                      <w:r>
                        <w:rPr>
                          <w:i/>
                          <w:iCs/>
                        </w:rPr>
                        <w:t xml:space="preserve"> </w:t>
                      </w:r>
                      <w:proofErr w:type="spellStart"/>
                      <w:r>
                        <w:rPr>
                          <w:i/>
                          <w:iCs/>
                        </w:rPr>
                        <w:t>init</w:t>
                      </w:r>
                      <w:proofErr w:type="spellEnd"/>
                    </w:p>
                  </w:txbxContent>
                </v:textbox>
                <w10:wrap type="square"/>
              </v:shape>
            </w:pict>
          </mc:Fallback>
        </mc:AlternateContent>
      </w:r>
      <w:r w:rsidR="004C6285">
        <w:t>:</w:t>
      </w:r>
    </w:p>
    <w:p w14:paraId="42BC1333" w14:textId="1DEF42F3" w:rsidR="0001258D" w:rsidRDefault="005F7CD7" w:rsidP="0001258D">
      <w:r>
        <w:t>E</w:t>
      </w:r>
      <w:r w:rsidR="0001258D">
        <w:t xml:space="preserve">n la terminal de Visual Studio </w:t>
      </w:r>
      <w:proofErr w:type="spellStart"/>
      <w:r w:rsidR="0001258D">
        <w:t>Code</w:t>
      </w:r>
      <w:proofErr w:type="spellEnd"/>
      <w:r w:rsidR="0001258D">
        <w:t xml:space="preserve">. Este comando permite configurar el proyecto de </w:t>
      </w:r>
      <w:proofErr w:type="spellStart"/>
      <w:r w:rsidR="0001258D">
        <w:t>Firebase</w:t>
      </w:r>
      <w:proofErr w:type="spellEnd"/>
      <w:r w:rsidR="0001258D">
        <w:t>, asociándolo al proyecto web local y definiendo la carpeta de distribución generada por Angular (</w:t>
      </w:r>
      <w:r>
        <w:t>por defecto, “</w:t>
      </w:r>
      <w:proofErr w:type="spellStart"/>
      <w:r w:rsidR="0001258D" w:rsidRPr="0001258D">
        <w:rPr>
          <w:i/>
          <w:iCs/>
        </w:rPr>
        <w:t>dist</w:t>
      </w:r>
      <w:proofErr w:type="spellEnd"/>
      <w:r w:rsidR="0001258D" w:rsidRPr="0001258D">
        <w:rPr>
          <w:i/>
          <w:iCs/>
        </w:rPr>
        <w:t>/SPPB</w:t>
      </w:r>
      <w:r>
        <w:rPr>
          <w:i/>
          <w:iCs/>
        </w:rPr>
        <w:t>”</w:t>
      </w:r>
      <w:r w:rsidR="0001258D">
        <w:t>).</w:t>
      </w:r>
    </w:p>
    <w:p w14:paraId="44395B67" w14:textId="2192076D" w:rsidR="0001258D" w:rsidRDefault="00681B78" w:rsidP="0001258D">
      <w:pPr>
        <w:pStyle w:val="Ttulo5"/>
      </w:pPr>
      <w:bookmarkStart w:id="3779" w:name="_Toc207317161"/>
      <w:ins w:id="3780" w:author="Redondo García Francisco Javier" w:date="2025-09-02T09:44:00Z">
        <w:r>
          <w:t xml:space="preserve">5.4.6.2 </w:t>
        </w:r>
      </w:ins>
      <w:r w:rsidR="0001258D">
        <w:t>Compilación de la aplicación Angular</w:t>
      </w:r>
      <w:bookmarkEnd w:id="3779"/>
    </w:p>
    <w:p w14:paraId="167FA21E" w14:textId="6E3A1E03" w:rsidR="0001258D" w:rsidRDefault="005226D7" w:rsidP="0001258D">
      <w:r>
        <w:rPr>
          <w:noProof/>
        </w:rPr>
        <mc:AlternateContent>
          <mc:Choice Requires="wps">
            <w:drawing>
              <wp:anchor distT="0" distB="0" distL="114300" distR="114300" simplePos="0" relativeHeight="251732992" behindDoc="0" locked="0" layoutInCell="1" allowOverlap="1" wp14:anchorId="469E5579" wp14:editId="025D7A1D">
                <wp:simplePos x="0" y="0"/>
                <wp:positionH relativeFrom="column">
                  <wp:posOffset>31115</wp:posOffset>
                </wp:positionH>
                <wp:positionV relativeFrom="paragraph">
                  <wp:posOffset>775335</wp:posOffset>
                </wp:positionV>
                <wp:extent cx="5213350" cy="635"/>
                <wp:effectExtent l="0" t="0" r="0" b="0"/>
                <wp:wrapSquare wrapText="bothSides"/>
                <wp:docPr id="406387966" name="Cuadro de texto 406387966"/>
                <wp:cNvGraphicFramePr/>
                <a:graphic xmlns:a="http://schemas.openxmlformats.org/drawingml/2006/main">
                  <a:graphicData uri="http://schemas.microsoft.com/office/word/2010/wordprocessingShape">
                    <wps:wsp>
                      <wps:cNvSpPr txBox="1"/>
                      <wps:spPr>
                        <a:xfrm>
                          <a:off x="0" y="0"/>
                          <a:ext cx="5213350" cy="635"/>
                        </a:xfrm>
                        <a:prstGeom prst="rect">
                          <a:avLst/>
                        </a:prstGeom>
                        <a:solidFill>
                          <a:prstClr val="white"/>
                        </a:solidFill>
                        <a:ln>
                          <a:noFill/>
                        </a:ln>
                      </wps:spPr>
                      <wps:txbx>
                        <w:txbxContent>
                          <w:p w14:paraId="4BE8420C" w14:textId="306DD89F" w:rsidR="005226D7" w:rsidRPr="00AB5A58" w:rsidRDefault="005226D7" w:rsidP="005226D7">
                            <w:pPr>
                              <w:pStyle w:val="Descripcin"/>
                              <w:jc w:val="center"/>
                              <w:rPr>
                                <w:noProof/>
                              </w:rPr>
                            </w:pPr>
                            <w:bookmarkStart w:id="3781" w:name="_Toc207315079"/>
                            <w:bookmarkStart w:id="3782" w:name="_Toc202786506"/>
                            <w:r>
                              <w:t xml:space="preserve">Listado </w:t>
                            </w:r>
                            <w:r w:rsidR="00DE1F43">
                              <w:fldChar w:fldCharType="begin"/>
                            </w:r>
                            <w:r w:rsidR="00DE1F43">
                              <w:instrText xml:space="preserve"> SEQ Listado \* ARABIC </w:instrText>
                            </w:r>
                            <w:r w:rsidR="00DE1F43">
                              <w:fldChar w:fldCharType="separate"/>
                            </w:r>
                            <w:r>
                              <w:rPr>
                                <w:noProof/>
                              </w:rPr>
                              <w:t>37</w:t>
                            </w:r>
                            <w:r w:rsidR="00DE1F43">
                              <w:rPr>
                                <w:noProof/>
                              </w:rPr>
                              <w:fldChar w:fldCharType="end"/>
                            </w:r>
                            <w:r>
                              <w:t xml:space="preserve"> - </w:t>
                            </w:r>
                            <w:proofErr w:type="spellStart"/>
                            <w:r>
                              <w:t>Build</w:t>
                            </w:r>
                            <w:proofErr w:type="spellEnd"/>
                            <w:r>
                              <w:t xml:space="preserve"> </w:t>
                            </w:r>
                            <w:proofErr w:type="spellStart"/>
                            <w:r>
                              <w:t>prucción</w:t>
                            </w:r>
                            <w:bookmarkEnd w:id="3781"/>
                            <w:bookmarkEnd w:id="378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9E5579" id="Cuadro de texto 406387966" o:spid="_x0000_s1120" type="#_x0000_t202" style="position:absolute;left:0;text-align:left;margin-left:2.45pt;margin-top:61.05pt;width:410.5pt;height:.05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" stroked="f">
                <v:textbox style="mso-fit-shape-to-text:t" inset="0,0,0,0">
                  <w:txbxContent>
                    <w:p w14:paraId="4BE8420C" w14:textId="306DD89F" w:rsidR="005226D7" w:rsidRPr="00AB5A58" w:rsidRDefault="005226D7" w:rsidP="005226D7">
                      <w:pPr>
                        <w:pStyle w:val="Descripcin"/>
                        <w:jc w:val="center"/>
                        <w:rPr>
                          <w:noProof/>
                        </w:rPr>
                      </w:pPr>
                      <w:bookmarkStart w:id="3783" w:name="_Toc207315079"/>
                      <w:bookmarkStart w:id="3784" w:name="_Toc202786506"/>
                      <w:r>
                        <w:t xml:space="preserve">Listado </w:t>
                      </w:r>
                      <w:r w:rsidR="00DE1F43">
                        <w:fldChar w:fldCharType="begin"/>
                      </w:r>
                      <w:r w:rsidR="00DE1F43">
                        <w:instrText xml:space="preserve"> SEQ Listado \* ARABIC </w:instrText>
                      </w:r>
                      <w:r w:rsidR="00DE1F43">
                        <w:fldChar w:fldCharType="separate"/>
                      </w:r>
                      <w:r>
                        <w:rPr>
                          <w:noProof/>
                        </w:rPr>
                        <w:t>37</w:t>
                      </w:r>
                      <w:r w:rsidR="00DE1F43">
                        <w:rPr>
                          <w:noProof/>
                        </w:rPr>
                        <w:fldChar w:fldCharType="end"/>
                      </w:r>
                      <w:r>
                        <w:t xml:space="preserve"> - </w:t>
                      </w:r>
                      <w:proofErr w:type="spellStart"/>
                      <w:r>
                        <w:t>Build</w:t>
                      </w:r>
                      <w:proofErr w:type="spellEnd"/>
                      <w:r>
                        <w:t xml:space="preserve"> </w:t>
                      </w:r>
                      <w:proofErr w:type="spellStart"/>
                      <w:r>
                        <w:t>prucción</w:t>
                      </w:r>
                      <w:bookmarkEnd w:id="3783"/>
                      <w:bookmarkEnd w:id="3784"/>
                      <w:proofErr w:type="spellEnd"/>
                    </w:p>
                  </w:txbxContent>
                </v:textbox>
                <w10:wrap type="square"/>
              </v:shape>
            </w:pict>
          </mc:Fallback>
        </mc:AlternateContent>
      </w:r>
      <w:r>
        <w:rPr>
          <w:noProof/>
        </w:rPr>
        <mc:AlternateContent>
          <mc:Choice Requires="wps">
            <w:drawing>
              <wp:anchor distT="45720" distB="45720" distL="114300" distR="114300" simplePos="0" relativeHeight="251716608" behindDoc="0" locked="0" layoutInCell="1" allowOverlap="1" wp14:anchorId="792FA659" wp14:editId="31A7BF58">
                <wp:simplePos x="0" y="0"/>
                <wp:positionH relativeFrom="column">
                  <wp:posOffset>31115</wp:posOffset>
                </wp:positionH>
                <wp:positionV relativeFrom="paragraph">
                  <wp:posOffset>432435</wp:posOffset>
                </wp:positionV>
                <wp:extent cx="5213350" cy="285750"/>
                <wp:effectExtent l="0" t="0" r="25400" b="19050"/>
                <wp:wrapSquare wrapText="bothSides"/>
                <wp:docPr id="40638795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3350" cy="285750"/>
                        </a:xfrm>
                        <a:prstGeom prst="rect">
                          <a:avLst/>
                        </a:prstGeom>
                        <a:solidFill>
                          <a:srgbClr val="FFFFFF"/>
                        </a:solidFill>
                        <a:ln w="9525">
                          <a:solidFill>
                            <a:srgbClr val="000000"/>
                          </a:solidFill>
                          <a:miter lim="800000"/>
                          <a:headEnd/>
                          <a:tailEnd/>
                        </a:ln>
                      </wps:spPr>
                      <wps:txbx>
                        <w:txbxContent>
                          <w:p w14:paraId="67E65B0A" w14:textId="77777777" w:rsidR="0001258D" w:rsidRPr="0001258D" w:rsidRDefault="0001258D" w:rsidP="0001258D">
                            <w:pPr>
                              <w:rPr>
                                <w:i/>
                                <w:iCs/>
                              </w:rPr>
                            </w:pPr>
                            <w:r w:rsidRPr="0001258D">
                              <w:rPr>
                                <w:i/>
                                <w:iCs/>
                              </w:rPr>
                              <w:t xml:space="preserve">ng </w:t>
                            </w:r>
                            <w:proofErr w:type="spellStart"/>
                            <w:r w:rsidRPr="0001258D">
                              <w:rPr>
                                <w:i/>
                                <w:iCs/>
                              </w:rPr>
                              <w:t>build</w:t>
                            </w:r>
                            <w:proofErr w:type="spellEnd"/>
                            <w:r w:rsidRPr="0001258D">
                              <w:rPr>
                                <w:i/>
                                <w:iCs/>
                              </w:rPr>
                              <w:t xml:space="preserve"> --</w:t>
                            </w:r>
                            <w:proofErr w:type="spellStart"/>
                            <w:r w:rsidRPr="0001258D">
                              <w:rPr>
                                <w:i/>
                                <w:iCs/>
                              </w:rPr>
                              <w:t>configuration</w:t>
                            </w:r>
                            <w:proofErr w:type="spellEnd"/>
                            <w:r w:rsidRPr="0001258D">
                              <w:rPr>
                                <w:i/>
                                <w:iCs/>
                              </w:rPr>
                              <w:t>=</w:t>
                            </w:r>
                            <w:proofErr w:type="spellStart"/>
                            <w:r w:rsidRPr="0001258D">
                              <w:rPr>
                                <w:i/>
                                <w:iCs/>
                              </w:rPr>
                              <w:t>production</w:t>
                            </w:r>
                            <w:proofErr w:type="spellEnd"/>
                          </w:p>
                          <w:p w14:paraId="0B3F833A" w14:textId="77777777" w:rsidR="0001258D" w:rsidRDefault="0001258D" w:rsidP="0001258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2FA659" id="_x0000_s1121" type="#_x0000_t202" style="position:absolute;left:0;text-align:left;margin-left:2.45pt;margin-top:34.05pt;width:410.5pt;height:22.5pt;z-index:251716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">
                <v:textbox>
                  <w:txbxContent>
                    <w:p w14:paraId="67E65B0A" w14:textId="77777777" w:rsidR="0001258D" w:rsidRPr="0001258D" w:rsidRDefault="0001258D" w:rsidP="0001258D">
                      <w:pPr>
                        <w:rPr>
                          <w:i/>
                          <w:iCs/>
                        </w:rPr>
                      </w:pPr>
                      <w:r w:rsidRPr="0001258D">
                        <w:rPr>
                          <w:i/>
                          <w:iCs/>
                        </w:rPr>
                        <w:t xml:space="preserve">ng </w:t>
                      </w:r>
                      <w:proofErr w:type="spellStart"/>
                      <w:r w:rsidRPr="0001258D">
                        <w:rPr>
                          <w:i/>
                          <w:iCs/>
                        </w:rPr>
                        <w:t>build</w:t>
                      </w:r>
                      <w:proofErr w:type="spellEnd"/>
                      <w:r w:rsidRPr="0001258D">
                        <w:rPr>
                          <w:i/>
                          <w:iCs/>
                        </w:rPr>
                        <w:t xml:space="preserve"> --</w:t>
                      </w:r>
                      <w:proofErr w:type="spellStart"/>
                      <w:r w:rsidRPr="0001258D">
                        <w:rPr>
                          <w:i/>
                          <w:iCs/>
                        </w:rPr>
                        <w:t>configuration</w:t>
                      </w:r>
                      <w:proofErr w:type="spellEnd"/>
                      <w:r w:rsidRPr="0001258D">
                        <w:rPr>
                          <w:i/>
                          <w:iCs/>
                        </w:rPr>
                        <w:t>=</w:t>
                      </w:r>
                      <w:proofErr w:type="spellStart"/>
                      <w:r w:rsidRPr="0001258D">
                        <w:rPr>
                          <w:i/>
                          <w:iCs/>
                        </w:rPr>
                        <w:t>production</w:t>
                      </w:r>
                      <w:proofErr w:type="spellEnd"/>
                    </w:p>
                    <w:p w14:paraId="0B3F833A" w14:textId="77777777" w:rsidR="0001258D" w:rsidRDefault="0001258D" w:rsidP="0001258D"/>
                  </w:txbxContent>
                </v:textbox>
                <w10:wrap type="square"/>
              </v:shape>
            </w:pict>
          </mc:Fallback>
        </mc:AlternateContent>
      </w:r>
      <w:r w:rsidR="0001258D">
        <w:t>Antes del despliegue, es necesario compilar la aplicación para producción. Esto se realiza mediante el comando:</w:t>
      </w:r>
    </w:p>
    <w:p w14:paraId="41B648CD" w14:textId="6023B779" w:rsidR="0001258D" w:rsidRDefault="005F7CD7" w:rsidP="0001258D">
      <w:r>
        <w:t xml:space="preserve">Este comando </w:t>
      </w:r>
      <w:r w:rsidR="0001258D">
        <w:t xml:space="preserve">genera los archivos estáticos optimizados en la carpeta de salida </w:t>
      </w:r>
      <w:proofErr w:type="spellStart"/>
      <w:r w:rsidR="0001258D">
        <w:t>dist</w:t>
      </w:r>
      <w:proofErr w:type="spellEnd"/>
      <w:r w:rsidR="0001258D">
        <w:t>.</w:t>
      </w:r>
    </w:p>
    <w:p w14:paraId="0913AB41" w14:textId="1FF05898" w:rsidR="0001258D" w:rsidRDefault="00681B78" w:rsidP="0001258D">
      <w:pPr>
        <w:pStyle w:val="Ttulo5"/>
      </w:pPr>
      <w:bookmarkStart w:id="3785" w:name="_Toc207317162"/>
      <w:ins w:id="3786" w:author="Redondo García Francisco Javier" w:date="2025-09-02T09:44:00Z">
        <w:r>
          <w:t xml:space="preserve">5.4.6.3 </w:t>
        </w:r>
      </w:ins>
      <w:r w:rsidR="0001258D">
        <w:t xml:space="preserve">Despliegue en </w:t>
      </w:r>
      <w:proofErr w:type="spellStart"/>
      <w:r w:rsidR="0001258D">
        <w:t>Firebase</w:t>
      </w:r>
      <w:proofErr w:type="spellEnd"/>
      <w:r w:rsidR="0001258D">
        <w:t xml:space="preserve"> Hosting</w:t>
      </w:r>
      <w:bookmarkEnd w:id="3785"/>
    </w:p>
    <w:p w14:paraId="01D8D350" w14:textId="4234FC2C" w:rsidR="0001258D" w:rsidRDefault="0001258D" w:rsidP="0001258D">
      <w:r>
        <w:t>Una vez generados los archivos estáticos, se ejecuta el comando:</w:t>
      </w:r>
      <w:r w:rsidR="005226D7">
        <w:rPr>
          <w:noProof/>
        </w:rPr>
        <mc:AlternateContent>
          <mc:Choice Requires="wps">
            <w:drawing>
              <wp:anchor distT="0" distB="0" distL="114300" distR="114300" simplePos="0" relativeHeight="251735040" behindDoc="0" locked="0" layoutInCell="1" allowOverlap="1" wp14:anchorId="05BAF3F0" wp14:editId="0B114020">
                <wp:simplePos x="0" y="0"/>
                <wp:positionH relativeFrom="column">
                  <wp:posOffset>0</wp:posOffset>
                </wp:positionH>
                <wp:positionV relativeFrom="paragraph">
                  <wp:posOffset>674370</wp:posOffset>
                </wp:positionV>
                <wp:extent cx="5213350" cy="635"/>
                <wp:effectExtent l="0" t="0" r="0" b="0"/>
                <wp:wrapSquare wrapText="bothSides"/>
                <wp:docPr id="406387967" name="Cuadro de texto 406387967"/>
                <wp:cNvGraphicFramePr/>
                <a:graphic xmlns:a="http://schemas.openxmlformats.org/drawingml/2006/main">
                  <a:graphicData uri="http://schemas.microsoft.com/office/word/2010/wordprocessingShape">
                    <wps:wsp>
                      <wps:cNvSpPr txBox="1"/>
                      <wps:spPr>
                        <a:xfrm>
                          <a:off x="0" y="0"/>
                          <a:ext cx="5213350" cy="635"/>
                        </a:xfrm>
                        <a:prstGeom prst="rect">
                          <a:avLst/>
                        </a:prstGeom>
                        <a:solidFill>
                          <a:prstClr val="white"/>
                        </a:solidFill>
                        <a:ln>
                          <a:noFill/>
                        </a:ln>
                      </wps:spPr>
                      <wps:txbx>
                        <w:txbxContent>
                          <w:p w14:paraId="32D8608C" w14:textId="759C7AB8" w:rsidR="005226D7" w:rsidRPr="00036723" w:rsidRDefault="005226D7" w:rsidP="005226D7">
                            <w:pPr>
                              <w:pStyle w:val="Descripcin"/>
                              <w:jc w:val="center"/>
                            </w:pPr>
                            <w:bookmarkStart w:id="3787" w:name="_Toc207315080"/>
                            <w:bookmarkStart w:id="3788" w:name="_Toc202786507"/>
                            <w:r>
                              <w:t xml:space="preserve">Listado </w:t>
                            </w:r>
                            <w:r w:rsidR="00DE1F43">
                              <w:fldChar w:fldCharType="begin"/>
                            </w:r>
                            <w:r w:rsidR="00DE1F43">
                              <w:instrText xml:space="preserve"> SEQ Listado \* ARABIC </w:instrText>
                            </w:r>
                            <w:r w:rsidR="00DE1F43">
                              <w:fldChar w:fldCharType="separate"/>
                            </w:r>
                            <w:r>
                              <w:rPr>
                                <w:noProof/>
                              </w:rPr>
                              <w:t>38</w:t>
                            </w:r>
                            <w:r w:rsidR="00DE1F43">
                              <w:rPr>
                                <w:noProof/>
                              </w:rPr>
                              <w:fldChar w:fldCharType="end"/>
                            </w:r>
                            <w:r>
                              <w:t xml:space="preserve"> - </w:t>
                            </w:r>
                            <w:proofErr w:type="spellStart"/>
                            <w:r>
                              <w:t>Deploy</w:t>
                            </w:r>
                            <w:proofErr w:type="spellEnd"/>
                            <w:r>
                              <w:t xml:space="preserve"> de web en </w:t>
                            </w:r>
                            <w:proofErr w:type="spellStart"/>
                            <w:r>
                              <w:t>Firebase</w:t>
                            </w:r>
                            <w:bookmarkEnd w:id="3787"/>
                            <w:bookmarkEnd w:id="3788"/>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BAF3F0" id="Cuadro de texto 406387967" o:spid="_x0000_s1122" type="#_x0000_t202" style="position:absolute;left:0;text-align:left;margin-left:0;margin-top:53.1pt;width:410.5pt;height:.05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" stroked="f">
                <v:textbox style="mso-fit-shape-to-text:t" inset="0,0,0,0">
                  <w:txbxContent>
                    <w:p w14:paraId="32D8608C" w14:textId="759C7AB8" w:rsidR="005226D7" w:rsidRPr="00036723" w:rsidRDefault="005226D7" w:rsidP="005226D7">
                      <w:pPr>
                        <w:pStyle w:val="Descripcin"/>
                        <w:jc w:val="center"/>
                      </w:pPr>
                      <w:bookmarkStart w:id="3789" w:name="_Toc207315080"/>
                      <w:bookmarkStart w:id="3790" w:name="_Toc202786507"/>
                      <w:r>
                        <w:t xml:space="preserve">Listado </w:t>
                      </w:r>
                      <w:r w:rsidR="00DE1F43">
                        <w:fldChar w:fldCharType="begin"/>
                      </w:r>
                      <w:r w:rsidR="00DE1F43">
                        <w:instrText xml:space="preserve"> SEQ Listado \* ARABIC </w:instrText>
                      </w:r>
                      <w:r w:rsidR="00DE1F43">
                        <w:fldChar w:fldCharType="separate"/>
                      </w:r>
                      <w:r>
                        <w:rPr>
                          <w:noProof/>
                        </w:rPr>
                        <w:t>38</w:t>
                      </w:r>
                      <w:r w:rsidR="00DE1F43">
                        <w:rPr>
                          <w:noProof/>
                        </w:rPr>
                        <w:fldChar w:fldCharType="end"/>
                      </w:r>
                      <w:r>
                        <w:t xml:space="preserve"> - </w:t>
                      </w:r>
                      <w:proofErr w:type="spellStart"/>
                      <w:r>
                        <w:t>Deploy</w:t>
                      </w:r>
                      <w:proofErr w:type="spellEnd"/>
                      <w:r>
                        <w:t xml:space="preserve"> de web en </w:t>
                      </w:r>
                      <w:proofErr w:type="spellStart"/>
                      <w:r>
                        <w:t>Firebase</w:t>
                      </w:r>
                      <w:bookmarkEnd w:id="3789"/>
                      <w:bookmarkEnd w:id="3790"/>
                      <w:proofErr w:type="spellEnd"/>
                    </w:p>
                  </w:txbxContent>
                </v:textbox>
                <w10:wrap type="square"/>
              </v:shape>
            </w:pict>
          </mc:Fallback>
        </mc:AlternateContent>
      </w:r>
      <w:r>
        <w:rPr>
          <w:noProof/>
        </w:rPr>
        <mc:AlternateContent>
          <mc:Choice Requires="wps">
            <w:drawing>
              <wp:anchor distT="45720" distB="45720" distL="114300" distR="114300" simplePos="0" relativeHeight="251714560" behindDoc="0" locked="0" layoutInCell="1" allowOverlap="1" wp14:anchorId="07AEFDE7" wp14:editId="5F4F43C2">
                <wp:simplePos x="0" y="0"/>
                <wp:positionH relativeFrom="column">
                  <wp:posOffset>0</wp:posOffset>
                </wp:positionH>
                <wp:positionV relativeFrom="paragraph">
                  <wp:posOffset>331470</wp:posOffset>
                </wp:positionV>
                <wp:extent cx="5213350" cy="285750"/>
                <wp:effectExtent l="0" t="0" r="25400" b="19050"/>
                <wp:wrapSquare wrapText="bothSides"/>
                <wp:docPr id="4063879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3350" cy="285750"/>
                        </a:xfrm>
                        <a:prstGeom prst="rect">
                          <a:avLst/>
                        </a:prstGeom>
                        <a:solidFill>
                          <a:srgbClr val="FFFFFF"/>
                        </a:solidFill>
                        <a:ln w="9525">
                          <a:solidFill>
                            <a:srgbClr val="000000"/>
                          </a:solidFill>
                          <a:miter lim="800000"/>
                          <a:headEnd/>
                          <a:tailEnd/>
                        </a:ln>
                      </wps:spPr>
                      <wps:txbx>
                        <w:txbxContent>
                          <w:p w14:paraId="4C353FD2" w14:textId="31DE40D1" w:rsidR="0001258D" w:rsidRPr="0001258D" w:rsidRDefault="0001258D" w:rsidP="0001258D">
                            <w:pPr>
                              <w:rPr>
                                <w:i/>
                                <w:iCs/>
                              </w:rPr>
                            </w:pPr>
                            <w:proofErr w:type="spellStart"/>
                            <w:r w:rsidRPr="0001258D">
                              <w:rPr>
                                <w:i/>
                                <w:iCs/>
                              </w:rPr>
                              <w:t>firebase</w:t>
                            </w:r>
                            <w:proofErr w:type="spellEnd"/>
                            <w:r w:rsidRPr="0001258D">
                              <w:rPr>
                                <w:i/>
                                <w:iCs/>
                              </w:rPr>
                              <w:t xml:space="preserve"> </w:t>
                            </w:r>
                            <w:proofErr w:type="spellStart"/>
                            <w:r w:rsidRPr="0001258D">
                              <w:rPr>
                                <w:i/>
                                <w:iCs/>
                              </w:rPr>
                              <w:t>deploy</w:t>
                            </w:r>
                            <w:proofErr w:type="spellEnd"/>
                          </w:p>
                          <w:p w14:paraId="1B1CFBAC" w14:textId="77777777" w:rsidR="0001258D" w:rsidRDefault="0001258D" w:rsidP="0001258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AEFDE7" id="_x0000_s1123" type="#_x0000_t202" style="position:absolute;left:0;text-align:left;margin-left:0;margin-top:26.1pt;width:410.5pt;height:22.5pt;z-index:251714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">
                <v:textbox>
                  <w:txbxContent>
                    <w:p w14:paraId="4C353FD2" w14:textId="31DE40D1" w:rsidR="0001258D" w:rsidRPr="0001258D" w:rsidRDefault="0001258D" w:rsidP="0001258D">
                      <w:pPr>
                        <w:rPr>
                          <w:i/>
                          <w:iCs/>
                        </w:rPr>
                      </w:pPr>
                      <w:proofErr w:type="spellStart"/>
                      <w:r w:rsidRPr="0001258D">
                        <w:rPr>
                          <w:i/>
                          <w:iCs/>
                        </w:rPr>
                        <w:t>firebase</w:t>
                      </w:r>
                      <w:proofErr w:type="spellEnd"/>
                      <w:r w:rsidRPr="0001258D">
                        <w:rPr>
                          <w:i/>
                          <w:iCs/>
                        </w:rPr>
                        <w:t xml:space="preserve"> </w:t>
                      </w:r>
                      <w:proofErr w:type="spellStart"/>
                      <w:r w:rsidRPr="0001258D">
                        <w:rPr>
                          <w:i/>
                          <w:iCs/>
                        </w:rPr>
                        <w:t>deploy</w:t>
                      </w:r>
                      <w:proofErr w:type="spellEnd"/>
                    </w:p>
                    <w:p w14:paraId="1B1CFBAC" w14:textId="77777777" w:rsidR="0001258D" w:rsidRDefault="0001258D" w:rsidP="0001258D"/>
                  </w:txbxContent>
                </v:textbox>
                <w10:wrap type="square"/>
              </v:shape>
            </w:pict>
          </mc:Fallback>
        </mc:AlternateContent>
      </w:r>
    </w:p>
    <w:p w14:paraId="120A31A1" w14:textId="64141E95" w:rsidR="0001258D" w:rsidRDefault="0001258D" w:rsidP="0001258D">
      <w:r>
        <w:t xml:space="preserve">Este comando sube los archivos a los servidores de </w:t>
      </w:r>
      <w:proofErr w:type="spellStart"/>
      <w:r>
        <w:t>Firebase</w:t>
      </w:r>
      <w:proofErr w:type="spellEnd"/>
      <w:r>
        <w:t xml:space="preserve"> Hosting y actualiza la URL pública del proyecto</w:t>
      </w:r>
    </w:p>
    <w:p w14:paraId="2C1E9F78" w14:textId="638127B4" w:rsidR="0001258D" w:rsidRDefault="00681B78" w:rsidP="0001258D">
      <w:pPr>
        <w:pStyle w:val="Ttulo5"/>
      </w:pPr>
      <w:bookmarkStart w:id="3791" w:name="_Toc207317163"/>
      <w:ins w:id="3792" w:author="Redondo García Francisco Javier" w:date="2025-09-02T09:44:00Z">
        <w:r>
          <w:t xml:space="preserve">5.4.6.4 </w:t>
        </w:r>
      </w:ins>
      <w:r w:rsidR="0001258D">
        <w:t>Verificación del despliegue</w:t>
      </w:r>
      <w:bookmarkEnd w:id="3791"/>
    </w:p>
    <w:p w14:paraId="2DD877FE" w14:textId="055698E6" w:rsidR="0001258D" w:rsidRDefault="0001258D" w:rsidP="0001258D">
      <w:r>
        <w:t>Finalizado el proceso, se recibe en la terminal una URL de acceso</w:t>
      </w:r>
      <w:r w:rsidR="00885F17">
        <w:t xml:space="preserve"> (</w:t>
      </w:r>
      <w:r w:rsidR="00885F17" w:rsidRPr="00885F17">
        <w:rPr>
          <w:i/>
          <w:iCs/>
        </w:rPr>
        <w:fldChar w:fldCharType="begin"/>
      </w:r>
      <w:r w:rsidR="00885F17" w:rsidRPr="00885F17">
        <w:rPr>
          <w:i/>
          <w:iCs/>
        </w:rPr>
        <w:instrText xml:space="preserve"> REF _Ref207699442 \h </w:instrText>
      </w:r>
      <w:r w:rsidR="00885F17" w:rsidRPr="00885F17">
        <w:rPr>
          <w:i/>
          <w:iCs/>
        </w:rPr>
      </w:r>
      <w:r w:rsidR="00885F17">
        <w:rPr>
          <w:i/>
          <w:iCs/>
        </w:rPr>
        <w:instrText xml:space="preserve"> \* MERGEFORMAT </w:instrText>
      </w:r>
      <w:r w:rsidR="00885F17" w:rsidRPr="00885F17">
        <w:rPr>
          <w:i/>
          <w:iCs/>
        </w:rPr>
        <w:fldChar w:fldCharType="separate"/>
      </w:r>
      <w:r w:rsidR="00885F17" w:rsidRPr="00885F17">
        <w:rPr>
          <w:i/>
          <w:iCs/>
        </w:rPr>
        <w:t xml:space="preserve">Figura </w:t>
      </w:r>
      <w:r w:rsidR="00885F17" w:rsidRPr="00885F17">
        <w:rPr>
          <w:i/>
          <w:iCs/>
          <w:noProof/>
        </w:rPr>
        <w:t>35</w:t>
      </w:r>
      <w:r w:rsidR="00885F17" w:rsidRPr="00885F17">
        <w:rPr>
          <w:i/>
          <w:iCs/>
        </w:rPr>
        <w:fldChar w:fldCharType="end"/>
      </w:r>
      <w:r w:rsidR="00885F17">
        <w:t>)</w:t>
      </w:r>
      <w:r>
        <w:t xml:space="preserve"> que permite comprobar la disponibilidad de la aplicación desde cualquier navegador, garantizando la correcta sincronización entre el entorno de desarrollo y la versión en la nube</w:t>
      </w:r>
      <w:commentRangeStart w:id="3793"/>
      <w:r>
        <w:t>.</w:t>
      </w:r>
      <w:commentRangeEnd w:id="3793"/>
      <w:r w:rsidR="005B2A90">
        <w:rPr>
          <w:rStyle w:val="Refdecomentario"/>
        </w:rPr>
        <w:commentReference w:id="3793"/>
      </w:r>
    </w:p>
    <w:p w14:paraId="246AD4AC" w14:textId="77777777" w:rsidR="00885F17" w:rsidRDefault="00C23161" w:rsidP="00885F17">
      <w:pPr>
        <w:keepNext/>
      </w:pPr>
      <w:r w:rsidRPr="00C23161">
        <w:lastRenderedPageBreak/>
        <w:drawing>
          <wp:inline distT="0" distB="0" distL="0" distR="0" wp14:anchorId="68FC8FAE" wp14:editId="3A329695">
            <wp:extent cx="5400040" cy="2884805"/>
            <wp:effectExtent l="0" t="0" r="0" b="0"/>
            <wp:docPr id="220" name="Imagen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00040" cy="2884805"/>
                    </a:xfrm>
                    <a:prstGeom prst="rect">
                      <a:avLst/>
                    </a:prstGeom>
                  </pic:spPr>
                </pic:pic>
              </a:graphicData>
            </a:graphic>
          </wp:inline>
        </w:drawing>
      </w:r>
    </w:p>
    <w:p w14:paraId="150103B2" w14:textId="5017CB9C" w:rsidR="00C23161" w:rsidRDefault="00885F17" w:rsidP="00885F17">
      <w:pPr>
        <w:pStyle w:val="Descripcin"/>
        <w:jc w:val="center"/>
      </w:pPr>
      <w:bookmarkStart w:id="3794" w:name="_Ref207699435"/>
      <w:bookmarkStart w:id="3795" w:name="_Ref207699442"/>
      <w:r>
        <w:t xml:space="preserve">Figura </w:t>
      </w:r>
      <w:fldSimple w:instr=" SEQ Figura \* ARABIC ">
        <w:r>
          <w:rPr>
            <w:noProof/>
          </w:rPr>
          <w:t>35</w:t>
        </w:r>
      </w:fldSimple>
      <w:bookmarkEnd w:id="3795"/>
      <w:r>
        <w:t xml:space="preserve"> - Mensaje en la terminal del </w:t>
      </w:r>
      <w:proofErr w:type="spellStart"/>
      <w:r>
        <w:t>deploy</w:t>
      </w:r>
      <w:proofErr w:type="spellEnd"/>
      <w:r>
        <w:t xml:space="preserve"> de la página web exitoso</w:t>
      </w:r>
      <w:bookmarkEnd w:id="3794"/>
    </w:p>
    <w:p w14:paraId="648003FE" w14:textId="77777777" w:rsidR="0001258D" w:rsidRDefault="0001258D" w:rsidP="0001258D"/>
    <w:p w14:paraId="732006AF" w14:textId="01AE8A10" w:rsidR="00260674" w:rsidRPr="007E7723" w:rsidRDefault="00E766C2" w:rsidP="007E7723">
      <w:pPr>
        <w:pStyle w:val="Ttulo1"/>
      </w:pPr>
      <w:bookmarkStart w:id="3796" w:name="_Toc207317164"/>
      <w:bookmarkStart w:id="3797" w:name="_Toc202786322"/>
      <w:r>
        <w:t xml:space="preserve">6. </w:t>
      </w:r>
      <w:r w:rsidR="00260674" w:rsidRPr="007E7723">
        <w:t xml:space="preserve"> Pruebas y limitaciones</w:t>
      </w:r>
      <w:bookmarkEnd w:id="3796"/>
      <w:bookmarkEnd w:id="3797"/>
    </w:p>
    <w:p w14:paraId="2EAD5918" w14:textId="77777777" w:rsidR="00260674" w:rsidRDefault="00260674" w:rsidP="00B77903"/>
    <w:p w14:paraId="4B3FA863" w14:textId="77777777" w:rsidR="00260674" w:rsidRDefault="00260674" w:rsidP="00B77903">
      <w:r>
        <w:t>En este capítulo se describen las pruebas que se han realizado para comprobar el correcto funcionamiento del sistema desarrollado, así como las limitaciones observadas durante el proceso.</w:t>
      </w:r>
    </w:p>
    <w:p w14:paraId="642BC06B" w14:textId="77777777" w:rsidR="00260674" w:rsidRDefault="00260674" w:rsidP="00B77903"/>
    <w:p w14:paraId="7D81BCA2" w14:textId="77777777" w:rsidR="00260674" w:rsidRPr="00B77903" w:rsidRDefault="00260674" w:rsidP="00B77903">
      <w:pPr>
        <w:pStyle w:val="Ttulo2"/>
      </w:pPr>
      <w:bookmarkStart w:id="3798" w:name="_Toc207317165"/>
      <w:bookmarkStart w:id="3799" w:name="_Toc202786323"/>
      <w:r>
        <w:t>6.1. Pruebas</w:t>
      </w:r>
      <w:bookmarkEnd w:id="3798"/>
      <w:bookmarkEnd w:id="3799"/>
    </w:p>
    <w:p w14:paraId="752E850A" w14:textId="77777777" w:rsidR="00260674" w:rsidRDefault="00260674" w:rsidP="00DC461C">
      <w:r>
        <w:t>Una vez ya se ha implementado el sistema, se ha procedido a realizar una serie de pruebas funcionales con el objetivo de verificar el correcto funcionamiento del sistema completo.</w:t>
      </w:r>
    </w:p>
    <w:p w14:paraId="14B2C9F2" w14:textId="77777777" w:rsidR="00260674" w:rsidRDefault="00260674" w:rsidP="00DC461C">
      <w:r>
        <w:t>Para estas pruebas se ha contado con la participación de 13 pacientes, con edades comprendidas entre los 22 y los 78 años, lo que ha permitido comprobar el comportamiento del sistema en usuarios con diferentes niveles de movilidad. De este grupo, 8 pacientes procedían de una residencia de mayores, y realizaron las pruebas en condiciones reales y supervisadas, como si se tratara de un entorno clínico real, y los 5 restantes fueron voluntarios sin relevancia clínica, utilizados principalmente para la verificación técnica del sistema.</w:t>
      </w:r>
    </w:p>
    <w:p w14:paraId="29F9FF63" w14:textId="77777777" w:rsidR="00260674" w:rsidRDefault="00260674" w:rsidP="00DC461C">
      <w:r>
        <w:t xml:space="preserve">En todos los casos, el proceso de registro del paciente se ha realizado de forma satisfactoria a través de la aplicación Android. Posteriormente, se han llevado a cabo las tres pruebas que conforman el protocolo SPPB (equilibrio, velocidad de la marcha y sentadillas), utilizando los sensores conectados por Bluetooth. Las señales captadas han sido procesadas correctamente en el dispositivo móvil, los resultados generados se han almacenado en </w:t>
      </w:r>
      <w:proofErr w:type="spellStart"/>
      <w:r>
        <w:t>Firebase</w:t>
      </w:r>
      <w:proofErr w:type="spellEnd"/>
      <w:r>
        <w:t xml:space="preserve"> correctamente, y la visualización de todos los datos en la aplicación web también ha sido satisfactoria.</w:t>
      </w:r>
    </w:p>
    <w:p w14:paraId="76C754D3" w14:textId="77777777" w:rsidR="00260674" w:rsidRDefault="00260674" w:rsidP="00DC461C">
      <w:r>
        <w:t xml:space="preserve">En total, se han registrado 78 pruebas completas en la base de datos, correspondientes a los distintos tipos de evaluación. Cada paciente tiene un mínimo de tres pruebas asociadas, aunque algunos realizaron más de tres con fines de testeo. Todos los datos recogidos se pueden </w:t>
      </w:r>
      <w:r>
        <w:lastRenderedPageBreak/>
        <w:t xml:space="preserve">consultar actualmente tanto su registro en </w:t>
      </w:r>
      <w:proofErr w:type="spellStart"/>
      <w:r>
        <w:t>Firebase</w:t>
      </w:r>
      <w:proofErr w:type="spellEnd"/>
      <w:r>
        <w:t>, como su visualización desde la web, lo que confirma la correcta integración entre los distintos módulos del sistema: adquisición, procesamiento, almacenamiento y visualización.</w:t>
      </w:r>
    </w:p>
    <w:p w14:paraId="580E1704" w14:textId="77777777" w:rsidR="00260674" w:rsidRDefault="00260674" w:rsidP="00DC461C">
      <w:r>
        <w:t>Estas pruebas han permitido validar el funcionamiento del sistema y su capacidad para funcionar correctamente en pacientes de edad avanzada, demostrando que la solución propuesta es operativa y adecuada para entornos clínicos.</w:t>
      </w:r>
    </w:p>
    <w:p w14:paraId="2F95D1BD" w14:textId="77777777" w:rsidR="00260674" w:rsidRDefault="00260674">
      <w:r>
        <w:br w:type="page"/>
      </w:r>
    </w:p>
    <w:p w14:paraId="219C1EF9" w14:textId="77777777" w:rsidR="00260674" w:rsidRDefault="00260674" w:rsidP="00B77903">
      <w:pPr>
        <w:pStyle w:val="Ttulo2"/>
      </w:pPr>
      <w:bookmarkStart w:id="3800" w:name="_Toc207317166"/>
      <w:bookmarkStart w:id="3801" w:name="_Toc202786324"/>
      <w:r>
        <w:lastRenderedPageBreak/>
        <w:t>6.2. Limitaciones del sistema</w:t>
      </w:r>
      <w:bookmarkEnd w:id="3800"/>
      <w:bookmarkEnd w:id="3801"/>
    </w:p>
    <w:p w14:paraId="7D5CEBBA" w14:textId="77777777" w:rsidR="00260674" w:rsidRDefault="00260674" w:rsidP="0045063C">
      <w:r>
        <w:t xml:space="preserve">Durante el desarrollo y el proceso de pruebas descrito en este capítulo, se han identificado algunas limitaciones </w:t>
      </w:r>
      <w:proofErr w:type="gramStart"/>
      <w:r>
        <w:t>a</w:t>
      </w:r>
      <w:proofErr w:type="gramEnd"/>
      <w:r>
        <w:t xml:space="preserve"> tener en cuenta de cara a futuras mejoras o implementaciones en entornos reales, que se detallan en las siguientes secciones.</w:t>
      </w:r>
    </w:p>
    <w:p w14:paraId="70CC4464" w14:textId="77777777" w:rsidR="00260674" w:rsidRDefault="00260674" w:rsidP="0045063C"/>
    <w:p w14:paraId="67689A0D" w14:textId="77777777" w:rsidR="00260674" w:rsidRDefault="00260674" w:rsidP="00B77903">
      <w:pPr>
        <w:pStyle w:val="Ttulo3"/>
      </w:pPr>
      <w:bookmarkStart w:id="3802" w:name="_Toc207317167"/>
      <w:bookmarkStart w:id="3803" w:name="_Toc202786325"/>
      <w:r>
        <w:t>6.2.1. Comunicación por Bluetooth</w:t>
      </w:r>
      <w:bookmarkEnd w:id="3802"/>
      <w:bookmarkEnd w:id="3803"/>
    </w:p>
    <w:p w14:paraId="32EAC9F4" w14:textId="5EAA57C8" w:rsidR="00260674" w:rsidRDefault="00260674" w:rsidP="0045063C">
      <w:r>
        <w:t xml:space="preserve">El uso de Bluetooth, en general, es estable, pero en el caso concreto del sensor de sentadillas, se han detectado situaciones puntuales en las que se producen pérdidas de datos o paquetes incompletos. Aunque la lógica de detección de sentadillas funciona correctamente, estas pérdidas afectan a la representación visual posterior de las repeticiones en la interfaz. En la </w:t>
      </w:r>
      <w:r w:rsidR="004C6285">
        <w:fldChar w:fldCharType="begin"/>
      </w:r>
      <w:r w:rsidR="004C6285">
        <w:instrText xml:space="preserve"> REF _Ref200113921 \h </w:instrText>
      </w:r>
      <w:r w:rsidR="004C6285">
        <w:fldChar w:fldCharType="separate"/>
      </w:r>
      <w:r w:rsidR="0020779A">
        <w:t xml:space="preserve">Figura </w:t>
      </w:r>
      <w:del w:id="3804" w:author="Redondo García Francisco Javier" w:date="2025-09-02T09:44:00Z">
        <w:r w:rsidR="0048457C">
          <w:rPr>
            <w:noProof/>
          </w:rPr>
          <w:delText>33</w:delText>
        </w:r>
      </w:del>
      <w:ins w:id="3805" w:author="Redondo García Francisco Javier" w:date="2025-09-02T09:44:00Z">
        <w:r w:rsidR="0020779A">
          <w:rPr>
            <w:noProof/>
          </w:rPr>
          <w:t>35</w:t>
        </w:r>
      </w:ins>
      <w:r w:rsidR="004C6285">
        <w:fldChar w:fldCharType="end"/>
      </w:r>
      <w:r w:rsidR="004C6285">
        <w:t xml:space="preserve"> </w:t>
      </w:r>
      <w:r>
        <w:t>se puede observar uno de los casos en los que se ha apreciado una pérdida de paquetes Bluetooth.</w:t>
      </w:r>
    </w:p>
    <w:p w14:paraId="74525853" w14:textId="77777777" w:rsidR="00260674" w:rsidRDefault="00260674" w:rsidP="009434FB">
      <w:pPr>
        <w:keepNext/>
      </w:pPr>
      <w:r w:rsidRPr="00DA604D">
        <w:rPr>
          <w:noProof/>
        </w:rPr>
        <w:drawing>
          <wp:inline distT="0" distB="0" distL="0" distR="0" wp14:anchorId="465EB637" wp14:editId="3A812496">
            <wp:extent cx="5400040" cy="1873250"/>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00040" cy="1873250"/>
                    </a:xfrm>
                    <a:prstGeom prst="rect">
                      <a:avLst/>
                    </a:prstGeom>
                  </pic:spPr>
                </pic:pic>
              </a:graphicData>
            </a:graphic>
          </wp:inline>
        </w:drawing>
      </w:r>
    </w:p>
    <w:p w14:paraId="16135B52" w14:textId="4FF952B7" w:rsidR="00260674" w:rsidRDefault="00260674" w:rsidP="009434FB">
      <w:pPr>
        <w:pStyle w:val="Descripcin"/>
        <w:jc w:val="center"/>
      </w:pPr>
      <w:bookmarkStart w:id="3806" w:name="_Ref200113921"/>
      <w:bookmarkStart w:id="3807" w:name="_Toc207314968"/>
      <w:bookmarkStart w:id="3808" w:name="_Toc202786395"/>
      <w:r>
        <w:t xml:space="preserve">Figura </w:t>
      </w:r>
      <w:r w:rsidR="00DE1F43">
        <w:fldChar w:fldCharType="begin"/>
      </w:r>
      <w:r w:rsidR="00DE1F43">
        <w:instrText xml:space="preserve"> SEQ Figura \* ARABIC </w:instrText>
      </w:r>
      <w:r w:rsidR="00DE1F43">
        <w:fldChar w:fldCharType="separate"/>
      </w:r>
      <w:r w:rsidR="00885F17">
        <w:rPr>
          <w:noProof/>
        </w:rPr>
        <w:t>36</w:t>
      </w:r>
      <w:r w:rsidR="00DE1F43">
        <w:rPr>
          <w:noProof/>
        </w:rPr>
        <w:fldChar w:fldCharType="end"/>
      </w:r>
      <w:bookmarkEnd w:id="3806"/>
      <w:r>
        <w:t>- Gráfico de sentadillas con pérdida de paquetes</w:t>
      </w:r>
      <w:bookmarkEnd w:id="3807"/>
      <w:bookmarkEnd w:id="3808"/>
    </w:p>
    <w:p w14:paraId="7FA3134E" w14:textId="77777777" w:rsidR="00260674" w:rsidRDefault="00260674" w:rsidP="0045063C"/>
    <w:p w14:paraId="2E289238" w14:textId="57FB02F5" w:rsidR="00260674" w:rsidRDefault="00260674" w:rsidP="00B77903">
      <w:pPr>
        <w:pStyle w:val="Ttulo3"/>
      </w:pPr>
      <w:bookmarkStart w:id="3809" w:name="_Toc207317168"/>
      <w:bookmarkStart w:id="3810" w:name="_Toc202786326"/>
      <w:r>
        <w:t xml:space="preserve">6.2.2. </w:t>
      </w:r>
      <w:commentRangeStart w:id="3811"/>
      <w:r>
        <w:t>Espacio</w:t>
      </w:r>
      <w:bookmarkEnd w:id="3810"/>
      <w:r>
        <w:t xml:space="preserve"> </w:t>
      </w:r>
      <w:r w:rsidR="005F7CD7">
        <w:t>físico</w:t>
      </w:r>
      <w:bookmarkEnd w:id="3809"/>
      <w:commentRangeEnd w:id="3811"/>
      <w:del w:id="3812" w:author="Redondo García Francisco Javier" w:date="2025-09-02T09:44:00Z">
        <w:r w:rsidR="00960CA6">
          <w:rPr>
            <w:rStyle w:val="Refdecomentario"/>
            <w:rFonts w:asciiTheme="minorHAnsi" w:eastAsiaTheme="minorHAnsi" w:hAnsiTheme="minorHAnsi" w:cstheme="minorBidi"/>
            <w:color w:val="auto"/>
          </w:rPr>
          <w:commentReference w:id="3811"/>
        </w:r>
        <w:r>
          <w:delText xml:space="preserve"> </w:delText>
        </w:r>
      </w:del>
    </w:p>
    <w:p w14:paraId="657E43FC" w14:textId="1BFBB4DF" w:rsidR="00260674" w:rsidRDefault="00260674" w:rsidP="0045063C">
      <w:r>
        <w:t xml:space="preserve">La prueba de velocidad de la marcha requiere un entorno físico con una distancia mínima de al menos 6 metros en línea recta, para permitir que el paciente recorra los 4 metros necesarios y haya espacio de frenado y espacio para el sensor colocado en el trípode, lo que es una limitación </w:t>
      </w:r>
      <w:proofErr w:type="gramStart"/>
      <w:r>
        <w:t>a</w:t>
      </w:r>
      <w:proofErr w:type="gramEnd"/>
      <w:r>
        <w:t xml:space="preserve"> tener en cuenta en consultas con espacio reducido. </w:t>
      </w:r>
    </w:p>
    <w:p w14:paraId="33C0691E" w14:textId="77777777" w:rsidR="00E41940" w:rsidRDefault="00E41940" w:rsidP="0045063C">
      <w:pPr>
        <w:rPr>
          <w:rStyle w:val="Ttulo3Car"/>
        </w:rPr>
      </w:pPr>
    </w:p>
    <w:p w14:paraId="43F37AE5" w14:textId="4E5BD327" w:rsidR="00E41940" w:rsidRDefault="00E41940" w:rsidP="0045063C">
      <w:r>
        <w:rPr>
          <w:rStyle w:val="Ttulo3Car"/>
        </w:rPr>
        <w:t xml:space="preserve">6.2.3. </w:t>
      </w:r>
      <w:r w:rsidRPr="00E41940">
        <w:rPr>
          <w:rStyle w:val="Ttulo3Car"/>
        </w:rPr>
        <w:t>Seguridad</w:t>
      </w:r>
      <w:r>
        <w:t xml:space="preserve"> </w:t>
      </w:r>
    </w:p>
    <w:p w14:paraId="22568FFA" w14:textId="6FD11A86" w:rsidR="00E41940" w:rsidRDefault="00E41940" w:rsidP="0045063C">
      <w:r w:rsidRPr="00E41940">
        <w:t>Mejora en la seguridad: Al tratarse de un sistema clínico que trata con pacientes reales, la seguridad del sistema es clave. Mejoras en el cifrado de los datos o técnicas de doble factor de autentificación serán necesarias a la hora de aplicarlo en un entorno real.</w:t>
      </w:r>
    </w:p>
    <w:p w14:paraId="38030BFD" w14:textId="77777777" w:rsidR="00260674" w:rsidRDefault="00260674" w:rsidP="00731BF8">
      <w:pPr>
        <w:pStyle w:val="Sinespaciado"/>
      </w:pPr>
    </w:p>
    <w:p w14:paraId="67EFC2E6" w14:textId="77777777" w:rsidR="00260674" w:rsidRDefault="00260674" w:rsidP="00B77903">
      <w:pPr>
        <w:pStyle w:val="Ttulo3"/>
      </w:pPr>
      <w:bookmarkStart w:id="3813" w:name="_Toc207317169"/>
      <w:bookmarkStart w:id="3814" w:name="_Toc202786327"/>
      <w:r>
        <w:t>6.2.3. Otras consideraciones</w:t>
      </w:r>
      <w:bookmarkEnd w:id="3813"/>
      <w:bookmarkEnd w:id="3814"/>
    </w:p>
    <w:p w14:paraId="4D9E61FC" w14:textId="77777777" w:rsidR="00910842" w:rsidRDefault="00260674">
      <w:r>
        <w:t>Conviene destacar que el sistema requiere de un uso supervisado por parte del personal sanitario para garantizar una correcta colocación de los sensores y la interpretación de los resultados. Además, al tratarse de un entorno de desarrollo cerrado, no se ha evaluado aún el rendimiento del sistema con alta carga de usuarios o el uso de los sensores por un tiempo muy prolongado.</w:t>
      </w:r>
    </w:p>
    <w:p w14:paraId="3F5C0746" w14:textId="77777777" w:rsidR="00910842" w:rsidRDefault="00910842">
      <w:pPr>
        <w:jc w:val="left"/>
      </w:pPr>
      <w:r>
        <w:lastRenderedPageBreak/>
        <w:br w:type="page"/>
      </w:r>
    </w:p>
    <w:p w14:paraId="7414D129" w14:textId="5021E506" w:rsidR="00260674" w:rsidRDefault="00260674">
      <w:r>
        <w:lastRenderedPageBreak/>
        <w:br w:type="page"/>
      </w:r>
    </w:p>
    <w:p w14:paraId="5DA90967" w14:textId="3B43276E" w:rsidR="00260674" w:rsidRDefault="00E766C2" w:rsidP="00B77903">
      <w:pPr>
        <w:pStyle w:val="Ttulo1"/>
      </w:pPr>
      <w:bookmarkStart w:id="3815" w:name="_Toc207317170"/>
      <w:bookmarkStart w:id="3816" w:name="_Toc202786328"/>
      <w:r>
        <w:lastRenderedPageBreak/>
        <w:t xml:space="preserve">7. </w:t>
      </w:r>
      <w:r w:rsidR="00260674">
        <w:t>Conclusiones y trabajo futuro</w:t>
      </w:r>
      <w:bookmarkEnd w:id="3815"/>
      <w:bookmarkEnd w:id="3816"/>
    </w:p>
    <w:p w14:paraId="38DAA9D5" w14:textId="77777777" w:rsidR="00260674" w:rsidRDefault="00260674" w:rsidP="00B77903">
      <w:pPr>
        <w:pStyle w:val="Ttulo2"/>
      </w:pPr>
      <w:bookmarkStart w:id="3817" w:name="_Toc207317171"/>
      <w:bookmarkStart w:id="3818" w:name="_Toc202786329"/>
      <w:r>
        <w:t>7.1 Conclusiones</w:t>
      </w:r>
      <w:bookmarkEnd w:id="3817"/>
      <w:bookmarkEnd w:id="3818"/>
    </w:p>
    <w:p w14:paraId="37B21C0F" w14:textId="77777777" w:rsidR="00260674" w:rsidRDefault="00260674" w:rsidP="0045063C">
      <w:r>
        <w:t>El desarrollo del presente Trabajo de Fin de Grado ha permitido la implementación de un sistema completo para la evaluación funcional de pacientes mediante la automatización de pruebas SPPB. Con el uso de una aplicación Android, una plataforma web y una base de datos en la nube, se ha logrado cubrir todo el flujo funcional: el registro del paciente, la ejecución de pruebas con sensores conectados por Bluetooth, el procesamiento local de los datos y su almacenamiento y la visualización estructurada de los resultados desde la web.</w:t>
      </w:r>
    </w:p>
    <w:p w14:paraId="46EB3075" w14:textId="77777777" w:rsidR="00260674" w:rsidRDefault="00260674" w:rsidP="0045063C">
      <w:r>
        <w:t xml:space="preserve">Se ha comprobado la utilidad y eficiencia de las tecnologías aplicadas para el desarrollo, siendo estas Angular, Android y </w:t>
      </w:r>
      <w:proofErr w:type="spellStart"/>
      <w:r>
        <w:t>Firebase</w:t>
      </w:r>
      <w:proofErr w:type="spellEnd"/>
      <w:r>
        <w:t>, demostrando que son herramientas útiles para el sistema planteado, así como obteniendo un buen rendimiento con los sensores empleados y una gran comunicación entre ellas.</w:t>
      </w:r>
    </w:p>
    <w:p w14:paraId="47AEDD82" w14:textId="77777777" w:rsidR="00260674" w:rsidRDefault="00260674" w:rsidP="0045063C">
      <w:r>
        <w:t>Durante el proceso de diseño e implementación se han aplicado buenas prácticas de desarrollo como la separación por capas, el uso de servicios reutilizables, el control de versiones y el modelado mediante diagramas. Además, se ha verificado el funcionamiento del sistema mediante pruebas reales con pacientes, demostrando que la solución propuesta es funcional, estable y adaptable al entorno clínico.</w:t>
      </w:r>
    </w:p>
    <w:p w14:paraId="1A749860" w14:textId="77777777" w:rsidR="00260674" w:rsidRDefault="00260674" w:rsidP="0045063C">
      <w:r>
        <w:t>Aunque el sistema todavía presenta algunas limitaciones, se considera que se han cumplido los requisitos y objetivos planteados al inicio del proyecto, proporcionando una herramienta válida como punto de partida para futuras mejoras e integraciones con sistemas más grandes.</w:t>
      </w:r>
    </w:p>
    <w:p w14:paraId="06064DAE" w14:textId="77777777" w:rsidR="00260674" w:rsidRDefault="00260674" w:rsidP="0045063C"/>
    <w:p w14:paraId="3ADEC588" w14:textId="77777777" w:rsidR="00260674" w:rsidRDefault="00260674" w:rsidP="00B77903">
      <w:pPr>
        <w:pStyle w:val="Ttulo2"/>
      </w:pPr>
      <w:bookmarkStart w:id="3819" w:name="_Toc207317172"/>
      <w:bookmarkStart w:id="3820" w:name="_Toc202786330"/>
      <w:r>
        <w:t>7.2 Trabajo futuro</w:t>
      </w:r>
      <w:bookmarkEnd w:id="3819"/>
      <w:bookmarkEnd w:id="3820"/>
    </w:p>
    <w:p w14:paraId="0F4CCA86" w14:textId="77777777" w:rsidR="00260674" w:rsidRPr="00C42DAD" w:rsidRDefault="00260674" w:rsidP="00C42DAD"/>
    <w:p w14:paraId="10024189" w14:textId="77777777" w:rsidR="00260674" w:rsidRDefault="00260674" w:rsidP="0045063C">
      <w:r>
        <w:t>A partir de la base desarrollada en este proyecto, se identifican líneas de trabajo futuro con el objetivo de ampliar la funcionalidad, mejorar la robustez del sistema y adaptarlo a contextos de uso más exigentes:</w:t>
      </w:r>
    </w:p>
    <w:p w14:paraId="4198E9DB" w14:textId="77777777" w:rsidR="00260674" w:rsidRDefault="00260674" w:rsidP="00C87F70">
      <w:pPr>
        <w:pStyle w:val="Prrafodelista"/>
        <w:numPr>
          <w:ilvl w:val="0"/>
          <w:numId w:val="24"/>
        </w:numPr>
      </w:pPr>
      <w:r w:rsidRPr="00C42DAD">
        <w:rPr>
          <w:b/>
          <w:bCs/>
        </w:rPr>
        <w:t>Soporte multiusuario en tiempo real</w:t>
      </w:r>
      <w:r>
        <w:t>: actualmente el sistema está pensado para ser utilizado en un único dispositivo móvil a la vez. Una posible evolución sería permitir su uso simultáneo en varios dispositivos, con sincronización entre ellos y control de sesiones concurrentes.</w:t>
      </w:r>
    </w:p>
    <w:p w14:paraId="22503C2B" w14:textId="6DCFDFA0" w:rsidR="00260674" w:rsidRDefault="00260674" w:rsidP="00C87F70">
      <w:pPr>
        <w:pStyle w:val="Prrafodelista"/>
        <w:numPr>
          <w:ilvl w:val="0"/>
          <w:numId w:val="24"/>
        </w:numPr>
      </w:pPr>
      <w:r w:rsidRPr="00C42DAD">
        <w:rPr>
          <w:b/>
          <w:bCs/>
        </w:rPr>
        <w:t>Integración con sistemas clínicos externos</w:t>
      </w:r>
      <w:r>
        <w:t xml:space="preserve">: se plantea como mejora futura la posibilidad de interconectar esta solución con plataformas utilizadas en entornos hospitalarios reales, como bases de datos clínicas. Un ejemplo concreto sería la conexión con sistemas como </w:t>
      </w:r>
      <w:proofErr w:type="spellStart"/>
      <w:r>
        <w:t>Redcap</w:t>
      </w:r>
      <w:proofErr w:type="spellEnd"/>
      <w:r>
        <w:t>, utilizados para el almacenamiento y gestión segura de información médica.</w:t>
      </w:r>
    </w:p>
    <w:p w14:paraId="7B210DA4" w14:textId="77777777" w:rsidR="00260674" w:rsidRDefault="00260674" w:rsidP="00C87F70">
      <w:pPr>
        <w:pStyle w:val="Prrafodelista"/>
        <w:numPr>
          <w:ilvl w:val="0"/>
          <w:numId w:val="24"/>
        </w:numPr>
      </w:pPr>
      <w:r w:rsidRPr="00C42DAD">
        <w:rPr>
          <w:b/>
          <w:bCs/>
        </w:rPr>
        <w:t>Validación clínica formal</w:t>
      </w:r>
      <w:r>
        <w:t>: aunque el sistema ha sido probado con usuarios reales, una siguiente fase podría consistir en llevar a cabo una validación clínica completa, con un mayor número de pacientes, control estadístico de los resultados y revisión por parte de facultativos médicos.</w:t>
      </w:r>
    </w:p>
    <w:p w14:paraId="3E154C7B" w14:textId="77777777" w:rsidR="00260674" w:rsidRDefault="00260674" w:rsidP="0045063C"/>
    <w:p w14:paraId="5223E6EB" w14:textId="034F8D29" w:rsidR="002261B3" w:rsidRDefault="00260674" w:rsidP="0045063C">
      <w:r>
        <w:lastRenderedPageBreak/>
        <w:t>Estas líneas de trabajo permitirían transformar el sistema desarrollado en una herramienta más sólida, siendo apta para su integración en entornos sanitarios reales y con múltiples facultativos y pacientes, ampliando su alcance y utilidad en la práctica clínica.</w:t>
      </w:r>
    </w:p>
    <w:p w14:paraId="79030123" w14:textId="5A0F2F9F" w:rsidR="001157C4" w:rsidRDefault="002261B3" w:rsidP="004459FC">
      <w:pPr>
        <w:jc w:val="left"/>
      </w:pPr>
      <w:r>
        <w:br w:type="page"/>
      </w:r>
    </w:p>
    <w:customXmlInsRangeStart w:id="3821" w:author="Redondo García Francisco Javier" w:date="2025-09-02T09:44:00Z"/>
    <w:bookmarkStart w:id="3822" w:name="_Toc207317173" w:displacedByCustomXml="next"/>
    <w:sdt>
      <w:sdtPr>
        <w:rPr>
          <w:rFonts w:asciiTheme="minorHAnsi" w:eastAsiaTheme="minorHAnsi" w:hAnsiTheme="minorHAnsi" w:cstheme="minorBidi"/>
          <w:color w:val="auto"/>
          <w:sz w:val="22"/>
          <w:szCs w:val="22"/>
        </w:rPr>
        <w:id w:val="-327058668"/>
        <w:docPartObj>
          <w:docPartGallery w:val="Bibliographies"/>
          <w:docPartUnique/>
        </w:docPartObj>
      </w:sdtPr>
      <w:sdtEndPr/>
      <w:sdtContent>
        <w:customXmlInsRangeEnd w:id="3821"/>
        <w:p w14:paraId="445E2414" w14:textId="0FF2F22C" w:rsidR="004459FC" w:rsidRDefault="004459FC" w:rsidP="00C57518">
          <w:pPr>
            <w:pStyle w:val="Ttulo1"/>
            <w:ind w:left="708" w:hanging="708"/>
            <w:rPr>
              <w:ins w:id="3823" w:author="Redondo García Francisco Javier" w:date="2025-09-02T09:44:00Z"/>
            </w:rPr>
          </w:pPr>
          <w:ins w:id="3824" w:author="Redondo García Francisco Javier" w:date="2025-09-02T09:44:00Z">
            <w:r>
              <w:t>Bibliografía</w:t>
            </w:r>
            <w:bookmarkEnd w:id="3822"/>
          </w:ins>
        </w:p>
        <w:customXmlInsRangeStart w:id="3825" w:author="Redondo García Francisco Javier" w:date="2025-09-02T09:44:00Z"/>
        <w:sdt>
          <w:sdtPr>
            <w:id w:val="111145805"/>
            <w:bibliography/>
          </w:sdtPr>
          <w:sdtEndPr/>
          <w:sdtContent>
            <w:customXmlInsRangeEnd w:id="3825"/>
            <w:p w14:paraId="5F8FA83E" w14:textId="77777777" w:rsidR="00477B4E" w:rsidRDefault="004459FC">
              <w:pPr>
                <w:rPr>
                  <w:ins w:id="3826" w:author="Redondo García Francisco Javier" w:date="2025-09-02T09:44:00Z"/>
                  <w:noProof/>
                </w:rPr>
              </w:pPr>
              <w:ins w:id="3827" w:author="Redondo García Francisco Javier" w:date="2025-09-02T09:44:00Z">
                <w:r>
                  <w:fldChar w:fldCharType="begin"/>
                </w:r>
                <w:r>
                  <w:instrText>BIBLIOGRAPHY</w:instrText>
                </w:r>
                <w:r>
                  <w:fldChar w:fldCharType="separate"/>
                </w:r>
              </w:ins>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30"/>
                <w:gridCol w:w="8074"/>
              </w:tblGrid>
              <w:tr w:rsidR="00477B4E" w14:paraId="633ED2D9" w14:textId="77777777">
                <w:trPr>
                  <w:divId w:val="1296715480"/>
                  <w:tblCellSpacing w:w="15" w:type="dxa"/>
                  <w:ins w:id="3828" w:author="Redondo García Francisco Javier" w:date="2025-09-02T09:44:00Z"/>
                </w:trPr>
                <w:tc>
                  <w:tcPr>
                    <w:tcW w:w="50" w:type="pct"/>
                    <w:hideMark/>
                  </w:tcPr>
                  <w:p w14:paraId="4585BCDD" w14:textId="044B808F" w:rsidR="00477B4E" w:rsidRDefault="00477B4E">
                    <w:pPr>
                      <w:pStyle w:val="Bibliografa"/>
                      <w:rPr>
                        <w:ins w:id="3829" w:author="Redondo García Francisco Javier" w:date="2025-09-02T09:44:00Z"/>
                        <w:noProof/>
                        <w:sz w:val="24"/>
                        <w:szCs w:val="24"/>
                      </w:rPr>
                    </w:pPr>
                    <w:ins w:id="3830" w:author="Redondo García Francisco Javier" w:date="2025-09-02T09:44:00Z">
                      <w:r>
                        <w:rPr>
                          <w:noProof/>
                        </w:rPr>
                        <w:t xml:space="preserve">[1] </w:t>
                      </w:r>
                    </w:ins>
                  </w:p>
                </w:tc>
                <w:tc>
                  <w:tcPr>
                    <w:tcW w:w="0" w:type="auto"/>
                    <w:hideMark/>
                  </w:tcPr>
                  <w:p w14:paraId="36AB433A" w14:textId="77777777" w:rsidR="00477B4E" w:rsidRDefault="00477B4E">
                    <w:pPr>
                      <w:pStyle w:val="Bibliografa"/>
                      <w:rPr>
                        <w:ins w:id="3831" w:author="Redondo García Francisco Javier" w:date="2025-09-02T09:44:00Z"/>
                        <w:noProof/>
                      </w:rPr>
                    </w:pPr>
                    <w:ins w:id="3832" w:author="Redondo García Francisco Javier" w:date="2025-09-02T09:44:00Z">
                      <w:r>
                        <w:rPr>
                          <w:noProof/>
                        </w:rPr>
                        <w:t xml:space="preserve">S. H. López, DESARROLLO DE UNA APLICACIÓN MÓVIL PARA LA VALORACIÓN FUNCIONAL EN PACIENTES GERIÁTRICOS, Alcalá de Henares: UAH, 2021. </w:t>
                      </w:r>
                    </w:ins>
                  </w:p>
                </w:tc>
              </w:tr>
              <w:tr w:rsidR="00477B4E" w14:paraId="6F05B464" w14:textId="77777777">
                <w:trPr>
                  <w:divId w:val="1296715480"/>
                  <w:tblCellSpacing w:w="15" w:type="dxa"/>
                  <w:ins w:id="3833" w:author="Redondo García Francisco Javier" w:date="2025-09-02T09:44:00Z"/>
                </w:trPr>
                <w:tc>
                  <w:tcPr>
                    <w:tcW w:w="50" w:type="pct"/>
                    <w:hideMark/>
                  </w:tcPr>
                  <w:p w14:paraId="7C2BB34F" w14:textId="77777777" w:rsidR="00477B4E" w:rsidRDefault="00477B4E">
                    <w:pPr>
                      <w:pStyle w:val="Bibliografa"/>
                      <w:rPr>
                        <w:ins w:id="3834" w:author="Redondo García Francisco Javier" w:date="2025-09-02T09:44:00Z"/>
                        <w:noProof/>
                      </w:rPr>
                    </w:pPr>
                    <w:ins w:id="3835" w:author="Redondo García Francisco Javier" w:date="2025-09-02T09:44:00Z">
                      <w:r>
                        <w:rPr>
                          <w:noProof/>
                        </w:rPr>
                        <w:t xml:space="preserve">[2] </w:t>
                      </w:r>
                    </w:ins>
                  </w:p>
                </w:tc>
                <w:tc>
                  <w:tcPr>
                    <w:tcW w:w="0" w:type="auto"/>
                    <w:hideMark/>
                  </w:tcPr>
                  <w:p w14:paraId="338ACDCB" w14:textId="77777777" w:rsidR="00477B4E" w:rsidRDefault="00477B4E">
                    <w:pPr>
                      <w:pStyle w:val="Bibliografa"/>
                      <w:rPr>
                        <w:ins w:id="3836" w:author="Redondo García Francisco Javier" w:date="2025-09-02T09:44:00Z"/>
                        <w:noProof/>
                      </w:rPr>
                    </w:pPr>
                    <w:ins w:id="3837" w:author="Redondo García Francisco Javier" w:date="2025-09-02T09:44:00Z">
                      <w:r>
                        <w:rPr>
                          <w:noProof/>
                        </w:rPr>
                        <w:t>«CovirFormacion,» 2023. [En línea]. Available: https://www.covirformacion.es/wp-content/uploads/2023/03/Modelo-2.5-Short-Physical-Performance-Battery-SPPB.pdf.</w:t>
                      </w:r>
                    </w:ins>
                  </w:p>
                </w:tc>
              </w:tr>
              <w:tr w:rsidR="00477B4E" w:rsidRPr="0093112F" w14:paraId="5B4C48B2" w14:textId="77777777">
                <w:trPr>
                  <w:divId w:val="1296715480"/>
                  <w:tblCellSpacing w:w="15" w:type="dxa"/>
                  <w:ins w:id="3838" w:author="Redondo García Francisco Javier" w:date="2025-09-02T09:44:00Z"/>
                </w:trPr>
                <w:tc>
                  <w:tcPr>
                    <w:tcW w:w="50" w:type="pct"/>
                    <w:hideMark/>
                  </w:tcPr>
                  <w:p w14:paraId="48E663C1" w14:textId="77777777" w:rsidR="00477B4E" w:rsidRDefault="00477B4E">
                    <w:pPr>
                      <w:pStyle w:val="Bibliografa"/>
                      <w:rPr>
                        <w:ins w:id="3839" w:author="Redondo García Francisco Javier" w:date="2025-09-02T09:44:00Z"/>
                        <w:noProof/>
                      </w:rPr>
                    </w:pPr>
                    <w:ins w:id="3840" w:author="Redondo García Francisco Javier" w:date="2025-09-02T09:44:00Z">
                      <w:r>
                        <w:rPr>
                          <w:noProof/>
                        </w:rPr>
                        <w:t xml:space="preserve">[3] </w:t>
                      </w:r>
                    </w:ins>
                  </w:p>
                </w:tc>
                <w:tc>
                  <w:tcPr>
                    <w:tcW w:w="0" w:type="auto"/>
                    <w:hideMark/>
                  </w:tcPr>
                  <w:p w14:paraId="498DADAB" w14:textId="77777777" w:rsidR="00477B4E" w:rsidRPr="00477B4E" w:rsidRDefault="00477B4E">
                    <w:pPr>
                      <w:pStyle w:val="Bibliografa"/>
                      <w:rPr>
                        <w:ins w:id="3841" w:author="Redondo García Francisco Javier" w:date="2025-09-02T09:44:00Z"/>
                        <w:noProof/>
                        <w:lang w:val="en-US"/>
                      </w:rPr>
                    </w:pPr>
                    <w:ins w:id="3842" w:author="Redondo García Francisco Javier" w:date="2025-09-02T09:44:00Z">
                      <w:r>
                        <w:rPr>
                          <w:noProof/>
                        </w:rPr>
                        <w:t xml:space="preserve">Fisioterapia, «La fisioterapia,» 21 09 2022. [En línea]. </w:t>
                      </w:r>
                      <w:r w:rsidRPr="00477B4E">
                        <w:rPr>
                          <w:noProof/>
                          <w:lang w:val="en-US"/>
                        </w:rPr>
                        <w:t>Available: https://lafisioterapia.net/wp-content/uploads/2022/09/posicion-pies-sppb.png.</w:t>
                      </w:r>
                    </w:ins>
                  </w:p>
                </w:tc>
              </w:tr>
              <w:tr w:rsidR="00477B4E" w14:paraId="64661EA0" w14:textId="77777777">
                <w:trPr>
                  <w:divId w:val="1296715480"/>
                  <w:tblCellSpacing w:w="15" w:type="dxa"/>
                  <w:ins w:id="3843" w:author="Redondo García Francisco Javier" w:date="2025-09-02T09:44:00Z"/>
                </w:trPr>
                <w:tc>
                  <w:tcPr>
                    <w:tcW w:w="50" w:type="pct"/>
                    <w:hideMark/>
                  </w:tcPr>
                  <w:p w14:paraId="188DAAC2" w14:textId="77777777" w:rsidR="00477B4E" w:rsidRDefault="00477B4E">
                    <w:pPr>
                      <w:pStyle w:val="Bibliografa"/>
                      <w:rPr>
                        <w:ins w:id="3844" w:author="Redondo García Francisco Javier" w:date="2025-09-02T09:44:00Z"/>
                        <w:noProof/>
                      </w:rPr>
                    </w:pPr>
                    <w:ins w:id="3845" w:author="Redondo García Francisco Javier" w:date="2025-09-02T09:44:00Z">
                      <w:r>
                        <w:rPr>
                          <w:noProof/>
                        </w:rPr>
                        <w:t xml:space="preserve">[4] </w:t>
                      </w:r>
                    </w:ins>
                  </w:p>
                </w:tc>
                <w:tc>
                  <w:tcPr>
                    <w:tcW w:w="0" w:type="auto"/>
                    <w:hideMark/>
                  </w:tcPr>
                  <w:p w14:paraId="0DDCA301" w14:textId="77777777" w:rsidR="00477B4E" w:rsidRDefault="00477B4E">
                    <w:pPr>
                      <w:pStyle w:val="Bibliografa"/>
                      <w:rPr>
                        <w:ins w:id="3846" w:author="Redondo García Francisco Javier" w:date="2025-09-02T09:44:00Z"/>
                        <w:noProof/>
                      </w:rPr>
                    </w:pPr>
                    <w:ins w:id="3847" w:author="Redondo García Francisco Javier" w:date="2025-09-02T09:44:00Z">
                      <w:r>
                        <w:rPr>
                          <w:noProof/>
                        </w:rPr>
                        <w:t>UAH, «Sistema multisensorial para la alerta temprana de deterioro físico y cognitivo en la población vulnerable,» 2021. [En línea]. Available: https://portalcientifico.uah.es/proyectos/342839/detalle?lang=en.</w:t>
                      </w:r>
                    </w:ins>
                  </w:p>
                </w:tc>
              </w:tr>
              <w:tr w:rsidR="00477B4E" w14:paraId="5D622D1B" w14:textId="77777777">
                <w:trPr>
                  <w:divId w:val="1296715480"/>
                  <w:tblCellSpacing w:w="15" w:type="dxa"/>
                  <w:ins w:id="3848" w:author="Redondo García Francisco Javier" w:date="2025-09-02T09:44:00Z"/>
                </w:trPr>
                <w:tc>
                  <w:tcPr>
                    <w:tcW w:w="50" w:type="pct"/>
                    <w:hideMark/>
                  </w:tcPr>
                  <w:p w14:paraId="3CB1C1FB" w14:textId="77777777" w:rsidR="00477B4E" w:rsidRDefault="00477B4E">
                    <w:pPr>
                      <w:pStyle w:val="Bibliografa"/>
                      <w:rPr>
                        <w:ins w:id="3849" w:author="Redondo García Francisco Javier" w:date="2025-09-02T09:44:00Z"/>
                        <w:noProof/>
                      </w:rPr>
                    </w:pPr>
                    <w:ins w:id="3850" w:author="Redondo García Francisco Javier" w:date="2025-09-02T09:44:00Z">
                      <w:r>
                        <w:rPr>
                          <w:noProof/>
                        </w:rPr>
                        <w:t xml:space="preserve">[5] </w:t>
                      </w:r>
                    </w:ins>
                  </w:p>
                </w:tc>
                <w:tc>
                  <w:tcPr>
                    <w:tcW w:w="0" w:type="auto"/>
                    <w:hideMark/>
                  </w:tcPr>
                  <w:p w14:paraId="0A6B9C91" w14:textId="77777777" w:rsidR="00477B4E" w:rsidRDefault="00477B4E">
                    <w:pPr>
                      <w:pStyle w:val="Bibliografa"/>
                      <w:rPr>
                        <w:ins w:id="3851" w:author="Redondo García Francisco Javier" w:date="2025-09-02T09:44:00Z"/>
                        <w:noProof/>
                      </w:rPr>
                    </w:pPr>
                    <w:ins w:id="3852" w:author="Redondo García Francisco Javier" w:date="2025-09-02T09:44:00Z">
                      <w:r>
                        <w:rPr>
                          <w:noProof/>
                        </w:rPr>
                        <w:t>UAH, «Seguimiento digital de adultos mayores para la detección precoz del deterioro físico y cognitivo,» 2022. [En línea]. Available: https://portalcientifico.uah.es/proyectos/342839/detalle?lang=en.</w:t>
                      </w:r>
                    </w:ins>
                  </w:p>
                </w:tc>
              </w:tr>
              <w:tr w:rsidR="00477B4E" w14:paraId="721679A9" w14:textId="77777777">
                <w:trPr>
                  <w:divId w:val="1296715480"/>
                  <w:tblCellSpacing w:w="15" w:type="dxa"/>
                  <w:ins w:id="3853" w:author="Redondo García Francisco Javier" w:date="2025-09-02T09:44:00Z"/>
                </w:trPr>
                <w:tc>
                  <w:tcPr>
                    <w:tcW w:w="50" w:type="pct"/>
                    <w:hideMark/>
                  </w:tcPr>
                  <w:p w14:paraId="1A695B1F" w14:textId="77777777" w:rsidR="00477B4E" w:rsidRDefault="00477B4E">
                    <w:pPr>
                      <w:pStyle w:val="Bibliografa"/>
                      <w:rPr>
                        <w:ins w:id="3854" w:author="Redondo García Francisco Javier" w:date="2025-09-02T09:44:00Z"/>
                        <w:noProof/>
                      </w:rPr>
                    </w:pPr>
                    <w:ins w:id="3855" w:author="Redondo García Francisco Javier" w:date="2025-09-02T09:44:00Z">
                      <w:r>
                        <w:rPr>
                          <w:noProof/>
                        </w:rPr>
                        <w:t xml:space="preserve">[6] </w:t>
                      </w:r>
                    </w:ins>
                  </w:p>
                </w:tc>
                <w:tc>
                  <w:tcPr>
                    <w:tcW w:w="0" w:type="auto"/>
                    <w:hideMark/>
                  </w:tcPr>
                  <w:p w14:paraId="56D986D5" w14:textId="77777777" w:rsidR="00477B4E" w:rsidRDefault="00477B4E">
                    <w:pPr>
                      <w:pStyle w:val="Bibliografa"/>
                      <w:rPr>
                        <w:ins w:id="3856" w:author="Redondo García Francisco Javier" w:date="2025-09-02T09:44:00Z"/>
                        <w:noProof/>
                      </w:rPr>
                    </w:pPr>
                    <w:ins w:id="3857" w:author="Redondo García Francisco Javier" w:date="2025-09-02T09:44:00Z">
                      <w:r>
                        <w:rPr>
                          <w:noProof/>
                        </w:rPr>
                        <w:t>Android, «Descripción general del AOSP,» 04 04 2025. [En línea]. Available: https://source.android.com/docs/setup/about?hl=es-419.</w:t>
                      </w:r>
                    </w:ins>
                  </w:p>
                </w:tc>
              </w:tr>
              <w:tr w:rsidR="00477B4E" w:rsidRPr="0093112F" w14:paraId="4D6C2D22" w14:textId="77777777">
                <w:trPr>
                  <w:divId w:val="1296715480"/>
                  <w:tblCellSpacing w:w="15" w:type="dxa"/>
                  <w:ins w:id="3858" w:author="Redondo García Francisco Javier" w:date="2025-09-02T09:44:00Z"/>
                </w:trPr>
                <w:tc>
                  <w:tcPr>
                    <w:tcW w:w="50" w:type="pct"/>
                    <w:hideMark/>
                  </w:tcPr>
                  <w:p w14:paraId="634631E4" w14:textId="77777777" w:rsidR="00477B4E" w:rsidRDefault="00477B4E">
                    <w:pPr>
                      <w:pStyle w:val="Bibliografa"/>
                      <w:rPr>
                        <w:ins w:id="3859" w:author="Redondo García Francisco Javier" w:date="2025-09-02T09:44:00Z"/>
                        <w:noProof/>
                      </w:rPr>
                    </w:pPr>
                    <w:ins w:id="3860" w:author="Redondo García Francisco Javier" w:date="2025-09-02T09:44:00Z">
                      <w:r>
                        <w:rPr>
                          <w:noProof/>
                        </w:rPr>
                        <w:t xml:space="preserve">[7] </w:t>
                      </w:r>
                    </w:ins>
                  </w:p>
                </w:tc>
                <w:tc>
                  <w:tcPr>
                    <w:tcW w:w="0" w:type="auto"/>
                    <w:hideMark/>
                  </w:tcPr>
                  <w:p w14:paraId="16F4EE71" w14:textId="77777777" w:rsidR="00477B4E" w:rsidRPr="00477B4E" w:rsidRDefault="00477B4E">
                    <w:pPr>
                      <w:pStyle w:val="Bibliografa"/>
                      <w:rPr>
                        <w:ins w:id="3861" w:author="Redondo García Francisco Javier" w:date="2025-09-02T09:44:00Z"/>
                        <w:noProof/>
                        <w:lang w:val="en-US"/>
                      </w:rPr>
                    </w:pPr>
                    <w:ins w:id="3862" w:author="Redondo García Francisco Javier" w:date="2025-09-02T09:44:00Z">
                      <w:r w:rsidRPr="00477B4E">
                        <w:rPr>
                          <w:noProof/>
                          <w:lang w:val="en-US"/>
                        </w:rPr>
                        <w:t>Statcounter, «gs.statcounter.com,» [En línea]. Available: https://gs.statcounter.com/android-version-market-share/mobile-tablet/worldwide.</w:t>
                      </w:r>
                    </w:ins>
                  </w:p>
                </w:tc>
              </w:tr>
              <w:tr w:rsidR="00477B4E" w14:paraId="62B255FF" w14:textId="77777777">
                <w:trPr>
                  <w:divId w:val="1296715480"/>
                  <w:tblCellSpacing w:w="15" w:type="dxa"/>
                  <w:ins w:id="3863" w:author="Redondo García Francisco Javier" w:date="2025-09-02T09:44:00Z"/>
                </w:trPr>
                <w:tc>
                  <w:tcPr>
                    <w:tcW w:w="50" w:type="pct"/>
                    <w:hideMark/>
                  </w:tcPr>
                  <w:p w14:paraId="4A0C4126" w14:textId="77777777" w:rsidR="00477B4E" w:rsidRDefault="00477B4E">
                    <w:pPr>
                      <w:pStyle w:val="Bibliografa"/>
                      <w:rPr>
                        <w:ins w:id="3864" w:author="Redondo García Francisco Javier" w:date="2025-09-02T09:44:00Z"/>
                        <w:noProof/>
                      </w:rPr>
                    </w:pPr>
                    <w:ins w:id="3865" w:author="Redondo García Francisco Javier" w:date="2025-09-02T09:44:00Z">
                      <w:r>
                        <w:rPr>
                          <w:noProof/>
                        </w:rPr>
                        <w:t xml:space="preserve">[8] </w:t>
                      </w:r>
                    </w:ins>
                  </w:p>
                </w:tc>
                <w:tc>
                  <w:tcPr>
                    <w:tcW w:w="0" w:type="auto"/>
                    <w:hideMark/>
                  </w:tcPr>
                  <w:p w14:paraId="532C39CD" w14:textId="77777777" w:rsidR="00477B4E" w:rsidRDefault="00477B4E">
                    <w:pPr>
                      <w:pStyle w:val="Bibliografa"/>
                      <w:rPr>
                        <w:ins w:id="3866" w:author="Redondo García Francisco Javier" w:date="2025-09-02T09:44:00Z"/>
                        <w:noProof/>
                      </w:rPr>
                    </w:pPr>
                    <w:ins w:id="3867" w:author="Redondo García Francisco Javier" w:date="2025-09-02T09:44:00Z">
                      <w:r>
                        <w:rPr>
                          <w:noProof/>
                        </w:rPr>
                        <w:t>DesarrolloWeb.com, «¿Qué es MVC?,» 2023. [En línea]. Available: https://desarrolloweb.com/articulos/que-es-mvc.html.</w:t>
                      </w:r>
                    </w:ins>
                  </w:p>
                </w:tc>
              </w:tr>
              <w:tr w:rsidR="00477B4E" w14:paraId="18BC87FC" w14:textId="77777777">
                <w:trPr>
                  <w:divId w:val="1296715480"/>
                  <w:tblCellSpacing w:w="15" w:type="dxa"/>
                  <w:ins w:id="3868" w:author="Redondo García Francisco Javier" w:date="2025-09-02T09:44:00Z"/>
                </w:trPr>
                <w:tc>
                  <w:tcPr>
                    <w:tcW w:w="50" w:type="pct"/>
                    <w:hideMark/>
                  </w:tcPr>
                  <w:p w14:paraId="6E9A0062" w14:textId="77777777" w:rsidR="00477B4E" w:rsidRDefault="00477B4E">
                    <w:pPr>
                      <w:pStyle w:val="Bibliografa"/>
                      <w:rPr>
                        <w:ins w:id="3869" w:author="Redondo García Francisco Javier" w:date="2025-09-02T09:44:00Z"/>
                        <w:noProof/>
                      </w:rPr>
                    </w:pPr>
                    <w:ins w:id="3870" w:author="Redondo García Francisco Javier" w:date="2025-09-02T09:44:00Z">
                      <w:r>
                        <w:rPr>
                          <w:noProof/>
                        </w:rPr>
                        <w:t xml:space="preserve">[9] </w:t>
                      </w:r>
                    </w:ins>
                  </w:p>
                </w:tc>
                <w:tc>
                  <w:tcPr>
                    <w:tcW w:w="0" w:type="auto"/>
                    <w:hideMark/>
                  </w:tcPr>
                  <w:p w14:paraId="250DAD42" w14:textId="77777777" w:rsidR="00477B4E" w:rsidRDefault="00477B4E">
                    <w:pPr>
                      <w:pStyle w:val="Bibliografa"/>
                      <w:rPr>
                        <w:ins w:id="3871" w:author="Redondo García Francisco Javier" w:date="2025-09-02T09:44:00Z"/>
                        <w:noProof/>
                      </w:rPr>
                    </w:pPr>
                    <w:ins w:id="3872" w:author="Redondo García Francisco Javier" w:date="2025-09-02T09:44:00Z">
                      <w:r>
                        <w:rPr>
                          <w:noProof/>
                        </w:rPr>
                        <w:t>Android, «Developers,» 04 08 2025. [En línea]. Available: https://developer.android.com/guide/components/activities/activity-lifecycle?hl=es-419.</w:t>
                      </w:r>
                    </w:ins>
                  </w:p>
                </w:tc>
              </w:tr>
              <w:tr w:rsidR="00477B4E" w14:paraId="34EC6D89" w14:textId="77777777">
                <w:trPr>
                  <w:divId w:val="1296715480"/>
                  <w:tblCellSpacing w:w="15" w:type="dxa"/>
                  <w:ins w:id="3873" w:author="Redondo García Francisco Javier" w:date="2025-09-02T09:44:00Z"/>
                </w:trPr>
                <w:tc>
                  <w:tcPr>
                    <w:tcW w:w="50" w:type="pct"/>
                    <w:hideMark/>
                  </w:tcPr>
                  <w:p w14:paraId="13B97B35" w14:textId="77777777" w:rsidR="00477B4E" w:rsidRDefault="00477B4E">
                    <w:pPr>
                      <w:pStyle w:val="Bibliografa"/>
                      <w:rPr>
                        <w:ins w:id="3874" w:author="Redondo García Francisco Javier" w:date="2025-09-02T09:44:00Z"/>
                        <w:noProof/>
                      </w:rPr>
                    </w:pPr>
                    <w:ins w:id="3875" w:author="Redondo García Francisco Javier" w:date="2025-09-02T09:44:00Z">
                      <w:r>
                        <w:rPr>
                          <w:noProof/>
                        </w:rPr>
                        <w:t xml:space="preserve">[10] </w:t>
                      </w:r>
                    </w:ins>
                  </w:p>
                </w:tc>
                <w:tc>
                  <w:tcPr>
                    <w:tcW w:w="0" w:type="auto"/>
                    <w:hideMark/>
                  </w:tcPr>
                  <w:p w14:paraId="4DB85D9F" w14:textId="77777777" w:rsidR="00477B4E" w:rsidRDefault="00477B4E">
                    <w:pPr>
                      <w:pStyle w:val="Bibliografa"/>
                      <w:rPr>
                        <w:ins w:id="3876" w:author="Redondo García Francisco Javier" w:date="2025-09-02T09:44:00Z"/>
                        <w:noProof/>
                      </w:rPr>
                    </w:pPr>
                    <w:ins w:id="3877" w:author="Redondo García Francisco Javier" w:date="2025-09-02T09:44:00Z">
                      <w:r>
                        <w:rPr>
                          <w:noProof/>
                        </w:rPr>
                        <w:t xml:space="preserve">D. M. CHRISTIAN LEANDRO SANCHEZ RODAS, HISTORIA Y EVOLUCIÓN DE LAS BASES DE DATOS, INSTITUTO TECNOLÓGICO METROPOLITANO, 2016. </w:t>
                      </w:r>
                    </w:ins>
                  </w:p>
                </w:tc>
              </w:tr>
              <w:tr w:rsidR="00477B4E" w:rsidRPr="0093112F" w14:paraId="054FF414" w14:textId="77777777">
                <w:trPr>
                  <w:divId w:val="1296715480"/>
                  <w:tblCellSpacing w:w="15" w:type="dxa"/>
                  <w:ins w:id="3878" w:author="Redondo García Francisco Javier" w:date="2025-09-02T09:44:00Z"/>
                </w:trPr>
                <w:tc>
                  <w:tcPr>
                    <w:tcW w:w="50" w:type="pct"/>
                    <w:hideMark/>
                  </w:tcPr>
                  <w:p w14:paraId="6D32F343" w14:textId="77777777" w:rsidR="00477B4E" w:rsidRDefault="00477B4E">
                    <w:pPr>
                      <w:pStyle w:val="Bibliografa"/>
                      <w:rPr>
                        <w:ins w:id="3879" w:author="Redondo García Francisco Javier" w:date="2025-09-02T09:44:00Z"/>
                        <w:noProof/>
                      </w:rPr>
                    </w:pPr>
                    <w:ins w:id="3880" w:author="Redondo García Francisco Javier" w:date="2025-09-02T09:44:00Z">
                      <w:r>
                        <w:rPr>
                          <w:noProof/>
                        </w:rPr>
                        <w:t xml:space="preserve">[11] </w:t>
                      </w:r>
                    </w:ins>
                  </w:p>
                </w:tc>
                <w:tc>
                  <w:tcPr>
                    <w:tcW w:w="0" w:type="auto"/>
                    <w:hideMark/>
                  </w:tcPr>
                  <w:p w14:paraId="56AB5104" w14:textId="77777777" w:rsidR="00477B4E" w:rsidRPr="00477B4E" w:rsidRDefault="00477B4E">
                    <w:pPr>
                      <w:pStyle w:val="Bibliografa"/>
                      <w:rPr>
                        <w:ins w:id="3881" w:author="Redondo García Francisco Javier" w:date="2025-09-02T09:44:00Z"/>
                        <w:noProof/>
                        <w:lang w:val="en-US"/>
                      </w:rPr>
                    </w:pPr>
                    <w:ins w:id="3882" w:author="Redondo García Francisco Javier" w:date="2025-09-02T09:44:00Z">
                      <w:r>
                        <w:rPr>
                          <w:noProof/>
                        </w:rPr>
                        <w:t xml:space="preserve">Firebase, «Firebase Realtime Database,» 04 08 2025. [En línea]. </w:t>
                      </w:r>
                      <w:r w:rsidRPr="00477B4E">
                        <w:rPr>
                          <w:noProof/>
                          <w:lang w:val="en-US"/>
                        </w:rPr>
                        <w:t>Available: https://firebase.google.com/docs/database?hl=es-419.</w:t>
                      </w:r>
                    </w:ins>
                  </w:p>
                </w:tc>
              </w:tr>
              <w:tr w:rsidR="00477B4E" w14:paraId="207AEA99" w14:textId="77777777">
                <w:trPr>
                  <w:divId w:val="1296715480"/>
                  <w:tblCellSpacing w:w="15" w:type="dxa"/>
                  <w:ins w:id="3883" w:author="Redondo García Francisco Javier" w:date="2025-09-02T09:44:00Z"/>
                </w:trPr>
                <w:tc>
                  <w:tcPr>
                    <w:tcW w:w="50" w:type="pct"/>
                    <w:hideMark/>
                  </w:tcPr>
                  <w:p w14:paraId="67534CC6" w14:textId="77777777" w:rsidR="00477B4E" w:rsidRDefault="00477B4E">
                    <w:pPr>
                      <w:pStyle w:val="Bibliografa"/>
                      <w:rPr>
                        <w:ins w:id="3884" w:author="Redondo García Francisco Javier" w:date="2025-09-02T09:44:00Z"/>
                        <w:noProof/>
                      </w:rPr>
                    </w:pPr>
                    <w:ins w:id="3885" w:author="Redondo García Francisco Javier" w:date="2025-09-02T09:44:00Z">
                      <w:r>
                        <w:rPr>
                          <w:noProof/>
                        </w:rPr>
                        <w:t xml:space="preserve">[12] </w:t>
                      </w:r>
                    </w:ins>
                  </w:p>
                </w:tc>
                <w:tc>
                  <w:tcPr>
                    <w:tcW w:w="0" w:type="auto"/>
                    <w:hideMark/>
                  </w:tcPr>
                  <w:p w14:paraId="01B539E6" w14:textId="77777777" w:rsidR="00477B4E" w:rsidRDefault="00477B4E">
                    <w:pPr>
                      <w:pStyle w:val="Bibliografa"/>
                      <w:rPr>
                        <w:ins w:id="3886" w:author="Redondo García Francisco Javier" w:date="2025-09-02T09:44:00Z"/>
                        <w:noProof/>
                      </w:rPr>
                    </w:pPr>
                    <w:ins w:id="3887" w:author="Redondo García Francisco Javier" w:date="2025-09-02T09:44:00Z">
                      <w:r>
                        <w:rPr>
                          <w:noProof/>
                        </w:rPr>
                        <w:t xml:space="preserve">S. Luján-Mora, Programación de aplicaciones web: historia, principios básicos y clientes web, Repositorio Universidad de Alicante, 2002. </w:t>
                      </w:r>
                    </w:ins>
                  </w:p>
                </w:tc>
              </w:tr>
              <w:tr w:rsidR="00477B4E" w14:paraId="52AC80A5" w14:textId="77777777">
                <w:trPr>
                  <w:divId w:val="1296715480"/>
                  <w:tblCellSpacing w:w="15" w:type="dxa"/>
                  <w:ins w:id="3888" w:author="Redondo García Francisco Javier" w:date="2025-09-02T09:44:00Z"/>
                </w:trPr>
                <w:tc>
                  <w:tcPr>
                    <w:tcW w:w="50" w:type="pct"/>
                    <w:hideMark/>
                  </w:tcPr>
                  <w:p w14:paraId="2686B259" w14:textId="77777777" w:rsidR="00477B4E" w:rsidRDefault="00477B4E">
                    <w:pPr>
                      <w:pStyle w:val="Bibliografa"/>
                      <w:rPr>
                        <w:ins w:id="3889" w:author="Redondo García Francisco Javier" w:date="2025-09-02T09:44:00Z"/>
                        <w:noProof/>
                      </w:rPr>
                    </w:pPr>
                    <w:ins w:id="3890" w:author="Redondo García Francisco Javier" w:date="2025-09-02T09:44:00Z">
                      <w:r>
                        <w:rPr>
                          <w:noProof/>
                        </w:rPr>
                        <w:t xml:space="preserve">[13] </w:t>
                      </w:r>
                    </w:ins>
                  </w:p>
                </w:tc>
                <w:tc>
                  <w:tcPr>
                    <w:tcW w:w="0" w:type="auto"/>
                    <w:hideMark/>
                  </w:tcPr>
                  <w:p w14:paraId="1874C4BF" w14:textId="77777777" w:rsidR="00477B4E" w:rsidRDefault="00477B4E">
                    <w:pPr>
                      <w:pStyle w:val="Bibliografa"/>
                      <w:rPr>
                        <w:ins w:id="3891" w:author="Redondo García Francisco Javier" w:date="2025-09-02T09:44:00Z"/>
                        <w:noProof/>
                      </w:rPr>
                    </w:pPr>
                    <w:ins w:id="3892" w:author="Redondo García Francisco Javier" w:date="2025-09-02T09:44:00Z">
                      <w:r>
                        <w:rPr>
                          <w:noProof/>
                        </w:rPr>
                        <w:t xml:space="preserve">Angular, «Introducción a los conceptos de Angular,» [En línea]. </w:t>
                      </w:r>
                      <w:r w:rsidRPr="00477B4E">
                        <w:rPr>
                          <w:noProof/>
                          <w:lang w:val="en-US"/>
                        </w:rPr>
                        <w:t xml:space="preserve">Available: https://docs.angular.lat/guide/architecture. </w:t>
                      </w:r>
                      <w:r>
                        <w:rPr>
                          <w:noProof/>
                        </w:rPr>
                        <w:t>[Último acceso: 2025 03 18].</w:t>
                      </w:r>
                    </w:ins>
                  </w:p>
                </w:tc>
              </w:tr>
              <w:tr w:rsidR="00477B4E" w14:paraId="2F518517" w14:textId="77777777">
                <w:trPr>
                  <w:divId w:val="1296715480"/>
                  <w:tblCellSpacing w:w="15" w:type="dxa"/>
                  <w:ins w:id="3893" w:author="Redondo García Francisco Javier" w:date="2025-09-02T09:44:00Z"/>
                </w:trPr>
                <w:tc>
                  <w:tcPr>
                    <w:tcW w:w="50" w:type="pct"/>
                    <w:hideMark/>
                  </w:tcPr>
                  <w:p w14:paraId="3ED008B1" w14:textId="77777777" w:rsidR="00477B4E" w:rsidRDefault="00477B4E">
                    <w:pPr>
                      <w:pStyle w:val="Bibliografa"/>
                      <w:rPr>
                        <w:ins w:id="3894" w:author="Redondo García Francisco Javier" w:date="2025-09-02T09:44:00Z"/>
                        <w:noProof/>
                      </w:rPr>
                    </w:pPr>
                    <w:ins w:id="3895" w:author="Redondo García Francisco Javier" w:date="2025-09-02T09:44:00Z">
                      <w:r>
                        <w:rPr>
                          <w:noProof/>
                        </w:rPr>
                        <w:t xml:space="preserve">[14] </w:t>
                      </w:r>
                    </w:ins>
                  </w:p>
                </w:tc>
                <w:tc>
                  <w:tcPr>
                    <w:tcW w:w="0" w:type="auto"/>
                    <w:hideMark/>
                  </w:tcPr>
                  <w:p w14:paraId="4DEA4478" w14:textId="77777777" w:rsidR="00477B4E" w:rsidRDefault="00477B4E">
                    <w:pPr>
                      <w:pStyle w:val="Bibliografa"/>
                      <w:rPr>
                        <w:ins w:id="3896" w:author="Redondo García Francisco Javier" w:date="2025-09-02T09:44:00Z"/>
                        <w:noProof/>
                      </w:rPr>
                    </w:pPr>
                    <w:ins w:id="3897" w:author="Redondo García Francisco Javier" w:date="2025-09-02T09:44:00Z">
                      <w:r>
                        <w:rPr>
                          <w:noProof/>
                        </w:rPr>
                        <w:t xml:space="preserve">React, «Aprende React,» [En línea]. </w:t>
                      </w:r>
                      <w:r w:rsidRPr="00477B4E">
                        <w:rPr>
                          <w:noProof/>
                          <w:lang w:val="en-US"/>
                        </w:rPr>
                        <w:t xml:space="preserve">Available: https://es.react.dev/learn. </w:t>
                      </w:r>
                      <w:r>
                        <w:rPr>
                          <w:noProof/>
                        </w:rPr>
                        <w:t>[Último acceso: 2025 03 22].</w:t>
                      </w:r>
                    </w:ins>
                  </w:p>
                </w:tc>
              </w:tr>
              <w:tr w:rsidR="00477B4E" w14:paraId="31567702" w14:textId="77777777">
                <w:trPr>
                  <w:divId w:val="1296715480"/>
                  <w:tblCellSpacing w:w="15" w:type="dxa"/>
                  <w:ins w:id="3898" w:author="Redondo García Francisco Javier" w:date="2025-09-02T09:44:00Z"/>
                </w:trPr>
                <w:tc>
                  <w:tcPr>
                    <w:tcW w:w="50" w:type="pct"/>
                    <w:hideMark/>
                  </w:tcPr>
                  <w:p w14:paraId="656B807F" w14:textId="77777777" w:rsidR="00477B4E" w:rsidRDefault="00477B4E">
                    <w:pPr>
                      <w:pStyle w:val="Bibliografa"/>
                      <w:rPr>
                        <w:ins w:id="3899" w:author="Redondo García Francisco Javier" w:date="2025-09-02T09:44:00Z"/>
                        <w:noProof/>
                      </w:rPr>
                    </w:pPr>
                    <w:ins w:id="3900" w:author="Redondo García Francisco Javier" w:date="2025-09-02T09:44:00Z">
                      <w:r>
                        <w:rPr>
                          <w:noProof/>
                        </w:rPr>
                        <w:t xml:space="preserve">[15] </w:t>
                      </w:r>
                    </w:ins>
                  </w:p>
                </w:tc>
                <w:tc>
                  <w:tcPr>
                    <w:tcW w:w="0" w:type="auto"/>
                    <w:hideMark/>
                  </w:tcPr>
                  <w:p w14:paraId="682D6A5E" w14:textId="77777777" w:rsidR="00477B4E" w:rsidRDefault="00477B4E">
                    <w:pPr>
                      <w:pStyle w:val="Bibliografa"/>
                      <w:rPr>
                        <w:ins w:id="3901" w:author="Redondo García Francisco Javier" w:date="2025-09-02T09:44:00Z"/>
                        <w:noProof/>
                      </w:rPr>
                    </w:pPr>
                    <w:ins w:id="3902" w:author="Redondo García Francisco Javier" w:date="2025-09-02T09:44:00Z">
                      <w:r>
                        <w:rPr>
                          <w:noProof/>
                        </w:rPr>
                        <w:t>Solbyte, «Modelo de desarrollo en cascada,» 2021. [En línea]. Available: https://www.solbyte.com/blog/ciclo-de-vida-del-</w:t>
                      </w:r>
                      <w:r>
                        <w:rPr>
                          <w:noProof/>
                        </w:rPr>
                        <w:lastRenderedPageBreak/>
                        <w:t>software/#:~:text=Modelo%20en%20cascada,seguido%20a%20d%C3%ADa%20de%20hoy.</w:t>
                      </w:r>
                    </w:ins>
                  </w:p>
                </w:tc>
              </w:tr>
              <w:tr w:rsidR="00477B4E" w14:paraId="026B1B22" w14:textId="77777777">
                <w:trPr>
                  <w:divId w:val="1296715480"/>
                  <w:tblCellSpacing w:w="15" w:type="dxa"/>
                  <w:ins w:id="3903" w:author="Redondo García Francisco Javier" w:date="2025-09-02T09:44:00Z"/>
                </w:trPr>
                <w:tc>
                  <w:tcPr>
                    <w:tcW w:w="50" w:type="pct"/>
                    <w:hideMark/>
                  </w:tcPr>
                  <w:p w14:paraId="5D205FEA" w14:textId="77777777" w:rsidR="00477B4E" w:rsidRDefault="00477B4E">
                    <w:pPr>
                      <w:pStyle w:val="Bibliografa"/>
                      <w:rPr>
                        <w:ins w:id="3904" w:author="Redondo García Francisco Javier" w:date="2025-09-02T09:44:00Z"/>
                        <w:noProof/>
                      </w:rPr>
                    </w:pPr>
                    <w:ins w:id="3905" w:author="Redondo García Francisco Javier" w:date="2025-09-02T09:44:00Z">
                      <w:r>
                        <w:rPr>
                          <w:noProof/>
                        </w:rPr>
                        <w:lastRenderedPageBreak/>
                        <w:t xml:space="preserve">[16] </w:t>
                      </w:r>
                    </w:ins>
                  </w:p>
                </w:tc>
                <w:tc>
                  <w:tcPr>
                    <w:tcW w:w="0" w:type="auto"/>
                    <w:hideMark/>
                  </w:tcPr>
                  <w:p w14:paraId="3E0C8C31" w14:textId="77777777" w:rsidR="00477B4E" w:rsidRDefault="00477B4E">
                    <w:pPr>
                      <w:pStyle w:val="Bibliografa"/>
                      <w:rPr>
                        <w:ins w:id="3906" w:author="Redondo García Francisco Javier" w:date="2025-09-02T09:44:00Z"/>
                        <w:noProof/>
                      </w:rPr>
                    </w:pPr>
                    <w:ins w:id="3907" w:author="Redondo García Francisco Javier" w:date="2025-09-02T09:44:00Z">
                      <w:r>
                        <w:rPr>
                          <w:noProof/>
                        </w:rPr>
                        <w:t>A. Arif, «Cómo generar archivos APK y APK firmados en Android Studio,» 29 08 2021. [En línea]. Available: https://code.tutsplus.com/es/how-to-generate-apk-and-signed-apk-files-in-android-studio--cms-37927t.</w:t>
                      </w:r>
                    </w:ins>
                  </w:p>
                </w:tc>
              </w:tr>
              <w:tr w:rsidR="00477B4E" w:rsidRPr="0093112F" w14:paraId="44C11B4E" w14:textId="77777777">
                <w:trPr>
                  <w:divId w:val="1296715480"/>
                  <w:tblCellSpacing w:w="15" w:type="dxa"/>
                  <w:ins w:id="3908" w:author="Redondo García Francisco Javier" w:date="2025-09-02T09:44:00Z"/>
                </w:trPr>
                <w:tc>
                  <w:tcPr>
                    <w:tcW w:w="50" w:type="pct"/>
                    <w:hideMark/>
                  </w:tcPr>
                  <w:p w14:paraId="61FC86F8" w14:textId="77777777" w:rsidR="00477B4E" w:rsidRDefault="00477B4E">
                    <w:pPr>
                      <w:pStyle w:val="Bibliografa"/>
                      <w:rPr>
                        <w:ins w:id="3909" w:author="Redondo García Francisco Javier" w:date="2025-09-02T09:44:00Z"/>
                        <w:noProof/>
                      </w:rPr>
                    </w:pPr>
                    <w:ins w:id="3910" w:author="Redondo García Francisco Javier" w:date="2025-09-02T09:44:00Z">
                      <w:r>
                        <w:rPr>
                          <w:noProof/>
                        </w:rPr>
                        <w:t xml:space="preserve">[17] </w:t>
                      </w:r>
                    </w:ins>
                  </w:p>
                </w:tc>
                <w:tc>
                  <w:tcPr>
                    <w:tcW w:w="0" w:type="auto"/>
                    <w:hideMark/>
                  </w:tcPr>
                  <w:p w14:paraId="2FD2CAF6" w14:textId="77777777" w:rsidR="00477B4E" w:rsidRPr="00477B4E" w:rsidRDefault="00477B4E">
                    <w:pPr>
                      <w:pStyle w:val="Bibliografa"/>
                      <w:rPr>
                        <w:ins w:id="3911" w:author="Redondo García Francisco Javier" w:date="2025-09-02T09:44:00Z"/>
                        <w:noProof/>
                        <w:lang w:val="en-US"/>
                      </w:rPr>
                    </w:pPr>
                    <w:ins w:id="3912" w:author="Redondo García Francisco Javier" w:date="2025-09-02T09:44:00Z">
                      <w:r w:rsidRPr="00477B4E">
                        <w:rPr>
                          <w:noProof/>
                          <w:lang w:val="en-US"/>
                        </w:rPr>
                        <w:t>Android, «Publish your app,» 15 11 2023. [En línea]. Available: https://developer.android.com/studio/publish#publishing-unknown.</w:t>
                      </w:r>
                    </w:ins>
                  </w:p>
                </w:tc>
              </w:tr>
              <w:tr w:rsidR="00477B4E" w14:paraId="28ABE751" w14:textId="77777777">
                <w:trPr>
                  <w:divId w:val="1296715480"/>
                  <w:tblCellSpacing w:w="15" w:type="dxa"/>
                  <w:ins w:id="3913" w:author="Redondo García Francisco Javier" w:date="2025-09-02T09:44:00Z"/>
                </w:trPr>
                <w:tc>
                  <w:tcPr>
                    <w:tcW w:w="50" w:type="pct"/>
                    <w:hideMark/>
                  </w:tcPr>
                  <w:p w14:paraId="3F41544E" w14:textId="77777777" w:rsidR="00477B4E" w:rsidRDefault="00477B4E">
                    <w:pPr>
                      <w:pStyle w:val="Bibliografa"/>
                      <w:rPr>
                        <w:ins w:id="3914" w:author="Redondo García Francisco Javier" w:date="2025-09-02T09:44:00Z"/>
                        <w:noProof/>
                      </w:rPr>
                    </w:pPr>
                    <w:ins w:id="3915" w:author="Redondo García Francisco Javier" w:date="2025-09-02T09:44:00Z">
                      <w:r>
                        <w:rPr>
                          <w:noProof/>
                        </w:rPr>
                        <w:t xml:space="preserve">[18] </w:t>
                      </w:r>
                    </w:ins>
                  </w:p>
                </w:tc>
                <w:tc>
                  <w:tcPr>
                    <w:tcW w:w="0" w:type="auto"/>
                    <w:hideMark/>
                  </w:tcPr>
                  <w:p w14:paraId="484C0D6D" w14:textId="77777777" w:rsidR="00477B4E" w:rsidRDefault="00477B4E">
                    <w:pPr>
                      <w:pStyle w:val="Bibliografa"/>
                      <w:rPr>
                        <w:ins w:id="3916" w:author="Redondo García Francisco Javier" w:date="2025-09-02T09:44:00Z"/>
                        <w:noProof/>
                      </w:rPr>
                    </w:pPr>
                    <w:ins w:id="3917" w:author="Redondo García Francisco Javier" w:date="2025-09-02T09:44:00Z">
                      <w:r>
                        <w:rPr>
                          <w:noProof/>
                        </w:rPr>
                        <w:t xml:space="preserve">Angular, «Observables en Angular,» [En línea]. </w:t>
                      </w:r>
                      <w:r w:rsidRPr="00477B4E">
                        <w:rPr>
                          <w:noProof/>
                          <w:lang w:val="en-US"/>
                        </w:rPr>
                        <w:t xml:space="preserve">Available: https://docs.angular.lat/guide/observables-in-angular. </w:t>
                      </w:r>
                      <w:r>
                        <w:rPr>
                          <w:noProof/>
                        </w:rPr>
                        <w:t>[Último acceso: 02 2025].</w:t>
                      </w:r>
                    </w:ins>
                  </w:p>
                </w:tc>
              </w:tr>
              <w:tr w:rsidR="00477B4E" w14:paraId="11F792C0" w14:textId="77777777">
                <w:trPr>
                  <w:divId w:val="1296715480"/>
                  <w:tblCellSpacing w:w="15" w:type="dxa"/>
                  <w:ins w:id="3918" w:author="Redondo García Francisco Javier" w:date="2025-09-02T09:44:00Z"/>
                </w:trPr>
                <w:tc>
                  <w:tcPr>
                    <w:tcW w:w="50" w:type="pct"/>
                    <w:hideMark/>
                  </w:tcPr>
                  <w:p w14:paraId="65D5C44C" w14:textId="77777777" w:rsidR="00477B4E" w:rsidRDefault="00477B4E">
                    <w:pPr>
                      <w:pStyle w:val="Bibliografa"/>
                      <w:rPr>
                        <w:ins w:id="3919" w:author="Redondo García Francisco Javier" w:date="2025-09-02T09:44:00Z"/>
                        <w:noProof/>
                      </w:rPr>
                    </w:pPr>
                    <w:ins w:id="3920" w:author="Redondo García Francisco Javier" w:date="2025-09-02T09:44:00Z">
                      <w:r>
                        <w:rPr>
                          <w:noProof/>
                        </w:rPr>
                        <w:t xml:space="preserve">[19] </w:t>
                      </w:r>
                    </w:ins>
                  </w:p>
                </w:tc>
                <w:tc>
                  <w:tcPr>
                    <w:tcW w:w="0" w:type="auto"/>
                    <w:hideMark/>
                  </w:tcPr>
                  <w:p w14:paraId="54D88873" w14:textId="77777777" w:rsidR="00477B4E" w:rsidRDefault="00477B4E">
                    <w:pPr>
                      <w:pStyle w:val="Bibliografa"/>
                      <w:rPr>
                        <w:ins w:id="3921" w:author="Redondo García Francisco Javier" w:date="2025-09-02T09:44:00Z"/>
                        <w:noProof/>
                      </w:rPr>
                    </w:pPr>
                    <w:ins w:id="3922" w:author="Redondo García Francisco Javier" w:date="2025-09-02T09:44:00Z">
                      <w:r>
                        <w:rPr>
                          <w:noProof/>
                        </w:rPr>
                        <w:t xml:space="preserve">Angular, «Pipes en Angular,» [En línea]. </w:t>
                      </w:r>
                      <w:r w:rsidRPr="00477B4E">
                        <w:rPr>
                          <w:noProof/>
                          <w:lang w:val="en-US"/>
                        </w:rPr>
                        <w:t xml:space="preserve">Available: https://angular.dev/guide/templates/pipes. </w:t>
                      </w:r>
                      <w:r>
                        <w:rPr>
                          <w:noProof/>
                        </w:rPr>
                        <w:t>[Último acceso: 02 2025].</w:t>
                      </w:r>
                    </w:ins>
                  </w:p>
                </w:tc>
              </w:tr>
              <w:tr w:rsidR="00477B4E" w14:paraId="1D7078DE" w14:textId="77777777">
                <w:trPr>
                  <w:divId w:val="1296715480"/>
                  <w:tblCellSpacing w:w="15" w:type="dxa"/>
                  <w:ins w:id="3923" w:author="Redondo García Francisco Javier" w:date="2025-09-02T09:44:00Z"/>
                </w:trPr>
                <w:tc>
                  <w:tcPr>
                    <w:tcW w:w="50" w:type="pct"/>
                    <w:hideMark/>
                  </w:tcPr>
                  <w:p w14:paraId="61C58399" w14:textId="77777777" w:rsidR="00477B4E" w:rsidRDefault="00477B4E">
                    <w:pPr>
                      <w:pStyle w:val="Bibliografa"/>
                      <w:rPr>
                        <w:ins w:id="3924" w:author="Redondo García Francisco Javier" w:date="2025-09-02T09:44:00Z"/>
                        <w:noProof/>
                      </w:rPr>
                    </w:pPr>
                    <w:ins w:id="3925" w:author="Redondo García Francisco Javier" w:date="2025-09-02T09:44:00Z">
                      <w:r>
                        <w:rPr>
                          <w:noProof/>
                        </w:rPr>
                        <w:t xml:space="preserve">[20] </w:t>
                      </w:r>
                    </w:ins>
                  </w:p>
                </w:tc>
                <w:tc>
                  <w:tcPr>
                    <w:tcW w:w="0" w:type="auto"/>
                    <w:hideMark/>
                  </w:tcPr>
                  <w:p w14:paraId="71567918" w14:textId="77777777" w:rsidR="00477B4E" w:rsidRDefault="00477B4E">
                    <w:pPr>
                      <w:pStyle w:val="Bibliografa"/>
                      <w:rPr>
                        <w:ins w:id="3926" w:author="Redondo García Francisco Javier" w:date="2025-09-02T09:44:00Z"/>
                        <w:noProof/>
                      </w:rPr>
                    </w:pPr>
                    <w:ins w:id="3927" w:author="Redondo García Francisco Javier" w:date="2025-09-02T09:44:00Z">
                      <w:r>
                        <w:rPr>
                          <w:noProof/>
                        </w:rPr>
                        <w:t xml:space="preserve">RxJS, «Conversión a Promesas,» [En línea]. </w:t>
                      </w:r>
                      <w:r w:rsidRPr="00477B4E">
                        <w:rPr>
                          <w:noProof/>
                          <w:lang w:val="en-US"/>
                        </w:rPr>
                        <w:t xml:space="preserve">Available: https://www.rxjs.es/guias/breaking-changes/conversion-to-promises. </w:t>
                      </w:r>
                      <w:r>
                        <w:rPr>
                          <w:noProof/>
                        </w:rPr>
                        <w:t>[Último acceso: 02 2025].</w:t>
                      </w:r>
                    </w:ins>
                  </w:p>
                </w:tc>
              </w:tr>
              <w:tr w:rsidR="00477B4E" w14:paraId="1F8D2C2A" w14:textId="77777777">
                <w:trPr>
                  <w:divId w:val="1296715480"/>
                  <w:tblCellSpacing w:w="15" w:type="dxa"/>
                  <w:ins w:id="3928" w:author="Redondo García Francisco Javier" w:date="2025-09-02T09:44:00Z"/>
                </w:trPr>
                <w:tc>
                  <w:tcPr>
                    <w:tcW w:w="50" w:type="pct"/>
                    <w:hideMark/>
                  </w:tcPr>
                  <w:p w14:paraId="7ED9ACE5" w14:textId="77777777" w:rsidR="00477B4E" w:rsidRDefault="00477B4E">
                    <w:pPr>
                      <w:pStyle w:val="Bibliografa"/>
                      <w:rPr>
                        <w:ins w:id="3929" w:author="Redondo García Francisco Javier" w:date="2025-09-02T09:44:00Z"/>
                        <w:noProof/>
                      </w:rPr>
                    </w:pPr>
                    <w:ins w:id="3930" w:author="Redondo García Francisco Javier" w:date="2025-09-02T09:44:00Z">
                      <w:r>
                        <w:rPr>
                          <w:noProof/>
                        </w:rPr>
                        <w:t xml:space="preserve">[21] </w:t>
                      </w:r>
                    </w:ins>
                  </w:p>
                </w:tc>
                <w:tc>
                  <w:tcPr>
                    <w:tcW w:w="0" w:type="auto"/>
                    <w:hideMark/>
                  </w:tcPr>
                  <w:p w14:paraId="7FCABBA2" w14:textId="77777777" w:rsidR="00477B4E" w:rsidRDefault="00477B4E">
                    <w:pPr>
                      <w:pStyle w:val="Bibliografa"/>
                      <w:rPr>
                        <w:ins w:id="3931" w:author="Redondo García Francisco Javier" w:date="2025-09-02T09:44:00Z"/>
                        <w:noProof/>
                      </w:rPr>
                    </w:pPr>
                    <w:ins w:id="3932" w:author="Redondo García Francisco Javier" w:date="2025-09-02T09:44:00Z">
                      <w:r w:rsidRPr="00477B4E">
                        <w:rPr>
                          <w:noProof/>
                          <w:lang w:val="en-US"/>
                        </w:rPr>
                        <w:t xml:space="preserve">RxJS, «BehaviorSubject,» [En línea]. Available: https://www.learnrxjs.io/learn-rxjs/subjects/behaviorsubject. </w:t>
                      </w:r>
                      <w:r>
                        <w:rPr>
                          <w:noProof/>
                        </w:rPr>
                        <w:t>[Último acceso: 02 2025].</w:t>
                      </w:r>
                    </w:ins>
                  </w:p>
                </w:tc>
              </w:tr>
              <w:tr w:rsidR="00477B4E" w14:paraId="36A14900" w14:textId="77777777">
                <w:trPr>
                  <w:divId w:val="1296715480"/>
                  <w:tblCellSpacing w:w="15" w:type="dxa"/>
                  <w:ins w:id="3933" w:author="Redondo García Francisco Javier" w:date="2025-09-02T09:44:00Z"/>
                </w:trPr>
                <w:tc>
                  <w:tcPr>
                    <w:tcW w:w="50" w:type="pct"/>
                    <w:hideMark/>
                  </w:tcPr>
                  <w:p w14:paraId="05E419E8" w14:textId="77777777" w:rsidR="00477B4E" w:rsidRDefault="00477B4E">
                    <w:pPr>
                      <w:pStyle w:val="Bibliografa"/>
                      <w:rPr>
                        <w:ins w:id="3934" w:author="Redondo García Francisco Javier" w:date="2025-09-02T09:44:00Z"/>
                        <w:noProof/>
                      </w:rPr>
                    </w:pPr>
                    <w:ins w:id="3935" w:author="Redondo García Francisco Javier" w:date="2025-09-02T09:44:00Z">
                      <w:r>
                        <w:rPr>
                          <w:noProof/>
                        </w:rPr>
                        <w:t xml:space="preserve">[22] </w:t>
                      </w:r>
                    </w:ins>
                  </w:p>
                </w:tc>
                <w:tc>
                  <w:tcPr>
                    <w:tcW w:w="0" w:type="auto"/>
                    <w:hideMark/>
                  </w:tcPr>
                  <w:p w14:paraId="1AC29A2C" w14:textId="77777777" w:rsidR="00477B4E" w:rsidRDefault="00477B4E">
                    <w:pPr>
                      <w:pStyle w:val="Bibliografa"/>
                      <w:rPr>
                        <w:ins w:id="3936" w:author="Redondo García Francisco Javier" w:date="2025-09-02T09:44:00Z"/>
                        <w:noProof/>
                      </w:rPr>
                    </w:pPr>
                    <w:ins w:id="3937" w:author="Redondo García Francisco Javier" w:date="2025-09-02T09:44:00Z">
                      <w:r>
                        <w:rPr>
                          <w:noProof/>
                        </w:rPr>
                        <w:t>Angular, «Angular Routing,» [En línea]. Available: https://angular.dev/guide/routing. [Último acceso: 02 2025].</w:t>
                      </w:r>
                    </w:ins>
                  </w:p>
                </w:tc>
              </w:tr>
              <w:tr w:rsidR="00477B4E" w:rsidRPr="0093112F" w14:paraId="0B81DE22" w14:textId="77777777">
                <w:trPr>
                  <w:divId w:val="1296715480"/>
                  <w:tblCellSpacing w:w="15" w:type="dxa"/>
                  <w:ins w:id="3938" w:author="Redondo García Francisco Javier" w:date="2025-09-02T09:44:00Z"/>
                </w:trPr>
                <w:tc>
                  <w:tcPr>
                    <w:tcW w:w="50" w:type="pct"/>
                    <w:hideMark/>
                  </w:tcPr>
                  <w:p w14:paraId="647A559F" w14:textId="77777777" w:rsidR="00477B4E" w:rsidRDefault="00477B4E">
                    <w:pPr>
                      <w:pStyle w:val="Bibliografa"/>
                      <w:rPr>
                        <w:ins w:id="3939" w:author="Redondo García Francisco Javier" w:date="2025-09-02T09:44:00Z"/>
                        <w:noProof/>
                      </w:rPr>
                    </w:pPr>
                    <w:ins w:id="3940" w:author="Redondo García Francisco Javier" w:date="2025-09-02T09:44:00Z">
                      <w:r>
                        <w:rPr>
                          <w:noProof/>
                        </w:rPr>
                        <w:t xml:space="preserve">[23] </w:t>
                      </w:r>
                    </w:ins>
                  </w:p>
                </w:tc>
                <w:tc>
                  <w:tcPr>
                    <w:tcW w:w="0" w:type="auto"/>
                    <w:hideMark/>
                  </w:tcPr>
                  <w:p w14:paraId="44339FAF" w14:textId="77777777" w:rsidR="00477B4E" w:rsidRPr="00477B4E" w:rsidRDefault="00477B4E">
                    <w:pPr>
                      <w:pStyle w:val="Bibliografa"/>
                      <w:rPr>
                        <w:ins w:id="3941" w:author="Redondo García Francisco Javier" w:date="2025-09-02T09:44:00Z"/>
                        <w:noProof/>
                        <w:lang w:val="en-US"/>
                      </w:rPr>
                    </w:pPr>
                    <w:ins w:id="3942" w:author="Redondo García Francisco Javier" w:date="2025-09-02T09:44:00Z">
                      <w:r>
                        <w:rPr>
                          <w:noProof/>
                        </w:rPr>
                        <w:t xml:space="preserve">Apache, «Apache ECharts,» 2025. [En línea]. </w:t>
                      </w:r>
                      <w:r w:rsidRPr="00477B4E">
                        <w:rPr>
                          <w:noProof/>
                          <w:lang w:val="en-US"/>
                        </w:rPr>
                        <w:t>Available: https://echarts.apache.org/en/index.html.</w:t>
                      </w:r>
                    </w:ins>
                  </w:p>
                </w:tc>
              </w:tr>
            </w:tbl>
            <w:p w14:paraId="103384DD" w14:textId="77777777" w:rsidR="00477B4E" w:rsidRPr="00477B4E" w:rsidRDefault="00477B4E">
              <w:pPr>
                <w:divId w:val="1296715480"/>
                <w:rPr>
                  <w:ins w:id="3943" w:author="Redondo García Francisco Javier" w:date="2025-09-02T09:44:00Z"/>
                  <w:rFonts w:eastAsia="Times New Roman"/>
                  <w:noProof/>
                  <w:lang w:val="en-US"/>
                </w:rPr>
              </w:pPr>
            </w:p>
            <w:p w14:paraId="6A9ADC8B" w14:textId="3A5953DC" w:rsidR="004459FC" w:rsidRDefault="004459FC">
              <w:pPr>
                <w:rPr>
                  <w:ins w:id="3944" w:author="Redondo García Francisco Javier" w:date="2025-09-02T09:44:00Z"/>
                </w:rPr>
              </w:pPr>
              <w:ins w:id="3945" w:author="Redondo García Francisco Javier" w:date="2025-09-02T09:44:00Z">
                <w:r>
                  <w:rPr>
                    <w:b/>
                    <w:bCs/>
                  </w:rPr>
                  <w:fldChar w:fldCharType="end"/>
                </w:r>
              </w:ins>
            </w:p>
            <w:customXmlInsRangeStart w:id="3946" w:author="Redondo García Francisco Javier" w:date="2025-09-02T09:44:00Z"/>
          </w:sdtContent>
        </w:sdt>
        <w:customXmlInsRangeEnd w:id="3946"/>
        <w:customXmlInsRangeStart w:id="3947" w:author="Redondo García Francisco Javier" w:date="2025-09-02T09:44:00Z"/>
      </w:sdtContent>
    </w:sdt>
    <w:customXmlInsRangeEnd w:id="3947"/>
    <w:p w14:paraId="42E734D3" w14:textId="77777777" w:rsidR="004459FC" w:rsidRPr="004459FC" w:rsidRDefault="004459FC" w:rsidP="004459FC">
      <w:pPr>
        <w:rPr>
          <w:ins w:id="3948" w:author="Redondo García Francisco Javier" w:date="2025-09-02T09:44:00Z"/>
        </w:rPr>
      </w:pPr>
    </w:p>
    <w:p w14:paraId="2A13E394" w14:textId="1BE10B9A" w:rsidR="007E7723" w:rsidRDefault="007E7723" w:rsidP="00A97D81">
      <w:pPr>
        <w:jc w:val="left"/>
        <w:rPr>
          <w:ins w:id="3949" w:author="Redondo García Francisco Javier" w:date="2025-09-02T09:44:00Z"/>
        </w:rPr>
      </w:pPr>
      <w:bookmarkStart w:id="3950" w:name="_Hlk199407552"/>
      <w:bookmarkEnd w:id="3950"/>
      <w:ins w:id="3951" w:author="Redondo García Francisco Javier" w:date="2025-09-02T09:44:00Z">
        <w:r>
          <w:br w:type="page"/>
        </w:r>
      </w:ins>
    </w:p>
    <w:p w14:paraId="3CB35457" w14:textId="6BF34DDE" w:rsidR="00260674" w:rsidRDefault="00260674" w:rsidP="007E7723">
      <w:pPr>
        <w:pStyle w:val="Ttulo1"/>
      </w:pPr>
      <w:bookmarkStart w:id="3952" w:name="_Toc207317174"/>
      <w:bookmarkStart w:id="3953" w:name="_Toc202786331"/>
      <w:r>
        <w:lastRenderedPageBreak/>
        <w:t>Apéndice A</w:t>
      </w:r>
      <w:r w:rsidR="00E766C2">
        <w:t>.</w:t>
      </w:r>
      <w:r>
        <w:t xml:space="preserve"> Presupuesto</w:t>
      </w:r>
      <w:bookmarkEnd w:id="3952"/>
      <w:bookmarkEnd w:id="3953"/>
    </w:p>
    <w:p w14:paraId="46B769D8" w14:textId="14DD3B40" w:rsidR="00260674" w:rsidRDefault="00260674" w:rsidP="000231A3"/>
    <w:p w14:paraId="05644DF4" w14:textId="77777777" w:rsidR="00260674" w:rsidRDefault="00260674" w:rsidP="000231A3">
      <w:r>
        <w:t xml:space="preserve">En este apéndice se evalúan los recursos que ha necesitado este proyecto para su desarrollo. Se tiene en cuenta todos los recursos relacionados con el desarrollo de la aplicación Android, la base de datos y la web. No se tienen en cuenta los recursos empleados en la elaboración de los sensores. </w:t>
      </w:r>
    </w:p>
    <w:p w14:paraId="740F2BE1" w14:textId="77777777" w:rsidR="00260674" w:rsidRDefault="00260674" w:rsidP="007E7723">
      <w:pPr>
        <w:pStyle w:val="Ttulo2"/>
      </w:pPr>
      <w:bookmarkStart w:id="3954" w:name="_Toc207317175"/>
      <w:bookmarkStart w:id="3955" w:name="_Toc202786332"/>
      <w:r>
        <w:t>A.1 Recursos Hardware</w:t>
      </w:r>
      <w:bookmarkEnd w:id="3954"/>
      <w:bookmarkEnd w:id="3955"/>
    </w:p>
    <w:p w14:paraId="05135752" w14:textId="4AB2E268" w:rsidR="00260674" w:rsidRDefault="00260674" w:rsidP="000231A3">
      <w:r>
        <w:t xml:space="preserve">Los recursos hardware utilizados se detallan en desglosan en </w:t>
      </w:r>
      <w:r w:rsidR="004C6285">
        <w:fldChar w:fldCharType="begin"/>
      </w:r>
      <w:r w:rsidR="004C6285">
        <w:instrText xml:space="preserve"> REF _Ref200113855 \h </w:instrText>
      </w:r>
      <w:r w:rsidR="004C6285">
        <w:fldChar w:fldCharType="separate"/>
      </w:r>
      <w:r w:rsidR="0020779A">
        <w:t xml:space="preserve">Tabla </w:t>
      </w:r>
      <w:r w:rsidR="0020779A">
        <w:rPr>
          <w:noProof/>
        </w:rPr>
        <w:t>45</w:t>
      </w:r>
      <w:r w:rsidR="004C6285">
        <w:fldChar w:fldCharType="end"/>
      </w:r>
      <w:r w:rsidR="00583D85">
        <w:t>.</w:t>
      </w:r>
    </w:p>
    <w:tbl>
      <w:tblPr>
        <w:tblStyle w:val="Tablaconcuadrcula"/>
        <w:tblW w:w="0" w:type="auto"/>
        <w:jc w:val="center"/>
        <w:tblLook w:val="04A0" w:firstRow="1" w:lastRow="0" w:firstColumn="1" w:lastColumn="0" w:noHBand="0" w:noVBand="1"/>
      </w:tblPr>
      <w:tblGrid>
        <w:gridCol w:w="1838"/>
        <w:gridCol w:w="3260"/>
        <w:gridCol w:w="1272"/>
        <w:gridCol w:w="2124"/>
      </w:tblGrid>
      <w:tr w:rsidR="00260674" w14:paraId="76E9BCA6" w14:textId="77777777" w:rsidTr="00AD53EF">
        <w:trPr>
          <w:jc w:val="center"/>
        </w:trPr>
        <w:tc>
          <w:tcPr>
            <w:tcW w:w="1838" w:type="dxa"/>
          </w:tcPr>
          <w:p w14:paraId="52098C93" w14:textId="77777777" w:rsidR="00260674" w:rsidRDefault="00260674" w:rsidP="000600A3">
            <w:r>
              <w:t>Concepto</w:t>
            </w:r>
          </w:p>
        </w:tc>
        <w:tc>
          <w:tcPr>
            <w:tcW w:w="3260" w:type="dxa"/>
          </w:tcPr>
          <w:p w14:paraId="5362CE8D" w14:textId="77777777" w:rsidR="00260674" w:rsidRDefault="00260674" w:rsidP="000600A3">
            <w:r>
              <w:t>Precio por hora</w:t>
            </w:r>
          </w:p>
        </w:tc>
        <w:tc>
          <w:tcPr>
            <w:tcW w:w="1272" w:type="dxa"/>
          </w:tcPr>
          <w:p w14:paraId="109AC753" w14:textId="77777777" w:rsidR="00260674" w:rsidRDefault="00260674" w:rsidP="000600A3">
            <w:r>
              <w:t xml:space="preserve">Cantidad </w:t>
            </w:r>
          </w:p>
        </w:tc>
        <w:tc>
          <w:tcPr>
            <w:tcW w:w="2124" w:type="dxa"/>
          </w:tcPr>
          <w:p w14:paraId="1CDD754D" w14:textId="77777777" w:rsidR="00260674" w:rsidRDefault="00260674" w:rsidP="000600A3">
            <w:r>
              <w:t>Subtotal</w:t>
            </w:r>
          </w:p>
        </w:tc>
      </w:tr>
      <w:tr w:rsidR="00260674" w14:paraId="6C107E02" w14:textId="77777777" w:rsidTr="00AD53EF">
        <w:trPr>
          <w:jc w:val="center"/>
        </w:trPr>
        <w:tc>
          <w:tcPr>
            <w:tcW w:w="1838" w:type="dxa"/>
          </w:tcPr>
          <w:p w14:paraId="7FF7168D" w14:textId="77777777" w:rsidR="00260674" w:rsidRDefault="00260674" w:rsidP="00AD53EF">
            <w:r>
              <w:t>Móvil</w:t>
            </w:r>
          </w:p>
        </w:tc>
        <w:tc>
          <w:tcPr>
            <w:tcW w:w="3260" w:type="dxa"/>
          </w:tcPr>
          <w:p w14:paraId="45290EF1" w14:textId="77777777" w:rsidR="00260674" w:rsidRDefault="00260674" w:rsidP="00AD53EF">
            <w:r>
              <w:t>299,00 €</w:t>
            </w:r>
          </w:p>
        </w:tc>
        <w:tc>
          <w:tcPr>
            <w:tcW w:w="1272" w:type="dxa"/>
          </w:tcPr>
          <w:p w14:paraId="532F06CC" w14:textId="77777777" w:rsidR="00260674" w:rsidRDefault="00260674" w:rsidP="00AD53EF">
            <w:r>
              <w:t>1</w:t>
            </w:r>
          </w:p>
        </w:tc>
        <w:tc>
          <w:tcPr>
            <w:tcW w:w="2124" w:type="dxa"/>
          </w:tcPr>
          <w:p w14:paraId="4E249261" w14:textId="77777777" w:rsidR="00260674" w:rsidRDefault="00260674" w:rsidP="00AD53EF">
            <w:r>
              <w:t>299,00 €</w:t>
            </w:r>
          </w:p>
        </w:tc>
      </w:tr>
      <w:tr w:rsidR="00260674" w14:paraId="1A90711F" w14:textId="77777777" w:rsidTr="00AD53EF">
        <w:trPr>
          <w:jc w:val="center"/>
        </w:trPr>
        <w:tc>
          <w:tcPr>
            <w:tcW w:w="1838" w:type="dxa"/>
          </w:tcPr>
          <w:p w14:paraId="4FBF0CB6" w14:textId="77777777" w:rsidR="00260674" w:rsidRDefault="00260674" w:rsidP="00AD53EF">
            <w:r>
              <w:t>Ordenador</w:t>
            </w:r>
          </w:p>
        </w:tc>
        <w:tc>
          <w:tcPr>
            <w:tcW w:w="3260" w:type="dxa"/>
          </w:tcPr>
          <w:p w14:paraId="6F5770DD" w14:textId="2F5B6685" w:rsidR="00260674" w:rsidRDefault="00260674" w:rsidP="00AD53EF">
            <w:r>
              <w:t>1</w:t>
            </w:r>
            <w:r w:rsidR="00583D85">
              <w:t>.</w:t>
            </w:r>
            <w:r>
              <w:t>250,00 €</w:t>
            </w:r>
          </w:p>
        </w:tc>
        <w:tc>
          <w:tcPr>
            <w:tcW w:w="1272" w:type="dxa"/>
          </w:tcPr>
          <w:p w14:paraId="0891CAD2" w14:textId="77777777" w:rsidR="00260674" w:rsidRDefault="00260674" w:rsidP="00AD53EF">
            <w:r>
              <w:t>1</w:t>
            </w:r>
          </w:p>
        </w:tc>
        <w:tc>
          <w:tcPr>
            <w:tcW w:w="2124" w:type="dxa"/>
          </w:tcPr>
          <w:p w14:paraId="5C1E8991" w14:textId="6078D81A" w:rsidR="00260674" w:rsidRDefault="00260674" w:rsidP="00AD53EF">
            <w:r>
              <w:t>1</w:t>
            </w:r>
            <w:r w:rsidR="00583D85">
              <w:t>.</w:t>
            </w:r>
            <w:r>
              <w:t>250,00 €</w:t>
            </w:r>
          </w:p>
        </w:tc>
      </w:tr>
      <w:tr w:rsidR="00260674" w14:paraId="684817BC" w14:textId="77777777" w:rsidTr="00AD53EF">
        <w:trPr>
          <w:jc w:val="center"/>
        </w:trPr>
        <w:tc>
          <w:tcPr>
            <w:tcW w:w="1838" w:type="dxa"/>
          </w:tcPr>
          <w:p w14:paraId="325065E3" w14:textId="77777777" w:rsidR="00260674" w:rsidRDefault="00260674" w:rsidP="00AD53EF">
            <w:r>
              <w:t>Periféricos</w:t>
            </w:r>
          </w:p>
        </w:tc>
        <w:tc>
          <w:tcPr>
            <w:tcW w:w="3260" w:type="dxa"/>
          </w:tcPr>
          <w:p w14:paraId="51619513" w14:textId="77777777" w:rsidR="00260674" w:rsidRDefault="00260674" w:rsidP="00AD53EF">
            <w:r>
              <w:t>250 €</w:t>
            </w:r>
          </w:p>
        </w:tc>
        <w:tc>
          <w:tcPr>
            <w:tcW w:w="1272" w:type="dxa"/>
          </w:tcPr>
          <w:p w14:paraId="27A0CB0D" w14:textId="77777777" w:rsidR="00260674" w:rsidRDefault="00260674" w:rsidP="00AD53EF">
            <w:r>
              <w:t>1</w:t>
            </w:r>
          </w:p>
        </w:tc>
        <w:tc>
          <w:tcPr>
            <w:tcW w:w="2124" w:type="dxa"/>
          </w:tcPr>
          <w:p w14:paraId="5E9A80B2" w14:textId="77777777" w:rsidR="00260674" w:rsidRDefault="00260674" w:rsidP="00AD53EF">
            <w:r>
              <w:t>250 €</w:t>
            </w:r>
          </w:p>
        </w:tc>
      </w:tr>
      <w:tr w:rsidR="00260674" w14:paraId="038D32C3" w14:textId="77777777" w:rsidTr="00AD53EF">
        <w:trPr>
          <w:jc w:val="center"/>
        </w:trPr>
        <w:tc>
          <w:tcPr>
            <w:tcW w:w="6370" w:type="dxa"/>
            <w:gridSpan w:val="3"/>
          </w:tcPr>
          <w:p w14:paraId="30C376CB" w14:textId="77777777" w:rsidR="00260674" w:rsidRPr="00AD53EF" w:rsidRDefault="00260674" w:rsidP="00AD53EF">
            <w:pPr>
              <w:jc w:val="center"/>
              <w:rPr>
                <w:b/>
                <w:bCs/>
              </w:rPr>
            </w:pPr>
            <w:r w:rsidRPr="00AD53EF">
              <w:rPr>
                <w:b/>
                <w:bCs/>
              </w:rPr>
              <w:t>TOTAL</w:t>
            </w:r>
          </w:p>
        </w:tc>
        <w:tc>
          <w:tcPr>
            <w:tcW w:w="2124" w:type="dxa"/>
          </w:tcPr>
          <w:p w14:paraId="55B10803" w14:textId="17074AD8" w:rsidR="00260674" w:rsidRDefault="00260674" w:rsidP="005226D7">
            <w:pPr>
              <w:keepNext/>
            </w:pPr>
            <w:r>
              <w:t>1</w:t>
            </w:r>
            <w:r w:rsidR="00583D85">
              <w:t>.</w:t>
            </w:r>
            <w:r>
              <w:t>799,00 €</w:t>
            </w:r>
          </w:p>
        </w:tc>
      </w:tr>
    </w:tbl>
    <w:p w14:paraId="5AE103E2" w14:textId="4DBFEBCC" w:rsidR="00260674" w:rsidRDefault="005226D7" w:rsidP="005226D7">
      <w:pPr>
        <w:pStyle w:val="Descripcin"/>
        <w:jc w:val="center"/>
      </w:pPr>
      <w:bookmarkStart w:id="3956" w:name="_Ref200113855"/>
      <w:bookmarkStart w:id="3957" w:name="_Toc207315039"/>
      <w:bookmarkStart w:id="3958" w:name="_Toc202786466"/>
      <w:r>
        <w:t xml:space="preserve">Tabla </w:t>
      </w:r>
      <w:r w:rsidR="00DE1F43">
        <w:fldChar w:fldCharType="begin"/>
      </w:r>
      <w:r w:rsidR="00DE1F43">
        <w:instrText xml:space="preserve"> SEQ Tabla \* ARABIC </w:instrText>
      </w:r>
      <w:r w:rsidR="00DE1F43">
        <w:fldChar w:fldCharType="separate"/>
      </w:r>
      <w:r w:rsidR="0020779A">
        <w:rPr>
          <w:noProof/>
        </w:rPr>
        <w:t>45</w:t>
      </w:r>
      <w:r w:rsidR="00DE1F43">
        <w:rPr>
          <w:noProof/>
        </w:rPr>
        <w:fldChar w:fldCharType="end"/>
      </w:r>
      <w:bookmarkEnd w:id="3956"/>
      <w:r>
        <w:t xml:space="preserve"> - Presupuesto recursos HW</w:t>
      </w:r>
      <w:bookmarkEnd w:id="3957"/>
      <w:bookmarkEnd w:id="3958"/>
    </w:p>
    <w:p w14:paraId="055ED2EA" w14:textId="77777777" w:rsidR="00260674" w:rsidRDefault="00260674" w:rsidP="007E7723">
      <w:pPr>
        <w:pStyle w:val="Ttulo2"/>
      </w:pPr>
      <w:bookmarkStart w:id="3959" w:name="_Toc207317176"/>
      <w:bookmarkStart w:id="3960" w:name="_Toc202786333"/>
      <w:r>
        <w:t>A.2 Recursos software</w:t>
      </w:r>
      <w:bookmarkEnd w:id="3959"/>
      <w:bookmarkEnd w:id="3960"/>
    </w:p>
    <w:p w14:paraId="21CE1E5F" w14:textId="2DD78F81" w:rsidR="00260674" w:rsidRDefault="00260674" w:rsidP="000231A3">
      <w:r>
        <w:t xml:space="preserve">Los recursos software utilizados para todo el proceso de desarrollo se desglosan en </w:t>
      </w:r>
      <w:r w:rsidR="004C6285">
        <w:fldChar w:fldCharType="begin"/>
      </w:r>
      <w:r w:rsidR="004C6285">
        <w:instrText xml:space="preserve"> REF _Ref200113828 \h </w:instrText>
      </w:r>
      <w:r w:rsidR="004C6285">
        <w:fldChar w:fldCharType="separate"/>
      </w:r>
      <w:r w:rsidR="0020779A">
        <w:t xml:space="preserve">Tabla </w:t>
      </w:r>
      <w:r w:rsidR="0020779A">
        <w:rPr>
          <w:noProof/>
        </w:rPr>
        <w:t>46</w:t>
      </w:r>
      <w:r w:rsidR="004C6285">
        <w:fldChar w:fldCharType="end"/>
      </w:r>
      <w:r w:rsidR="00583D85">
        <w:t>.</w:t>
      </w:r>
    </w:p>
    <w:tbl>
      <w:tblPr>
        <w:tblStyle w:val="Tablaconcuadrcula"/>
        <w:tblW w:w="0" w:type="auto"/>
        <w:tblLook w:val="04A0" w:firstRow="1" w:lastRow="0" w:firstColumn="1" w:lastColumn="0" w:noHBand="0" w:noVBand="1"/>
      </w:tblPr>
      <w:tblGrid>
        <w:gridCol w:w="3539"/>
        <w:gridCol w:w="2268"/>
        <w:gridCol w:w="1276"/>
        <w:gridCol w:w="1411"/>
      </w:tblGrid>
      <w:tr w:rsidR="00260674" w14:paraId="33003FDC" w14:textId="77777777" w:rsidTr="00080285">
        <w:tc>
          <w:tcPr>
            <w:tcW w:w="3539" w:type="dxa"/>
          </w:tcPr>
          <w:p w14:paraId="7B6FE14C" w14:textId="77777777" w:rsidR="00260674" w:rsidRDefault="00260674" w:rsidP="000231A3">
            <w:r>
              <w:t>Concepto</w:t>
            </w:r>
          </w:p>
        </w:tc>
        <w:tc>
          <w:tcPr>
            <w:tcW w:w="2268" w:type="dxa"/>
          </w:tcPr>
          <w:p w14:paraId="0E23290F" w14:textId="77777777" w:rsidR="00260674" w:rsidRDefault="00260674" w:rsidP="000231A3">
            <w:r>
              <w:t>Precio por unidad</w:t>
            </w:r>
          </w:p>
        </w:tc>
        <w:tc>
          <w:tcPr>
            <w:tcW w:w="1276" w:type="dxa"/>
          </w:tcPr>
          <w:p w14:paraId="75EACF15" w14:textId="77777777" w:rsidR="00260674" w:rsidRDefault="00260674" w:rsidP="000231A3">
            <w:r>
              <w:t>Cantidad</w:t>
            </w:r>
          </w:p>
        </w:tc>
        <w:tc>
          <w:tcPr>
            <w:tcW w:w="1411" w:type="dxa"/>
          </w:tcPr>
          <w:p w14:paraId="4C174008" w14:textId="77777777" w:rsidR="00260674" w:rsidRDefault="00260674" w:rsidP="000231A3">
            <w:r>
              <w:t>Subtotal</w:t>
            </w:r>
          </w:p>
        </w:tc>
      </w:tr>
      <w:tr w:rsidR="00260674" w14:paraId="511C51EC" w14:textId="77777777" w:rsidTr="00080285">
        <w:tc>
          <w:tcPr>
            <w:tcW w:w="3539" w:type="dxa"/>
          </w:tcPr>
          <w:p w14:paraId="2B9EA34E" w14:textId="77777777" w:rsidR="00260674" w:rsidRDefault="00260674" w:rsidP="00080285">
            <w:r>
              <w:t>Microsoft Windows 11</w:t>
            </w:r>
          </w:p>
        </w:tc>
        <w:tc>
          <w:tcPr>
            <w:tcW w:w="2268" w:type="dxa"/>
          </w:tcPr>
          <w:p w14:paraId="7FEBACA4" w14:textId="77777777" w:rsidR="00260674" w:rsidRDefault="00260674" w:rsidP="00080285">
            <w:r>
              <w:t>145.00 €</w:t>
            </w:r>
          </w:p>
        </w:tc>
        <w:tc>
          <w:tcPr>
            <w:tcW w:w="1276" w:type="dxa"/>
          </w:tcPr>
          <w:p w14:paraId="0F4B1075" w14:textId="77777777" w:rsidR="00260674" w:rsidRDefault="00260674" w:rsidP="00080285">
            <w:r>
              <w:t>1</w:t>
            </w:r>
          </w:p>
        </w:tc>
        <w:tc>
          <w:tcPr>
            <w:tcW w:w="1411" w:type="dxa"/>
          </w:tcPr>
          <w:p w14:paraId="4DC31C2A" w14:textId="77777777" w:rsidR="00260674" w:rsidRDefault="00260674" w:rsidP="00080285">
            <w:r>
              <w:t>145.00 €</w:t>
            </w:r>
          </w:p>
        </w:tc>
      </w:tr>
      <w:tr w:rsidR="00260674" w14:paraId="5484451E" w14:textId="77777777" w:rsidTr="00080285">
        <w:tc>
          <w:tcPr>
            <w:tcW w:w="3539" w:type="dxa"/>
          </w:tcPr>
          <w:p w14:paraId="467F9C55" w14:textId="77777777" w:rsidR="00260674" w:rsidRDefault="00260674" w:rsidP="00080285">
            <w:r>
              <w:t>Microsoft Office 365</w:t>
            </w:r>
          </w:p>
        </w:tc>
        <w:tc>
          <w:tcPr>
            <w:tcW w:w="2268" w:type="dxa"/>
          </w:tcPr>
          <w:p w14:paraId="289D3B4D" w14:textId="77777777" w:rsidR="00260674" w:rsidRDefault="00260674" w:rsidP="00080285">
            <w:r>
              <w:t>69,00 €</w:t>
            </w:r>
          </w:p>
        </w:tc>
        <w:tc>
          <w:tcPr>
            <w:tcW w:w="1276" w:type="dxa"/>
          </w:tcPr>
          <w:p w14:paraId="32F8CB52" w14:textId="77777777" w:rsidR="00260674" w:rsidRDefault="00260674" w:rsidP="00080285">
            <w:r>
              <w:t>1</w:t>
            </w:r>
          </w:p>
        </w:tc>
        <w:tc>
          <w:tcPr>
            <w:tcW w:w="1411" w:type="dxa"/>
          </w:tcPr>
          <w:p w14:paraId="0D9CD42C" w14:textId="77777777" w:rsidR="00260674" w:rsidRDefault="00260674" w:rsidP="00080285">
            <w:r>
              <w:t>69,00 €</w:t>
            </w:r>
          </w:p>
        </w:tc>
      </w:tr>
      <w:tr w:rsidR="00260674" w14:paraId="258E860D" w14:textId="77777777" w:rsidTr="00080285">
        <w:tc>
          <w:tcPr>
            <w:tcW w:w="3539" w:type="dxa"/>
          </w:tcPr>
          <w:p w14:paraId="715C8562" w14:textId="77777777" w:rsidR="00260674" w:rsidRDefault="00260674" w:rsidP="00080285">
            <w:r>
              <w:t xml:space="preserve">Licencia de </w:t>
            </w:r>
            <w:proofErr w:type="spellStart"/>
            <w:r>
              <w:t>Firebase</w:t>
            </w:r>
            <w:proofErr w:type="spellEnd"/>
            <w:r>
              <w:t xml:space="preserve"> (Plan </w:t>
            </w:r>
            <w:proofErr w:type="spellStart"/>
            <w:r>
              <w:t>Spark</w:t>
            </w:r>
            <w:proofErr w:type="spellEnd"/>
            <w:r>
              <w:t>)</w:t>
            </w:r>
          </w:p>
        </w:tc>
        <w:tc>
          <w:tcPr>
            <w:tcW w:w="2268" w:type="dxa"/>
          </w:tcPr>
          <w:p w14:paraId="0575F99D" w14:textId="77777777" w:rsidR="00260674" w:rsidRDefault="00260674" w:rsidP="00080285">
            <w:r>
              <w:t>0,00 €</w:t>
            </w:r>
          </w:p>
        </w:tc>
        <w:tc>
          <w:tcPr>
            <w:tcW w:w="1276" w:type="dxa"/>
          </w:tcPr>
          <w:p w14:paraId="19F5BD00" w14:textId="77777777" w:rsidR="00260674" w:rsidRDefault="00260674" w:rsidP="00080285">
            <w:r>
              <w:t>1</w:t>
            </w:r>
          </w:p>
        </w:tc>
        <w:tc>
          <w:tcPr>
            <w:tcW w:w="1411" w:type="dxa"/>
          </w:tcPr>
          <w:p w14:paraId="03606EFD" w14:textId="77777777" w:rsidR="00260674" w:rsidRDefault="00260674" w:rsidP="00080285">
            <w:r>
              <w:t>0,00 €</w:t>
            </w:r>
          </w:p>
        </w:tc>
      </w:tr>
      <w:tr w:rsidR="00260674" w14:paraId="48A4B071" w14:textId="77777777" w:rsidTr="00080285">
        <w:tc>
          <w:tcPr>
            <w:tcW w:w="7083" w:type="dxa"/>
            <w:gridSpan w:val="3"/>
          </w:tcPr>
          <w:p w14:paraId="67B965A8" w14:textId="77777777" w:rsidR="00260674" w:rsidRPr="00AD53EF" w:rsidRDefault="00260674" w:rsidP="00AD53EF">
            <w:pPr>
              <w:jc w:val="center"/>
              <w:rPr>
                <w:b/>
                <w:bCs/>
              </w:rPr>
            </w:pPr>
            <w:r w:rsidRPr="00AD53EF">
              <w:rPr>
                <w:b/>
                <w:bCs/>
              </w:rPr>
              <w:t>TOTAL</w:t>
            </w:r>
          </w:p>
        </w:tc>
        <w:tc>
          <w:tcPr>
            <w:tcW w:w="1411" w:type="dxa"/>
          </w:tcPr>
          <w:p w14:paraId="4E7DBC11" w14:textId="77777777" w:rsidR="00260674" w:rsidRDefault="00260674" w:rsidP="005226D7">
            <w:pPr>
              <w:keepNext/>
            </w:pPr>
            <w:r>
              <w:t>214,00 €</w:t>
            </w:r>
          </w:p>
        </w:tc>
      </w:tr>
    </w:tbl>
    <w:p w14:paraId="7111B7D7" w14:textId="6EA2662C" w:rsidR="00260674" w:rsidRDefault="005226D7" w:rsidP="005226D7">
      <w:pPr>
        <w:pStyle w:val="Descripcin"/>
        <w:jc w:val="center"/>
      </w:pPr>
      <w:bookmarkStart w:id="3961" w:name="_Ref200113828"/>
      <w:bookmarkStart w:id="3962" w:name="_Ref200113818"/>
      <w:bookmarkStart w:id="3963" w:name="_Toc207315040"/>
      <w:bookmarkStart w:id="3964" w:name="_Toc202786467"/>
      <w:r>
        <w:t xml:space="preserve">Tabla </w:t>
      </w:r>
      <w:r w:rsidR="00DE1F43">
        <w:fldChar w:fldCharType="begin"/>
      </w:r>
      <w:r w:rsidR="00DE1F43">
        <w:instrText xml:space="preserve"> SEQ Tabla \* ARABIC </w:instrText>
      </w:r>
      <w:r w:rsidR="00DE1F43">
        <w:fldChar w:fldCharType="separate"/>
      </w:r>
      <w:r w:rsidR="0020779A">
        <w:rPr>
          <w:noProof/>
        </w:rPr>
        <w:t>46</w:t>
      </w:r>
      <w:r w:rsidR="00DE1F43">
        <w:rPr>
          <w:noProof/>
        </w:rPr>
        <w:fldChar w:fldCharType="end"/>
      </w:r>
      <w:bookmarkEnd w:id="3961"/>
      <w:r>
        <w:t xml:space="preserve"> - Presupuesto recursos SW</w:t>
      </w:r>
      <w:bookmarkEnd w:id="3962"/>
      <w:bookmarkEnd w:id="3963"/>
      <w:bookmarkEnd w:id="3964"/>
    </w:p>
    <w:p w14:paraId="4FC6964F" w14:textId="77777777" w:rsidR="00260674" w:rsidRDefault="00260674" w:rsidP="007E7723">
      <w:pPr>
        <w:pStyle w:val="Ttulo2"/>
      </w:pPr>
      <w:bookmarkStart w:id="3965" w:name="_Toc207317177"/>
      <w:bookmarkStart w:id="3966" w:name="_Toc202786334"/>
      <w:r>
        <w:t>A.3 Recursos humanos</w:t>
      </w:r>
      <w:bookmarkEnd w:id="3965"/>
      <w:bookmarkEnd w:id="3966"/>
    </w:p>
    <w:p w14:paraId="1081416C" w14:textId="48808648" w:rsidR="00260674" w:rsidRDefault="00260674" w:rsidP="000231A3">
      <w:r>
        <w:t>En cuanto a los recursos humanos del proyecto lo conforma un único ingeniero que desarrolla el proyecto completo.</w:t>
      </w:r>
      <w:r w:rsidR="004C6285">
        <w:t xml:space="preserve"> Se desglose en </w:t>
      </w:r>
      <w:r w:rsidR="004C6285">
        <w:fldChar w:fldCharType="begin"/>
      </w:r>
      <w:r w:rsidR="004C6285">
        <w:instrText xml:space="preserve"> REF _Ref200113873 \h </w:instrText>
      </w:r>
      <w:r w:rsidR="004C6285">
        <w:fldChar w:fldCharType="separate"/>
      </w:r>
      <w:r w:rsidR="0020779A">
        <w:t xml:space="preserve">Tabla </w:t>
      </w:r>
      <w:r w:rsidR="0020779A">
        <w:rPr>
          <w:noProof/>
        </w:rPr>
        <w:t>47</w:t>
      </w:r>
      <w:r w:rsidR="004C6285">
        <w:fldChar w:fldCharType="end"/>
      </w:r>
      <w:r w:rsidR="00583D85">
        <w:t>.</w:t>
      </w:r>
    </w:p>
    <w:tbl>
      <w:tblPr>
        <w:tblStyle w:val="Tablaconcuadrcula"/>
        <w:tblW w:w="0" w:type="auto"/>
        <w:tblLook w:val="04A0" w:firstRow="1" w:lastRow="0" w:firstColumn="1" w:lastColumn="0" w:noHBand="0" w:noVBand="1"/>
      </w:tblPr>
      <w:tblGrid>
        <w:gridCol w:w="2123"/>
        <w:gridCol w:w="2123"/>
        <w:gridCol w:w="2124"/>
        <w:gridCol w:w="2124"/>
      </w:tblGrid>
      <w:tr w:rsidR="00260674" w14:paraId="73973F2F" w14:textId="77777777" w:rsidTr="004D6C19">
        <w:tc>
          <w:tcPr>
            <w:tcW w:w="2123" w:type="dxa"/>
          </w:tcPr>
          <w:p w14:paraId="49B79537" w14:textId="77777777" w:rsidR="00260674" w:rsidRDefault="00260674" w:rsidP="000231A3">
            <w:r>
              <w:t>Concepto</w:t>
            </w:r>
          </w:p>
        </w:tc>
        <w:tc>
          <w:tcPr>
            <w:tcW w:w="2123" w:type="dxa"/>
          </w:tcPr>
          <w:p w14:paraId="22E435AD" w14:textId="77777777" w:rsidR="00260674" w:rsidRDefault="00260674" w:rsidP="000231A3">
            <w:r>
              <w:t>Precio por hora</w:t>
            </w:r>
          </w:p>
        </w:tc>
        <w:tc>
          <w:tcPr>
            <w:tcW w:w="2124" w:type="dxa"/>
          </w:tcPr>
          <w:p w14:paraId="27EBE765" w14:textId="77777777" w:rsidR="00260674" w:rsidRDefault="00260674" w:rsidP="000231A3">
            <w:r>
              <w:t>Cantidad de horas</w:t>
            </w:r>
          </w:p>
        </w:tc>
        <w:tc>
          <w:tcPr>
            <w:tcW w:w="2124" w:type="dxa"/>
          </w:tcPr>
          <w:p w14:paraId="2018D45A" w14:textId="77777777" w:rsidR="00260674" w:rsidRDefault="00260674" w:rsidP="000231A3">
            <w:r>
              <w:t>Subtotal</w:t>
            </w:r>
          </w:p>
        </w:tc>
      </w:tr>
      <w:tr w:rsidR="00260674" w14:paraId="22944D31" w14:textId="77777777" w:rsidTr="004D6C19">
        <w:tc>
          <w:tcPr>
            <w:tcW w:w="2123" w:type="dxa"/>
          </w:tcPr>
          <w:p w14:paraId="0C5FDAA6" w14:textId="77777777" w:rsidR="00260674" w:rsidRDefault="00260674" w:rsidP="000231A3">
            <w:r>
              <w:t>Ingeniero</w:t>
            </w:r>
          </w:p>
        </w:tc>
        <w:tc>
          <w:tcPr>
            <w:tcW w:w="2123" w:type="dxa"/>
          </w:tcPr>
          <w:p w14:paraId="5453CD6C" w14:textId="77777777" w:rsidR="00260674" w:rsidRDefault="00260674" w:rsidP="000231A3">
            <w:r>
              <w:t>20,00 €</w:t>
            </w:r>
          </w:p>
        </w:tc>
        <w:tc>
          <w:tcPr>
            <w:tcW w:w="2124" w:type="dxa"/>
          </w:tcPr>
          <w:p w14:paraId="2DFC8E23" w14:textId="77777777" w:rsidR="00260674" w:rsidRDefault="00260674" w:rsidP="000231A3">
            <w:r>
              <w:t>450</w:t>
            </w:r>
          </w:p>
        </w:tc>
        <w:tc>
          <w:tcPr>
            <w:tcW w:w="2124" w:type="dxa"/>
          </w:tcPr>
          <w:p w14:paraId="4CE5AFC1" w14:textId="467B1CF3" w:rsidR="00260674" w:rsidRDefault="00260674" w:rsidP="000231A3">
            <w:r>
              <w:t>9</w:t>
            </w:r>
            <w:r w:rsidR="00583D85">
              <w:t>.</w:t>
            </w:r>
            <w:r>
              <w:t>000,00 €</w:t>
            </w:r>
          </w:p>
        </w:tc>
      </w:tr>
      <w:tr w:rsidR="00260674" w14:paraId="23E06889" w14:textId="77777777" w:rsidTr="00A10080">
        <w:tc>
          <w:tcPr>
            <w:tcW w:w="6370" w:type="dxa"/>
            <w:gridSpan w:val="3"/>
          </w:tcPr>
          <w:p w14:paraId="2E620E9E" w14:textId="77777777" w:rsidR="00260674" w:rsidRPr="00AD53EF" w:rsidRDefault="00260674" w:rsidP="00AD53EF">
            <w:pPr>
              <w:jc w:val="center"/>
              <w:rPr>
                <w:b/>
                <w:bCs/>
              </w:rPr>
            </w:pPr>
            <w:r w:rsidRPr="00AD53EF">
              <w:rPr>
                <w:b/>
                <w:bCs/>
              </w:rPr>
              <w:t>TOTAL</w:t>
            </w:r>
          </w:p>
        </w:tc>
        <w:tc>
          <w:tcPr>
            <w:tcW w:w="2124" w:type="dxa"/>
          </w:tcPr>
          <w:p w14:paraId="02D7979F" w14:textId="7C12639A" w:rsidR="00260674" w:rsidRDefault="00260674" w:rsidP="005226D7">
            <w:pPr>
              <w:keepNext/>
            </w:pPr>
            <w:r>
              <w:t>9</w:t>
            </w:r>
            <w:r w:rsidR="00583D85">
              <w:t>.</w:t>
            </w:r>
            <w:r>
              <w:t>000,00 €</w:t>
            </w:r>
          </w:p>
        </w:tc>
      </w:tr>
    </w:tbl>
    <w:p w14:paraId="731704F8" w14:textId="0CEC0E92" w:rsidR="00260674" w:rsidRDefault="005226D7" w:rsidP="005226D7">
      <w:pPr>
        <w:pStyle w:val="Descripcin"/>
        <w:jc w:val="center"/>
      </w:pPr>
      <w:bookmarkStart w:id="3967" w:name="_Ref200113873"/>
      <w:bookmarkStart w:id="3968" w:name="_Toc207315041"/>
      <w:bookmarkStart w:id="3969" w:name="_Toc202786468"/>
      <w:r>
        <w:t xml:space="preserve">Tabla </w:t>
      </w:r>
      <w:r w:rsidR="00DE1F43">
        <w:fldChar w:fldCharType="begin"/>
      </w:r>
      <w:r w:rsidR="00DE1F43">
        <w:instrText xml:space="preserve"> SEQ Tabla \* ARABIC </w:instrText>
      </w:r>
      <w:r w:rsidR="00DE1F43">
        <w:fldChar w:fldCharType="separate"/>
      </w:r>
      <w:r w:rsidR="0020779A">
        <w:rPr>
          <w:noProof/>
        </w:rPr>
        <w:t>47</w:t>
      </w:r>
      <w:r w:rsidR="00DE1F43">
        <w:rPr>
          <w:noProof/>
        </w:rPr>
        <w:fldChar w:fldCharType="end"/>
      </w:r>
      <w:bookmarkEnd w:id="3967"/>
      <w:r>
        <w:t xml:space="preserve"> - Presupuesto recursos humanos</w:t>
      </w:r>
      <w:bookmarkEnd w:id="3968"/>
      <w:bookmarkEnd w:id="3969"/>
    </w:p>
    <w:p w14:paraId="55268D96" w14:textId="77777777" w:rsidR="00260674" w:rsidRDefault="00260674" w:rsidP="007E7723">
      <w:pPr>
        <w:pStyle w:val="Ttulo2"/>
      </w:pPr>
      <w:bookmarkStart w:id="3970" w:name="_Toc207317178"/>
      <w:bookmarkStart w:id="3971" w:name="_Toc202786335"/>
      <w:r>
        <w:t>A.4 Presupuesto de ejecución material</w:t>
      </w:r>
      <w:bookmarkEnd w:id="3970"/>
      <w:bookmarkEnd w:id="3971"/>
    </w:p>
    <w:p w14:paraId="4312981F" w14:textId="738CE22E" w:rsidR="00260674" w:rsidRDefault="00260674" w:rsidP="000231A3">
      <w:r>
        <w:t>Este presupuesto es el resultado de la suma entre los recursos hardware, software, y humanos que han sido empleados en el desarrollo del trabajo.</w:t>
      </w:r>
      <w:r w:rsidR="004C6285">
        <w:t xml:space="preserve"> Se desglosa en </w:t>
      </w:r>
      <w:r w:rsidR="004C6285">
        <w:fldChar w:fldCharType="begin"/>
      </w:r>
      <w:r w:rsidR="004C6285">
        <w:instrText xml:space="preserve"> REF _Ref200113886 \h </w:instrText>
      </w:r>
      <w:r w:rsidR="004C6285">
        <w:fldChar w:fldCharType="separate"/>
      </w:r>
      <w:r w:rsidR="0020779A">
        <w:t xml:space="preserve">Tabla </w:t>
      </w:r>
      <w:r w:rsidR="0020779A">
        <w:rPr>
          <w:noProof/>
        </w:rPr>
        <w:t>48</w:t>
      </w:r>
      <w:r w:rsidR="004C6285">
        <w:fldChar w:fldCharType="end"/>
      </w:r>
      <w:r w:rsidR="00583D85">
        <w:t>.</w:t>
      </w:r>
    </w:p>
    <w:tbl>
      <w:tblPr>
        <w:tblStyle w:val="Tablaconcuadrcula"/>
        <w:tblW w:w="0" w:type="auto"/>
        <w:tblInd w:w="1555" w:type="dxa"/>
        <w:tblLook w:val="04A0" w:firstRow="1" w:lastRow="0" w:firstColumn="1" w:lastColumn="0" w:noHBand="0" w:noVBand="1"/>
      </w:tblPr>
      <w:tblGrid>
        <w:gridCol w:w="2409"/>
        <w:gridCol w:w="2127"/>
      </w:tblGrid>
      <w:tr w:rsidR="00260674" w14:paraId="77F08375" w14:textId="77777777" w:rsidTr="00AD53EF">
        <w:tc>
          <w:tcPr>
            <w:tcW w:w="2409" w:type="dxa"/>
          </w:tcPr>
          <w:p w14:paraId="3B62B4EE" w14:textId="77777777" w:rsidR="00260674" w:rsidRPr="00AD53EF" w:rsidRDefault="00260674" w:rsidP="000231A3">
            <w:pPr>
              <w:rPr>
                <w:b/>
                <w:bCs/>
              </w:rPr>
            </w:pPr>
            <w:r w:rsidRPr="00AD53EF">
              <w:rPr>
                <w:b/>
                <w:bCs/>
              </w:rPr>
              <w:t>Concepto</w:t>
            </w:r>
          </w:p>
        </w:tc>
        <w:tc>
          <w:tcPr>
            <w:tcW w:w="2127" w:type="dxa"/>
          </w:tcPr>
          <w:p w14:paraId="54C3D5DE" w14:textId="77777777" w:rsidR="00260674" w:rsidRPr="00AD53EF" w:rsidRDefault="00260674" w:rsidP="000231A3">
            <w:pPr>
              <w:rPr>
                <w:b/>
                <w:bCs/>
              </w:rPr>
            </w:pPr>
            <w:r w:rsidRPr="00AD53EF">
              <w:rPr>
                <w:b/>
                <w:bCs/>
              </w:rPr>
              <w:t>Subtotal</w:t>
            </w:r>
          </w:p>
        </w:tc>
      </w:tr>
      <w:tr w:rsidR="00260674" w14:paraId="304FDBA9" w14:textId="77777777" w:rsidTr="00AD53EF">
        <w:tc>
          <w:tcPr>
            <w:tcW w:w="2409" w:type="dxa"/>
          </w:tcPr>
          <w:p w14:paraId="60F0093A" w14:textId="77777777" w:rsidR="00260674" w:rsidRDefault="00260674" w:rsidP="000231A3">
            <w:r>
              <w:t>Recursos hardware</w:t>
            </w:r>
          </w:p>
        </w:tc>
        <w:tc>
          <w:tcPr>
            <w:tcW w:w="2127" w:type="dxa"/>
          </w:tcPr>
          <w:p w14:paraId="739EDB4C" w14:textId="54156A32" w:rsidR="00260674" w:rsidRDefault="00260674" w:rsidP="000231A3">
            <w:r>
              <w:t>1</w:t>
            </w:r>
            <w:r w:rsidR="00583D85">
              <w:t>.</w:t>
            </w:r>
            <w:r>
              <w:t>799,00 €</w:t>
            </w:r>
          </w:p>
        </w:tc>
      </w:tr>
      <w:tr w:rsidR="00260674" w14:paraId="004F7ECC" w14:textId="77777777" w:rsidTr="00AD53EF">
        <w:tc>
          <w:tcPr>
            <w:tcW w:w="2409" w:type="dxa"/>
          </w:tcPr>
          <w:p w14:paraId="02AAAF5A" w14:textId="77777777" w:rsidR="00260674" w:rsidRDefault="00260674" w:rsidP="000231A3">
            <w:r>
              <w:t>Recursos software</w:t>
            </w:r>
          </w:p>
        </w:tc>
        <w:tc>
          <w:tcPr>
            <w:tcW w:w="2127" w:type="dxa"/>
          </w:tcPr>
          <w:p w14:paraId="6915B1B6" w14:textId="77777777" w:rsidR="00260674" w:rsidRDefault="00260674" w:rsidP="000231A3">
            <w:r>
              <w:t>214,00 €</w:t>
            </w:r>
          </w:p>
        </w:tc>
      </w:tr>
      <w:tr w:rsidR="00260674" w14:paraId="7E2C5F72" w14:textId="77777777" w:rsidTr="00AD53EF">
        <w:tc>
          <w:tcPr>
            <w:tcW w:w="2409" w:type="dxa"/>
          </w:tcPr>
          <w:p w14:paraId="04BFFCE7" w14:textId="77777777" w:rsidR="00260674" w:rsidRDefault="00260674" w:rsidP="000231A3">
            <w:r>
              <w:t>Coste mano de obra</w:t>
            </w:r>
          </w:p>
        </w:tc>
        <w:tc>
          <w:tcPr>
            <w:tcW w:w="2127" w:type="dxa"/>
          </w:tcPr>
          <w:p w14:paraId="5455E483" w14:textId="5497D475" w:rsidR="00260674" w:rsidRDefault="00260674" w:rsidP="000231A3">
            <w:r>
              <w:t>9</w:t>
            </w:r>
            <w:r w:rsidR="00583D85">
              <w:t>.</w:t>
            </w:r>
            <w:r>
              <w:t>000,00 €</w:t>
            </w:r>
          </w:p>
        </w:tc>
      </w:tr>
      <w:tr w:rsidR="00260674" w14:paraId="4431234D" w14:textId="77777777" w:rsidTr="00AD53EF">
        <w:tc>
          <w:tcPr>
            <w:tcW w:w="2409" w:type="dxa"/>
          </w:tcPr>
          <w:p w14:paraId="07569B05" w14:textId="77777777" w:rsidR="00260674" w:rsidRDefault="00260674" w:rsidP="000231A3">
            <w:r>
              <w:t>TOTAL</w:t>
            </w:r>
          </w:p>
        </w:tc>
        <w:tc>
          <w:tcPr>
            <w:tcW w:w="2127" w:type="dxa"/>
          </w:tcPr>
          <w:p w14:paraId="2085B302" w14:textId="2987A6C4" w:rsidR="00260674" w:rsidRDefault="00260674" w:rsidP="005226D7">
            <w:pPr>
              <w:keepNext/>
            </w:pPr>
            <w:r>
              <w:t>11</w:t>
            </w:r>
            <w:r w:rsidR="00583D85">
              <w:t>.</w:t>
            </w:r>
            <w:r>
              <w:t>013,00 €</w:t>
            </w:r>
          </w:p>
        </w:tc>
      </w:tr>
    </w:tbl>
    <w:p w14:paraId="2C241711" w14:textId="4E803070" w:rsidR="00260674" w:rsidRDefault="005226D7" w:rsidP="005226D7">
      <w:pPr>
        <w:pStyle w:val="Descripcin"/>
        <w:jc w:val="center"/>
      </w:pPr>
      <w:bookmarkStart w:id="3972" w:name="_Ref200113886"/>
      <w:bookmarkStart w:id="3973" w:name="_Toc207315042"/>
      <w:bookmarkStart w:id="3974" w:name="_Toc202786469"/>
      <w:r>
        <w:t xml:space="preserve">Tabla </w:t>
      </w:r>
      <w:r w:rsidR="00DE1F43">
        <w:fldChar w:fldCharType="begin"/>
      </w:r>
      <w:r w:rsidR="00DE1F43">
        <w:instrText xml:space="preserve"> SEQ Tabla \* ARABIC </w:instrText>
      </w:r>
      <w:r w:rsidR="00DE1F43">
        <w:fldChar w:fldCharType="separate"/>
      </w:r>
      <w:r w:rsidR="0020779A">
        <w:rPr>
          <w:noProof/>
        </w:rPr>
        <w:t>48</w:t>
      </w:r>
      <w:r w:rsidR="00DE1F43">
        <w:rPr>
          <w:noProof/>
        </w:rPr>
        <w:fldChar w:fldCharType="end"/>
      </w:r>
      <w:bookmarkEnd w:id="3972"/>
      <w:r>
        <w:t xml:space="preserve"> - Presupuesto ejecución material</w:t>
      </w:r>
      <w:bookmarkEnd w:id="3973"/>
      <w:bookmarkEnd w:id="3974"/>
    </w:p>
    <w:p w14:paraId="7F95B5B2" w14:textId="2865D8C0" w:rsidR="00260674" w:rsidRDefault="00583D85" w:rsidP="000231A3">
      <w:r>
        <w:t>E</w:t>
      </w:r>
      <w:r w:rsidR="00260674">
        <w:t>n base a los cálculos realizados, se determina que el coste total del proyecto que se describe en esta memoria es de 11.013,00 €.</w:t>
      </w:r>
    </w:p>
    <w:p w14:paraId="2D687BA8" w14:textId="77777777" w:rsidR="00260674" w:rsidRDefault="00260674" w:rsidP="000231A3"/>
    <w:p w14:paraId="1C5C979A" w14:textId="3B5F713F" w:rsidR="00260674" w:rsidRDefault="007E7723" w:rsidP="007E7723">
      <w:pPr>
        <w:pStyle w:val="Ttulo1"/>
      </w:pPr>
      <w:bookmarkStart w:id="3975" w:name="_Toc207317179"/>
      <w:bookmarkStart w:id="3976" w:name="_Toc202786336"/>
      <w:r>
        <w:t>Apéndice B</w:t>
      </w:r>
      <w:r w:rsidR="00E766C2">
        <w:t>.</w:t>
      </w:r>
      <w:r>
        <w:t xml:space="preserve"> </w:t>
      </w:r>
      <w:r w:rsidR="00260674">
        <w:t>Manual de despliegue</w:t>
      </w:r>
      <w:bookmarkEnd w:id="3975"/>
      <w:bookmarkEnd w:id="3976"/>
    </w:p>
    <w:p w14:paraId="2730B1EF" w14:textId="77777777" w:rsidR="00260674" w:rsidRDefault="00260674" w:rsidP="000231A3">
      <w:r>
        <w:t>En este apéndice se describe cuáles son las condiciones de despliegue del sistema que son necesarias para tenerlo listo y preparado para su uso.</w:t>
      </w:r>
    </w:p>
    <w:p w14:paraId="1226E024" w14:textId="4A617B6A" w:rsidR="00260674" w:rsidRDefault="005522D2" w:rsidP="005522D2">
      <w:pPr>
        <w:pStyle w:val="Ttulo2"/>
      </w:pPr>
      <w:bookmarkStart w:id="3977" w:name="_Toc207317180"/>
      <w:bookmarkStart w:id="3978" w:name="_Toc202786337"/>
      <w:r>
        <w:t xml:space="preserve">B.1. </w:t>
      </w:r>
      <w:r w:rsidR="00260674">
        <w:t>Descarga de la aplicación móvil</w:t>
      </w:r>
      <w:bookmarkEnd w:id="3977"/>
      <w:bookmarkEnd w:id="3978"/>
    </w:p>
    <w:p w14:paraId="600D2412" w14:textId="3B81821B" w:rsidR="00435A7D" w:rsidRDefault="00435A7D" w:rsidP="000231A3">
      <w:r>
        <w:t>El primer paso es descargar en un teléfono Android la aplicación. Para ello debe descargarse el APK generado</w:t>
      </w:r>
      <w:r w:rsidR="00583D85">
        <w:t>; actividad mostrada</w:t>
      </w:r>
      <w:r>
        <w:t xml:space="preserve"> en</w:t>
      </w:r>
      <w:r w:rsidR="004C6285">
        <w:t xml:space="preserve"> </w:t>
      </w:r>
      <w:r w:rsidR="00583D85">
        <w:t>“</w:t>
      </w:r>
      <w:r w:rsidR="004C6285" w:rsidRPr="004C6285">
        <w:rPr>
          <w:i/>
          <w:iCs/>
        </w:rPr>
        <w:fldChar w:fldCharType="begin"/>
      </w:r>
      <w:r w:rsidR="004C6285" w:rsidRPr="004C6285">
        <w:rPr>
          <w:i/>
          <w:iCs/>
        </w:rPr>
        <w:instrText xml:space="preserve"> REF _Ref200113684 \h </w:instrText>
      </w:r>
      <w:r w:rsidR="004C6285">
        <w:rPr>
          <w:i/>
          <w:iCs/>
        </w:rPr>
        <w:instrText xml:space="preserve"> \* MERGEFORMAT </w:instrText>
      </w:r>
      <w:r w:rsidR="004C6285" w:rsidRPr="004C6285">
        <w:rPr>
          <w:i/>
          <w:iCs/>
        </w:rPr>
      </w:r>
      <w:r w:rsidR="004C6285" w:rsidRPr="004C6285">
        <w:rPr>
          <w:i/>
          <w:iCs/>
        </w:rPr>
        <w:fldChar w:fldCharType="separate"/>
      </w:r>
      <w:r w:rsidR="0020779A" w:rsidRPr="0020779A">
        <w:rPr>
          <w:i/>
          <w:iCs/>
        </w:rPr>
        <w:t>5.3.4. Generación APK</w:t>
      </w:r>
      <w:r w:rsidR="004C6285" w:rsidRPr="004C6285">
        <w:rPr>
          <w:i/>
          <w:iCs/>
        </w:rPr>
        <w:fldChar w:fldCharType="end"/>
      </w:r>
      <w:del w:id="3979" w:author="Redondo García Francisco Javier" w:date="2025-09-02T09:44:00Z">
        <w:r w:rsidR="00DF34FD">
          <w:rPr>
            <w:i/>
            <w:iCs/>
          </w:rPr>
          <w:delText>”</w:delText>
        </w:r>
        <w:r w:rsidR="0070217B">
          <w:rPr>
            <w:i/>
            <w:iCs/>
          </w:rPr>
          <w:delText>.</w:delText>
        </w:r>
      </w:del>
      <w:ins w:id="3980" w:author="Redondo García Francisco Javier" w:date="2025-09-02T09:44:00Z">
        <w:r w:rsidR="00583D85">
          <w:rPr>
            <w:i/>
            <w:iCs/>
          </w:rPr>
          <w:t>”</w:t>
        </w:r>
      </w:ins>
    </w:p>
    <w:p w14:paraId="05FB762F" w14:textId="0254C7EF" w:rsidR="00435A7D" w:rsidRDefault="00435A7D" w:rsidP="000231A3">
      <w:r>
        <w:t>Por las condiciones de la aplicación, el móvil que la instale debe tener la versión Android 8.1 (Oreo) o superior. Con versiones anteriores no podrá ser instalada.</w:t>
      </w:r>
    </w:p>
    <w:p w14:paraId="11FFA358" w14:textId="77777777" w:rsidR="00435A7D" w:rsidRDefault="00435A7D" w:rsidP="000231A3"/>
    <w:p w14:paraId="78716F09" w14:textId="66F57CCD" w:rsidR="00260674" w:rsidRDefault="005522D2" w:rsidP="005522D2">
      <w:pPr>
        <w:pStyle w:val="Ttulo2"/>
      </w:pPr>
      <w:bookmarkStart w:id="3981" w:name="_Toc207317181"/>
      <w:bookmarkStart w:id="3982" w:name="_Toc202786338"/>
      <w:r>
        <w:t xml:space="preserve">B.2. </w:t>
      </w:r>
      <w:r w:rsidR="00260674">
        <w:t>Preparación de los sensores</w:t>
      </w:r>
      <w:bookmarkEnd w:id="3981"/>
      <w:bookmarkEnd w:id="3982"/>
    </w:p>
    <w:p w14:paraId="790D77B3" w14:textId="5AA2F698" w:rsidR="00435A7D" w:rsidRDefault="00273F93" w:rsidP="000231A3">
      <w:r>
        <w:t>Los tres sensores deben estar previamente cargados. Una vez listos, deben desplegarse de la siguiente manera.</w:t>
      </w:r>
    </w:p>
    <w:p w14:paraId="46C7D97B" w14:textId="726912E8" w:rsidR="00273F93" w:rsidRDefault="00A453FC" w:rsidP="005522D2">
      <w:pPr>
        <w:pStyle w:val="Ttulo3"/>
      </w:pPr>
      <w:bookmarkStart w:id="3983" w:name="_Toc207317182"/>
      <w:ins w:id="3984" w:author="Redondo García Francisco Javier" w:date="2025-09-02T09:44:00Z">
        <w:r>
          <w:t xml:space="preserve">B.2.1. </w:t>
        </w:r>
      </w:ins>
      <w:bookmarkStart w:id="3985" w:name="_Toc202786339"/>
      <w:commentRangeStart w:id="3986"/>
      <w:r w:rsidR="00273F93">
        <w:t>Equilibrio</w:t>
      </w:r>
      <w:bookmarkEnd w:id="3983"/>
      <w:bookmarkEnd w:id="3985"/>
      <w:commentRangeEnd w:id="3986"/>
      <w:r w:rsidR="00A178EE">
        <w:rPr>
          <w:rStyle w:val="Refdecomentario"/>
          <w:rFonts w:asciiTheme="minorHAnsi" w:eastAsiaTheme="minorHAnsi" w:hAnsiTheme="minorHAnsi" w:cstheme="minorBidi"/>
          <w:color w:val="auto"/>
        </w:rPr>
        <w:commentReference w:id="3986"/>
      </w:r>
    </w:p>
    <w:p w14:paraId="63A4B03A" w14:textId="77777777" w:rsidR="006E544C" w:rsidRDefault="006E544C" w:rsidP="000231A3">
      <w:r>
        <w:t>El dispositivo cuenta con un conector que sale de la plantilla y una caja.</w:t>
      </w:r>
    </w:p>
    <w:p w14:paraId="723536AE" w14:textId="66D3A2CC" w:rsidR="00EA5730" w:rsidRDefault="00EA5730" w:rsidP="000231A3">
      <w:r>
        <w:t xml:space="preserve">Para desplegar el dispositivo de equilibrio se debe colocar la plantilla en el suelo y conectar la caja como se muestra en </w:t>
      </w:r>
      <w:r w:rsidR="004C6285">
        <w:fldChar w:fldCharType="begin"/>
      </w:r>
      <w:r w:rsidR="004C6285">
        <w:instrText xml:space="preserve"> REF _Ref200113643 \h </w:instrText>
      </w:r>
      <w:r w:rsidR="004C6285">
        <w:fldChar w:fldCharType="separate"/>
      </w:r>
      <w:r w:rsidR="00477B4E">
        <w:t xml:space="preserve">Figura </w:t>
      </w:r>
      <w:del w:id="3987" w:author="Redondo García Francisco Javier" w:date="2025-09-02T09:44:00Z">
        <w:r w:rsidR="0048457C">
          <w:rPr>
            <w:noProof/>
          </w:rPr>
          <w:delText>35</w:delText>
        </w:r>
      </w:del>
      <w:ins w:id="3988" w:author="Redondo García Francisco Javier" w:date="2025-09-02T09:44:00Z">
        <w:r w:rsidR="00477B4E">
          <w:rPr>
            <w:noProof/>
          </w:rPr>
          <w:t>37</w:t>
        </w:r>
      </w:ins>
      <w:r w:rsidR="004C6285">
        <w:fldChar w:fldCharType="end"/>
      </w:r>
    </w:p>
    <w:p w14:paraId="3C703F1D" w14:textId="77777777" w:rsidR="005226D7" w:rsidRDefault="006E544C" w:rsidP="005226D7">
      <w:pPr>
        <w:keepNext/>
        <w:jc w:val="center"/>
      </w:pPr>
      <w:r>
        <w:rPr>
          <w:noProof/>
        </w:rPr>
        <w:drawing>
          <wp:inline distT="0" distB="0" distL="0" distR="0" wp14:anchorId="6B2ED21B" wp14:editId="77B053B9">
            <wp:extent cx="2543100" cy="3390900"/>
            <wp:effectExtent l="0" t="0" r="0" b="0"/>
            <wp:docPr id="406387953" name="Imagen 406387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555512" cy="3407449"/>
                    </a:xfrm>
                    <a:prstGeom prst="rect">
                      <a:avLst/>
                    </a:prstGeom>
                    <a:noFill/>
                    <a:ln>
                      <a:noFill/>
                    </a:ln>
                  </pic:spPr>
                </pic:pic>
              </a:graphicData>
            </a:graphic>
          </wp:inline>
        </w:drawing>
      </w:r>
    </w:p>
    <w:p w14:paraId="0DB06AEC" w14:textId="19E9FE88" w:rsidR="006E544C" w:rsidRDefault="005226D7" w:rsidP="005226D7">
      <w:pPr>
        <w:pStyle w:val="Descripcin"/>
        <w:jc w:val="center"/>
      </w:pPr>
      <w:bookmarkStart w:id="3989" w:name="_Toc207314969"/>
      <w:bookmarkStart w:id="3990" w:name="_Toc202786396"/>
      <w:r>
        <w:t xml:space="preserve">Figura </w:t>
      </w:r>
      <w:r w:rsidR="00DE1F43">
        <w:fldChar w:fldCharType="begin"/>
      </w:r>
      <w:r w:rsidR="00DE1F43">
        <w:instrText xml:space="preserve"> SEQ Figura \* ARABIC </w:instrText>
      </w:r>
      <w:r w:rsidR="00DE1F43">
        <w:fldChar w:fldCharType="separate"/>
      </w:r>
      <w:r w:rsidR="00885F17">
        <w:rPr>
          <w:noProof/>
        </w:rPr>
        <w:t>37</w:t>
      </w:r>
      <w:r w:rsidR="00DE1F43">
        <w:rPr>
          <w:noProof/>
        </w:rPr>
        <w:fldChar w:fldCharType="end"/>
      </w:r>
      <w:r>
        <w:t xml:space="preserve"> - Dispositivo equilibrio sin conectar</w:t>
      </w:r>
      <w:bookmarkEnd w:id="3989"/>
      <w:bookmarkEnd w:id="3990"/>
    </w:p>
    <w:p w14:paraId="52C932D9" w14:textId="77777777" w:rsidR="005226D7" w:rsidRDefault="006E544C" w:rsidP="005226D7">
      <w:pPr>
        <w:keepNext/>
        <w:jc w:val="center"/>
      </w:pPr>
      <w:r>
        <w:rPr>
          <w:noProof/>
        </w:rPr>
        <w:lastRenderedPageBreak/>
        <w:drawing>
          <wp:inline distT="0" distB="0" distL="0" distR="0" wp14:anchorId="3AC1BEE8" wp14:editId="5C9F9021">
            <wp:extent cx="2547863" cy="3397250"/>
            <wp:effectExtent l="0" t="0" r="5080" b="0"/>
            <wp:docPr id="406387952" name="Imagen 406387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555224" cy="3407065"/>
                    </a:xfrm>
                    <a:prstGeom prst="rect">
                      <a:avLst/>
                    </a:prstGeom>
                    <a:noFill/>
                    <a:ln>
                      <a:noFill/>
                    </a:ln>
                  </pic:spPr>
                </pic:pic>
              </a:graphicData>
            </a:graphic>
          </wp:inline>
        </w:drawing>
      </w:r>
    </w:p>
    <w:p w14:paraId="49D3D2FE" w14:textId="1499710B" w:rsidR="006E544C" w:rsidRDefault="005226D7" w:rsidP="005226D7">
      <w:pPr>
        <w:pStyle w:val="Descripcin"/>
        <w:jc w:val="center"/>
      </w:pPr>
      <w:bookmarkStart w:id="3991" w:name="_Ref200113643"/>
      <w:bookmarkStart w:id="3992" w:name="_Toc207314970"/>
      <w:bookmarkStart w:id="3993" w:name="_Toc202786397"/>
      <w:r>
        <w:t xml:space="preserve">Figura </w:t>
      </w:r>
      <w:r w:rsidR="00DE1F43">
        <w:fldChar w:fldCharType="begin"/>
      </w:r>
      <w:r w:rsidR="00DE1F43">
        <w:instrText xml:space="preserve"> SEQ Figura \* ARABIC </w:instrText>
      </w:r>
      <w:r w:rsidR="00DE1F43">
        <w:fldChar w:fldCharType="separate"/>
      </w:r>
      <w:r w:rsidR="00885F17">
        <w:rPr>
          <w:noProof/>
        </w:rPr>
        <w:t>38</w:t>
      </w:r>
      <w:r w:rsidR="00DE1F43">
        <w:rPr>
          <w:noProof/>
        </w:rPr>
        <w:fldChar w:fldCharType="end"/>
      </w:r>
      <w:bookmarkEnd w:id="3991"/>
      <w:r>
        <w:t xml:space="preserve"> - Dispositivo equilibrio conectado</w:t>
      </w:r>
      <w:bookmarkEnd w:id="3992"/>
      <w:bookmarkEnd w:id="3993"/>
    </w:p>
    <w:p w14:paraId="7E907359" w14:textId="40099908" w:rsidR="00EA5730" w:rsidRDefault="00EA5730" w:rsidP="000231A3">
      <w:r>
        <w:t>Una vez conectado, se enciende el interruptor y ya está listo para conectarse al móvil.</w:t>
      </w:r>
    </w:p>
    <w:p w14:paraId="2533B7C8" w14:textId="77777777" w:rsidR="005226D7" w:rsidRDefault="006E544C" w:rsidP="005226D7">
      <w:pPr>
        <w:keepNext/>
        <w:jc w:val="center"/>
      </w:pPr>
      <w:r>
        <w:rPr>
          <w:noProof/>
        </w:rPr>
        <w:drawing>
          <wp:inline distT="0" distB="0" distL="0" distR="0" wp14:anchorId="0058EB1B" wp14:editId="1921A60B">
            <wp:extent cx="2514526" cy="3352800"/>
            <wp:effectExtent l="0" t="0" r="635" b="0"/>
            <wp:docPr id="406387954" name="Imagen 406387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519784" cy="3359810"/>
                    </a:xfrm>
                    <a:prstGeom prst="rect">
                      <a:avLst/>
                    </a:prstGeom>
                    <a:noFill/>
                    <a:ln>
                      <a:noFill/>
                    </a:ln>
                  </pic:spPr>
                </pic:pic>
              </a:graphicData>
            </a:graphic>
          </wp:inline>
        </w:drawing>
      </w:r>
    </w:p>
    <w:p w14:paraId="4B409A54" w14:textId="10A4D1C6" w:rsidR="006E544C" w:rsidRDefault="005226D7" w:rsidP="005226D7">
      <w:pPr>
        <w:pStyle w:val="Descripcin"/>
        <w:jc w:val="center"/>
      </w:pPr>
      <w:bookmarkStart w:id="3994" w:name="_Toc207314971"/>
      <w:bookmarkStart w:id="3995" w:name="_Toc202786398"/>
      <w:r>
        <w:t xml:space="preserve">Figura </w:t>
      </w:r>
      <w:r w:rsidR="00DE1F43">
        <w:fldChar w:fldCharType="begin"/>
      </w:r>
      <w:r w:rsidR="00DE1F43">
        <w:instrText xml:space="preserve"> SEQ Figura \* ARABIC </w:instrText>
      </w:r>
      <w:r w:rsidR="00DE1F43">
        <w:fldChar w:fldCharType="separate"/>
      </w:r>
      <w:r w:rsidR="00885F17">
        <w:rPr>
          <w:noProof/>
        </w:rPr>
        <w:t>39</w:t>
      </w:r>
      <w:r w:rsidR="00DE1F43">
        <w:rPr>
          <w:noProof/>
        </w:rPr>
        <w:fldChar w:fldCharType="end"/>
      </w:r>
      <w:r>
        <w:t xml:space="preserve"> - Interruptor dispositivo equilibrio</w:t>
      </w:r>
      <w:bookmarkEnd w:id="3994"/>
      <w:bookmarkEnd w:id="3995"/>
    </w:p>
    <w:p w14:paraId="061A6F80" w14:textId="4EA71B59" w:rsidR="00273F93" w:rsidRDefault="00A453FC" w:rsidP="005522D2">
      <w:pPr>
        <w:pStyle w:val="Ttulo3"/>
      </w:pPr>
      <w:bookmarkStart w:id="3996" w:name="_Toc207317183"/>
      <w:ins w:id="3997" w:author="Redondo García Francisco Javier" w:date="2025-09-02T09:44:00Z">
        <w:r>
          <w:t xml:space="preserve">B.2.2. </w:t>
        </w:r>
      </w:ins>
      <w:bookmarkStart w:id="3998" w:name="_Toc202786340"/>
      <w:r w:rsidR="00273F93">
        <w:t>Sentadillas</w:t>
      </w:r>
      <w:bookmarkEnd w:id="3996"/>
      <w:bookmarkEnd w:id="3998"/>
    </w:p>
    <w:p w14:paraId="5D5C8B27" w14:textId="3F446533" w:rsidR="00640002" w:rsidRDefault="00640002" w:rsidP="000231A3">
      <w:r>
        <w:t>El dispositivo de sentadillas de colocarse en la zona femoral del paciente en el momento que vaya a hacer la prueba, tal como se muestra en</w:t>
      </w:r>
      <w:r w:rsidR="004C6285">
        <w:t xml:space="preserve"> </w:t>
      </w:r>
      <w:r w:rsidR="004C6285">
        <w:fldChar w:fldCharType="begin"/>
      </w:r>
      <w:r w:rsidR="004C6285">
        <w:instrText xml:space="preserve"> REF _Ref200113584 \h </w:instrText>
      </w:r>
      <w:r w:rsidR="004C6285">
        <w:fldChar w:fldCharType="separate"/>
      </w:r>
      <w:r w:rsidR="0020779A">
        <w:t xml:space="preserve">Figura </w:t>
      </w:r>
      <w:del w:id="3999" w:author="Redondo García Francisco Javier" w:date="2025-09-02T09:44:00Z">
        <w:r w:rsidR="0048457C">
          <w:rPr>
            <w:noProof/>
          </w:rPr>
          <w:delText>37</w:delText>
        </w:r>
      </w:del>
      <w:ins w:id="4000" w:author="Redondo García Francisco Javier" w:date="2025-09-02T09:44:00Z">
        <w:r w:rsidR="0020779A">
          <w:rPr>
            <w:noProof/>
          </w:rPr>
          <w:t>39</w:t>
        </w:r>
      </w:ins>
      <w:r w:rsidR="004C6285">
        <w:fldChar w:fldCharType="end"/>
      </w:r>
    </w:p>
    <w:p w14:paraId="1B14717F" w14:textId="0AE5CF19" w:rsidR="006E544C" w:rsidRDefault="006E544C" w:rsidP="000231A3">
      <w:r>
        <w:t>El sistema completo tiene unas cintas elásticas que sirven para sujetar bien el dispositivo al paciente sin que se mueva o se caiga.</w:t>
      </w:r>
    </w:p>
    <w:p w14:paraId="1B284793" w14:textId="77777777" w:rsidR="00BA4E2B" w:rsidRDefault="006E544C" w:rsidP="00BA4E2B">
      <w:pPr>
        <w:keepNext/>
        <w:jc w:val="center"/>
      </w:pPr>
      <w:r>
        <w:rPr>
          <w:noProof/>
        </w:rPr>
        <w:lastRenderedPageBreak/>
        <w:drawing>
          <wp:inline distT="0" distB="0" distL="0" distR="0" wp14:anchorId="05389A74" wp14:editId="119FC534">
            <wp:extent cx="2457378" cy="3276600"/>
            <wp:effectExtent l="0" t="0" r="635" b="0"/>
            <wp:docPr id="406387955" name="Imagen 406387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472059" cy="3296176"/>
                    </a:xfrm>
                    <a:prstGeom prst="rect">
                      <a:avLst/>
                    </a:prstGeom>
                    <a:noFill/>
                    <a:ln>
                      <a:noFill/>
                    </a:ln>
                  </pic:spPr>
                </pic:pic>
              </a:graphicData>
            </a:graphic>
          </wp:inline>
        </w:drawing>
      </w:r>
    </w:p>
    <w:p w14:paraId="7E3566AC" w14:textId="6C123807" w:rsidR="006E544C" w:rsidRDefault="00BA4E2B" w:rsidP="00BA4E2B">
      <w:pPr>
        <w:pStyle w:val="Descripcin"/>
        <w:jc w:val="center"/>
      </w:pPr>
      <w:bookmarkStart w:id="4001" w:name="_Ref200113584"/>
      <w:bookmarkStart w:id="4002" w:name="_Ref200113579"/>
      <w:bookmarkStart w:id="4003" w:name="_Toc207314972"/>
      <w:bookmarkStart w:id="4004" w:name="_Toc202786399"/>
      <w:r>
        <w:t xml:space="preserve">Figura </w:t>
      </w:r>
      <w:r w:rsidR="00DE1F43">
        <w:fldChar w:fldCharType="begin"/>
      </w:r>
      <w:r w:rsidR="00DE1F43">
        <w:instrText xml:space="preserve"> SEQ Figura \* ARABIC </w:instrText>
      </w:r>
      <w:r w:rsidR="00DE1F43">
        <w:fldChar w:fldCharType="separate"/>
      </w:r>
      <w:r w:rsidR="00885F17">
        <w:rPr>
          <w:noProof/>
        </w:rPr>
        <w:t>40</w:t>
      </w:r>
      <w:r w:rsidR="00DE1F43">
        <w:rPr>
          <w:noProof/>
        </w:rPr>
        <w:fldChar w:fldCharType="end"/>
      </w:r>
      <w:bookmarkEnd w:id="4001"/>
      <w:r>
        <w:t xml:space="preserve"> - Colocación dispositivo sentadillas</w:t>
      </w:r>
      <w:bookmarkEnd w:id="4002"/>
      <w:bookmarkEnd w:id="4003"/>
      <w:bookmarkEnd w:id="4004"/>
    </w:p>
    <w:p w14:paraId="44A26AC7" w14:textId="395D0FD1" w:rsidR="00640002" w:rsidRDefault="00640002" w:rsidP="000231A3">
      <w:r>
        <w:t>El propio dispositivo tiene una flecha que debe estar apuntando hacia el cuerpo del paciente. Esto es importante para que la muestra de la orientación de las sentadillas sea correcta.</w:t>
      </w:r>
    </w:p>
    <w:p w14:paraId="70898642" w14:textId="77777777" w:rsidR="00BA4E2B" w:rsidRDefault="006E544C" w:rsidP="00BA4E2B">
      <w:pPr>
        <w:keepNext/>
        <w:jc w:val="center"/>
      </w:pPr>
      <w:r>
        <w:rPr>
          <w:noProof/>
        </w:rPr>
        <w:drawing>
          <wp:inline distT="0" distB="0" distL="0" distR="0" wp14:anchorId="79D41779" wp14:editId="01C7A88C">
            <wp:extent cx="2559050" cy="2622348"/>
            <wp:effectExtent l="0" t="0" r="0" b="6985"/>
            <wp:docPr id="406387956" name="Imagen 406387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563104" cy="2626503"/>
                    </a:xfrm>
                    <a:prstGeom prst="rect">
                      <a:avLst/>
                    </a:prstGeom>
                    <a:noFill/>
                    <a:ln>
                      <a:noFill/>
                    </a:ln>
                  </pic:spPr>
                </pic:pic>
              </a:graphicData>
            </a:graphic>
          </wp:inline>
        </w:drawing>
      </w:r>
    </w:p>
    <w:p w14:paraId="42349A0B" w14:textId="62C05342" w:rsidR="006E544C" w:rsidRDefault="00BA4E2B" w:rsidP="00BA4E2B">
      <w:pPr>
        <w:pStyle w:val="Descripcin"/>
        <w:jc w:val="center"/>
      </w:pPr>
      <w:bookmarkStart w:id="4005" w:name="_Toc207314973"/>
      <w:bookmarkStart w:id="4006" w:name="_Toc202786400"/>
      <w:r>
        <w:t xml:space="preserve">Figura </w:t>
      </w:r>
      <w:r w:rsidR="00DE1F43">
        <w:fldChar w:fldCharType="begin"/>
      </w:r>
      <w:r w:rsidR="00DE1F43">
        <w:instrText xml:space="preserve"> SEQ Figura \* ARABIC </w:instrText>
      </w:r>
      <w:r w:rsidR="00DE1F43">
        <w:fldChar w:fldCharType="separate"/>
      </w:r>
      <w:r w:rsidR="00885F17">
        <w:rPr>
          <w:noProof/>
        </w:rPr>
        <w:t>41</w:t>
      </w:r>
      <w:r w:rsidR="00DE1F43">
        <w:rPr>
          <w:noProof/>
        </w:rPr>
        <w:fldChar w:fldCharType="end"/>
      </w:r>
      <w:r>
        <w:t xml:space="preserve"> - Indicador posición dispositivo sentadillas</w:t>
      </w:r>
      <w:bookmarkEnd w:id="4005"/>
      <w:bookmarkEnd w:id="4006"/>
    </w:p>
    <w:p w14:paraId="161870DB" w14:textId="70D1ECE1" w:rsidR="00640002" w:rsidRDefault="00A453FC" w:rsidP="001E01CB">
      <w:pPr>
        <w:pStyle w:val="Ttulo3"/>
      </w:pPr>
      <w:bookmarkStart w:id="4007" w:name="_Toc207317184"/>
      <w:ins w:id="4008" w:author="Redondo García Francisco Javier" w:date="2025-09-02T09:44:00Z">
        <w:r>
          <w:t xml:space="preserve">B.2.3. </w:t>
        </w:r>
      </w:ins>
      <w:bookmarkStart w:id="4009" w:name="_Toc202786341"/>
      <w:r w:rsidR="00273F93">
        <w:t>Velocidad</w:t>
      </w:r>
      <w:bookmarkEnd w:id="4007"/>
      <w:bookmarkEnd w:id="4009"/>
    </w:p>
    <w:p w14:paraId="335487FD" w14:textId="34E98FE9" w:rsidR="00640002" w:rsidRDefault="00640002" w:rsidP="000231A3">
      <w:r>
        <w:t xml:space="preserve">El dispositivo de velocidad debe ir anclado al trípode, tal como se muestra </w:t>
      </w:r>
      <w:commentRangeStart w:id="4010"/>
      <w:r>
        <w:t>en</w:t>
      </w:r>
      <w:commentRangeEnd w:id="4010"/>
      <w:r w:rsidR="00A24E3A">
        <w:rPr>
          <w:rStyle w:val="Refdecomentario"/>
        </w:rPr>
        <w:commentReference w:id="4010"/>
      </w:r>
      <w:ins w:id="4011" w:author="Redondo García Francisco Javier" w:date="2025-09-02T09:44:00Z">
        <w:r w:rsidR="00FC7BBB">
          <w:t xml:space="preserve"> la </w:t>
        </w:r>
        <w:r w:rsidR="00FC7BBB">
          <w:fldChar w:fldCharType="begin"/>
        </w:r>
        <w:r w:rsidR="00FC7BBB">
          <w:instrText xml:space="preserve"> REF _Ref206666950 \h </w:instrText>
        </w:r>
        <w:r w:rsidR="00FC7BBB">
          <w:fldChar w:fldCharType="separate"/>
        </w:r>
        <w:r w:rsidR="0020779A">
          <w:t xml:space="preserve">Figura </w:t>
        </w:r>
        <w:r w:rsidR="0020779A">
          <w:rPr>
            <w:noProof/>
          </w:rPr>
          <w:t>41</w:t>
        </w:r>
        <w:r w:rsidR="00FC7BBB">
          <w:fldChar w:fldCharType="end"/>
        </w:r>
      </w:ins>
    </w:p>
    <w:p w14:paraId="7AF5450F" w14:textId="14223ED0" w:rsidR="00640002" w:rsidRDefault="00640002" w:rsidP="000231A3">
      <w:r>
        <w:t>Una vez hecho esto, debe colocarse en una zona donde haya al menos 6 metros en línea recta desde el sensor.</w:t>
      </w:r>
    </w:p>
    <w:p w14:paraId="56CC5647" w14:textId="3D60B02E" w:rsidR="00640002" w:rsidRDefault="00640002" w:rsidP="000231A3">
      <w:r>
        <w:t>Se coloca apuntando el sensor hacia el espacio, que debe estar vacío, sin obstáculos, y se enciende el interruptor integrado en la caja del dispositivo. Se verá una luz intermitente en el sensor</w:t>
      </w:r>
      <w:r w:rsidR="00EA5730">
        <w:t xml:space="preserve"> que indica que ya está preparado para conectar el Bluetooth y transmitir datos</w:t>
      </w:r>
      <w:r w:rsidR="00583D85">
        <w:t>.</w:t>
      </w:r>
    </w:p>
    <w:p w14:paraId="4D7E019E" w14:textId="77777777" w:rsidR="00BA4E2B" w:rsidRDefault="00640002" w:rsidP="00BA4E2B">
      <w:pPr>
        <w:keepNext/>
        <w:jc w:val="center"/>
      </w:pPr>
      <w:r>
        <w:rPr>
          <w:noProof/>
        </w:rPr>
        <w:lastRenderedPageBreak/>
        <w:drawing>
          <wp:inline distT="0" distB="0" distL="0" distR="0" wp14:anchorId="45324E7B" wp14:editId="459AFE8B">
            <wp:extent cx="2808634" cy="3746500"/>
            <wp:effectExtent l="0" t="0" r="0" b="6350"/>
            <wp:docPr id="1650053863"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815839" cy="3756111"/>
                    </a:xfrm>
                    <a:prstGeom prst="rect">
                      <a:avLst/>
                    </a:prstGeom>
                    <a:noFill/>
                    <a:ln>
                      <a:noFill/>
                    </a:ln>
                  </pic:spPr>
                </pic:pic>
              </a:graphicData>
            </a:graphic>
          </wp:inline>
        </w:drawing>
      </w:r>
    </w:p>
    <w:p w14:paraId="11F85E8C" w14:textId="50A7E437" w:rsidR="00273F93" w:rsidRDefault="00BA4E2B" w:rsidP="00BA4E2B">
      <w:pPr>
        <w:pStyle w:val="Descripcin"/>
        <w:jc w:val="center"/>
      </w:pPr>
      <w:bookmarkStart w:id="4012" w:name="_Ref206666950"/>
      <w:bookmarkStart w:id="4013" w:name="_Toc207314974"/>
      <w:bookmarkStart w:id="4014" w:name="_Toc202786401"/>
      <w:r>
        <w:t xml:space="preserve">Figura </w:t>
      </w:r>
      <w:r w:rsidR="00DE1F43">
        <w:fldChar w:fldCharType="begin"/>
      </w:r>
      <w:r w:rsidR="00DE1F43">
        <w:instrText xml:space="preserve"> SEQ Figura \* ARABIC </w:instrText>
      </w:r>
      <w:r w:rsidR="00DE1F43">
        <w:fldChar w:fldCharType="separate"/>
      </w:r>
      <w:r w:rsidR="00885F17">
        <w:rPr>
          <w:noProof/>
        </w:rPr>
        <w:t>42</w:t>
      </w:r>
      <w:r w:rsidR="00DE1F43">
        <w:rPr>
          <w:noProof/>
        </w:rPr>
        <w:fldChar w:fldCharType="end"/>
      </w:r>
      <w:bookmarkEnd w:id="4012"/>
      <w:r>
        <w:t xml:space="preserve"> - </w:t>
      </w:r>
      <w:del w:id="4015" w:author="Redondo García Francisco Javier" w:date="2025-09-02T09:44:00Z">
        <w:r>
          <w:delText>dispositivo</w:delText>
        </w:r>
      </w:del>
      <w:ins w:id="4016" w:author="Redondo García Francisco Javier" w:date="2025-09-02T09:44:00Z">
        <w:r w:rsidR="00FC7BBB">
          <w:t>D</w:t>
        </w:r>
        <w:r>
          <w:t>ispositivo</w:t>
        </w:r>
      </w:ins>
      <w:r>
        <w:t xml:space="preserve"> equilibrio y trípode</w:t>
      </w:r>
      <w:bookmarkEnd w:id="4013"/>
      <w:bookmarkEnd w:id="4014"/>
    </w:p>
    <w:p w14:paraId="05D43334" w14:textId="77777777" w:rsidR="00BA4E2B" w:rsidRDefault="006E544C" w:rsidP="00BA4E2B">
      <w:pPr>
        <w:keepNext/>
        <w:jc w:val="center"/>
      </w:pPr>
      <w:r>
        <w:rPr>
          <w:noProof/>
        </w:rPr>
        <w:drawing>
          <wp:inline distT="0" distB="0" distL="0" distR="0" wp14:anchorId="3EB82CD6" wp14:editId="4FEA76C5">
            <wp:extent cx="2557145" cy="1987227"/>
            <wp:effectExtent l="0" t="0" r="0" b="0"/>
            <wp:docPr id="406387957" name="Imagen 406387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t="41717"/>
                    <a:stretch/>
                  </pic:blipFill>
                  <pic:spPr bwMode="auto">
                    <a:xfrm>
                      <a:off x="0" y="0"/>
                      <a:ext cx="2562994" cy="1991772"/>
                    </a:xfrm>
                    <a:prstGeom prst="rect">
                      <a:avLst/>
                    </a:prstGeom>
                    <a:noFill/>
                    <a:ln>
                      <a:noFill/>
                    </a:ln>
                    <a:extLst>
                      <a:ext uri="{53640926-AAD7-44D8-BBD7-CCE9431645EC}">
                        <a14:shadowObscured xmlns:a14="http://schemas.microsoft.com/office/drawing/2010/main"/>
                      </a:ext>
                    </a:extLst>
                  </pic:spPr>
                </pic:pic>
              </a:graphicData>
            </a:graphic>
          </wp:inline>
        </w:drawing>
      </w:r>
    </w:p>
    <w:p w14:paraId="0AB76BB6" w14:textId="2F462D66" w:rsidR="006E544C" w:rsidRDefault="00BA4E2B" w:rsidP="00BA4E2B">
      <w:pPr>
        <w:pStyle w:val="Descripcin"/>
        <w:jc w:val="center"/>
      </w:pPr>
      <w:bookmarkStart w:id="4017" w:name="_Toc207314975"/>
      <w:bookmarkStart w:id="4018" w:name="_Toc202786402"/>
      <w:r>
        <w:t xml:space="preserve">Figura </w:t>
      </w:r>
      <w:r w:rsidR="00DE1F43">
        <w:fldChar w:fldCharType="begin"/>
      </w:r>
      <w:r w:rsidR="00DE1F43">
        <w:instrText xml:space="preserve"> SEQ Figura \* ARABIC </w:instrText>
      </w:r>
      <w:r w:rsidR="00DE1F43">
        <w:fldChar w:fldCharType="separate"/>
      </w:r>
      <w:r w:rsidR="00885F17">
        <w:rPr>
          <w:noProof/>
        </w:rPr>
        <w:t>43</w:t>
      </w:r>
      <w:r w:rsidR="00DE1F43">
        <w:rPr>
          <w:noProof/>
        </w:rPr>
        <w:fldChar w:fldCharType="end"/>
      </w:r>
      <w:r>
        <w:t xml:space="preserve"> - Interruptor dispositivo equilibrio</w:t>
      </w:r>
      <w:bookmarkEnd w:id="4017"/>
      <w:bookmarkEnd w:id="4018"/>
    </w:p>
    <w:p w14:paraId="32BDA1AF" w14:textId="0BB9FCD9" w:rsidR="00260674" w:rsidRDefault="00A453FC" w:rsidP="0001258D">
      <w:pPr>
        <w:pStyle w:val="Ttulo3"/>
      </w:pPr>
      <w:bookmarkStart w:id="4019" w:name="_Toc207317185"/>
      <w:ins w:id="4020" w:author="Redondo García Francisco Javier" w:date="2025-09-02T09:44:00Z">
        <w:r>
          <w:t xml:space="preserve">B.3. </w:t>
        </w:r>
      </w:ins>
      <w:bookmarkStart w:id="4021" w:name="_Toc202786342"/>
      <w:r w:rsidR="00260674">
        <w:t>Conexión Bluetooth</w:t>
      </w:r>
      <w:bookmarkEnd w:id="4019"/>
      <w:bookmarkEnd w:id="4021"/>
    </w:p>
    <w:p w14:paraId="14DF7F6E" w14:textId="4C6A7C15" w:rsidR="003C3542" w:rsidRDefault="003C3542" w:rsidP="000231A3">
      <w:r>
        <w:t>Una vez los dispositivos estén preparados, con batería y encendidos, el siguiente paso es conectarlos por Bluetooth al móvil que vaya a realizar las pruebas. Los nombres Bluetooth de los dispositivos son los siguientes:</w:t>
      </w:r>
    </w:p>
    <w:p w14:paraId="2C27022E" w14:textId="4153A93B" w:rsidR="003C3542" w:rsidRDefault="003C3542" w:rsidP="00C87F70">
      <w:pPr>
        <w:pStyle w:val="Prrafodelista"/>
        <w:numPr>
          <w:ilvl w:val="0"/>
          <w:numId w:val="30"/>
        </w:numPr>
      </w:pPr>
      <w:r>
        <w:t>Equilibrio: ‘</w:t>
      </w:r>
      <w:r w:rsidRPr="003C3542">
        <w:rPr>
          <w:i/>
          <w:iCs/>
        </w:rPr>
        <w:t>EQUILIBRIO HC-05</w:t>
      </w:r>
      <w:r>
        <w:rPr>
          <w:i/>
          <w:iCs/>
        </w:rPr>
        <w:t>’</w:t>
      </w:r>
      <w:r w:rsidR="00583D85">
        <w:rPr>
          <w:i/>
          <w:iCs/>
        </w:rPr>
        <w:t>.</w:t>
      </w:r>
    </w:p>
    <w:p w14:paraId="5AB54D2C" w14:textId="41901214" w:rsidR="003C3542" w:rsidRDefault="003C3542" w:rsidP="00C87F70">
      <w:pPr>
        <w:pStyle w:val="Prrafodelista"/>
        <w:numPr>
          <w:ilvl w:val="0"/>
          <w:numId w:val="30"/>
        </w:numPr>
      </w:pPr>
      <w:r>
        <w:t xml:space="preserve">Sentadillas: </w:t>
      </w:r>
      <w:r w:rsidRPr="003C3542">
        <w:rPr>
          <w:i/>
          <w:iCs/>
        </w:rPr>
        <w:t>‘Sentadillas’</w:t>
      </w:r>
      <w:r w:rsidR="00583D85">
        <w:rPr>
          <w:i/>
          <w:iCs/>
        </w:rPr>
        <w:t>.</w:t>
      </w:r>
    </w:p>
    <w:p w14:paraId="591DFEE8" w14:textId="4F125458" w:rsidR="003C3542" w:rsidRDefault="003C3542" w:rsidP="00C87F70">
      <w:pPr>
        <w:pStyle w:val="Prrafodelista"/>
        <w:numPr>
          <w:ilvl w:val="0"/>
          <w:numId w:val="30"/>
        </w:numPr>
      </w:pPr>
      <w:r>
        <w:t xml:space="preserve">Velocidad: </w:t>
      </w:r>
      <w:r w:rsidRPr="003C3542">
        <w:rPr>
          <w:i/>
          <w:iCs/>
        </w:rPr>
        <w:t>‘GS’</w:t>
      </w:r>
      <w:r w:rsidR="00583D85">
        <w:rPr>
          <w:i/>
          <w:iCs/>
        </w:rPr>
        <w:t>.</w:t>
      </w:r>
    </w:p>
    <w:p w14:paraId="605E939D" w14:textId="77777777" w:rsidR="003C3542" w:rsidRDefault="003C3542" w:rsidP="000231A3"/>
    <w:p w14:paraId="2FF08254" w14:textId="6E892B12" w:rsidR="00260674" w:rsidRDefault="00A453FC" w:rsidP="0001258D">
      <w:pPr>
        <w:pStyle w:val="Ttulo3"/>
      </w:pPr>
      <w:bookmarkStart w:id="4022" w:name="_Toc207317186"/>
      <w:ins w:id="4023" w:author="Redondo García Francisco Javier" w:date="2025-09-02T09:44:00Z">
        <w:r>
          <w:t xml:space="preserve">B.4. </w:t>
        </w:r>
      </w:ins>
      <w:bookmarkStart w:id="4024" w:name="_Toc202786343"/>
      <w:r w:rsidR="00260674">
        <w:t xml:space="preserve">Acceso a la </w:t>
      </w:r>
      <w:ins w:id="4025" w:author="Redondo García Francisco Javier" w:date="2025-09-02T09:44:00Z">
        <w:r w:rsidR="00A162D5">
          <w:t xml:space="preserve">página </w:t>
        </w:r>
      </w:ins>
      <w:r w:rsidR="00260674">
        <w:t>web</w:t>
      </w:r>
      <w:bookmarkEnd w:id="4022"/>
      <w:bookmarkEnd w:id="4024"/>
    </w:p>
    <w:p w14:paraId="38C49C7E" w14:textId="69483F71" w:rsidR="00260674" w:rsidRDefault="0001258D" w:rsidP="000231A3">
      <w:r>
        <w:t>Para acceder a la web solo hay que ir a un navegador y acceder a la siguiente URL:</w:t>
      </w:r>
    </w:p>
    <w:p w14:paraId="6B2629A3" w14:textId="77777777" w:rsidR="0001258D" w:rsidRDefault="0056181D" w:rsidP="00C87F70">
      <w:pPr>
        <w:pStyle w:val="Prrafodelista"/>
        <w:numPr>
          <w:ilvl w:val="0"/>
          <w:numId w:val="31"/>
        </w:numPr>
        <w:rPr>
          <w:del w:id="4026" w:author="Redondo García Francisco Javier" w:date="2025-09-02T09:44:00Z"/>
        </w:rPr>
      </w:pPr>
      <w:del w:id="4027" w:author="Redondo García Francisco Javier" w:date="2025-09-02T09:44:00Z">
        <w:r>
          <w:lastRenderedPageBreak/>
          <w:fldChar w:fldCharType="begin"/>
        </w:r>
        <w:r>
          <w:delInstrText xml:space="preserve"> HYPERLINK "https://tvgi-8700f.web.app/" </w:delInstrText>
        </w:r>
        <w:r>
          <w:fldChar w:fldCharType="separate"/>
        </w:r>
        <w:r w:rsidR="0001258D" w:rsidRPr="0001258D">
          <w:rPr>
            <w:rStyle w:val="Hipervnculo"/>
          </w:rPr>
          <w:delText>https://tvgi-8700f.web.app/</w:delText>
        </w:r>
        <w:r>
          <w:rPr>
            <w:rStyle w:val="Hipervnculo"/>
          </w:rPr>
          <w:fldChar w:fldCharType="end"/>
        </w:r>
      </w:del>
    </w:p>
    <w:p w14:paraId="13B6D421" w14:textId="512FB5B4" w:rsidR="0001258D" w:rsidRDefault="0056181D" w:rsidP="00C87F70">
      <w:pPr>
        <w:pStyle w:val="Prrafodelista"/>
        <w:numPr>
          <w:ilvl w:val="0"/>
          <w:numId w:val="31"/>
        </w:numPr>
        <w:rPr>
          <w:ins w:id="4028" w:author="Redondo García Francisco Javier" w:date="2025-09-02T09:44:00Z"/>
        </w:rPr>
      </w:pPr>
      <w:ins w:id="4029" w:author="Redondo García Francisco Javier" w:date="2025-09-02T09:44:00Z">
        <w:r>
          <w:fldChar w:fldCharType="begin"/>
        </w:r>
        <w:r>
          <w:instrText xml:space="preserve"> HYPERLINK "https://sppbdeploy.web.app"</w:instrText>
        </w:r>
        <w:r>
          <w:instrText xml:space="preserve"> </w:instrText>
        </w:r>
        <w:r>
          <w:fldChar w:fldCharType="separate"/>
        </w:r>
        <w:r w:rsidR="00A162D5" w:rsidRPr="00A162D5">
          <w:rPr>
            <w:rStyle w:val="Hipervnculo"/>
          </w:rPr>
          <w:t>https://sppbdeploy.web.app</w:t>
        </w:r>
        <w:r>
          <w:rPr>
            <w:rStyle w:val="Hipervnculo"/>
          </w:rPr>
          <w:fldChar w:fldCharType="end"/>
        </w:r>
      </w:ins>
    </w:p>
    <w:p w14:paraId="69B46EA7" w14:textId="77777777" w:rsidR="00260674" w:rsidRDefault="00260674" w:rsidP="000231A3"/>
    <w:p w14:paraId="4A05F78D" w14:textId="5AAEE40B" w:rsidR="00260674" w:rsidRDefault="007D484B" w:rsidP="007D484B">
      <w:pPr>
        <w:pStyle w:val="Ttulo1"/>
      </w:pPr>
      <w:bookmarkStart w:id="4030" w:name="_Toc207317187"/>
      <w:bookmarkStart w:id="4031" w:name="_Toc202786344"/>
      <w:r>
        <w:t>Apéndice C</w:t>
      </w:r>
      <w:r w:rsidR="00E766C2">
        <w:t>.</w:t>
      </w:r>
      <w:r>
        <w:t xml:space="preserve"> </w:t>
      </w:r>
      <w:r w:rsidR="00260674">
        <w:t>Manual de usuario</w:t>
      </w:r>
      <w:bookmarkEnd w:id="4030"/>
      <w:bookmarkEnd w:id="4031"/>
    </w:p>
    <w:p w14:paraId="50125CBA" w14:textId="77777777" w:rsidR="00260674" w:rsidRDefault="00260674" w:rsidP="000231A3">
      <w:r>
        <w:t>Este apéndice tiene como objetivo generar un manual para el usuario de la aplicación Android. En el manual, se describen los pasos para una correcta utilización de la aplicación, con apoyo de capturas de pantalla.</w:t>
      </w:r>
    </w:p>
    <w:p w14:paraId="6B7C258F" w14:textId="77C72034" w:rsidR="00260674" w:rsidRDefault="007D484B" w:rsidP="007D484B">
      <w:pPr>
        <w:pStyle w:val="Ttulo2"/>
      </w:pPr>
      <w:bookmarkStart w:id="4032" w:name="_Toc207317188"/>
      <w:bookmarkStart w:id="4033" w:name="_Toc202786345"/>
      <w:r>
        <w:t>C</w:t>
      </w:r>
      <w:r w:rsidR="00260674">
        <w:t>.</w:t>
      </w:r>
      <w:r>
        <w:t>1</w:t>
      </w:r>
      <w:r w:rsidR="00260674">
        <w:t xml:space="preserve"> Manual</w:t>
      </w:r>
      <w:r>
        <w:t xml:space="preserve"> de usuario de la aplicación móvil</w:t>
      </w:r>
      <w:bookmarkEnd w:id="4032"/>
      <w:bookmarkEnd w:id="4033"/>
    </w:p>
    <w:p w14:paraId="14B9BE90" w14:textId="755F2D66" w:rsidR="00260674" w:rsidRDefault="007D484B" w:rsidP="007D484B">
      <w:pPr>
        <w:pStyle w:val="Ttulo3"/>
      </w:pPr>
      <w:bookmarkStart w:id="4034" w:name="_Toc207317189"/>
      <w:bookmarkStart w:id="4035" w:name="_Toc202786346"/>
      <w:r>
        <w:t>C</w:t>
      </w:r>
      <w:r w:rsidR="00260674">
        <w:t>.</w:t>
      </w:r>
      <w:r>
        <w:t>1</w:t>
      </w:r>
      <w:r w:rsidR="00260674">
        <w:t>.1 Inicio de la aplicación</w:t>
      </w:r>
      <w:bookmarkEnd w:id="4034"/>
      <w:bookmarkEnd w:id="4035"/>
    </w:p>
    <w:p w14:paraId="34D04519" w14:textId="1860B397" w:rsidR="00260674" w:rsidRDefault="00260674" w:rsidP="00A117FA">
      <w:r>
        <w:t>Al abrir la aplicación, se pasa por una pantalla de carga que rápidamente pasa a la pantalla inicial donde se tendrá la posibilidad de:</w:t>
      </w:r>
    </w:p>
    <w:p w14:paraId="34F79F0F" w14:textId="0D3A8DF6" w:rsidR="00260674" w:rsidRDefault="00260674" w:rsidP="00C87F70">
      <w:pPr>
        <w:pStyle w:val="Prrafodelista"/>
        <w:numPr>
          <w:ilvl w:val="0"/>
          <w:numId w:val="25"/>
        </w:numPr>
      </w:pPr>
      <w:r>
        <w:t>Presionar botón Alta Paciente</w:t>
      </w:r>
      <w:r w:rsidR="00583D85">
        <w:t>.</w:t>
      </w:r>
    </w:p>
    <w:p w14:paraId="1A9DC729" w14:textId="1A64CF9D" w:rsidR="00260674" w:rsidRDefault="00260674" w:rsidP="00C87F70">
      <w:pPr>
        <w:pStyle w:val="Prrafodelista"/>
        <w:numPr>
          <w:ilvl w:val="0"/>
          <w:numId w:val="25"/>
        </w:numPr>
      </w:pPr>
      <w:r>
        <w:t>Presionar botón Buscar Paciente</w:t>
      </w:r>
      <w:r w:rsidR="00583D85">
        <w:t>.</w:t>
      </w:r>
    </w:p>
    <w:p w14:paraId="31EE3907" w14:textId="287D8B2F" w:rsidR="00260674" w:rsidRDefault="00260674" w:rsidP="00C87F70">
      <w:pPr>
        <w:pStyle w:val="Prrafodelista"/>
        <w:numPr>
          <w:ilvl w:val="0"/>
          <w:numId w:val="25"/>
        </w:numPr>
      </w:pPr>
      <w:r>
        <w:t>Enlaces (correo, web, teléfono)</w:t>
      </w:r>
      <w:r w:rsidR="00583D85">
        <w:t>.</w:t>
      </w:r>
    </w:p>
    <w:p w14:paraId="1B0E7FD0" w14:textId="7351590C" w:rsidR="00260674" w:rsidRDefault="00260674" w:rsidP="00C87F70">
      <w:pPr>
        <w:pStyle w:val="Prrafodelista"/>
        <w:numPr>
          <w:ilvl w:val="0"/>
          <w:numId w:val="25"/>
        </w:numPr>
      </w:pPr>
      <w:r>
        <w:t>Salir (pulsando botón atrás en Android)</w:t>
      </w:r>
      <w:r w:rsidR="00583D85">
        <w:t>.</w:t>
      </w:r>
    </w:p>
    <w:p w14:paraId="1649FFDE" w14:textId="77777777" w:rsidR="00260674" w:rsidRDefault="00260674" w:rsidP="00B45DCA">
      <w:pPr>
        <w:jc w:val="center"/>
      </w:pPr>
    </w:p>
    <w:p w14:paraId="1944A96C" w14:textId="7908E5A8" w:rsidR="00BA4E2B" w:rsidRDefault="00260674" w:rsidP="00BA4E2B">
      <w:pPr>
        <w:keepNext/>
        <w:jc w:val="center"/>
      </w:pPr>
      <w:r>
        <w:rPr>
          <w:noProof/>
        </w:rPr>
        <w:drawing>
          <wp:inline distT="0" distB="0" distL="0" distR="0" wp14:anchorId="7FE409BA" wp14:editId="6A5610C4">
            <wp:extent cx="1100516" cy="2447925"/>
            <wp:effectExtent l="0" t="0" r="4445" b="0"/>
            <wp:docPr id="406387904" name="Imagen 406387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117014" cy="2484622"/>
                    </a:xfrm>
                    <a:prstGeom prst="rect">
                      <a:avLst/>
                    </a:prstGeom>
                    <a:noFill/>
                    <a:ln>
                      <a:noFill/>
                    </a:ln>
                  </pic:spPr>
                </pic:pic>
              </a:graphicData>
            </a:graphic>
          </wp:inline>
        </w:drawing>
      </w:r>
      <w:r>
        <w:t xml:space="preserve">     </w:t>
      </w:r>
      <w:r>
        <w:rPr>
          <w:noProof/>
        </w:rPr>
        <w:drawing>
          <wp:inline distT="0" distB="0" distL="0" distR="0" wp14:anchorId="02CE1423" wp14:editId="36E72987">
            <wp:extent cx="1123950" cy="2436095"/>
            <wp:effectExtent l="0" t="0" r="0" b="2540"/>
            <wp:docPr id="406387905" name="Imagen 406387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137147" cy="2464699"/>
                    </a:xfrm>
                    <a:prstGeom prst="rect">
                      <a:avLst/>
                    </a:prstGeom>
                    <a:noFill/>
                    <a:ln>
                      <a:noFill/>
                    </a:ln>
                  </pic:spPr>
                </pic:pic>
              </a:graphicData>
            </a:graphic>
          </wp:inline>
        </w:drawing>
      </w:r>
      <w:r w:rsidR="00BA4E2B">
        <w:t xml:space="preserve">     </w:t>
      </w:r>
      <w:r w:rsidR="00BA4E2B">
        <w:rPr>
          <w:noProof/>
        </w:rPr>
        <w:drawing>
          <wp:inline distT="0" distB="0" distL="0" distR="0" wp14:anchorId="7778B312" wp14:editId="6C7AA2F6">
            <wp:extent cx="1121926" cy="2495550"/>
            <wp:effectExtent l="0" t="0" r="2540" b="0"/>
            <wp:docPr id="406387906" name="Imagen 406387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127207" cy="2507298"/>
                    </a:xfrm>
                    <a:prstGeom prst="rect">
                      <a:avLst/>
                    </a:prstGeom>
                    <a:noFill/>
                    <a:ln>
                      <a:noFill/>
                    </a:ln>
                  </pic:spPr>
                </pic:pic>
              </a:graphicData>
            </a:graphic>
          </wp:inline>
        </w:drawing>
      </w:r>
    </w:p>
    <w:p w14:paraId="7A2463BB" w14:textId="32B5B6B0" w:rsidR="00BA4E2B" w:rsidRDefault="00BA4E2B" w:rsidP="00BA4E2B">
      <w:pPr>
        <w:pStyle w:val="Descripcin"/>
        <w:jc w:val="center"/>
      </w:pPr>
      <w:bookmarkStart w:id="4036" w:name="_Toc207314976"/>
      <w:bookmarkStart w:id="4037" w:name="_Toc202786403"/>
      <w:r>
        <w:t xml:space="preserve">Figura </w:t>
      </w:r>
      <w:r w:rsidR="00DE1F43">
        <w:fldChar w:fldCharType="begin"/>
      </w:r>
      <w:r w:rsidR="00DE1F43">
        <w:instrText xml:space="preserve"> SEQ Figura \* ARABIC </w:instrText>
      </w:r>
      <w:r w:rsidR="00DE1F43">
        <w:fldChar w:fldCharType="separate"/>
      </w:r>
      <w:r w:rsidR="00885F17">
        <w:rPr>
          <w:noProof/>
        </w:rPr>
        <w:t>44</w:t>
      </w:r>
      <w:r w:rsidR="00DE1F43">
        <w:rPr>
          <w:noProof/>
        </w:rPr>
        <w:fldChar w:fldCharType="end"/>
      </w:r>
      <w:r>
        <w:t xml:space="preserve"> - Pantallas iniciales y salir móvil</w:t>
      </w:r>
      <w:bookmarkEnd w:id="4036"/>
      <w:bookmarkEnd w:id="4037"/>
    </w:p>
    <w:p w14:paraId="2FE9AF0E" w14:textId="25401E91" w:rsidR="00260674" w:rsidRDefault="00260674" w:rsidP="00B43AC2">
      <w:pPr>
        <w:jc w:val="center"/>
      </w:pPr>
      <w:r>
        <w:t xml:space="preserve">     </w:t>
      </w:r>
    </w:p>
    <w:p w14:paraId="32ED89E6" w14:textId="77777777" w:rsidR="00260674" w:rsidRDefault="00260674">
      <w:r>
        <w:br w:type="page"/>
      </w:r>
    </w:p>
    <w:p w14:paraId="5DCFFFEA" w14:textId="223B5CEF" w:rsidR="00260674" w:rsidRDefault="007D484B" w:rsidP="007D484B">
      <w:pPr>
        <w:pStyle w:val="Ttulo3"/>
      </w:pPr>
      <w:bookmarkStart w:id="4038" w:name="_Toc207317190"/>
      <w:bookmarkStart w:id="4039" w:name="_Toc202786347"/>
      <w:r>
        <w:lastRenderedPageBreak/>
        <w:t>C</w:t>
      </w:r>
      <w:r w:rsidR="00260674">
        <w:t>.</w:t>
      </w:r>
      <w:r>
        <w:t>1</w:t>
      </w:r>
      <w:r w:rsidR="00260674">
        <w:t>.2 Alta Paciente</w:t>
      </w:r>
      <w:bookmarkEnd w:id="4038"/>
      <w:bookmarkEnd w:id="4039"/>
    </w:p>
    <w:p w14:paraId="0F99992A" w14:textId="33EBE63D" w:rsidR="00260674" w:rsidRDefault="00260674" w:rsidP="00B45DCA">
      <w:r>
        <w:t>Al presionar el botón Alta Paciente, se redirige a la pantalla de registro de paciente. En esta pantalla se deberán rellenar los campos que se piden para poder dar de alta a un nuevo paciente. En caso de no completar todos los campos, saltará un error marcando en rojo los campos que no se han rellenado.</w:t>
      </w:r>
    </w:p>
    <w:p w14:paraId="697A8859" w14:textId="77777777" w:rsidR="00BA4E2B" w:rsidRDefault="00260674" w:rsidP="00BA4E2B">
      <w:pPr>
        <w:keepNext/>
        <w:jc w:val="center"/>
      </w:pPr>
      <w:r>
        <w:rPr>
          <w:noProof/>
        </w:rPr>
        <w:drawing>
          <wp:inline distT="0" distB="0" distL="0" distR="0" wp14:anchorId="577C1896" wp14:editId="4EC812C6">
            <wp:extent cx="1190931" cy="2581275"/>
            <wp:effectExtent l="0" t="0" r="9525" b="0"/>
            <wp:docPr id="406387907" name="Imagen 406387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198605" cy="2597908"/>
                    </a:xfrm>
                    <a:prstGeom prst="rect">
                      <a:avLst/>
                    </a:prstGeom>
                    <a:noFill/>
                    <a:ln>
                      <a:noFill/>
                    </a:ln>
                  </pic:spPr>
                </pic:pic>
              </a:graphicData>
            </a:graphic>
          </wp:inline>
        </w:drawing>
      </w:r>
    </w:p>
    <w:p w14:paraId="12959BFB" w14:textId="4E0E3B39" w:rsidR="00260674" w:rsidRDefault="00BA4E2B" w:rsidP="00BA4E2B">
      <w:pPr>
        <w:pStyle w:val="Descripcin"/>
        <w:jc w:val="center"/>
      </w:pPr>
      <w:bookmarkStart w:id="4040" w:name="_Toc207314977"/>
      <w:bookmarkStart w:id="4041" w:name="_Toc202786404"/>
      <w:r>
        <w:t xml:space="preserve">Figura </w:t>
      </w:r>
      <w:r w:rsidR="00DE1F43">
        <w:fldChar w:fldCharType="begin"/>
      </w:r>
      <w:r w:rsidR="00DE1F43">
        <w:instrText xml:space="preserve"> SEQ Figura \* ARABIC </w:instrText>
      </w:r>
      <w:r w:rsidR="00DE1F43">
        <w:fldChar w:fldCharType="separate"/>
      </w:r>
      <w:r w:rsidR="00885F17">
        <w:rPr>
          <w:noProof/>
        </w:rPr>
        <w:t>45</w:t>
      </w:r>
      <w:r w:rsidR="00DE1F43">
        <w:rPr>
          <w:noProof/>
        </w:rPr>
        <w:fldChar w:fldCharType="end"/>
      </w:r>
      <w:r>
        <w:t xml:space="preserve"> - Pantalla registro paciente móvil</w:t>
      </w:r>
      <w:bookmarkEnd w:id="4040"/>
      <w:bookmarkEnd w:id="4041"/>
    </w:p>
    <w:p w14:paraId="108D96BF" w14:textId="77777777" w:rsidR="00260674" w:rsidRDefault="00260674" w:rsidP="00D40025"/>
    <w:p w14:paraId="22DCD775" w14:textId="155CBB5F" w:rsidR="00260674" w:rsidRDefault="00260674" w:rsidP="00D40025">
      <w:r>
        <w:t>Al dar de alta, se muestra por pantalla un mensaje de confirmación y el número de historial asociado al nuevo paciente, y se muestra un diálogo preguntando si se desea hacer pruebas a ese paciente</w:t>
      </w:r>
      <w:r w:rsidR="004C6285">
        <w:t>.</w:t>
      </w:r>
    </w:p>
    <w:p w14:paraId="0D427494" w14:textId="28CB5EDC" w:rsidR="00260674" w:rsidRDefault="00260674" w:rsidP="00D40025">
      <w:r>
        <w:t>En caso de pulsar en ‘Sí’, se muestra el diálogo de elección de prueba a realizar con el historial de paciente que se acaba de crear</w:t>
      </w:r>
      <w:r w:rsidR="004C6285">
        <w:t>.</w:t>
      </w:r>
    </w:p>
    <w:p w14:paraId="17ECB255" w14:textId="77777777" w:rsidR="00BA4E2B" w:rsidRDefault="00260674" w:rsidP="00BA4E2B">
      <w:pPr>
        <w:keepNext/>
        <w:jc w:val="center"/>
      </w:pPr>
      <w:r>
        <w:rPr>
          <w:noProof/>
        </w:rPr>
        <w:drawing>
          <wp:inline distT="0" distB="0" distL="0" distR="0" wp14:anchorId="6C851F6D" wp14:editId="4A138F35">
            <wp:extent cx="1095375" cy="2436491"/>
            <wp:effectExtent l="0" t="0" r="0" b="2540"/>
            <wp:docPr id="406387908" name="Imagen 406387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100958" cy="2448909"/>
                    </a:xfrm>
                    <a:prstGeom prst="rect">
                      <a:avLst/>
                    </a:prstGeom>
                    <a:noFill/>
                    <a:ln>
                      <a:noFill/>
                    </a:ln>
                  </pic:spPr>
                </pic:pic>
              </a:graphicData>
            </a:graphic>
          </wp:inline>
        </w:drawing>
      </w:r>
      <w:r>
        <w:t xml:space="preserve">    </w:t>
      </w:r>
      <w:r>
        <w:rPr>
          <w:noProof/>
        </w:rPr>
        <w:drawing>
          <wp:inline distT="0" distB="0" distL="0" distR="0" wp14:anchorId="6B69D2C5" wp14:editId="55C7CCB2">
            <wp:extent cx="1076325" cy="2394117"/>
            <wp:effectExtent l="0" t="0" r="0" b="6350"/>
            <wp:docPr id="406387909" name="Imagen 406387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085096" cy="2413626"/>
                    </a:xfrm>
                    <a:prstGeom prst="rect">
                      <a:avLst/>
                    </a:prstGeom>
                    <a:noFill/>
                    <a:ln>
                      <a:noFill/>
                    </a:ln>
                  </pic:spPr>
                </pic:pic>
              </a:graphicData>
            </a:graphic>
          </wp:inline>
        </w:drawing>
      </w:r>
    </w:p>
    <w:p w14:paraId="497F19C5" w14:textId="7BCA322F" w:rsidR="00260674" w:rsidRDefault="00BA4E2B" w:rsidP="00BA4E2B">
      <w:pPr>
        <w:pStyle w:val="Descripcin"/>
        <w:jc w:val="center"/>
      </w:pPr>
      <w:bookmarkStart w:id="4042" w:name="_Toc207314978"/>
      <w:bookmarkStart w:id="4043" w:name="_Toc202786405"/>
      <w:r>
        <w:t xml:space="preserve">Figura </w:t>
      </w:r>
      <w:r w:rsidR="00DE1F43">
        <w:fldChar w:fldCharType="begin"/>
      </w:r>
      <w:r w:rsidR="00DE1F43">
        <w:instrText xml:space="preserve"> SEQ Figura \* ARABIC </w:instrText>
      </w:r>
      <w:r w:rsidR="00DE1F43">
        <w:fldChar w:fldCharType="separate"/>
      </w:r>
      <w:r w:rsidR="00885F17">
        <w:rPr>
          <w:noProof/>
        </w:rPr>
        <w:t>46</w:t>
      </w:r>
      <w:r w:rsidR="00DE1F43">
        <w:rPr>
          <w:noProof/>
        </w:rPr>
        <w:fldChar w:fldCharType="end"/>
      </w:r>
      <w:r>
        <w:t xml:space="preserve"> - Pantallas post registro paciente móvil</w:t>
      </w:r>
      <w:bookmarkEnd w:id="4042"/>
      <w:bookmarkEnd w:id="4043"/>
    </w:p>
    <w:p w14:paraId="2C0C89C3" w14:textId="77777777" w:rsidR="00260674" w:rsidRDefault="00260674" w:rsidP="00D40025">
      <w:pPr>
        <w:jc w:val="center"/>
      </w:pPr>
    </w:p>
    <w:p w14:paraId="780DC698" w14:textId="77777777" w:rsidR="00260674" w:rsidRDefault="00260674">
      <w:r>
        <w:br w:type="page"/>
      </w:r>
    </w:p>
    <w:p w14:paraId="43889D5F" w14:textId="4EE81C7F" w:rsidR="00260674" w:rsidRDefault="007D484B" w:rsidP="007D484B">
      <w:pPr>
        <w:pStyle w:val="Ttulo3"/>
      </w:pPr>
      <w:bookmarkStart w:id="4044" w:name="_Toc207317191"/>
      <w:bookmarkStart w:id="4045" w:name="_Toc202786348"/>
      <w:r>
        <w:lastRenderedPageBreak/>
        <w:t>C</w:t>
      </w:r>
      <w:r w:rsidR="00260674">
        <w:t>.</w:t>
      </w:r>
      <w:r>
        <w:t>1</w:t>
      </w:r>
      <w:r w:rsidR="00260674">
        <w:t>.3 Buscar paciente</w:t>
      </w:r>
      <w:bookmarkEnd w:id="4044"/>
      <w:bookmarkEnd w:id="4045"/>
    </w:p>
    <w:p w14:paraId="6B0A0B91" w14:textId="38CA42E5" w:rsidR="00260674" w:rsidRDefault="00260674" w:rsidP="006C3A22">
      <w:r>
        <w:t>Al presionar en buscar paciente, salta en pantalla un diálogo en el que se tiene que elegir qué prueba realizar al paciente y seleccionar un número de historial</w:t>
      </w:r>
      <w:r w:rsidR="004C6285">
        <w:t>.</w:t>
      </w:r>
    </w:p>
    <w:p w14:paraId="48D3403D" w14:textId="77777777" w:rsidR="00BA4E2B" w:rsidRDefault="00260674" w:rsidP="00BA4E2B">
      <w:pPr>
        <w:keepNext/>
        <w:jc w:val="center"/>
      </w:pPr>
      <w:r>
        <w:rPr>
          <w:noProof/>
        </w:rPr>
        <w:drawing>
          <wp:inline distT="0" distB="0" distL="0" distR="0" wp14:anchorId="6D04AFB0" wp14:editId="67D4E9C6">
            <wp:extent cx="1333500" cy="2890285"/>
            <wp:effectExtent l="0" t="0" r="0" b="5715"/>
            <wp:docPr id="406387910" name="Imagen 406387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340916" cy="2906359"/>
                    </a:xfrm>
                    <a:prstGeom prst="rect">
                      <a:avLst/>
                    </a:prstGeom>
                    <a:noFill/>
                    <a:ln>
                      <a:noFill/>
                    </a:ln>
                  </pic:spPr>
                </pic:pic>
              </a:graphicData>
            </a:graphic>
          </wp:inline>
        </w:drawing>
      </w:r>
    </w:p>
    <w:p w14:paraId="7B6AB382" w14:textId="5E1C44CF" w:rsidR="00260674" w:rsidRDefault="00BA4E2B" w:rsidP="00BA4E2B">
      <w:pPr>
        <w:pStyle w:val="Descripcin"/>
        <w:jc w:val="center"/>
      </w:pPr>
      <w:bookmarkStart w:id="4046" w:name="_Toc207314979"/>
      <w:bookmarkStart w:id="4047" w:name="_Toc202786406"/>
      <w:r>
        <w:t xml:space="preserve">Figura </w:t>
      </w:r>
      <w:r w:rsidR="00DE1F43">
        <w:fldChar w:fldCharType="begin"/>
      </w:r>
      <w:r w:rsidR="00DE1F43">
        <w:instrText xml:space="preserve"> SEQ Figura \* ARABIC </w:instrText>
      </w:r>
      <w:r w:rsidR="00DE1F43">
        <w:fldChar w:fldCharType="separate"/>
      </w:r>
      <w:r w:rsidR="00885F17">
        <w:rPr>
          <w:noProof/>
        </w:rPr>
        <w:t>47</w:t>
      </w:r>
      <w:r w:rsidR="00DE1F43">
        <w:rPr>
          <w:noProof/>
        </w:rPr>
        <w:fldChar w:fldCharType="end"/>
      </w:r>
      <w:r>
        <w:t xml:space="preserve"> - Pantalla buscar paciente móvil</w:t>
      </w:r>
      <w:bookmarkEnd w:id="4046"/>
      <w:bookmarkEnd w:id="4047"/>
    </w:p>
    <w:p w14:paraId="4775698D" w14:textId="77777777" w:rsidR="00260674" w:rsidRDefault="00260674" w:rsidP="006C3A22"/>
    <w:p w14:paraId="7E5F32A4" w14:textId="3325A32D" w:rsidR="00260674" w:rsidRDefault="007D484B" w:rsidP="007D484B">
      <w:pPr>
        <w:pStyle w:val="Ttulo3"/>
      </w:pPr>
      <w:bookmarkStart w:id="4048" w:name="_Toc207317192"/>
      <w:bookmarkStart w:id="4049" w:name="_Toc202786349"/>
      <w:r>
        <w:t>C.1</w:t>
      </w:r>
      <w:r w:rsidR="00260674">
        <w:t>.4 Prueba equilibrio</w:t>
      </w:r>
      <w:bookmarkEnd w:id="4048"/>
      <w:bookmarkEnd w:id="4049"/>
    </w:p>
    <w:p w14:paraId="2526B76A" w14:textId="77777777" w:rsidR="00260674" w:rsidRDefault="00260674" w:rsidP="006C3A22">
      <w:r>
        <w:t>Al seleccionar la prueba de equilibrio primero se confirma que el bluetooth está conectado, en caso afirmativo se redirige a la primera pantalla para realizar la prueba. En este momento el paciente debe:</w:t>
      </w:r>
    </w:p>
    <w:p w14:paraId="59571E78" w14:textId="34F126FB" w:rsidR="00260674" w:rsidRDefault="00260674" w:rsidP="00C87F70">
      <w:pPr>
        <w:pStyle w:val="Prrafodelista"/>
        <w:numPr>
          <w:ilvl w:val="0"/>
          <w:numId w:val="26"/>
        </w:numPr>
      </w:pPr>
      <w:r>
        <w:t xml:space="preserve"> Colocarse en la plantilla de equilibrio y poner los pies en posición paralelo hasta que se iluminen los led</w:t>
      </w:r>
      <w:r w:rsidR="00E26D81">
        <w:t>s</w:t>
      </w:r>
      <w:r>
        <w:t xml:space="preserve"> laterales en la plantilla. </w:t>
      </w:r>
    </w:p>
    <w:p w14:paraId="7E38CDF0" w14:textId="22712841" w:rsidR="00260674" w:rsidRDefault="00260674" w:rsidP="00C87F70">
      <w:pPr>
        <w:pStyle w:val="Prrafodelista"/>
        <w:numPr>
          <w:ilvl w:val="0"/>
          <w:numId w:val="26"/>
        </w:numPr>
      </w:pPr>
      <w:r>
        <w:t>Se presiona el botón iniciar</w:t>
      </w:r>
      <w:r w:rsidR="00E26D81">
        <w:t>.</w:t>
      </w:r>
    </w:p>
    <w:p w14:paraId="6441630D" w14:textId="6A21FA83" w:rsidR="00260674" w:rsidRDefault="00260674" w:rsidP="00C87F70">
      <w:pPr>
        <w:pStyle w:val="Prrafodelista"/>
        <w:numPr>
          <w:ilvl w:val="0"/>
          <w:numId w:val="26"/>
        </w:numPr>
      </w:pPr>
      <w:r>
        <w:t>Esperar 10 segundos en esa misma posición</w:t>
      </w:r>
      <w:r w:rsidR="00E26D81">
        <w:t>.</w:t>
      </w:r>
    </w:p>
    <w:p w14:paraId="3B81D518" w14:textId="77777777" w:rsidR="00260674" w:rsidRDefault="00260674" w:rsidP="00A93F07">
      <w:r>
        <w:t xml:space="preserve">Una vez terminada la prueba se desbloquea la prueba </w:t>
      </w:r>
      <w:proofErr w:type="spellStart"/>
      <w:r>
        <w:t>semitándem</w:t>
      </w:r>
      <w:proofErr w:type="spellEnd"/>
      <w:r>
        <w:t xml:space="preserve">, que funciona de igual manera, y después la prueba tándem. </w:t>
      </w:r>
    </w:p>
    <w:p w14:paraId="7ED8DEB8" w14:textId="34945692" w:rsidR="00260674" w:rsidRDefault="00260674" w:rsidP="00A93F07">
      <w:r>
        <w:t>Al terminar las pruebas, se pueden guardar los resultados presionando en ‘GUARDAR RESULTADOS’ o volver a empezar presionando en ‘REINICIAR’</w:t>
      </w:r>
      <w:r w:rsidR="00E26D81">
        <w:t>.</w:t>
      </w:r>
    </w:p>
    <w:p w14:paraId="1C78DB2B" w14:textId="2B3AE87D" w:rsidR="00BA4E2B" w:rsidRDefault="00260674" w:rsidP="00BA4E2B">
      <w:pPr>
        <w:keepNext/>
        <w:jc w:val="center"/>
      </w:pPr>
      <w:r>
        <w:rPr>
          <w:noProof/>
        </w:rPr>
        <w:lastRenderedPageBreak/>
        <w:drawing>
          <wp:inline distT="0" distB="0" distL="0" distR="0" wp14:anchorId="6E192E10" wp14:editId="5709138C">
            <wp:extent cx="1260809" cy="2732731"/>
            <wp:effectExtent l="0" t="0" r="0" b="0"/>
            <wp:docPr id="406387911" name="Imagen 406387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268985" cy="2750452"/>
                    </a:xfrm>
                    <a:prstGeom prst="rect">
                      <a:avLst/>
                    </a:prstGeom>
                    <a:noFill/>
                    <a:ln>
                      <a:noFill/>
                    </a:ln>
                  </pic:spPr>
                </pic:pic>
              </a:graphicData>
            </a:graphic>
          </wp:inline>
        </w:drawing>
      </w:r>
      <w:r w:rsidR="00BA4E2B">
        <w:t xml:space="preserve">     </w:t>
      </w:r>
      <w:r>
        <w:rPr>
          <w:noProof/>
        </w:rPr>
        <w:drawing>
          <wp:inline distT="0" distB="0" distL="0" distR="0" wp14:anchorId="123FC5E4" wp14:editId="3397821D">
            <wp:extent cx="1260637" cy="2732358"/>
            <wp:effectExtent l="0" t="0" r="0" b="0"/>
            <wp:docPr id="406387912" name="Imagen 406387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268907" cy="2750283"/>
                    </a:xfrm>
                    <a:prstGeom prst="rect">
                      <a:avLst/>
                    </a:prstGeom>
                    <a:noFill/>
                    <a:ln>
                      <a:noFill/>
                    </a:ln>
                  </pic:spPr>
                </pic:pic>
              </a:graphicData>
            </a:graphic>
          </wp:inline>
        </w:drawing>
      </w:r>
      <w:r w:rsidR="00BA4E2B">
        <w:t xml:space="preserve">     </w:t>
      </w:r>
      <w:r w:rsidR="00BA4E2B">
        <w:rPr>
          <w:noProof/>
        </w:rPr>
        <w:drawing>
          <wp:inline distT="0" distB="0" distL="0" distR="0" wp14:anchorId="47842458" wp14:editId="337329F2">
            <wp:extent cx="1255679" cy="2721610"/>
            <wp:effectExtent l="0" t="0" r="1905" b="2540"/>
            <wp:docPr id="406387913" name="Imagen 406387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266559" cy="2745193"/>
                    </a:xfrm>
                    <a:prstGeom prst="rect">
                      <a:avLst/>
                    </a:prstGeom>
                    <a:noFill/>
                    <a:ln>
                      <a:noFill/>
                    </a:ln>
                  </pic:spPr>
                </pic:pic>
              </a:graphicData>
            </a:graphic>
          </wp:inline>
        </w:drawing>
      </w:r>
    </w:p>
    <w:p w14:paraId="637CD12B" w14:textId="7700F754" w:rsidR="00BA4E2B" w:rsidRDefault="00BA4E2B" w:rsidP="00BA4E2B">
      <w:pPr>
        <w:pStyle w:val="Descripcin"/>
        <w:jc w:val="center"/>
      </w:pPr>
      <w:bookmarkStart w:id="4050" w:name="_Toc207314980"/>
      <w:bookmarkStart w:id="4051" w:name="_Toc202786407"/>
      <w:r>
        <w:t xml:space="preserve">Figura </w:t>
      </w:r>
      <w:r w:rsidR="00DE1F43">
        <w:fldChar w:fldCharType="begin"/>
      </w:r>
      <w:r w:rsidR="00DE1F43">
        <w:instrText xml:space="preserve"> SEQ Figura \* ARABIC </w:instrText>
      </w:r>
      <w:r w:rsidR="00DE1F43">
        <w:fldChar w:fldCharType="separate"/>
      </w:r>
      <w:r w:rsidR="00885F17">
        <w:rPr>
          <w:noProof/>
        </w:rPr>
        <w:t>48</w:t>
      </w:r>
      <w:r w:rsidR="00DE1F43">
        <w:rPr>
          <w:noProof/>
        </w:rPr>
        <w:fldChar w:fldCharType="end"/>
      </w:r>
      <w:r>
        <w:t xml:space="preserve"> - Pantallas prueba equilibrio</w:t>
      </w:r>
      <w:bookmarkEnd w:id="4050"/>
      <w:bookmarkEnd w:id="4051"/>
    </w:p>
    <w:p w14:paraId="60E5335A" w14:textId="65FE7870" w:rsidR="00260674" w:rsidRDefault="00BA4E2B" w:rsidP="00BA4E2B">
      <w:pPr>
        <w:jc w:val="center"/>
      </w:pPr>
      <w:r>
        <w:t xml:space="preserve">     </w:t>
      </w:r>
    </w:p>
    <w:p w14:paraId="53EFDCEF" w14:textId="6C25B846" w:rsidR="00260674" w:rsidRDefault="007D484B" w:rsidP="007D484B">
      <w:pPr>
        <w:pStyle w:val="Ttulo3"/>
      </w:pPr>
      <w:bookmarkStart w:id="4052" w:name="_Toc207317193"/>
      <w:bookmarkStart w:id="4053" w:name="_Toc202786350"/>
      <w:r>
        <w:t>C.1</w:t>
      </w:r>
      <w:r w:rsidR="00260674">
        <w:t>.5 Prueba sentadillas</w:t>
      </w:r>
      <w:bookmarkEnd w:id="4052"/>
      <w:bookmarkEnd w:id="4053"/>
    </w:p>
    <w:p w14:paraId="33FBA37A" w14:textId="2573F37F" w:rsidR="00260674" w:rsidRDefault="00260674" w:rsidP="006C3A22">
      <w:pPr>
        <w:rPr>
          <w:noProof/>
        </w:rPr>
      </w:pPr>
      <w:r>
        <w:rPr>
          <w:noProof/>
        </w:rPr>
        <w:t>En la prueba de sentadillas, una vez se ha hecho la conexión con el sensor, primero se indica que se debe colocar el dispositivo en la zona femoral del paciente. Al aceptar, la siguiente pantalla muestra el ángulo normal que debe tiener el sensor, se puede cambiar, pero en la mayoría de los casos se recomienda dejarlo como está</w:t>
      </w:r>
      <w:r w:rsidR="00E26D81">
        <w:rPr>
          <w:noProof/>
        </w:rPr>
        <w:t xml:space="preserve"> por defecto</w:t>
      </w:r>
      <w:r>
        <w:rPr>
          <w:noProof/>
        </w:rPr>
        <w:t>.</w:t>
      </w:r>
      <w:del w:id="4054" w:author="Redondo García Francisco Javier" w:date="2025-09-02T09:44:00Z">
        <w:r>
          <w:rPr>
            <w:noProof/>
          </w:rPr>
          <w:delText xml:space="preserve"> </w:delText>
        </w:r>
      </w:del>
    </w:p>
    <w:p w14:paraId="57BB5350" w14:textId="77777777" w:rsidR="00260674" w:rsidRDefault="00260674" w:rsidP="006C3A22">
      <w:r>
        <w:rPr>
          <w:noProof/>
        </w:rPr>
        <w:t>Una vez hecho esto, la prueba comenzará, debiéndose hacer 5 sentadillas que se mostrarán por pantalla con un gráfico. cuando la app registre las 5, finaliza la prueba con un pitido y se podrá reiniciar la prueba o guardar los datos en Firebase.</w:t>
      </w:r>
    </w:p>
    <w:p w14:paraId="487815A7" w14:textId="77777777" w:rsidR="00260674" w:rsidRDefault="00260674" w:rsidP="006C3A22"/>
    <w:p w14:paraId="41E38F98" w14:textId="77777777" w:rsidR="00260674" w:rsidRDefault="00260674" w:rsidP="006C3A22"/>
    <w:p w14:paraId="47F704DE" w14:textId="327107A2" w:rsidR="00BA4E2B" w:rsidRDefault="00260674" w:rsidP="00BA4E2B">
      <w:pPr>
        <w:keepNext/>
      </w:pPr>
      <w:r>
        <w:rPr>
          <w:noProof/>
        </w:rPr>
        <w:drawing>
          <wp:inline distT="0" distB="0" distL="0" distR="0" wp14:anchorId="4833FB05" wp14:editId="668C5172">
            <wp:extent cx="1004935" cy="2235248"/>
            <wp:effectExtent l="0" t="0" r="5080" b="0"/>
            <wp:docPr id="406387914" name="Imagen 406387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020675" cy="2270257"/>
                    </a:xfrm>
                    <a:prstGeom prst="rect">
                      <a:avLst/>
                    </a:prstGeom>
                    <a:noFill/>
                    <a:ln>
                      <a:noFill/>
                    </a:ln>
                  </pic:spPr>
                </pic:pic>
              </a:graphicData>
            </a:graphic>
          </wp:inline>
        </w:drawing>
      </w:r>
      <w:r w:rsidR="00BA4E2B">
        <w:t xml:space="preserve">   </w:t>
      </w:r>
      <w:r>
        <w:rPr>
          <w:noProof/>
        </w:rPr>
        <w:drawing>
          <wp:inline distT="0" distB="0" distL="0" distR="0" wp14:anchorId="4792E1BB" wp14:editId="3B69AC21">
            <wp:extent cx="1003552" cy="2232169"/>
            <wp:effectExtent l="0" t="0" r="6350" b="0"/>
            <wp:docPr id="406387915" name="Imagen 406387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023857" cy="2277333"/>
                    </a:xfrm>
                    <a:prstGeom prst="rect">
                      <a:avLst/>
                    </a:prstGeom>
                    <a:noFill/>
                    <a:ln>
                      <a:noFill/>
                    </a:ln>
                  </pic:spPr>
                </pic:pic>
              </a:graphicData>
            </a:graphic>
          </wp:inline>
        </w:drawing>
      </w:r>
      <w:r w:rsidR="00BA4E2B">
        <w:t xml:space="preserve">  </w:t>
      </w:r>
      <w:r>
        <w:rPr>
          <w:noProof/>
        </w:rPr>
        <w:drawing>
          <wp:inline distT="0" distB="0" distL="0" distR="0" wp14:anchorId="0E13EC82" wp14:editId="7B9EB0EF">
            <wp:extent cx="1004906" cy="2235182"/>
            <wp:effectExtent l="0" t="0" r="5080" b="0"/>
            <wp:docPr id="406387916" name="Imagen 406387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020347" cy="2269527"/>
                    </a:xfrm>
                    <a:prstGeom prst="rect">
                      <a:avLst/>
                    </a:prstGeom>
                    <a:noFill/>
                    <a:ln>
                      <a:noFill/>
                    </a:ln>
                  </pic:spPr>
                </pic:pic>
              </a:graphicData>
            </a:graphic>
          </wp:inline>
        </w:drawing>
      </w:r>
      <w:r w:rsidR="00BA4E2B">
        <w:t xml:space="preserve">  </w:t>
      </w:r>
      <w:r>
        <w:rPr>
          <w:noProof/>
        </w:rPr>
        <w:drawing>
          <wp:inline distT="0" distB="0" distL="0" distR="0" wp14:anchorId="12817918" wp14:editId="1EBA1A85">
            <wp:extent cx="1004914" cy="2235200"/>
            <wp:effectExtent l="0" t="0" r="5080" b="0"/>
            <wp:docPr id="406387917" name="Imagen 406387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015293" cy="2258285"/>
                    </a:xfrm>
                    <a:prstGeom prst="rect">
                      <a:avLst/>
                    </a:prstGeom>
                    <a:noFill/>
                    <a:ln>
                      <a:noFill/>
                    </a:ln>
                  </pic:spPr>
                </pic:pic>
              </a:graphicData>
            </a:graphic>
          </wp:inline>
        </w:drawing>
      </w:r>
      <w:r w:rsidR="00BA4E2B">
        <w:t xml:space="preserve"> </w:t>
      </w:r>
      <w:r w:rsidR="00BA4E2B">
        <w:rPr>
          <w:noProof/>
        </w:rPr>
        <w:drawing>
          <wp:inline distT="0" distB="0" distL="0" distR="0" wp14:anchorId="07F2F16F" wp14:editId="04BDC267">
            <wp:extent cx="1005237" cy="2235917"/>
            <wp:effectExtent l="0" t="0" r="4445" b="0"/>
            <wp:docPr id="406387919" name="Imagen 406387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015362" cy="2258437"/>
                    </a:xfrm>
                    <a:prstGeom prst="rect">
                      <a:avLst/>
                    </a:prstGeom>
                    <a:noFill/>
                    <a:ln>
                      <a:noFill/>
                    </a:ln>
                  </pic:spPr>
                </pic:pic>
              </a:graphicData>
            </a:graphic>
          </wp:inline>
        </w:drawing>
      </w:r>
    </w:p>
    <w:p w14:paraId="52089196" w14:textId="6DBD5F4F" w:rsidR="00260674" w:rsidRDefault="00BA4E2B" w:rsidP="00BA4E2B">
      <w:pPr>
        <w:pStyle w:val="Descripcin"/>
        <w:jc w:val="center"/>
      </w:pPr>
      <w:bookmarkStart w:id="4055" w:name="_Toc207314981"/>
      <w:bookmarkStart w:id="4056" w:name="_Toc202786408"/>
      <w:r>
        <w:t xml:space="preserve">Figura </w:t>
      </w:r>
      <w:r w:rsidR="00DE1F43">
        <w:fldChar w:fldCharType="begin"/>
      </w:r>
      <w:r w:rsidR="00DE1F43">
        <w:instrText xml:space="preserve"> SEQ Figura \* ARABIC </w:instrText>
      </w:r>
      <w:r w:rsidR="00DE1F43">
        <w:fldChar w:fldCharType="separate"/>
      </w:r>
      <w:r w:rsidR="00885F17">
        <w:rPr>
          <w:noProof/>
        </w:rPr>
        <w:t>49</w:t>
      </w:r>
      <w:r w:rsidR="00DE1F43">
        <w:rPr>
          <w:noProof/>
        </w:rPr>
        <w:fldChar w:fldCharType="end"/>
      </w:r>
      <w:r>
        <w:t xml:space="preserve"> - Pantallas prueba sentadillas móvil</w:t>
      </w:r>
      <w:bookmarkEnd w:id="4055"/>
      <w:bookmarkEnd w:id="4056"/>
    </w:p>
    <w:p w14:paraId="2DC5F964" w14:textId="488A6865" w:rsidR="00260674" w:rsidRDefault="00260674" w:rsidP="006C3A22"/>
    <w:p w14:paraId="1EFD3943" w14:textId="77777777" w:rsidR="00260674" w:rsidRDefault="00260674">
      <w:r>
        <w:br w:type="page"/>
      </w:r>
    </w:p>
    <w:p w14:paraId="738A8133" w14:textId="4944CF0F" w:rsidR="00260674" w:rsidRDefault="007D484B" w:rsidP="007D484B">
      <w:pPr>
        <w:pStyle w:val="Ttulo3"/>
      </w:pPr>
      <w:bookmarkStart w:id="4057" w:name="_Toc207317194"/>
      <w:bookmarkStart w:id="4058" w:name="_Toc202786351"/>
      <w:r>
        <w:lastRenderedPageBreak/>
        <w:t>C.1</w:t>
      </w:r>
      <w:r w:rsidR="00260674">
        <w:t>.6</w:t>
      </w:r>
      <w:r>
        <w:t xml:space="preserve">. </w:t>
      </w:r>
      <w:r w:rsidR="00260674">
        <w:t xml:space="preserve"> Prueba velocidad</w:t>
      </w:r>
      <w:bookmarkEnd w:id="4057"/>
      <w:bookmarkEnd w:id="4058"/>
    </w:p>
    <w:p w14:paraId="238B74C5" w14:textId="77777777" w:rsidR="00260674" w:rsidRDefault="00260674" w:rsidP="00061A2C">
      <w:r>
        <w:t>Al seleccionar la prueba de velocidad primero se comprueba que el bluetooth está conectado con el dispositivo correspondiente, después salta a la primera pantalla y permite presionar en ‘COMENZAR IDA’. Se siguen los siguientes pasos:</w:t>
      </w:r>
    </w:p>
    <w:p w14:paraId="380B6B21" w14:textId="77777777" w:rsidR="00260674" w:rsidRDefault="00260674" w:rsidP="00C87F70">
      <w:pPr>
        <w:pStyle w:val="Prrafodelista"/>
        <w:numPr>
          <w:ilvl w:val="0"/>
          <w:numId w:val="27"/>
        </w:numPr>
      </w:pPr>
      <w:r>
        <w:t xml:space="preserve">El paciente debe colocarse en frente del sensor. </w:t>
      </w:r>
    </w:p>
    <w:p w14:paraId="2919A85B" w14:textId="77777777" w:rsidR="00260674" w:rsidRDefault="00260674" w:rsidP="00C87F70">
      <w:pPr>
        <w:pStyle w:val="Prrafodelista"/>
        <w:numPr>
          <w:ilvl w:val="0"/>
          <w:numId w:val="27"/>
        </w:numPr>
      </w:pPr>
      <w:r>
        <w:t>Presionar el botón, la prueba comenzará cuando detecte que el paciente está avanzando, marcando el inicio de la prueba con un pitido desde el teléfono.</w:t>
      </w:r>
    </w:p>
    <w:p w14:paraId="585C7CF4" w14:textId="77777777" w:rsidR="00260674" w:rsidRDefault="00260674" w:rsidP="00C87F70">
      <w:pPr>
        <w:pStyle w:val="Prrafodelista"/>
        <w:numPr>
          <w:ilvl w:val="0"/>
          <w:numId w:val="27"/>
        </w:numPr>
      </w:pPr>
      <w:r>
        <w:t>Cuando se alcanza la distancia de 4 metros, sonará otro pitido y terminará la primera parte de la prueba.</w:t>
      </w:r>
    </w:p>
    <w:p w14:paraId="6F328AEF" w14:textId="77777777" w:rsidR="00260674" w:rsidRDefault="00260674" w:rsidP="00446BF3">
      <w:r>
        <w:t xml:space="preserve">En este momento es la pantalla siguiente, donde se siguen los mismos </w:t>
      </w:r>
      <w:proofErr w:type="gramStart"/>
      <w:r>
        <w:t>pasos</w:t>
      </w:r>
      <w:proofErr w:type="gramEnd"/>
      <w:r>
        <w:t xml:space="preserve"> pero a la inversa, el paciente debe andar hacia el sensor, hasta que escuche el pitido que marca el fin de la prueba.</w:t>
      </w:r>
    </w:p>
    <w:p w14:paraId="0108DB0E" w14:textId="056A1819" w:rsidR="00260674" w:rsidRDefault="00260674" w:rsidP="00446BF3">
      <w:r>
        <w:t xml:space="preserve">En este momento ya se pueden guardar los resultados en </w:t>
      </w:r>
      <w:proofErr w:type="spellStart"/>
      <w:r>
        <w:t>Firebase</w:t>
      </w:r>
      <w:proofErr w:type="spellEnd"/>
      <w:r>
        <w:t xml:space="preserve"> con el botón ‘GUARDAR’</w:t>
      </w:r>
      <w:r w:rsidR="00E26D81">
        <w:t>.</w:t>
      </w:r>
    </w:p>
    <w:p w14:paraId="4BC84EAC" w14:textId="77777777" w:rsidR="00260674" w:rsidRDefault="00260674" w:rsidP="00446BF3">
      <w:r>
        <w:t>Antes de empezar la prueba, es posible modificar la distancia de la prueba, siendo por defecto 4 metros.</w:t>
      </w:r>
    </w:p>
    <w:p w14:paraId="6F6ECBD0" w14:textId="77777777" w:rsidR="00BA4E2B" w:rsidRDefault="00260674" w:rsidP="00BA4E2B">
      <w:pPr>
        <w:keepNext/>
        <w:jc w:val="center"/>
      </w:pPr>
      <w:r>
        <w:rPr>
          <w:noProof/>
        </w:rPr>
        <w:drawing>
          <wp:inline distT="0" distB="0" distL="0" distR="0" wp14:anchorId="6D571F58" wp14:editId="425A6589">
            <wp:extent cx="1282864" cy="2780532"/>
            <wp:effectExtent l="0" t="0" r="0" b="1270"/>
            <wp:docPr id="406387920" name="Imagen 406387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297077" cy="2811338"/>
                    </a:xfrm>
                    <a:prstGeom prst="rect">
                      <a:avLst/>
                    </a:prstGeom>
                    <a:noFill/>
                    <a:ln>
                      <a:noFill/>
                    </a:ln>
                  </pic:spPr>
                </pic:pic>
              </a:graphicData>
            </a:graphic>
          </wp:inline>
        </w:drawing>
      </w:r>
      <w:r w:rsidR="00BA4E2B">
        <w:t xml:space="preserve">  </w:t>
      </w:r>
      <w:r>
        <w:rPr>
          <w:noProof/>
        </w:rPr>
        <w:drawing>
          <wp:inline distT="0" distB="0" distL="0" distR="0" wp14:anchorId="20F60845" wp14:editId="5D13F343">
            <wp:extent cx="1292773" cy="2802011"/>
            <wp:effectExtent l="0" t="0" r="3175" b="0"/>
            <wp:docPr id="406387921" name="Imagen 406387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300867" cy="2819555"/>
                    </a:xfrm>
                    <a:prstGeom prst="rect">
                      <a:avLst/>
                    </a:prstGeom>
                    <a:noFill/>
                    <a:ln>
                      <a:noFill/>
                    </a:ln>
                  </pic:spPr>
                </pic:pic>
              </a:graphicData>
            </a:graphic>
          </wp:inline>
        </w:drawing>
      </w:r>
      <w:r w:rsidR="00BA4E2B">
        <w:t xml:space="preserve">  </w:t>
      </w:r>
      <w:r>
        <w:rPr>
          <w:noProof/>
        </w:rPr>
        <w:drawing>
          <wp:inline distT="0" distB="0" distL="0" distR="0" wp14:anchorId="5F354072" wp14:editId="18F63CAB">
            <wp:extent cx="1287612" cy="2790825"/>
            <wp:effectExtent l="0" t="0" r="8255" b="0"/>
            <wp:docPr id="406387922" name="Imagen 406387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291736" cy="2799765"/>
                    </a:xfrm>
                    <a:prstGeom prst="rect">
                      <a:avLst/>
                    </a:prstGeom>
                    <a:noFill/>
                    <a:ln>
                      <a:noFill/>
                    </a:ln>
                  </pic:spPr>
                </pic:pic>
              </a:graphicData>
            </a:graphic>
          </wp:inline>
        </w:drawing>
      </w:r>
    </w:p>
    <w:p w14:paraId="16D4E466" w14:textId="05FD1AEA" w:rsidR="00BA4E2B" w:rsidRDefault="00BA4E2B" w:rsidP="00BA4E2B">
      <w:pPr>
        <w:pStyle w:val="Descripcin"/>
        <w:jc w:val="center"/>
      </w:pPr>
      <w:bookmarkStart w:id="4059" w:name="_Toc207314982"/>
      <w:bookmarkStart w:id="4060" w:name="_Toc202786409"/>
      <w:r>
        <w:t xml:space="preserve">Figura </w:t>
      </w:r>
      <w:r w:rsidR="00DE1F43">
        <w:fldChar w:fldCharType="begin"/>
      </w:r>
      <w:r w:rsidR="00DE1F43">
        <w:instrText xml:space="preserve"> SEQ Figura \* ARABIC </w:instrText>
      </w:r>
      <w:r w:rsidR="00DE1F43">
        <w:fldChar w:fldCharType="separate"/>
      </w:r>
      <w:r w:rsidR="00885F17">
        <w:rPr>
          <w:noProof/>
        </w:rPr>
        <w:t>50</w:t>
      </w:r>
      <w:r w:rsidR="00DE1F43">
        <w:rPr>
          <w:noProof/>
        </w:rPr>
        <w:fldChar w:fldCharType="end"/>
      </w:r>
      <w:r>
        <w:t xml:space="preserve"> - Pantallas prueba velocidad móvil</w:t>
      </w:r>
      <w:bookmarkEnd w:id="4059"/>
      <w:bookmarkEnd w:id="4060"/>
    </w:p>
    <w:p w14:paraId="09EED507" w14:textId="77777777" w:rsidR="00BA4E2B" w:rsidRDefault="00260674" w:rsidP="00BA4E2B">
      <w:pPr>
        <w:keepNext/>
        <w:jc w:val="center"/>
      </w:pPr>
      <w:r>
        <w:rPr>
          <w:noProof/>
        </w:rPr>
        <w:lastRenderedPageBreak/>
        <w:drawing>
          <wp:inline distT="0" distB="0" distL="0" distR="0" wp14:anchorId="39822B23" wp14:editId="4789F1A1">
            <wp:extent cx="1384300" cy="3079057"/>
            <wp:effectExtent l="0" t="0" r="6350" b="7620"/>
            <wp:docPr id="406387923" name="Imagen 406387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391849" cy="3095847"/>
                    </a:xfrm>
                    <a:prstGeom prst="rect">
                      <a:avLst/>
                    </a:prstGeom>
                    <a:noFill/>
                    <a:ln>
                      <a:noFill/>
                    </a:ln>
                  </pic:spPr>
                </pic:pic>
              </a:graphicData>
            </a:graphic>
          </wp:inline>
        </w:drawing>
      </w:r>
      <w:r w:rsidR="00BA4E2B">
        <w:t xml:space="preserve">  </w:t>
      </w:r>
      <w:r>
        <w:rPr>
          <w:noProof/>
        </w:rPr>
        <w:drawing>
          <wp:inline distT="0" distB="0" distL="0" distR="0" wp14:anchorId="74D60429" wp14:editId="0EF222A7">
            <wp:extent cx="1406595" cy="3128645"/>
            <wp:effectExtent l="0" t="0" r="3175" b="0"/>
            <wp:docPr id="406387924" name="Imagen 406387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415395" cy="3148220"/>
                    </a:xfrm>
                    <a:prstGeom prst="rect">
                      <a:avLst/>
                    </a:prstGeom>
                    <a:noFill/>
                    <a:ln>
                      <a:noFill/>
                    </a:ln>
                  </pic:spPr>
                </pic:pic>
              </a:graphicData>
            </a:graphic>
          </wp:inline>
        </w:drawing>
      </w:r>
      <w:r w:rsidR="00BA4E2B">
        <w:t xml:space="preserve">  </w:t>
      </w:r>
      <w:r>
        <w:rPr>
          <w:noProof/>
        </w:rPr>
        <w:drawing>
          <wp:inline distT="0" distB="0" distL="0" distR="0" wp14:anchorId="02A83896" wp14:editId="0A8F90FC">
            <wp:extent cx="1401482" cy="3117273"/>
            <wp:effectExtent l="0" t="0" r="8255" b="6985"/>
            <wp:docPr id="406387925" name="Imagen 406387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411721" cy="3140048"/>
                    </a:xfrm>
                    <a:prstGeom prst="rect">
                      <a:avLst/>
                    </a:prstGeom>
                    <a:noFill/>
                    <a:ln>
                      <a:noFill/>
                    </a:ln>
                  </pic:spPr>
                </pic:pic>
              </a:graphicData>
            </a:graphic>
          </wp:inline>
        </w:drawing>
      </w:r>
    </w:p>
    <w:p w14:paraId="5E7F0B3A" w14:textId="7DE17570" w:rsidR="00260674" w:rsidRDefault="00BA4E2B" w:rsidP="00BA4E2B">
      <w:pPr>
        <w:pStyle w:val="Descripcin"/>
        <w:jc w:val="center"/>
      </w:pPr>
      <w:bookmarkStart w:id="4061" w:name="_Toc207314983"/>
      <w:bookmarkStart w:id="4062" w:name="_Toc202786410"/>
      <w:r>
        <w:t xml:space="preserve">Figura </w:t>
      </w:r>
      <w:r w:rsidR="00DE1F43">
        <w:fldChar w:fldCharType="begin"/>
      </w:r>
      <w:r w:rsidR="00DE1F43">
        <w:instrText xml:space="preserve"> SEQ Figura \* ARABIC </w:instrText>
      </w:r>
      <w:r w:rsidR="00DE1F43">
        <w:fldChar w:fldCharType="separate"/>
      </w:r>
      <w:r w:rsidR="00885F17">
        <w:rPr>
          <w:noProof/>
        </w:rPr>
        <w:t>51</w:t>
      </w:r>
      <w:r w:rsidR="00DE1F43">
        <w:rPr>
          <w:noProof/>
        </w:rPr>
        <w:fldChar w:fldCharType="end"/>
      </w:r>
      <w:r>
        <w:t xml:space="preserve"> - </w:t>
      </w:r>
      <w:proofErr w:type="spellStart"/>
      <w:r>
        <w:t>Overlays</w:t>
      </w:r>
      <w:proofErr w:type="spellEnd"/>
      <w:r>
        <w:t xml:space="preserve"> prueba velocidad móvil</w:t>
      </w:r>
      <w:bookmarkEnd w:id="4061"/>
      <w:bookmarkEnd w:id="4062"/>
    </w:p>
    <w:p w14:paraId="4ADEA735" w14:textId="77777777" w:rsidR="00260674" w:rsidRDefault="00260674">
      <w:r>
        <w:br w:type="page"/>
      </w:r>
    </w:p>
    <w:p w14:paraId="2697378C" w14:textId="77777777" w:rsidR="007D484B" w:rsidRDefault="007D484B" w:rsidP="007D484B">
      <w:pPr>
        <w:pStyle w:val="Ttulo2"/>
        <w:rPr>
          <w:rFonts w:eastAsia="Times New Roman"/>
          <w:lang w:eastAsia="es-ES"/>
        </w:rPr>
      </w:pPr>
      <w:bookmarkStart w:id="4063" w:name="_Toc207317195"/>
      <w:bookmarkStart w:id="4064" w:name="_Toc202786352"/>
      <w:r>
        <w:rPr>
          <w:rFonts w:eastAsia="Times New Roman"/>
          <w:lang w:eastAsia="es-ES"/>
        </w:rPr>
        <w:lastRenderedPageBreak/>
        <w:t>C.2 Manual de usuario de la web</w:t>
      </w:r>
      <w:bookmarkEnd w:id="4063"/>
      <w:bookmarkEnd w:id="4064"/>
    </w:p>
    <w:p w14:paraId="72C89632" w14:textId="73BDA907" w:rsidR="00260674" w:rsidRDefault="00260674" w:rsidP="007F107F">
      <w:pPr>
        <w:rPr>
          <w:lang w:eastAsia="es-ES"/>
        </w:rPr>
      </w:pPr>
      <w:r w:rsidRPr="003E4A1A">
        <w:rPr>
          <w:lang w:eastAsia="es-ES"/>
        </w:rPr>
        <w:t xml:space="preserve">Este apéndice tiene como objetivo proporcionar una guía de uso de la aplicación web desarrollada para el sistema. En este manual se describen los pasos principales que pueden seguir los distintos tipos de usuarios para interactuar con la plataforma web, diferenciando entre los roles de </w:t>
      </w:r>
      <w:r w:rsidRPr="007F107F">
        <w:rPr>
          <w:lang w:eastAsia="es-ES"/>
        </w:rPr>
        <w:t>facultativo, paciente y administrador</w:t>
      </w:r>
      <w:r w:rsidRPr="003E4A1A">
        <w:rPr>
          <w:lang w:eastAsia="es-ES"/>
        </w:rPr>
        <w:t>. La explicación se apoya en capturas de pantalla representativas de cada funcionalidad.</w:t>
      </w:r>
    </w:p>
    <w:p w14:paraId="06C60B53" w14:textId="77777777" w:rsidR="00077FE3" w:rsidRPr="003E4A1A" w:rsidRDefault="00077FE3" w:rsidP="007F107F">
      <w:pPr>
        <w:rPr>
          <w:del w:id="4065" w:author="Redondo García Francisco Javier" w:date="2025-09-02T09:44:00Z"/>
          <w:lang w:eastAsia="es-ES"/>
        </w:rPr>
      </w:pPr>
      <w:commentRangeStart w:id="4066"/>
      <w:del w:id="4067" w:author="Redondo García Francisco Javier" w:date="2025-09-02T09:44:00Z">
        <w:r>
          <w:rPr>
            <w:lang w:eastAsia="es-ES"/>
          </w:rPr>
          <w:delText>Despliegue</w:delText>
        </w:r>
        <w:commentRangeEnd w:id="4066"/>
        <w:r>
          <w:rPr>
            <w:rStyle w:val="Refdecomentario"/>
          </w:rPr>
          <w:commentReference w:id="4066"/>
        </w:r>
      </w:del>
    </w:p>
    <w:p w14:paraId="0DABEBEB" w14:textId="1AB068F5" w:rsidR="00D51696" w:rsidRPr="003E4A1A" w:rsidRDefault="00D51696" w:rsidP="007F107F">
      <w:pPr>
        <w:rPr>
          <w:ins w:id="4068" w:author="Redondo García Francisco Javier" w:date="2025-09-02T09:44:00Z"/>
          <w:lang w:eastAsia="es-ES"/>
        </w:rPr>
      </w:pPr>
      <w:ins w:id="4069" w:author="Redondo García Francisco Javier" w:date="2025-09-02T09:44:00Z">
        <w:r>
          <w:rPr>
            <w:lang w:eastAsia="es-ES"/>
          </w:rPr>
          <w:t xml:space="preserve">Para ver como se realiza el despliegue de la web, acudir a la sección </w:t>
        </w:r>
        <w:r w:rsidR="00143682">
          <w:rPr>
            <w:lang w:eastAsia="es-ES"/>
          </w:rPr>
          <w:fldChar w:fldCharType="begin"/>
        </w:r>
        <w:r w:rsidR="00143682">
          <w:rPr>
            <w:lang w:eastAsia="es-ES"/>
          </w:rPr>
          <w:instrText xml:space="preserve"> REF _Ref206667218 \h </w:instrText>
        </w:r>
        <w:r w:rsidR="00143682">
          <w:rPr>
            <w:lang w:eastAsia="es-ES"/>
          </w:rPr>
        </w:r>
        <w:r w:rsidR="00143682">
          <w:rPr>
            <w:lang w:eastAsia="es-ES"/>
          </w:rPr>
          <w:fldChar w:fldCharType="separate"/>
        </w:r>
        <w:r w:rsidR="0020779A">
          <w:t>5.4.6. Despliegue de la web</w:t>
        </w:r>
        <w:r w:rsidR="00143682">
          <w:rPr>
            <w:lang w:eastAsia="es-ES"/>
          </w:rPr>
          <w:fldChar w:fldCharType="end"/>
        </w:r>
        <w:r w:rsidR="00143682">
          <w:rPr>
            <w:lang w:eastAsia="es-ES"/>
          </w:rPr>
          <w:t>.</w:t>
        </w:r>
      </w:ins>
    </w:p>
    <w:p w14:paraId="1A5A4C78" w14:textId="15B9AADA" w:rsidR="00260674" w:rsidRDefault="007D484B" w:rsidP="007D484B">
      <w:pPr>
        <w:pStyle w:val="Ttulo3"/>
        <w:rPr>
          <w:rFonts w:eastAsia="Times New Roman"/>
          <w:lang w:eastAsia="es-ES"/>
        </w:rPr>
      </w:pPr>
      <w:bookmarkStart w:id="4070" w:name="_Toc207317196"/>
      <w:bookmarkStart w:id="4071" w:name="_Toc202786353"/>
      <w:r>
        <w:rPr>
          <w:rFonts w:eastAsia="Times New Roman"/>
          <w:lang w:eastAsia="es-ES"/>
        </w:rPr>
        <w:t xml:space="preserve">C.2.1. </w:t>
      </w:r>
      <w:r w:rsidR="00260674">
        <w:rPr>
          <w:rFonts w:eastAsia="Times New Roman"/>
          <w:lang w:eastAsia="es-ES"/>
        </w:rPr>
        <w:t>Pantalla inicial</w:t>
      </w:r>
      <w:bookmarkEnd w:id="4070"/>
      <w:bookmarkEnd w:id="4071"/>
    </w:p>
    <w:p w14:paraId="15346153" w14:textId="77777777" w:rsidR="00260674" w:rsidRDefault="00260674" w:rsidP="007D484B">
      <w:pPr>
        <w:pStyle w:val="Sinespaciado"/>
        <w:rPr>
          <w:lang w:eastAsia="es-ES"/>
        </w:rPr>
      </w:pPr>
      <w:r w:rsidRPr="00631F2E">
        <w:rPr>
          <w:lang w:eastAsia="es-ES"/>
        </w:rPr>
        <w:t>Al acceder a la página web, se muestra un</w:t>
      </w:r>
      <w:r>
        <w:rPr>
          <w:lang w:eastAsia="es-ES"/>
        </w:rPr>
        <w:t>a primera pantalla donde el usuario debe pulsar en uno de los siguientes botones:</w:t>
      </w:r>
    </w:p>
    <w:p w14:paraId="15867CCE" w14:textId="522B20E4" w:rsidR="00260674" w:rsidRDefault="00260674" w:rsidP="00C87F70">
      <w:pPr>
        <w:pStyle w:val="Sinespaciado"/>
        <w:numPr>
          <w:ilvl w:val="0"/>
          <w:numId w:val="29"/>
        </w:numPr>
        <w:rPr>
          <w:lang w:eastAsia="es-ES"/>
        </w:rPr>
      </w:pPr>
      <w:r>
        <w:rPr>
          <w:lang w:eastAsia="es-ES"/>
        </w:rPr>
        <w:t>Si es un paciente: Acceder Paciente</w:t>
      </w:r>
      <w:r w:rsidR="00E26D81">
        <w:rPr>
          <w:lang w:eastAsia="es-ES"/>
        </w:rPr>
        <w:t>.</w:t>
      </w:r>
    </w:p>
    <w:p w14:paraId="636EA188" w14:textId="5B99B24E" w:rsidR="00260674" w:rsidRDefault="00260674" w:rsidP="00C87F70">
      <w:pPr>
        <w:pStyle w:val="Sinespaciado"/>
        <w:numPr>
          <w:ilvl w:val="0"/>
          <w:numId w:val="29"/>
        </w:numPr>
        <w:rPr>
          <w:lang w:eastAsia="es-ES"/>
        </w:rPr>
      </w:pPr>
      <w:r>
        <w:rPr>
          <w:lang w:eastAsia="es-ES"/>
        </w:rPr>
        <w:t>Si es un facultativo que aún no se ha registrado: Registrarse</w:t>
      </w:r>
      <w:r w:rsidR="00E26D81">
        <w:rPr>
          <w:lang w:eastAsia="es-ES"/>
        </w:rPr>
        <w:t>.</w:t>
      </w:r>
    </w:p>
    <w:p w14:paraId="2637CF2D" w14:textId="325A2E42" w:rsidR="00260674" w:rsidRPr="00631F2E" w:rsidRDefault="00260674" w:rsidP="00C87F70">
      <w:pPr>
        <w:pStyle w:val="Sinespaciado"/>
        <w:numPr>
          <w:ilvl w:val="0"/>
          <w:numId w:val="29"/>
        </w:numPr>
        <w:rPr>
          <w:lang w:eastAsia="es-ES"/>
        </w:rPr>
      </w:pPr>
      <w:r>
        <w:rPr>
          <w:lang w:eastAsia="es-ES"/>
        </w:rPr>
        <w:t>Si es un facultativo ya registrado: Acceder Facultativo</w:t>
      </w:r>
      <w:r w:rsidR="00E26D81">
        <w:rPr>
          <w:lang w:eastAsia="es-ES"/>
        </w:rPr>
        <w:t>.</w:t>
      </w:r>
    </w:p>
    <w:p w14:paraId="4F3B14E9" w14:textId="77777777" w:rsidR="00BA4E2B" w:rsidRDefault="00260674" w:rsidP="00BA4E2B">
      <w:pPr>
        <w:pStyle w:val="Sinespaciado"/>
        <w:keepNext/>
        <w:jc w:val="center"/>
      </w:pPr>
      <w:r w:rsidRPr="004B41F2">
        <w:rPr>
          <w:noProof/>
        </w:rPr>
        <w:drawing>
          <wp:inline distT="0" distB="0" distL="0" distR="0" wp14:anchorId="40B9D9C2" wp14:editId="5FCBF5F5">
            <wp:extent cx="3657600" cy="1724715"/>
            <wp:effectExtent l="0" t="0" r="0" b="8890"/>
            <wp:docPr id="406387926" name="Imagen 406387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681764" cy="1736109"/>
                    </a:xfrm>
                    <a:prstGeom prst="rect">
                      <a:avLst/>
                    </a:prstGeom>
                  </pic:spPr>
                </pic:pic>
              </a:graphicData>
            </a:graphic>
          </wp:inline>
        </w:drawing>
      </w:r>
    </w:p>
    <w:p w14:paraId="4613B2FC" w14:textId="62ADBD78" w:rsidR="00260674" w:rsidRDefault="00BA4E2B" w:rsidP="00BA4E2B">
      <w:pPr>
        <w:pStyle w:val="Descripcin"/>
        <w:jc w:val="center"/>
        <w:rPr>
          <w:rFonts w:ascii="Times New Roman" w:eastAsia="Times New Roman" w:hAnsi="Times New Roman" w:cs="Times New Roman"/>
          <w:b/>
          <w:bCs/>
          <w:sz w:val="27"/>
          <w:szCs w:val="27"/>
          <w:lang w:eastAsia="es-ES"/>
        </w:rPr>
      </w:pPr>
      <w:bookmarkStart w:id="4072" w:name="_Toc207314984"/>
      <w:bookmarkStart w:id="4073" w:name="_Toc202786411"/>
      <w:r>
        <w:t xml:space="preserve">Figura </w:t>
      </w:r>
      <w:r w:rsidR="00DE1F43">
        <w:fldChar w:fldCharType="begin"/>
      </w:r>
      <w:r w:rsidR="00DE1F43">
        <w:instrText xml:space="preserve"> SEQ Figura \* ARABIC </w:instrText>
      </w:r>
      <w:r w:rsidR="00DE1F43">
        <w:fldChar w:fldCharType="separate"/>
      </w:r>
      <w:r w:rsidR="00885F17">
        <w:rPr>
          <w:noProof/>
        </w:rPr>
        <w:t>52</w:t>
      </w:r>
      <w:r w:rsidR="00DE1F43">
        <w:rPr>
          <w:noProof/>
        </w:rPr>
        <w:fldChar w:fldCharType="end"/>
      </w:r>
      <w:r>
        <w:t xml:space="preserve"> - Pantalla inicial web</w:t>
      </w:r>
      <w:bookmarkEnd w:id="4072"/>
      <w:bookmarkEnd w:id="4073"/>
    </w:p>
    <w:p w14:paraId="2AB08F04" w14:textId="77777777" w:rsidR="000F451E" w:rsidRDefault="000F451E" w:rsidP="007D484B">
      <w:pPr>
        <w:pStyle w:val="Sinespaciado"/>
        <w:rPr>
          <w:rFonts w:ascii="Times New Roman" w:eastAsia="Times New Roman" w:hAnsi="Times New Roman" w:cs="Times New Roman"/>
          <w:b/>
          <w:bCs/>
          <w:sz w:val="27"/>
          <w:szCs w:val="27"/>
          <w:lang w:eastAsia="es-ES"/>
        </w:rPr>
      </w:pPr>
    </w:p>
    <w:p w14:paraId="7CC64BE1" w14:textId="77777777" w:rsidR="00260674" w:rsidRPr="003E4A1A" w:rsidRDefault="00260674" w:rsidP="007D484B">
      <w:pPr>
        <w:pStyle w:val="Ttulo3"/>
        <w:rPr>
          <w:rFonts w:eastAsia="Times New Roman"/>
          <w:lang w:eastAsia="es-ES"/>
        </w:rPr>
      </w:pPr>
      <w:bookmarkStart w:id="4074" w:name="_Toc207317197"/>
      <w:bookmarkStart w:id="4075" w:name="_Toc202786354"/>
      <w:r w:rsidRPr="003E4A1A">
        <w:rPr>
          <w:rFonts w:eastAsia="Times New Roman"/>
          <w:lang w:eastAsia="es-ES"/>
        </w:rPr>
        <w:t>C.2.2 Registro de facultativos</w:t>
      </w:r>
      <w:bookmarkEnd w:id="4074"/>
      <w:bookmarkEnd w:id="4075"/>
    </w:p>
    <w:p w14:paraId="5E59EAE0" w14:textId="77777777" w:rsidR="00260674" w:rsidRDefault="00260674" w:rsidP="00E26D81">
      <w:pPr>
        <w:pStyle w:val="Sinespaciado"/>
        <w:jc w:val="both"/>
        <w:rPr>
          <w:lang w:eastAsia="es-ES"/>
        </w:rPr>
      </w:pPr>
      <w:r>
        <w:rPr>
          <w:lang w:eastAsia="es-ES"/>
        </w:rPr>
        <w:t>Al acceder a la pantalla de registro, el facultativo debe completar un formulario</w:t>
      </w:r>
      <w:r w:rsidRPr="003E4A1A">
        <w:rPr>
          <w:lang w:eastAsia="es-ES"/>
        </w:rPr>
        <w:t>,</w:t>
      </w:r>
      <w:r>
        <w:rPr>
          <w:lang w:eastAsia="es-ES"/>
        </w:rPr>
        <w:t xml:space="preserve"> después</w:t>
      </w:r>
      <w:r w:rsidRPr="003E4A1A">
        <w:rPr>
          <w:lang w:eastAsia="es-ES"/>
        </w:rPr>
        <w:t xml:space="preserve"> deberán esperar a que un administrador apruebe su acceso cambiando su rol en el sistema</w:t>
      </w:r>
      <w:r>
        <w:rPr>
          <w:lang w:eastAsia="es-ES"/>
        </w:rPr>
        <w:t xml:space="preserve"> para poder iniciar sesión como facultativo.</w:t>
      </w:r>
    </w:p>
    <w:p w14:paraId="7DFA4170" w14:textId="77777777" w:rsidR="00BA4E2B" w:rsidRDefault="00260674" w:rsidP="00BA4E2B">
      <w:pPr>
        <w:pStyle w:val="Sinespaciado"/>
        <w:keepNext/>
        <w:jc w:val="center"/>
      </w:pPr>
      <w:r w:rsidRPr="004B41F2">
        <w:rPr>
          <w:noProof/>
        </w:rPr>
        <w:drawing>
          <wp:inline distT="0" distB="0" distL="0" distR="0" wp14:anchorId="1F50C38A" wp14:editId="477DDCA6">
            <wp:extent cx="3543300" cy="1667901"/>
            <wp:effectExtent l="0" t="0" r="0" b="8890"/>
            <wp:docPr id="406387927" name="Imagen 406387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3553168" cy="1672546"/>
                    </a:xfrm>
                    <a:prstGeom prst="rect">
                      <a:avLst/>
                    </a:prstGeom>
                  </pic:spPr>
                </pic:pic>
              </a:graphicData>
            </a:graphic>
          </wp:inline>
        </w:drawing>
      </w:r>
    </w:p>
    <w:p w14:paraId="3A948232" w14:textId="7D99B0A6" w:rsidR="00260674" w:rsidRPr="003E4A1A" w:rsidRDefault="00BA4E2B" w:rsidP="00BA4E2B">
      <w:pPr>
        <w:pStyle w:val="Descripcin"/>
        <w:jc w:val="center"/>
        <w:rPr>
          <w:rFonts w:ascii="Times New Roman" w:eastAsia="Times New Roman" w:hAnsi="Times New Roman" w:cs="Times New Roman"/>
          <w:b/>
          <w:bCs/>
          <w:sz w:val="27"/>
          <w:szCs w:val="27"/>
          <w:lang w:eastAsia="es-ES"/>
        </w:rPr>
      </w:pPr>
      <w:bookmarkStart w:id="4076" w:name="_Toc207314985"/>
      <w:bookmarkStart w:id="4077" w:name="_Toc202786412"/>
      <w:r>
        <w:t xml:space="preserve">Figura </w:t>
      </w:r>
      <w:r w:rsidR="00DE1F43">
        <w:fldChar w:fldCharType="begin"/>
      </w:r>
      <w:r w:rsidR="00DE1F43">
        <w:instrText xml:space="preserve"> SEQ Figura \* ARABIC </w:instrText>
      </w:r>
      <w:r w:rsidR="00DE1F43">
        <w:fldChar w:fldCharType="separate"/>
      </w:r>
      <w:r w:rsidR="00885F17">
        <w:rPr>
          <w:noProof/>
        </w:rPr>
        <w:t>53</w:t>
      </w:r>
      <w:r w:rsidR="00DE1F43">
        <w:rPr>
          <w:noProof/>
        </w:rPr>
        <w:fldChar w:fldCharType="end"/>
      </w:r>
      <w:r>
        <w:t xml:space="preserve"> - Pantalla registro sanitario web</w:t>
      </w:r>
      <w:bookmarkEnd w:id="4076"/>
      <w:bookmarkEnd w:id="4077"/>
    </w:p>
    <w:p w14:paraId="6E538470" w14:textId="508F1282" w:rsidR="00260674" w:rsidRPr="003E4A1A" w:rsidRDefault="00260674" w:rsidP="00731BF8">
      <w:pPr>
        <w:pStyle w:val="Ttulo3"/>
        <w:rPr>
          <w:rFonts w:eastAsia="Times New Roman"/>
          <w:lang w:eastAsia="es-ES"/>
        </w:rPr>
      </w:pPr>
      <w:bookmarkStart w:id="4078" w:name="_Toc207317198"/>
      <w:bookmarkStart w:id="4079" w:name="_Toc202786355"/>
      <w:r w:rsidRPr="003E4A1A">
        <w:rPr>
          <w:rFonts w:eastAsia="Times New Roman"/>
          <w:lang w:eastAsia="es-ES"/>
        </w:rPr>
        <w:t>C.2.</w:t>
      </w:r>
      <w:r w:rsidR="00731BF8">
        <w:rPr>
          <w:rFonts w:eastAsia="Times New Roman"/>
          <w:lang w:eastAsia="es-ES"/>
        </w:rPr>
        <w:t>3</w:t>
      </w:r>
      <w:r w:rsidRPr="003E4A1A">
        <w:rPr>
          <w:rFonts w:eastAsia="Times New Roman"/>
          <w:lang w:eastAsia="es-ES"/>
        </w:rPr>
        <w:t xml:space="preserve"> Inicio de sesión</w:t>
      </w:r>
      <w:bookmarkEnd w:id="4078"/>
      <w:bookmarkEnd w:id="4079"/>
    </w:p>
    <w:p w14:paraId="150CB972" w14:textId="77777777" w:rsidR="00260674" w:rsidRDefault="00260674" w:rsidP="007F107F">
      <w:pPr>
        <w:rPr>
          <w:lang w:eastAsia="es-ES"/>
        </w:rPr>
      </w:pPr>
      <w:r>
        <w:rPr>
          <w:lang w:eastAsia="es-ES"/>
        </w:rPr>
        <w:t>El inicio de sesión puede ser de paciente, de facultativo o de administrador.</w:t>
      </w:r>
    </w:p>
    <w:p w14:paraId="24330E87" w14:textId="3E050FD8" w:rsidR="00260674" w:rsidRDefault="00260674" w:rsidP="00C87F70">
      <w:pPr>
        <w:pStyle w:val="Prrafodelista"/>
        <w:numPr>
          <w:ilvl w:val="0"/>
          <w:numId w:val="52"/>
        </w:numPr>
        <w:rPr>
          <w:lang w:eastAsia="es-ES"/>
        </w:rPr>
      </w:pPr>
      <w:r>
        <w:rPr>
          <w:lang w:eastAsia="es-ES"/>
        </w:rPr>
        <w:t xml:space="preserve">El paciente inicia sesión con su apellido y su DNI, si ha sido registrado desde la </w:t>
      </w:r>
      <w:proofErr w:type="gramStart"/>
      <w:r>
        <w:rPr>
          <w:lang w:eastAsia="es-ES"/>
        </w:rPr>
        <w:t>app</w:t>
      </w:r>
      <w:proofErr w:type="gramEnd"/>
      <w:r>
        <w:rPr>
          <w:lang w:eastAsia="es-ES"/>
        </w:rPr>
        <w:t xml:space="preserve"> web en algún momento podrá iniciar sesión sin necesidad de registro. Si no ha sido registrado o si falla en l</w:t>
      </w:r>
      <w:r w:rsidR="00E26D81">
        <w:rPr>
          <w:lang w:eastAsia="es-ES"/>
        </w:rPr>
        <w:t>a</w:t>
      </w:r>
      <w:r>
        <w:rPr>
          <w:lang w:eastAsia="es-ES"/>
        </w:rPr>
        <w:t>s credenciales se muestra un mensaje de error.</w:t>
      </w:r>
    </w:p>
    <w:p w14:paraId="55C108CA" w14:textId="5D006470" w:rsidR="00260674" w:rsidRDefault="00260674" w:rsidP="00C87F70">
      <w:pPr>
        <w:pStyle w:val="Prrafodelista"/>
        <w:numPr>
          <w:ilvl w:val="0"/>
          <w:numId w:val="52"/>
        </w:numPr>
        <w:rPr>
          <w:lang w:eastAsia="es-ES"/>
        </w:rPr>
      </w:pPr>
      <w:r>
        <w:rPr>
          <w:lang w:eastAsia="es-ES"/>
        </w:rPr>
        <w:lastRenderedPageBreak/>
        <w:t>El facultativo podrá iniciar sesión con su nombre y contraseña si el administrador lo ha habilitado, si no, o si falla en l</w:t>
      </w:r>
      <w:r w:rsidR="00E26D81">
        <w:rPr>
          <w:lang w:eastAsia="es-ES"/>
        </w:rPr>
        <w:t>a</w:t>
      </w:r>
      <w:r>
        <w:rPr>
          <w:lang w:eastAsia="es-ES"/>
        </w:rPr>
        <w:t>s credenciales, muestra un mensaje de error.</w:t>
      </w:r>
    </w:p>
    <w:p w14:paraId="697B0C9D" w14:textId="77777777" w:rsidR="00260674" w:rsidRPr="009D4A25" w:rsidRDefault="00260674" w:rsidP="00C87F70">
      <w:pPr>
        <w:pStyle w:val="Prrafodelista"/>
        <w:numPr>
          <w:ilvl w:val="0"/>
          <w:numId w:val="52"/>
        </w:numPr>
        <w:rPr>
          <w:lang w:eastAsia="es-ES"/>
        </w:rPr>
      </w:pPr>
      <w:r>
        <w:rPr>
          <w:lang w:eastAsia="es-ES"/>
        </w:rPr>
        <w:t>El administrador siempre podrá iniciar sesión con sus credenciales.</w:t>
      </w:r>
    </w:p>
    <w:p w14:paraId="2C9837BC" w14:textId="77777777" w:rsidR="00BA4E2B" w:rsidRDefault="00260674" w:rsidP="00BA4E2B">
      <w:pPr>
        <w:keepNext/>
        <w:spacing w:after="0" w:line="240" w:lineRule="auto"/>
        <w:jc w:val="center"/>
      </w:pPr>
      <w:r>
        <w:rPr>
          <w:rFonts w:ascii="Times New Roman" w:eastAsia="Times New Roman" w:hAnsi="Times New Roman" w:cs="Times New Roman"/>
          <w:noProof/>
          <w:sz w:val="24"/>
          <w:szCs w:val="24"/>
          <w:lang w:eastAsia="es-ES"/>
        </w:rPr>
        <w:drawing>
          <wp:inline distT="0" distB="0" distL="0" distR="0" wp14:anchorId="1EA5C35D" wp14:editId="58448174">
            <wp:extent cx="3590925" cy="1703631"/>
            <wp:effectExtent l="0" t="0" r="0" b="0"/>
            <wp:docPr id="406387928" name="Imagen 406387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3597927" cy="1706953"/>
                    </a:xfrm>
                    <a:prstGeom prst="rect">
                      <a:avLst/>
                    </a:prstGeom>
                    <a:noFill/>
                    <a:ln>
                      <a:noFill/>
                    </a:ln>
                  </pic:spPr>
                </pic:pic>
              </a:graphicData>
            </a:graphic>
          </wp:inline>
        </w:drawing>
      </w:r>
    </w:p>
    <w:p w14:paraId="309FDE12" w14:textId="016C3487" w:rsidR="00260674" w:rsidRDefault="00BA4E2B" w:rsidP="00BA4E2B">
      <w:pPr>
        <w:pStyle w:val="Descripcin"/>
        <w:jc w:val="center"/>
        <w:rPr>
          <w:rFonts w:ascii="Times New Roman" w:eastAsia="Times New Roman" w:hAnsi="Times New Roman" w:cs="Times New Roman"/>
          <w:sz w:val="24"/>
          <w:szCs w:val="24"/>
          <w:lang w:eastAsia="es-ES"/>
        </w:rPr>
      </w:pPr>
      <w:bookmarkStart w:id="4080" w:name="_Toc207314986"/>
      <w:bookmarkStart w:id="4081" w:name="_Toc202786413"/>
      <w:r>
        <w:t xml:space="preserve">Figura </w:t>
      </w:r>
      <w:r w:rsidR="00DE1F43">
        <w:fldChar w:fldCharType="begin"/>
      </w:r>
      <w:r w:rsidR="00DE1F43">
        <w:instrText xml:space="preserve"> SEQ Figura \* ARABIC </w:instrText>
      </w:r>
      <w:r w:rsidR="00DE1F43">
        <w:fldChar w:fldCharType="separate"/>
      </w:r>
      <w:r w:rsidR="00885F17">
        <w:rPr>
          <w:noProof/>
        </w:rPr>
        <w:t>54</w:t>
      </w:r>
      <w:r w:rsidR="00DE1F43">
        <w:rPr>
          <w:noProof/>
        </w:rPr>
        <w:fldChar w:fldCharType="end"/>
      </w:r>
      <w:r>
        <w:t xml:space="preserve"> - Pantalla </w:t>
      </w:r>
      <w:proofErr w:type="spellStart"/>
      <w:r>
        <w:t>login</w:t>
      </w:r>
      <w:proofErr w:type="spellEnd"/>
      <w:r>
        <w:t xml:space="preserve"> </w:t>
      </w:r>
      <w:proofErr w:type="spellStart"/>
      <w:r>
        <w:t>admin</w:t>
      </w:r>
      <w:proofErr w:type="spellEnd"/>
      <w:r>
        <w:t xml:space="preserve"> web</w:t>
      </w:r>
      <w:bookmarkEnd w:id="4080"/>
      <w:bookmarkEnd w:id="4081"/>
    </w:p>
    <w:p w14:paraId="001715C2" w14:textId="77777777" w:rsidR="00260674" w:rsidRDefault="00260674" w:rsidP="003E4A1A">
      <w:pPr>
        <w:spacing w:after="0" w:line="240" w:lineRule="auto"/>
        <w:rPr>
          <w:rFonts w:ascii="Times New Roman" w:eastAsia="Times New Roman" w:hAnsi="Times New Roman" w:cs="Times New Roman"/>
          <w:sz w:val="24"/>
          <w:szCs w:val="24"/>
          <w:lang w:eastAsia="es-ES"/>
        </w:rPr>
      </w:pPr>
    </w:p>
    <w:p w14:paraId="59331E47" w14:textId="77777777" w:rsidR="00BA4E2B" w:rsidRDefault="00260674" w:rsidP="00BA4E2B">
      <w:pPr>
        <w:keepNext/>
        <w:spacing w:after="0" w:line="240" w:lineRule="auto"/>
        <w:jc w:val="center"/>
      </w:pPr>
      <w:r>
        <w:rPr>
          <w:rFonts w:ascii="Times New Roman" w:eastAsia="Times New Roman" w:hAnsi="Times New Roman" w:cs="Times New Roman"/>
          <w:noProof/>
          <w:sz w:val="24"/>
          <w:szCs w:val="24"/>
          <w:lang w:eastAsia="es-ES"/>
        </w:rPr>
        <w:drawing>
          <wp:inline distT="0" distB="0" distL="0" distR="0" wp14:anchorId="57272198" wp14:editId="1340B7FC">
            <wp:extent cx="3600450" cy="1704807"/>
            <wp:effectExtent l="0" t="0" r="0" b="0"/>
            <wp:docPr id="406387929" name="Imagen 406387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3608040" cy="1708401"/>
                    </a:xfrm>
                    <a:prstGeom prst="rect">
                      <a:avLst/>
                    </a:prstGeom>
                    <a:noFill/>
                    <a:ln>
                      <a:noFill/>
                    </a:ln>
                  </pic:spPr>
                </pic:pic>
              </a:graphicData>
            </a:graphic>
          </wp:inline>
        </w:drawing>
      </w:r>
    </w:p>
    <w:p w14:paraId="10AA7651" w14:textId="687E9978" w:rsidR="00260674" w:rsidRPr="003E4A1A" w:rsidRDefault="00BA4E2B" w:rsidP="00BA4E2B">
      <w:pPr>
        <w:pStyle w:val="Descripcin"/>
        <w:jc w:val="center"/>
        <w:rPr>
          <w:rFonts w:ascii="Times New Roman" w:eastAsia="Times New Roman" w:hAnsi="Times New Roman" w:cs="Times New Roman"/>
          <w:sz w:val="24"/>
          <w:szCs w:val="24"/>
          <w:lang w:eastAsia="es-ES"/>
        </w:rPr>
      </w:pPr>
      <w:bookmarkStart w:id="4082" w:name="_Toc207314987"/>
      <w:bookmarkStart w:id="4083" w:name="_Toc202786414"/>
      <w:r>
        <w:t xml:space="preserve">Figura </w:t>
      </w:r>
      <w:r w:rsidR="00DE1F43">
        <w:fldChar w:fldCharType="begin"/>
      </w:r>
      <w:r w:rsidR="00DE1F43">
        <w:instrText xml:space="preserve"> SEQ Figura \* ARABIC </w:instrText>
      </w:r>
      <w:r w:rsidR="00DE1F43">
        <w:fldChar w:fldCharType="separate"/>
      </w:r>
      <w:r w:rsidR="00885F17">
        <w:rPr>
          <w:noProof/>
        </w:rPr>
        <w:t>55</w:t>
      </w:r>
      <w:r w:rsidR="00DE1F43">
        <w:rPr>
          <w:noProof/>
        </w:rPr>
        <w:fldChar w:fldCharType="end"/>
      </w:r>
      <w:r>
        <w:t xml:space="preserve"> - Pantalla </w:t>
      </w:r>
      <w:proofErr w:type="spellStart"/>
      <w:r>
        <w:t>login</w:t>
      </w:r>
      <w:proofErr w:type="spellEnd"/>
      <w:r>
        <w:t xml:space="preserve"> paciente web</w:t>
      </w:r>
      <w:bookmarkEnd w:id="4082"/>
      <w:bookmarkEnd w:id="4083"/>
    </w:p>
    <w:p w14:paraId="7689B5CD" w14:textId="77777777" w:rsidR="00260674" w:rsidRPr="003E4A1A" w:rsidRDefault="00260674" w:rsidP="003E4A1A">
      <w:pPr>
        <w:spacing w:before="100" w:beforeAutospacing="1" w:after="100" w:afterAutospacing="1" w:line="240" w:lineRule="auto"/>
        <w:rPr>
          <w:rFonts w:ascii="Times New Roman" w:eastAsia="Times New Roman" w:hAnsi="Times New Roman" w:cs="Times New Roman"/>
          <w:sz w:val="24"/>
          <w:szCs w:val="24"/>
          <w:lang w:eastAsia="es-ES"/>
        </w:rPr>
      </w:pPr>
    </w:p>
    <w:p w14:paraId="1C105FB2" w14:textId="20BD36EF" w:rsidR="00260674" w:rsidRPr="003E4A1A" w:rsidRDefault="00260674" w:rsidP="003E4A1A">
      <w:pPr>
        <w:spacing w:after="0" w:line="240" w:lineRule="auto"/>
        <w:rPr>
          <w:rFonts w:ascii="Times New Roman" w:eastAsia="Times New Roman" w:hAnsi="Times New Roman" w:cs="Times New Roman"/>
          <w:sz w:val="24"/>
          <w:szCs w:val="24"/>
          <w:lang w:eastAsia="es-ES"/>
        </w:rPr>
      </w:pPr>
    </w:p>
    <w:p w14:paraId="3B33F86C" w14:textId="5299CA4B" w:rsidR="00260674" w:rsidRDefault="00731BF8" w:rsidP="00731BF8">
      <w:pPr>
        <w:pStyle w:val="Ttulo3"/>
        <w:rPr>
          <w:rFonts w:eastAsia="Times New Roman"/>
          <w:lang w:eastAsia="es-ES"/>
        </w:rPr>
      </w:pPr>
      <w:bookmarkStart w:id="4084" w:name="_Toc207317199"/>
      <w:bookmarkStart w:id="4085" w:name="_Toc202786356"/>
      <w:r>
        <w:rPr>
          <w:rFonts w:eastAsia="Times New Roman"/>
          <w:lang w:eastAsia="es-ES"/>
        </w:rPr>
        <w:t xml:space="preserve">C.2.4. </w:t>
      </w:r>
      <w:r w:rsidR="00260674">
        <w:rPr>
          <w:rFonts w:eastAsia="Times New Roman"/>
          <w:lang w:eastAsia="es-ES"/>
        </w:rPr>
        <w:t>Perfil de facultativo</w:t>
      </w:r>
      <w:bookmarkEnd w:id="4084"/>
      <w:bookmarkEnd w:id="4085"/>
    </w:p>
    <w:p w14:paraId="70F2769C" w14:textId="77777777" w:rsidR="00731BF8" w:rsidRPr="00731BF8" w:rsidRDefault="00731BF8" w:rsidP="00731BF8">
      <w:pPr>
        <w:rPr>
          <w:lang w:eastAsia="es-ES"/>
        </w:rPr>
      </w:pPr>
    </w:p>
    <w:p w14:paraId="53CE0905" w14:textId="77777777" w:rsidR="00260674" w:rsidRDefault="00260674" w:rsidP="00E26D81">
      <w:pPr>
        <w:pStyle w:val="Sinespaciado"/>
        <w:jc w:val="both"/>
        <w:rPr>
          <w:lang w:eastAsia="es-ES"/>
        </w:rPr>
      </w:pPr>
      <w:r w:rsidRPr="009D4A25">
        <w:rPr>
          <w:lang w:eastAsia="es-ES"/>
        </w:rPr>
        <w:t>Al</w:t>
      </w:r>
      <w:r>
        <w:rPr>
          <w:lang w:eastAsia="es-ES"/>
        </w:rPr>
        <w:t xml:space="preserve"> iniciar sesión como facultativo o administrador, se dirige a una pantalla donde se da la bienvenida a la web. En esta pantalla se muestra qué tipo de rol tiene el usuario y a qué tiene acceso dentro de la web. </w:t>
      </w:r>
    </w:p>
    <w:p w14:paraId="223CF117" w14:textId="77777777" w:rsidR="00260674" w:rsidRDefault="00260674" w:rsidP="00E26D81">
      <w:pPr>
        <w:pStyle w:val="Sinespaciado"/>
        <w:jc w:val="both"/>
        <w:rPr>
          <w:lang w:eastAsia="es-ES"/>
        </w:rPr>
      </w:pPr>
      <w:r>
        <w:rPr>
          <w:lang w:eastAsia="es-ES"/>
        </w:rPr>
        <w:t xml:space="preserve">En caso de que sea el administrador el que ha iniciado la sesión, se muestra un mensaje en rojo indicando cuántos usuarios sin un rol asignado hay en la base de datos. </w:t>
      </w:r>
    </w:p>
    <w:p w14:paraId="16F9C4E4" w14:textId="77777777" w:rsidR="00260674" w:rsidRDefault="00260674" w:rsidP="00E26D81">
      <w:pPr>
        <w:pStyle w:val="Sinespaciado"/>
        <w:jc w:val="both"/>
        <w:rPr>
          <w:lang w:eastAsia="es-ES"/>
        </w:rPr>
      </w:pPr>
      <w:r>
        <w:rPr>
          <w:lang w:eastAsia="es-ES"/>
        </w:rPr>
        <w:t xml:space="preserve">Desde esta pantalla se puede redirigir a la administración de usuarios (solo el </w:t>
      </w:r>
      <w:proofErr w:type="spellStart"/>
      <w:r>
        <w:rPr>
          <w:lang w:eastAsia="es-ES"/>
        </w:rPr>
        <w:t>admin</w:t>
      </w:r>
      <w:proofErr w:type="spellEnd"/>
      <w:r>
        <w:rPr>
          <w:lang w:eastAsia="es-ES"/>
        </w:rPr>
        <w:t>), al listado de pacientes o a cerrar la sesión.</w:t>
      </w:r>
    </w:p>
    <w:p w14:paraId="0D0A6202" w14:textId="77777777" w:rsidR="00BA4E2B" w:rsidRDefault="00260674" w:rsidP="00BA4E2B">
      <w:pPr>
        <w:pStyle w:val="Sinespaciado"/>
        <w:keepNext/>
        <w:jc w:val="center"/>
      </w:pPr>
      <w:r w:rsidRPr="005F16B4">
        <w:rPr>
          <w:noProof/>
        </w:rPr>
        <w:lastRenderedPageBreak/>
        <w:drawing>
          <wp:inline distT="0" distB="0" distL="0" distR="0" wp14:anchorId="34DF0A60" wp14:editId="1B48B8EA">
            <wp:extent cx="3759200" cy="1799589"/>
            <wp:effectExtent l="0" t="0" r="0" b="0"/>
            <wp:docPr id="406387930" name="Imagen 406387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3770192" cy="1804851"/>
                    </a:xfrm>
                    <a:prstGeom prst="rect">
                      <a:avLst/>
                    </a:prstGeom>
                  </pic:spPr>
                </pic:pic>
              </a:graphicData>
            </a:graphic>
          </wp:inline>
        </w:drawing>
      </w:r>
    </w:p>
    <w:p w14:paraId="070327E3" w14:textId="4ACE4494" w:rsidR="00260674" w:rsidRDefault="00BA4E2B" w:rsidP="00BA4E2B">
      <w:pPr>
        <w:pStyle w:val="Descripcin"/>
        <w:jc w:val="center"/>
        <w:rPr>
          <w:rFonts w:ascii="Times New Roman" w:eastAsia="Times New Roman" w:hAnsi="Times New Roman" w:cs="Times New Roman"/>
          <w:sz w:val="24"/>
          <w:szCs w:val="24"/>
          <w:lang w:eastAsia="es-ES"/>
        </w:rPr>
      </w:pPr>
      <w:bookmarkStart w:id="4086" w:name="_Toc207314988"/>
      <w:bookmarkStart w:id="4087" w:name="_Toc202786415"/>
      <w:r>
        <w:t xml:space="preserve">Figura </w:t>
      </w:r>
      <w:r w:rsidR="00DE1F43">
        <w:fldChar w:fldCharType="begin"/>
      </w:r>
      <w:r w:rsidR="00DE1F43">
        <w:instrText xml:space="preserve"> SEQ Figura \* ARABIC </w:instrText>
      </w:r>
      <w:r w:rsidR="00DE1F43">
        <w:fldChar w:fldCharType="separate"/>
      </w:r>
      <w:r w:rsidR="00885F17">
        <w:rPr>
          <w:noProof/>
        </w:rPr>
        <w:t>56</w:t>
      </w:r>
      <w:r w:rsidR="00DE1F43">
        <w:rPr>
          <w:noProof/>
        </w:rPr>
        <w:fldChar w:fldCharType="end"/>
      </w:r>
      <w:r>
        <w:t xml:space="preserve"> - Pantalla perfil de usuario web</w:t>
      </w:r>
      <w:bookmarkEnd w:id="4086"/>
      <w:bookmarkEnd w:id="4087"/>
    </w:p>
    <w:p w14:paraId="1F1DE6C4" w14:textId="61D15235" w:rsidR="00260674" w:rsidRPr="003E4A1A" w:rsidRDefault="00260674" w:rsidP="00731BF8">
      <w:pPr>
        <w:pStyle w:val="Ttulo3"/>
        <w:rPr>
          <w:rFonts w:eastAsia="Times New Roman"/>
          <w:lang w:eastAsia="es-ES"/>
        </w:rPr>
      </w:pPr>
      <w:bookmarkStart w:id="4088" w:name="_Toc207317200"/>
      <w:bookmarkStart w:id="4089" w:name="_Toc202786357"/>
      <w:r w:rsidRPr="003E4A1A">
        <w:rPr>
          <w:rFonts w:eastAsia="Times New Roman"/>
          <w:lang w:eastAsia="es-ES"/>
        </w:rPr>
        <w:t>C.2.</w:t>
      </w:r>
      <w:r w:rsidR="00731BF8">
        <w:rPr>
          <w:rFonts w:eastAsia="Times New Roman"/>
          <w:lang w:eastAsia="es-ES"/>
        </w:rPr>
        <w:t>5</w:t>
      </w:r>
      <w:r w:rsidRPr="003E4A1A">
        <w:rPr>
          <w:rFonts w:eastAsia="Times New Roman"/>
          <w:lang w:eastAsia="es-ES"/>
        </w:rPr>
        <w:t xml:space="preserve"> Administración de usuarios</w:t>
      </w:r>
      <w:bookmarkEnd w:id="4088"/>
      <w:bookmarkEnd w:id="4089"/>
    </w:p>
    <w:p w14:paraId="592AA2A0" w14:textId="59C989CF" w:rsidR="00260674" w:rsidRPr="00637F6F" w:rsidRDefault="00260674" w:rsidP="000D3D96">
      <w:pPr>
        <w:rPr>
          <w:lang w:eastAsia="es-ES"/>
        </w:rPr>
      </w:pPr>
      <w:r w:rsidRPr="00637F6F">
        <w:rPr>
          <w:lang w:eastAsia="es-ES"/>
        </w:rPr>
        <w:t>El administrador del sistema tiene acceso a un apartado específico desde el menú principal, en el que puede:</w:t>
      </w:r>
    </w:p>
    <w:p w14:paraId="53ADC185" w14:textId="77777777" w:rsidR="00260674" w:rsidRPr="00637F6F" w:rsidRDefault="00260674" w:rsidP="00C87F70">
      <w:pPr>
        <w:pStyle w:val="Prrafodelista"/>
        <w:numPr>
          <w:ilvl w:val="0"/>
          <w:numId w:val="53"/>
        </w:numPr>
        <w:rPr>
          <w:lang w:eastAsia="es-ES"/>
        </w:rPr>
      </w:pPr>
      <w:r w:rsidRPr="00637F6F">
        <w:rPr>
          <w:lang w:eastAsia="es-ES"/>
        </w:rPr>
        <w:t>Consultar la lista de facultativos registrados.</w:t>
      </w:r>
    </w:p>
    <w:p w14:paraId="4BE5ECA6" w14:textId="77777777" w:rsidR="00260674" w:rsidRPr="00637F6F" w:rsidRDefault="00260674" w:rsidP="00C87F70">
      <w:pPr>
        <w:pStyle w:val="Prrafodelista"/>
        <w:numPr>
          <w:ilvl w:val="0"/>
          <w:numId w:val="53"/>
        </w:numPr>
        <w:rPr>
          <w:lang w:eastAsia="es-ES"/>
        </w:rPr>
      </w:pPr>
      <w:r w:rsidRPr="00637F6F">
        <w:rPr>
          <w:lang w:eastAsia="es-ES"/>
        </w:rPr>
        <w:t>Modificar el rol de los facultativos registrados.</w:t>
      </w:r>
    </w:p>
    <w:p w14:paraId="4EB47445" w14:textId="77777777" w:rsidR="00260674" w:rsidRPr="00637F6F" w:rsidRDefault="00260674" w:rsidP="00C87F70">
      <w:pPr>
        <w:pStyle w:val="Prrafodelista"/>
        <w:numPr>
          <w:ilvl w:val="0"/>
          <w:numId w:val="53"/>
        </w:numPr>
        <w:rPr>
          <w:lang w:eastAsia="es-ES"/>
        </w:rPr>
      </w:pPr>
      <w:r w:rsidRPr="00637F6F">
        <w:rPr>
          <w:lang w:eastAsia="es-ES"/>
        </w:rPr>
        <w:t>Eliminar cuentas de facultativos.</w:t>
      </w:r>
    </w:p>
    <w:p w14:paraId="42EAF2B1" w14:textId="77777777" w:rsidR="00BA4E2B" w:rsidRDefault="00260674" w:rsidP="00BA4E2B">
      <w:pPr>
        <w:keepNext/>
        <w:spacing w:before="100" w:beforeAutospacing="1" w:after="100" w:afterAutospacing="1" w:line="240" w:lineRule="auto"/>
        <w:jc w:val="center"/>
      </w:pPr>
      <w:r w:rsidRPr="005F16B4">
        <w:rPr>
          <w:noProof/>
        </w:rPr>
        <w:drawing>
          <wp:inline distT="0" distB="0" distL="0" distR="0" wp14:anchorId="216D700D" wp14:editId="6927EB0E">
            <wp:extent cx="3886200" cy="1855816"/>
            <wp:effectExtent l="0" t="0" r="0" b="0"/>
            <wp:docPr id="406387931" name="Imagen 406387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893899" cy="1859493"/>
                    </a:xfrm>
                    <a:prstGeom prst="rect">
                      <a:avLst/>
                    </a:prstGeom>
                  </pic:spPr>
                </pic:pic>
              </a:graphicData>
            </a:graphic>
          </wp:inline>
        </w:drawing>
      </w:r>
    </w:p>
    <w:p w14:paraId="7BDD5E58" w14:textId="1C1371AB" w:rsidR="00260674" w:rsidRPr="003E4A1A" w:rsidRDefault="00BA4E2B" w:rsidP="00BA4E2B">
      <w:pPr>
        <w:pStyle w:val="Descripcin"/>
        <w:jc w:val="center"/>
        <w:rPr>
          <w:rFonts w:ascii="Times New Roman" w:eastAsia="Times New Roman" w:hAnsi="Times New Roman" w:cs="Times New Roman"/>
          <w:sz w:val="24"/>
          <w:szCs w:val="24"/>
          <w:lang w:eastAsia="es-ES"/>
        </w:rPr>
      </w:pPr>
      <w:bookmarkStart w:id="4090" w:name="_Toc207314989"/>
      <w:bookmarkStart w:id="4091" w:name="_Toc202786416"/>
      <w:r>
        <w:t xml:space="preserve">Figura </w:t>
      </w:r>
      <w:r w:rsidR="00DE1F43">
        <w:fldChar w:fldCharType="begin"/>
      </w:r>
      <w:r w:rsidR="00DE1F43">
        <w:instrText xml:space="preserve"> SEQ Figura \* ARABIC </w:instrText>
      </w:r>
      <w:r w:rsidR="00DE1F43">
        <w:fldChar w:fldCharType="separate"/>
      </w:r>
      <w:r w:rsidR="00885F17">
        <w:rPr>
          <w:noProof/>
        </w:rPr>
        <w:t>57</w:t>
      </w:r>
      <w:r w:rsidR="00DE1F43">
        <w:rPr>
          <w:noProof/>
        </w:rPr>
        <w:fldChar w:fldCharType="end"/>
      </w:r>
      <w:r>
        <w:t xml:space="preserve"> - Pantalla administración de usuarios web</w:t>
      </w:r>
      <w:bookmarkEnd w:id="4090"/>
      <w:bookmarkEnd w:id="4091"/>
    </w:p>
    <w:p w14:paraId="767949A8" w14:textId="77777777" w:rsidR="00260674" w:rsidRPr="009D4A25" w:rsidRDefault="00260674" w:rsidP="00731BF8">
      <w:pPr>
        <w:pStyle w:val="Sinespaciado"/>
        <w:rPr>
          <w:lang w:eastAsia="es-ES"/>
        </w:rPr>
      </w:pPr>
    </w:p>
    <w:p w14:paraId="260B9D41" w14:textId="0FD3E6AA" w:rsidR="00260674" w:rsidRPr="003E4A1A" w:rsidRDefault="00260674" w:rsidP="00731BF8">
      <w:pPr>
        <w:pStyle w:val="Ttulo3"/>
        <w:rPr>
          <w:rFonts w:eastAsia="Times New Roman"/>
          <w:lang w:eastAsia="es-ES"/>
        </w:rPr>
      </w:pPr>
      <w:bookmarkStart w:id="4092" w:name="_Toc207317201"/>
      <w:bookmarkStart w:id="4093" w:name="_Toc202786358"/>
      <w:r w:rsidRPr="003E4A1A">
        <w:rPr>
          <w:rFonts w:eastAsia="Times New Roman"/>
          <w:lang w:eastAsia="es-ES"/>
        </w:rPr>
        <w:t>C.2.</w:t>
      </w:r>
      <w:r w:rsidR="00731BF8">
        <w:rPr>
          <w:rFonts w:eastAsia="Times New Roman"/>
          <w:lang w:eastAsia="es-ES"/>
        </w:rPr>
        <w:t>6</w:t>
      </w:r>
      <w:r w:rsidRPr="003E4A1A">
        <w:rPr>
          <w:rFonts w:eastAsia="Times New Roman"/>
          <w:lang w:eastAsia="es-ES"/>
        </w:rPr>
        <w:t xml:space="preserve"> Visualización de pacientes</w:t>
      </w:r>
      <w:bookmarkEnd w:id="4092"/>
      <w:bookmarkEnd w:id="4093"/>
    </w:p>
    <w:p w14:paraId="269C9DC2" w14:textId="2F88427B" w:rsidR="00260674" w:rsidRPr="00E26D81" w:rsidRDefault="00260674" w:rsidP="003E4A1A">
      <w:pPr>
        <w:spacing w:before="100" w:beforeAutospacing="1" w:after="100" w:afterAutospacing="1" w:line="240" w:lineRule="auto"/>
        <w:rPr>
          <w:lang w:eastAsia="es-ES"/>
        </w:rPr>
      </w:pPr>
      <w:commentRangeStart w:id="4094"/>
      <w:commentRangeStart w:id="4095"/>
      <w:r w:rsidRPr="00E26D81">
        <w:rPr>
          <w:lang w:eastAsia="es-ES"/>
        </w:rPr>
        <w:t>Una vez iniciada la sesión, los facultativos y el administrador pueden acceder a la lista de pacientes registrados</w:t>
      </w:r>
      <w:r w:rsidR="004C6285" w:rsidRPr="00E26D81">
        <w:rPr>
          <w:lang w:eastAsia="es-ES"/>
        </w:rPr>
        <w:t xml:space="preserve">. </w:t>
      </w:r>
      <w:r w:rsidRPr="00E26D81">
        <w:rPr>
          <w:lang w:eastAsia="es-ES"/>
        </w:rPr>
        <w:t>Desde esta pantalla pueden:</w:t>
      </w:r>
      <w:commentRangeEnd w:id="4094"/>
      <w:r w:rsidR="00D43483">
        <w:rPr>
          <w:rStyle w:val="Refdecomentario"/>
        </w:rPr>
        <w:commentReference w:id="4094"/>
      </w:r>
      <w:commentRangeEnd w:id="4095"/>
      <w:r w:rsidR="00440559">
        <w:rPr>
          <w:rStyle w:val="Refdecomentario"/>
        </w:rPr>
        <w:commentReference w:id="4095"/>
      </w:r>
    </w:p>
    <w:p w14:paraId="615CD877" w14:textId="77777777" w:rsidR="00260674" w:rsidRPr="00637F6F" w:rsidRDefault="00260674" w:rsidP="00C87F70">
      <w:pPr>
        <w:pStyle w:val="Prrafodelista"/>
        <w:numPr>
          <w:ilvl w:val="0"/>
          <w:numId w:val="54"/>
        </w:numPr>
        <w:rPr>
          <w:lang w:eastAsia="es-ES"/>
        </w:rPr>
      </w:pPr>
      <w:r w:rsidRPr="00637F6F">
        <w:rPr>
          <w:lang w:eastAsia="es-ES"/>
        </w:rPr>
        <w:t>Ver información básica de cada paciente.</w:t>
      </w:r>
    </w:p>
    <w:p w14:paraId="41E947E3" w14:textId="7117B8F0" w:rsidR="00260674" w:rsidRPr="00637F6F" w:rsidRDefault="00260674" w:rsidP="00C87F70">
      <w:pPr>
        <w:pStyle w:val="Prrafodelista"/>
        <w:numPr>
          <w:ilvl w:val="0"/>
          <w:numId w:val="54"/>
        </w:numPr>
        <w:rPr>
          <w:lang w:eastAsia="es-ES"/>
        </w:rPr>
      </w:pPr>
      <w:r w:rsidRPr="00637F6F">
        <w:rPr>
          <w:lang w:eastAsia="es-ES"/>
        </w:rPr>
        <w:t>Acceder al perfil completo del paciente</w:t>
      </w:r>
      <w:r w:rsidR="004C6285" w:rsidRPr="00637F6F">
        <w:rPr>
          <w:lang w:eastAsia="es-ES"/>
        </w:rPr>
        <w:t>.</w:t>
      </w:r>
    </w:p>
    <w:p w14:paraId="2D77B691" w14:textId="52385748" w:rsidR="00260674" w:rsidRPr="00637F6F" w:rsidRDefault="00260674" w:rsidP="00C87F70">
      <w:pPr>
        <w:pStyle w:val="Prrafodelista"/>
        <w:numPr>
          <w:ilvl w:val="0"/>
          <w:numId w:val="54"/>
        </w:numPr>
        <w:rPr>
          <w:lang w:eastAsia="es-ES"/>
        </w:rPr>
      </w:pPr>
      <w:r w:rsidRPr="00637F6F">
        <w:rPr>
          <w:lang w:eastAsia="es-ES"/>
        </w:rPr>
        <w:t xml:space="preserve">Acceder a la pantalla de editar paciente (solo </w:t>
      </w:r>
      <w:proofErr w:type="spellStart"/>
      <w:r w:rsidRPr="00637F6F">
        <w:rPr>
          <w:lang w:eastAsia="es-ES"/>
        </w:rPr>
        <w:t>admin</w:t>
      </w:r>
      <w:proofErr w:type="spellEnd"/>
      <w:r w:rsidRPr="00637F6F">
        <w:rPr>
          <w:lang w:eastAsia="es-ES"/>
        </w:rPr>
        <w:t>)</w:t>
      </w:r>
      <w:r w:rsidR="00E26D81">
        <w:rPr>
          <w:lang w:eastAsia="es-ES"/>
        </w:rPr>
        <w:t>.</w:t>
      </w:r>
    </w:p>
    <w:p w14:paraId="64A3B01D" w14:textId="56794977" w:rsidR="00260674" w:rsidRPr="00637F6F" w:rsidRDefault="00260674" w:rsidP="00C87F70">
      <w:pPr>
        <w:pStyle w:val="Prrafodelista"/>
        <w:numPr>
          <w:ilvl w:val="0"/>
          <w:numId w:val="54"/>
        </w:numPr>
        <w:rPr>
          <w:lang w:eastAsia="es-ES"/>
        </w:rPr>
      </w:pPr>
      <w:r w:rsidRPr="00637F6F">
        <w:rPr>
          <w:lang w:eastAsia="es-ES"/>
        </w:rPr>
        <w:t xml:space="preserve">Eliminar al paciente (solo </w:t>
      </w:r>
      <w:proofErr w:type="spellStart"/>
      <w:r w:rsidRPr="00637F6F">
        <w:rPr>
          <w:lang w:eastAsia="es-ES"/>
        </w:rPr>
        <w:t>admin</w:t>
      </w:r>
      <w:proofErr w:type="spellEnd"/>
      <w:r w:rsidRPr="00637F6F">
        <w:rPr>
          <w:lang w:eastAsia="es-ES"/>
        </w:rPr>
        <w:t>)</w:t>
      </w:r>
      <w:r w:rsidR="00E26D81">
        <w:rPr>
          <w:lang w:eastAsia="es-ES"/>
        </w:rPr>
        <w:t>.</w:t>
      </w:r>
    </w:p>
    <w:p w14:paraId="3AAE8D7D" w14:textId="77777777" w:rsidR="00BA4E2B" w:rsidRDefault="00260674" w:rsidP="00BA4E2B">
      <w:pPr>
        <w:keepNext/>
        <w:spacing w:after="0" w:line="240" w:lineRule="auto"/>
        <w:jc w:val="center"/>
      </w:pPr>
      <w:r>
        <w:rPr>
          <w:rFonts w:ascii="Times New Roman" w:eastAsia="Times New Roman" w:hAnsi="Times New Roman" w:cs="Times New Roman"/>
          <w:noProof/>
          <w:sz w:val="24"/>
          <w:szCs w:val="24"/>
          <w:lang w:eastAsia="es-ES"/>
        </w:rPr>
        <w:lastRenderedPageBreak/>
        <w:drawing>
          <wp:inline distT="0" distB="0" distL="0" distR="0" wp14:anchorId="3BAF7A43" wp14:editId="55F23115">
            <wp:extent cx="3708806" cy="1781450"/>
            <wp:effectExtent l="0" t="0" r="6350" b="9525"/>
            <wp:docPr id="406387932" name="Imagen 406387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3724292" cy="1788888"/>
                    </a:xfrm>
                    <a:prstGeom prst="rect">
                      <a:avLst/>
                    </a:prstGeom>
                    <a:noFill/>
                    <a:ln>
                      <a:noFill/>
                    </a:ln>
                  </pic:spPr>
                </pic:pic>
              </a:graphicData>
            </a:graphic>
          </wp:inline>
        </w:drawing>
      </w:r>
    </w:p>
    <w:p w14:paraId="76A847C3" w14:textId="2FD9A440" w:rsidR="00260674" w:rsidRDefault="00BA4E2B" w:rsidP="00BA4E2B">
      <w:pPr>
        <w:pStyle w:val="Descripcin"/>
        <w:jc w:val="center"/>
        <w:rPr>
          <w:rFonts w:ascii="Times New Roman" w:eastAsia="Times New Roman" w:hAnsi="Times New Roman" w:cs="Times New Roman"/>
          <w:sz w:val="24"/>
          <w:szCs w:val="24"/>
          <w:lang w:eastAsia="es-ES"/>
        </w:rPr>
      </w:pPr>
      <w:bookmarkStart w:id="4096" w:name="_Toc207314990"/>
      <w:bookmarkStart w:id="4097" w:name="_Toc202786417"/>
      <w:r>
        <w:t xml:space="preserve">Figura </w:t>
      </w:r>
      <w:r w:rsidR="00DE1F43">
        <w:fldChar w:fldCharType="begin"/>
      </w:r>
      <w:r w:rsidR="00DE1F43">
        <w:instrText xml:space="preserve"> SEQ Figura \* ARABIC </w:instrText>
      </w:r>
      <w:r w:rsidR="00DE1F43">
        <w:fldChar w:fldCharType="separate"/>
      </w:r>
      <w:r w:rsidR="00885F17">
        <w:rPr>
          <w:noProof/>
        </w:rPr>
        <w:t>58</w:t>
      </w:r>
      <w:r w:rsidR="00DE1F43">
        <w:rPr>
          <w:noProof/>
        </w:rPr>
        <w:fldChar w:fldCharType="end"/>
      </w:r>
      <w:r>
        <w:t xml:space="preserve"> - Listado de pacientes web</w:t>
      </w:r>
      <w:bookmarkEnd w:id="4096"/>
      <w:bookmarkEnd w:id="4097"/>
    </w:p>
    <w:p w14:paraId="30D5EE04" w14:textId="77777777" w:rsidR="00260674" w:rsidRDefault="00260674" w:rsidP="003E4A1A">
      <w:pPr>
        <w:spacing w:after="0" w:line="240" w:lineRule="auto"/>
        <w:rPr>
          <w:rFonts w:ascii="Times New Roman" w:eastAsia="Times New Roman" w:hAnsi="Times New Roman" w:cs="Times New Roman"/>
          <w:sz w:val="24"/>
          <w:szCs w:val="24"/>
          <w:lang w:eastAsia="es-ES"/>
        </w:rPr>
      </w:pPr>
    </w:p>
    <w:p w14:paraId="1A18D1C4" w14:textId="474CB2DA" w:rsidR="00260674" w:rsidRDefault="00731BF8" w:rsidP="00731BF8">
      <w:pPr>
        <w:pStyle w:val="Ttulo3"/>
        <w:rPr>
          <w:rFonts w:eastAsia="Times New Roman"/>
          <w:lang w:eastAsia="es-ES"/>
        </w:rPr>
      </w:pPr>
      <w:bookmarkStart w:id="4098" w:name="_Toc207317202"/>
      <w:bookmarkStart w:id="4099" w:name="_Toc202786359"/>
      <w:r>
        <w:rPr>
          <w:rFonts w:eastAsia="Times New Roman"/>
          <w:lang w:eastAsia="es-ES"/>
        </w:rPr>
        <w:t>C.2.7. Editar paciente</w:t>
      </w:r>
      <w:bookmarkEnd w:id="4098"/>
      <w:bookmarkEnd w:id="4099"/>
    </w:p>
    <w:p w14:paraId="45341C87" w14:textId="77777777" w:rsidR="00260674" w:rsidRDefault="00260674" w:rsidP="003E4A1A">
      <w:pPr>
        <w:spacing w:after="0" w:line="240" w:lineRule="auto"/>
        <w:rPr>
          <w:rFonts w:ascii="Times New Roman" w:eastAsia="Times New Roman" w:hAnsi="Times New Roman" w:cs="Times New Roman"/>
          <w:sz w:val="24"/>
          <w:szCs w:val="24"/>
          <w:lang w:eastAsia="es-ES"/>
        </w:rPr>
      </w:pPr>
    </w:p>
    <w:p w14:paraId="7B373617" w14:textId="77777777" w:rsidR="00260674" w:rsidRPr="00637F6F" w:rsidRDefault="00260674" w:rsidP="00637F6F">
      <w:pPr>
        <w:rPr>
          <w:lang w:eastAsia="es-ES"/>
        </w:rPr>
      </w:pPr>
      <w:r w:rsidRPr="00637F6F">
        <w:rPr>
          <w:lang w:eastAsia="es-ES"/>
        </w:rPr>
        <w:t>En esta pantalla se pueden editar los datos personales de un paciente en particular, guardando estos nuevos datos en la base de datos.</w:t>
      </w:r>
    </w:p>
    <w:p w14:paraId="5E5BBE6C" w14:textId="77777777" w:rsidR="00BA4E2B" w:rsidRDefault="00260674" w:rsidP="00BA4E2B">
      <w:pPr>
        <w:keepNext/>
        <w:spacing w:after="0" w:line="240" w:lineRule="auto"/>
        <w:jc w:val="center"/>
      </w:pPr>
      <w:r>
        <w:rPr>
          <w:rFonts w:ascii="Times New Roman" w:eastAsia="Times New Roman" w:hAnsi="Times New Roman" w:cs="Times New Roman"/>
          <w:noProof/>
          <w:sz w:val="24"/>
          <w:szCs w:val="24"/>
          <w:lang w:eastAsia="es-ES"/>
        </w:rPr>
        <w:drawing>
          <wp:inline distT="0" distB="0" distL="0" distR="0" wp14:anchorId="4751DD2D" wp14:editId="71BA7F85">
            <wp:extent cx="4235450" cy="2060435"/>
            <wp:effectExtent l="0" t="0" r="0" b="0"/>
            <wp:docPr id="406387933" name="Imagen 406387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4244853" cy="2065009"/>
                    </a:xfrm>
                    <a:prstGeom prst="rect">
                      <a:avLst/>
                    </a:prstGeom>
                    <a:noFill/>
                    <a:ln>
                      <a:noFill/>
                    </a:ln>
                  </pic:spPr>
                </pic:pic>
              </a:graphicData>
            </a:graphic>
          </wp:inline>
        </w:drawing>
      </w:r>
    </w:p>
    <w:p w14:paraId="10230266" w14:textId="5A670681" w:rsidR="00260674" w:rsidRPr="003E4A1A" w:rsidRDefault="00BA4E2B" w:rsidP="00BA4E2B">
      <w:pPr>
        <w:pStyle w:val="Descripcin"/>
        <w:jc w:val="center"/>
        <w:rPr>
          <w:rFonts w:ascii="Times New Roman" w:eastAsia="Times New Roman" w:hAnsi="Times New Roman" w:cs="Times New Roman"/>
          <w:sz w:val="24"/>
          <w:szCs w:val="24"/>
          <w:lang w:eastAsia="es-ES"/>
        </w:rPr>
      </w:pPr>
      <w:bookmarkStart w:id="4100" w:name="_Toc207314991"/>
      <w:bookmarkStart w:id="4101" w:name="_Toc202786418"/>
      <w:r>
        <w:t xml:space="preserve">Figura </w:t>
      </w:r>
      <w:r w:rsidR="00DE1F43">
        <w:fldChar w:fldCharType="begin"/>
      </w:r>
      <w:r w:rsidR="00DE1F43">
        <w:instrText xml:space="preserve"> SEQ Figura \* ARABIC </w:instrText>
      </w:r>
      <w:r w:rsidR="00DE1F43">
        <w:fldChar w:fldCharType="separate"/>
      </w:r>
      <w:r w:rsidR="00885F17">
        <w:rPr>
          <w:noProof/>
        </w:rPr>
        <w:t>59</w:t>
      </w:r>
      <w:r w:rsidR="00DE1F43">
        <w:rPr>
          <w:noProof/>
        </w:rPr>
        <w:fldChar w:fldCharType="end"/>
      </w:r>
      <w:r>
        <w:t xml:space="preserve"> - Pantalla editar paciente web</w:t>
      </w:r>
      <w:bookmarkEnd w:id="4100"/>
      <w:bookmarkEnd w:id="4101"/>
    </w:p>
    <w:p w14:paraId="2A1FC837" w14:textId="23031472" w:rsidR="00260674" w:rsidRPr="003E4A1A" w:rsidRDefault="00260674" w:rsidP="00731BF8">
      <w:pPr>
        <w:pStyle w:val="Ttulo3"/>
        <w:rPr>
          <w:rFonts w:eastAsia="Times New Roman"/>
          <w:lang w:eastAsia="es-ES"/>
        </w:rPr>
      </w:pPr>
      <w:bookmarkStart w:id="4102" w:name="_Toc207317203"/>
      <w:bookmarkStart w:id="4103" w:name="_Toc202786360"/>
      <w:r w:rsidRPr="003E4A1A">
        <w:rPr>
          <w:rFonts w:eastAsia="Times New Roman"/>
          <w:lang w:eastAsia="es-ES"/>
        </w:rPr>
        <w:t>C.2.</w:t>
      </w:r>
      <w:r w:rsidR="00731BF8">
        <w:rPr>
          <w:rFonts w:eastAsia="Times New Roman"/>
          <w:lang w:eastAsia="es-ES"/>
        </w:rPr>
        <w:t>8</w:t>
      </w:r>
      <w:r w:rsidRPr="003E4A1A">
        <w:rPr>
          <w:rFonts w:eastAsia="Times New Roman"/>
          <w:lang w:eastAsia="es-ES"/>
        </w:rPr>
        <w:t xml:space="preserve"> Perfil del paciente</w:t>
      </w:r>
      <w:bookmarkEnd w:id="4102"/>
      <w:bookmarkEnd w:id="4103"/>
    </w:p>
    <w:p w14:paraId="2050B28F" w14:textId="77777777" w:rsidR="00260674" w:rsidRPr="00637F6F" w:rsidRDefault="00260674" w:rsidP="00637F6F">
      <w:pPr>
        <w:rPr>
          <w:lang w:eastAsia="es-ES"/>
        </w:rPr>
      </w:pPr>
      <w:r w:rsidRPr="00637F6F">
        <w:rPr>
          <w:lang w:eastAsia="es-ES"/>
        </w:rPr>
        <w:t>Al acceder al perfil de un paciente, se muestra un resumen con sus datos personales y las pruebas realizadas. Desde esta pantalla se puede consultar:</w:t>
      </w:r>
    </w:p>
    <w:p w14:paraId="52DEE3DA" w14:textId="77777777" w:rsidR="00260674" w:rsidRPr="00637F6F" w:rsidRDefault="00260674" w:rsidP="00C87F70">
      <w:pPr>
        <w:pStyle w:val="Prrafodelista"/>
        <w:numPr>
          <w:ilvl w:val="0"/>
          <w:numId w:val="51"/>
        </w:numPr>
        <w:rPr>
          <w:lang w:eastAsia="es-ES"/>
        </w:rPr>
      </w:pPr>
      <w:r w:rsidRPr="00637F6F">
        <w:rPr>
          <w:lang w:eastAsia="es-ES"/>
        </w:rPr>
        <w:t>El listado de pruebas SPPB asociadas (sentadillas, equilibrio y velocidad).</w:t>
      </w:r>
    </w:p>
    <w:p w14:paraId="4BD7FC1C" w14:textId="68322EAE" w:rsidR="00260674" w:rsidRPr="00637F6F" w:rsidRDefault="00260674" w:rsidP="00C87F70">
      <w:pPr>
        <w:pStyle w:val="Prrafodelista"/>
        <w:numPr>
          <w:ilvl w:val="0"/>
          <w:numId w:val="51"/>
        </w:numPr>
        <w:rPr>
          <w:lang w:eastAsia="es-ES"/>
        </w:rPr>
      </w:pPr>
      <w:r w:rsidRPr="00637F6F">
        <w:rPr>
          <w:lang w:eastAsia="es-ES"/>
        </w:rPr>
        <w:t>El histórico de todas las pruebas</w:t>
      </w:r>
      <w:r w:rsidR="004C6285" w:rsidRPr="00637F6F">
        <w:rPr>
          <w:lang w:eastAsia="es-ES"/>
        </w:rPr>
        <w:t>.</w:t>
      </w:r>
    </w:p>
    <w:p w14:paraId="79FE826B" w14:textId="06044442" w:rsidR="000F451E" w:rsidRPr="00637F6F" w:rsidRDefault="000F451E" w:rsidP="00C87F70">
      <w:pPr>
        <w:pStyle w:val="Prrafodelista"/>
        <w:numPr>
          <w:ilvl w:val="0"/>
          <w:numId w:val="51"/>
        </w:numPr>
        <w:rPr>
          <w:lang w:eastAsia="es-ES"/>
        </w:rPr>
      </w:pPr>
      <w:r w:rsidRPr="00637F6F">
        <w:rPr>
          <w:lang w:eastAsia="es-ES"/>
        </w:rPr>
        <w:t>Descargar en formato Excel la información</w:t>
      </w:r>
      <w:r w:rsidR="00E26D81">
        <w:rPr>
          <w:lang w:eastAsia="es-ES"/>
        </w:rPr>
        <w:t>.</w:t>
      </w:r>
    </w:p>
    <w:p w14:paraId="63AB479C" w14:textId="77777777" w:rsidR="00BA4E2B" w:rsidRDefault="00260674" w:rsidP="00BA4E2B">
      <w:pPr>
        <w:keepNext/>
        <w:spacing w:after="0" w:line="240" w:lineRule="auto"/>
        <w:jc w:val="center"/>
      </w:pPr>
      <w:r>
        <w:rPr>
          <w:rFonts w:ascii="Times New Roman" w:eastAsia="Times New Roman" w:hAnsi="Times New Roman" w:cs="Times New Roman"/>
          <w:noProof/>
          <w:sz w:val="24"/>
          <w:szCs w:val="24"/>
          <w:lang w:eastAsia="es-ES"/>
        </w:rPr>
        <w:lastRenderedPageBreak/>
        <w:drawing>
          <wp:inline distT="0" distB="0" distL="0" distR="0" wp14:anchorId="2DE0ECB6" wp14:editId="616A905A">
            <wp:extent cx="4311650" cy="2082694"/>
            <wp:effectExtent l="0" t="0" r="0" b="0"/>
            <wp:docPr id="406387934" name="Imagen 406387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4322907" cy="2088131"/>
                    </a:xfrm>
                    <a:prstGeom prst="rect">
                      <a:avLst/>
                    </a:prstGeom>
                    <a:noFill/>
                    <a:ln>
                      <a:noFill/>
                    </a:ln>
                  </pic:spPr>
                </pic:pic>
              </a:graphicData>
            </a:graphic>
          </wp:inline>
        </w:drawing>
      </w:r>
    </w:p>
    <w:p w14:paraId="37EF96D0" w14:textId="18F4FCFB" w:rsidR="00260674" w:rsidRPr="003E4A1A" w:rsidRDefault="00BA4E2B" w:rsidP="00BA4E2B">
      <w:pPr>
        <w:pStyle w:val="Descripcin"/>
        <w:jc w:val="center"/>
        <w:rPr>
          <w:rFonts w:ascii="Times New Roman" w:eastAsia="Times New Roman" w:hAnsi="Times New Roman" w:cs="Times New Roman"/>
          <w:sz w:val="24"/>
          <w:szCs w:val="24"/>
          <w:lang w:eastAsia="es-ES"/>
        </w:rPr>
      </w:pPr>
      <w:bookmarkStart w:id="4104" w:name="_Toc207314992"/>
      <w:bookmarkStart w:id="4105" w:name="_Toc202786419"/>
      <w:r>
        <w:t xml:space="preserve">Figura </w:t>
      </w:r>
      <w:r w:rsidR="00DE1F43">
        <w:fldChar w:fldCharType="begin"/>
      </w:r>
      <w:r w:rsidR="00DE1F43">
        <w:instrText xml:space="preserve"> SEQ Figura \* ARABIC </w:instrText>
      </w:r>
      <w:r w:rsidR="00DE1F43">
        <w:fldChar w:fldCharType="separate"/>
      </w:r>
      <w:r w:rsidR="00885F17">
        <w:rPr>
          <w:noProof/>
        </w:rPr>
        <w:t>60</w:t>
      </w:r>
      <w:r w:rsidR="00DE1F43">
        <w:rPr>
          <w:noProof/>
        </w:rPr>
        <w:fldChar w:fldCharType="end"/>
      </w:r>
      <w:r>
        <w:t xml:space="preserve"> - Pantalla ver paciente web</w:t>
      </w:r>
      <w:bookmarkEnd w:id="4104"/>
      <w:bookmarkEnd w:id="4105"/>
    </w:p>
    <w:p w14:paraId="7D797ED4" w14:textId="13C7AB7F" w:rsidR="00260674" w:rsidRPr="003E4A1A" w:rsidRDefault="00260674" w:rsidP="00731BF8">
      <w:pPr>
        <w:pStyle w:val="Ttulo3"/>
        <w:rPr>
          <w:rFonts w:eastAsia="Times New Roman"/>
          <w:lang w:eastAsia="es-ES"/>
        </w:rPr>
      </w:pPr>
      <w:bookmarkStart w:id="4106" w:name="_Toc207317204"/>
      <w:bookmarkStart w:id="4107" w:name="_Toc202786361"/>
      <w:r w:rsidRPr="003E4A1A">
        <w:rPr>
          <w:rFonts w:eastAsia="Times New Roman"/>
          <w:lang w:eastAsia="es-ES"/>
        </w:rPr>
        <w:t>C.2.</w:t>
      </w:r>
      <w:r w:rsidR="00731BF8">
        <w:rPr>
          <w:rFonts w:eastAsia="Times New Roman"/>
          <w:lang w:eastAsia="es-ES"/>
        </w:rPr>
        <w:t>9</w:t>
      </w:r>
      <w:r w:rsidRPr="003E4A1A">
        <w:rPr>
          <w:rFonts w:eastAsia="Times New Roman"/>
          <w:lang w:eastAsia="es-ES"/>
        </w:rPr>
        <w:t xml:space="preserve"> Visualización de pruebas</w:t>
      </w:r>
      <w:bookmarkEnd w:id="4106"/>
      <w:bookmarkEnd w:id="4107"/>
    </w:p>
    <w:p w14:paraId="39037FFB" w14:textId="77777777" w:rsidR="00260674" w:rsidRPr="00637F6F" w:rsidRDefault="00260674" w:rsidP="00637F6F">
      <w:pPr>
        <w:rPr>
          <w:lang w:eastAsia="es-ES"/>
        </w:rPr>
      </w:pPr>
      <w:r w:rsidRPr="00637F6F">
        <w:rPr>
          <w:lang w:eastAsia="es-ES"/>
        </w:rPr>
        <w:t>Desde el perfil del paciente, los usuarios pueden acceder a los detalles de cada prueba realizada:</w:t>
      </w:r>
    </w:p>
    <w:p w14:paraId="5651887D" w14:textId="24339DE0" w:rsidR="00260674" w:rsidRPr="00637F6F" w:rsidRDefault="00260674" w:rsidP="00C87F70">
      <w:pPr>
        <w:pStyle w:val="Prrafodelista"/>
        <w:numPr>
          <w:ilvl w:val="0"/>
          <w:numId w:val="50"/>
        </w:numPr>
        <w:rPr>
          <w:lang w:eastAsia="es-ES"/>
        </w:rPr>
      </w:pPr>
      <w:r w:rsidRPr="00637F6F">
        <w:rPr>
          <w:b/>
          <w:bCs/>
          <w:lang w:eastAsia="es-ES"/>
        </w:rPr>
        <w:t>Sentadillas:</w:t>
      </w:r>
      <w:r w:rsidR="000F451E" w:rsidRPr="00637F6F">
        <w:rPr>
          <w:b/>
          <w:bCs/>
          <w:lang w:eastAsia="es-ES"/>
        </w:rPr>
        <w:t xml:space="preserve"> </w:t>
      </w:r>
      <w:r w:rsidR="000F451E" w:rsidRPr="00637F6F">
        <w:rPr>
          <w:lang w:eastAsia="es-ES"/>
        </w:rPr>
        <w:t>fecha y hora de inicio de la prueba,</w:t>
      </w:r>
      <w:r w:rsidRPr="00637F6F">
        <w:rPr>
          <w:lang w:eastAsia="es-ES"/>
        </w:rPr>
        <w:t xml:space="preserve"> número de repeticiones válidas, tiempo total, puntuación, máximos y mínimos de cada sentadilla, gráfico</w:t>
      </w:r>
      <w:r w:rsidR="004C6285" w:rsidRPr="00637F6F">
        <w:rPr>
          <w:lang w:eastAsia="es-ES"/>
        </w:rPr>
        <w:t>.</w:t>
      </w:r>
    </w:p>
    <w:p w14:paraId="10EE081E" w14:textId="79FD9A5C" w:rsidR="00260674" w:rsidRPr="00637F6F" w:rsidRDefault="00260674" w:rsidP="00C87F70">
      <w:pPr>
        <w:pStyle w:val="Prrafodelista"/>
        <w:numPr>
          <w:ilvl w:val="0"/>
          <w:numId w:val="50"/>
        </w:numPr>
        <w:rPr>
          <w:lang w:eastAsia="es-ES"/>
        </w:rPr>
      </w:pPr>
      <w:r w:rsidRPr="00637F6F">
        <w:rPr>
          <w:b/>
          <w:bCs/>
          <w:lang w:eastAsia="es-ES"/>
        </w:rPr>
        <w:t>Velocidad:</w:t>
      </w:r>
      <w:r w:rsidRPr="00637F6F">
        <w:rPr>
          <w:lang w:eastAsia="es-ES"/>
        </w:rPr>
        <w:t xml:space="preserve"> </w:t>
      </w:r>
      <w:r w:rsidR="000F451E" w:rsidRPr="00637F6F">
        <w:rPr>
          <w:lang w:eastAsia="es-ES"/>
        </w:rPr>
        <w:t xml:space="preserve">fecha y hora de inicio de la prueba, distancia recorrida, </w:t>
      </w:r>
      <w:r w:rsidRPr="00637F6F">
        <w:rPr>
          <w:lang w:eastAsia="es-ES"/>
        </w:rPr>
        <w:t xml:space="preserve">tiempo, puntuación obtenida, </w:t>
      </w:r>
      <w:r w:rsidR="000F451E" w:rsidRPr="00637F6F">
        <w:rPr>
          <w:lang w:eastAsia="es-ES"/>
        </w:rPr>
        <w:t xml:space="preserve">velocidad media, </w:t>
      </w:r>
      <w:r w:rsidRPr="00637F6F">
        <w:rPr>
          <w:lang w:eastAsia="es-ES"/>
        </w:rPr>
        <w:t>gráfico</w:t>
      </w:r>
      <w:r w:rsidR="004C6285" w:rsidRPr="00637F6F">
        <w:rPr>
          <w:lang w:eastAsia="es-ES"/>
        </w:rPr>
        <w:t>.</w:t>
      </w:r>
    </w:p>
    <w:p w14:paraId="16BA1F2C" w14:textId="6CBB4C46" w:rsidR="00260674" w:rsidRPr="00637F6F" w:rsidRDefault="00260674" w:rsidP="00C87F70">
      <w:pPr>
        <w:pStyle w:val="Prrafodelista"/>
        <w:numPr>
          <w:ilvl w:val="0"/>
          <w:numId w:val="50"/>
        </w:numPr>
        <w:rPr>
          <w:lang w:eastAsia="es-ES"/>
        </w:rPr>
      </w:pPr>
      <w:r w:rsidRPr="00637F6F">
        <w:rPr>
          <w:b/>
          <w:bCs/>
          <w:lang w:eastAsia="es-ES"/>
        </w:rPr>
        <w:t>Equilibrio:</w:t>
      </w:r>
      <w:r w:rsidRPr="00637F6F">
        <w:rPr>
          <w:lang w:eastAsia="es-ES"/>
        </w:rPr>
        <w:t xml:space="preserve"> </w:t>
      </w:r>
      <w:r w:rsidR="000F451E" w:rsidRPr="00637F6F">
        <w:rPr>
          <w:lang w:eastAsia="es-ES"/>
        </w:rPr>
        <w:t xml:space="preserve">fecha y hora de inicio de la prueba, </w:t>
      </w:r>
      <w:r w:rsidRPr="00637F6F">
        <w:rPr>
          <w:lang w:eastAsia="es-ES"/>
        </w:rPr>
        <w:t xml:space="preserve">duración de cada posición (paralelo, </w:t>
      </w:r>
      <w:proofErr w:type="spellStart"/>
      <w:r w:rsidRPr="00637F6F">
        <w:rPr>
          <w:lang w:eastAsia="es-ES"/>
        </w:rPr>
        <w:t>semi-tándem</w:t>
      </w:r>
      <w:proofErr w:type="spellEnd"/>
      <w:r w:rsidRPr="00637F6F">
        <w:rPr>
          <w:lang w:eastAsia="es-ES"/>
        </w:rPr>
        <w:t xml:space="preserve"> y tándem), puntuación </w:t>
      </w:r>
      <w:r w:rsidR="000F451E" w:rsidRPr="00637F6F">
        <w:rPr>
          <w:lang w:eastAsia="es-ES"/>
        </w:rPr>
        <w:t xml:space="preserve">parcial y </w:t>
      </w:r>
      <w:r w:rsidRPr="00637F6F">
        <w:rPr>
          <w:lang w:eastAsia="es-ES"/>
        </w:rPr>
        <w:t>total</w:t>
      </w:r>
      <w:r w:rsidR="004C6285" w:rsidRPr="00637F6F">
        <w:rPr>
          <w:lang w:eastAsia="es-ES"/>
        </w:rPr>
        <w:t>.</w:t>
      </w:r>
    </w:p>
    <w:p w14:paraId="7D4A9E44" w14:textId="77777777" w:rsidR="00260674" w:rsidRPr="003E4A1A" w:rsidRDefault="00260674" w:rsidP="00750372">
      <w:pPr>
        <w:spacing w:before="100" w:beforeAutospacing="1" w:after="100" w:afterAutospacing="1" w:line="240" w:lineRule="auto"/>
        <w:rPr>
          <w:rFonts w:ascii="Times New Roman" w:eastAsia="Times New Roman" w:hAnsi="Times New Roman" w:cs="Times New Roman"/>
          <w:sz w:val="24"/>
          <w:szCs w:val="24"/>
          <w:lang w:eastAsia="es-ES"/>
        </w:rPr>
      </w:pPr>
    </w:p>
    <w:p w14:paraId="160D4E68" w14:textId="77777777" w:rsidR="00FA53E2" w:rsidRDefault="00260674" w:rsidP="00FA53E2">
      <w:pPr>
        <w:keepNext/>
        <w:spacing w:after="0" w:line="240" w:lineRule="auto"/>
        <w:jc w:val="center"/>
      </w:pPr>
      <w:r>
        <w:rPr>
          <w:rFonts w:ascii="Times New Roman" w:eastAsia="Times New Roman" w:hAnsi="Times New Roman" w:cs="Times New Roman"/>
          <w:noProof/>
          <w:sz w:val="24"/>
          <w:szCs w:val="24"/>
          <w:lang w:eastAsia="es-ES"/>
        </w:rPr>
        <w:lastRenderedPageBreak/>
        <w:drawing>
          <wp:inline distT="0" distB="0" distL="0" distR="0" wp14:anchorId="147C1FF5" wp14:editId="12936CC1">
            <wp:extent cx="4616450" cy="2195250"/>
            <wp:effectExtent l="0" t="0" r="0" b="0"/>
            <wp:docPr id="406387935" name="Imagen 406387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4620012" cy="2196944"/>
                    </a:xfrm>
                    <a:prstGeom prst="rect">
                      <a:avLst/>
                    </a:prstGeom>
                    <a:noFill/>
                    <a:ln>
                      <a:noFill/>
                    </a:ln>
                  </pic:spPr>
                </pic:pic>
              </a:graphicData>
            </a:graphic>
          </wp:inline>
        </w:drawing>
      </w:r>
      <w:r>
        <w:rPr>
          <w:rFonts w:ascii="Times New Roman" w:eastAsia="Times New Roman" w:hAnsi="Times New Roman" w:cs="Times New Roman"/>
          <w:noProof/>
          <w:sz w:val="24"/>
          <w:szCs w:val="24"/>
          <w:lang w:eastAsia="es-ES"/>
        </w:rPr>
        <w:drawing>
          <wp:inline distT="0" distB="0" distL="0" distR="0" wp14:anchorId="2A5CE269" wp14:editId="288C2EB7">
            <wp:extent cx="4597400" cy="1127450"/>
            <wp:effectExtent l="0" t="0" r="0" b="0"/>
            <wp:docPr id="406387936" name="Imagen 406387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4616098" cy="1132035"/>
                    </a:xfrm>
                    <a:prstGeom prst="rect">
                      <a:avLst/>
                    </a:prstGeom>
                    <a:noFill/>
                    <a:ln>
                      <a:noFill/>
                    </a:ln>
                  </pic:spPr>
                </pic:pic>
              </a:graphicData>
            </a:graphic>
          </wp:inline>
        </w:drawing>
      </w:r>
      <w:r>
        <w:rPr>
          <w:rFonts w:ascii="Times New Roman" w:eastAsia="Times New Roman" w:hAnsi="Times New Roman" w:cs="Times New Roman"/>
          <w:noProof/>
          <w:sz w:val="24"/>
          <w:szCs w:val="24"/>
          <w:lang w:eastAsia="es-ES"/>
        </w:rPr>
        <w:drawing>
          <wp:inline distT="0" distB="0" distL="0" distR="0" wp14:anchorId="23A5C8D0" wp14:editId="1E0045AC">
            <wp:extent cx="4591050" cy="2183172"/>
            <wp:effectExtent l="0" t="0" r="0" b="7620"/>
            <wp:docPr id="406387937" name="Imagen 406387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4605476" cy="2190032"/>
                    </a:xfrm>
                    <a:prstGeom prst="rect">
                      <a:avLst/>
                    </a:prstGeom>
                    <a:noFill/>
                    <a:ln>
                      <a:noFill/>
                    </a:ln>
                  </pic:spPr>
                </pic:pic>
              </a:graphicData>
            </a:graphic>
          </wp:inline>
        </w:drawing>
      </w:r>
    </w:p>
    <w:p w14:paraId="32A69B41" w14:textId="05122255" w:rsidR="00260674" w:rsidRPr="003E4A1A" w:rsidRDefault="00FA53E2" w:rsidP="00FA53E2">
      <w:pPr>
        <w:pStyle w:val="Descripcin"/>
        <w:jc w:val="center"/>
        <w:rPr>
          <w:rFonts w:ascii="Times New Roman" w:eastAsia="Times New Roman" w:hAnsi="Times New Roman" w:cs="Times New Roman"/>
          <w:sz w:val="24"/>
          <w:szCs w:val="24"/>
          <w:lang w:eastAsia="es-ES"/>
        </w:rPr>
      </w:pPr>
      <w:bookmarkStart w:id="4108" w:name="_Toc207314993"/>
      <w:bookmarkStart w:id="4109" w:name="_Toc202786420"/>
      <w:r>
        <w:t xml:space="preserve">Figura </w:t>
      </w:r>
      <w:r w:rsidR="00DE1F43">
        <w:fldChar w:fldCharType="begin"/>
      </w:r>
      <w:r w:rsidR="00DE1F43">
        <w:instrText xml:space="preserve"> SEQ Figura \* ARABIC </w:instrText>
      </w:r>
      <w:r w:rsidR="00DE1F43">
        <w:fldChar w:fldCharType="separate"/>
      </w:r>
      <w:r w:rsidR="00885F17">
        <w:rPr>
          <w:noProof/>
        </w:rPr>
        <w:t>61</w:t>
      </w:r>
      <w:r w:rsidR="00DE1F43">
        <w:rPr>
          <w:noProof/>
        </w:rPr>
        <w:fldChar w:fldCharType="end"/>
      </w:r>
      <w:r>
        <w:t xml:space="preserve"> Pantallas pruebas web</w:t>
      </w:r>
      <w:bookmarkEnd w:id="4108"/>
      <w:bookmarkEnd w:id="4109"/>
    </w:p>
    <w:p w14:paraId="3C9ECC87" w14:textId="53C080B4" w:rsidR="00260674" w:rsidRPr="003E4A1A" w:rsidRDefault="00260674" w:rsidP="00731BF8">
      <w:pPr>
        <w:pStyle w:val="Ttulo3"/>
        <w:rPr>
          <w:rFonts w:eastAsia="Times New Roman"/>
          <w:lang w:eastAsia="es-ES"/>
        </w:rPr>
      </w:pPr>
      <w:bookmarkStart w:id="4110" w:name="_Toc207317205"/>
      <w:bookmarkStart w:id="4111" w:name="_Toc202786362"/>
      <w:r w:rsidRPr="003E4A1A">
        <w:rPr>
          <w:rFonts w:eastAsia="Times New Roman"/>
          <w:lang w:eastAsia="es-ES"/>
        </w:rPr>
        <w:t>C.2.</w:t>
      </w:r>
      <w:r w:rsidR="00731BF8">
        <w:rPr>
          <w:rFonts w:eastAsia="Times New Roman"/>
          <w:lang w:eastAsia="es-ES"/>
        </w:rPr>
        <w:t>10</w:t>
      </w:r>
      <w:r w:rsidRPr="003E4A1A">
        <w:rPr>
          <w:rFonts w:eastAsia="Times New Roman"/>
          <w:lang w:eastAsia="es-ES"/>
        </w:rPr>
        <w:t xml:space="preserve"> Histórico de pruebas</w:t>
      </w:r>
      <w:bookmarkEnd w:id="4110"/>
      <w:bookmarkEnd w:id="4111"/>
    </w:p>
    <w:p w14:paraId="33192E8F" w14:textId="036B4492" w:rsidR="00260674" w:rsidRDefault="004C6285" w:rsidP="00637F6F">
      <w:pPr>
        <w:rPr>
          <w:lang w:eastAsia="es-ES"/>
        </w:rPr>
      </w:pPr>
      <w:r>
        <w:rPr>
          <w:lang w:eastAsia="es-ES"/>
        </w:rPr>
        <w:t>E</w:t>
      </w:r>
      <w:r w:rsidR="002B380F">
        <w:rPr>
          <w:lang w:eastAsia="es-ES"/>
        </w:rPr>
        <w:t>n la pantalla de hist</w:t>
      </w:r>
      <w:r>
        <w:rPr>
          <w:lang w:eastAsia="es-ES"/>
        </w:rPr>
        <w:t>ó</w:t>
      </w:r>
      <w:r w:rsidR="002B380F">
        <w:rPr>
          <w:lang w:eastAsia="es-ES"/>
        </w:rPr>
        <w:t>rico se puede consultar de forma</w:t>
      </w:r>
      <w:r w:rsidR="00260674" w:rsidRPr="003E4A1A">
        <w:rPr>
          <w:lang w:eastAsia="es-ES"/>
        </w:rPr>
        <w:t xml:space="preserve"> general de pruebas de un paciente a través de gráficas, donde se pueden comparar de forma visual las puntuaciones obtenidas en distintos momentos del tiempo.</w:t>
      </w:r>
    </w:p>
    <w:p w14:paraId="6AED3EE0" w14:textId="66C66E4A" w:rsidR="002B380F" w:rsidRPr="003E4A1A" w:rsidRDefault="002B380F" w:rsidP="00637F6F">
      <w:pPr>
        <w:rPr>
          <w:lang w:eastAsia="es-ES"/>
        </w:rPr>
      </w:pPr>
      <w:r>
        <w:rPr>
          <w:lang w:eastAsia="es-ES"/>
        </w:rPr>
        <w:t>Además, se ven datos de cada prueba realizada y se puede acceder a las pantallas de pruebas individuales pulsando en la fecha de las pruebas en esta pantalla.</w:t>
      </w:r>
    </w:p>
    <w:p w14:paraId="01C3235C" w14:textId="1D5E7A34" w:rsidR="00FA53E2" w:rsidRDefault="00402F76" w:rsidP="00FA53E2">
      <w:pPr>
        <w:keepNext/>
        <w:spacing w:after="0" w:line="240" w:lineRule="auto"/>
      </w:pPr>
      <w:r w:rsidRPr="00402F76">
        <w:rPr>
          <w:rFonts w:ascii="Times New Roman" w:eastAsia="Times New Roman" w:hAnsi="Times New Roman" w:cs="Times New Roman"/>
          <w:noProof/>
          <w:sz w:val="24"/>
          <w:szCs w:val="24"/>
          <w:lang w:eastAsia="es-ES"/>
        </w:rPr>
        <w:lastRenderedPageBreak/>
        <w:drawing>
          <wp:inline distT="0" distB="0" distL="0" distR="0" wp14:anchorId="1BD82F8D" wp14:editId="24D949F8">
            <wp:extent cx="5400040" cy="2580005"/>
            <wp:effectExtent l="0" t="0" r="0" b="0"/>
            <wp:docPr id="406387948" name="Imagen 406387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400040" cy="2580005"/>
                    </a:xfrm>
                    <a:prstGeom prst="rect">
                      <a:avLst/>
                    </a:prstGeom>
                  </pic:spPr>
                </pic:pic>
              </a:graphicData>
            </a:graphic>
          </wp:inline>
        </w:drawing>
      </w:r>
    </w:p>
    <w:p w14:paraId="4C82E0ED" w14:textId="77777777" w:rsidR="00FA53E2" w:rsidRDefault="00FA53E2" w:rsidP="00FA53E2">
      <w:pPr>
        <w:keepNext/>
        <w:spacing w:after="0" w:line="240" w:lineRule="auto"/>
      </w:pPr>
    </w:p>
    <w:p w14:paraId="681C03C8" w14:textId="76A52159" w:rsidR="00260674" w:rsidRPr="003E4A1A" w:rsidRDefault="00FA53E2" w:rsidP="00FA53E2">
      <w:pPr>
        <w:pStyle w:val="Descripcin"/>
        <w:jc w:val="center"/>
        <w:rPr>
          <w:rFonts w:ascii="Times New Roman" w:eastAsia="Times New Roman" w:hAnsi="Times New Roman" w:cs="Times New Roman"/>
          <w:sz w:val="24"/>
          <w:szCs w:val="24"/>
          <w:lang w:eastAsia="es-ES"/>
        </w:rPr>
      </w:pPr>
      <w:bookmarkStart w:id="4112" w:name="_Toc207314994"/>
      <w:bookmarkStart w:id="4113" w:name="_Toc202786421"/>
      <w:r>
        <w:t xml:space="preserve">Figura </w:t>
      </w:r>
      <w:r w:rsidR="00DE1F43">
        <w:fldChar w:fldCharType="begin"/>
      </w:r>
      <w:r w:rsidR="00DE1F43">
        <w:instrText xml:space="preserve"> SEQ Figura \* ARABIC </w:instrText>
      </w:r>
      <w:r w:rsidR="00DE1F43">
        <w:fldChar w:fldCharType="separate"/>
      </w:r>
      <w:r w:rsidR="00885F17">
        <w:rPr>
          <w:noProof/>
        </w:rPr>
        <w:t>62</w:t>
      </w:r>
      <w:r w:rsidR="00DE1F43">
        <w:rPr>
          <w:noProof/>
        </w:rPr>
        <w:fldChar w:fldCharType="end"/>
      </w:r>
      <w:r>
        <w:t xml:space="preserve"> - Pantalla histórico web</w:t>
      </w:r>
      <w:bookmarkEnd w:id="4112"/>
      <w:bookmarkEnd w:id="4113"/>
    </w:p>
    <w:p w14:paraId="15C9F5B6" w14:textId="77777777" w:rsidR="00260674" w:rsidRDefault="00260674" w:rsidP="006C3A22"/>
    <w:p w14:paraId="313910BE" w14:textId="649AB374" w:rsidR="00FA0278" w:rsidRDefault="00FA0278">
      <w:r>
        <w:br w:type="page"/>
      </w:r>
    </w:p>
    <w:p w14:paraId="1DE34F32" w14:textId="6F2D5D33" w:rsidR="00562A94" w:rsidRDefault="00982183">
      <w:r w:rsidRPr="00B30313">
        <w:rPr>
          <w:noProof/>
          <w:lang w:eastAsia="es-ES"/>
        </w:rPr>
        <w:lastRenderedPageBreak/>
        <w:drawing>
          <wp:anchor distT="0" distB="0" distL="114300" distR="114300" simplePos="0" relativeHeight="251748352" behindDoc="1" locked="0" layoutInCell="0" allowOverlap="1" wp14:anchorId="2CD1DF21" wp14:editId="31EF4717">
            <wp:simplePos x="0" y="0"/>
            <wp:positionH relativeFrom="page">
              <wp:align>left</wp:align>
            </wp:positionH>
            <wp:positionV relativeFrom="page">
              <wp:posOffset>-635</wp:posOffset>
            </wp:positionV>
            <wp:extent cx="7562215" cy="10692130"/>
            <wp:effectExtent l="0" t="0" r="635" b="0"/>
            <wp:wrapNone/>
            <wp:docPr id="1646475540" name="Imagen 1646475540" descr="D:\Institucionales\ModelTFG\Test_Fondo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 descr="D:\Institucionales\ModelTFG\Test_Fondo7.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62215" cy="10692130"/>
                    </a:xfrm>
                    <a:prstGeom prst="rect">
                      <a:avLst/>
                    </a:prstGeom>
                    <a:noFill/>
                    <a:ln>
                      <a:noFill/>
                    </a:ln>
                  </pic:spPr>
                </pic:pic>
              </a:graphicData>
            </a:graphic>
            <wp14:sizeRelH relativeFrom="page">
              <wp14:pctWidth>0</wp14:pctWidth>
            </wp14:sizeRelH>
            <wp14:sizeRelV relativeFrom="page">
              <wp14:pctHeight>0</wp14:pctHeight>
            </wp14:sizeRelV>
          </wp:anchor>
        </w:drawing>
      </w:r>
      <w:r w:rsidR="00FA0278" w:rsidRPr="00476BCB">
        <w:rPr>
          <w:noProof/>
          <w:color w:val="001EAD"/>
          <w:lang w:eastAsia="es-ES"/>
        </w:rPr>
        <mc:AlternateContent>
          <mc:Choice Requires="wps">
            <w:drawing>
              <wp:anchor distT="45720" distB="45720" distL="114300" distR="114300" simplePos="0" relativeHeight="251750400" behindDoc="0" locked="0" layoutInCell="1" allowOverlap="1" wp14:anchorId="6A5E3F49" wp14:editId="035E34FF">
                <wp:simplePos x="0" y="0"/>
                <wp:positionH relativeFrom="margin">
                  <wp:align>left</wp:align>
                </wp:positionH>
                <wp:positionV relativeFrom="paragraph">
                  <wp:posOffset>4217158</wp:posOffset>
                </wp:positionV>
                <wp:extent cx="5397500" cy="467360"/>
                <wp:effectExtent l="0" t="0" r="0" b="0"/>
                <wp:wrapSquare wrapText="bothSides"/>
                <wp:docPr id="11657177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467360"/>
                        </a:xfrm>
                        <a:prstGeom prst="rect">
                          <a:avLst/>
                        </a:prstGeom>
                        <a:noFill/>
                        <a:ln w="9525">
                          <a:noFill/>
                          <a:miter lim="800000"/>
                          <a:headEnd/>
                          <a:tailEnd/>
                        </a:ln>
                      </wps:spPr>
                      <wps:txbx>
                        <w:txbxContent>
                          <w:p w14:paraId="136EEEEF" w14:textId="1A7ADB74" w:rsidR="00FA0278" w:rsidRPr="00E957AA" w:rsidRDefault="00FA0278" w:rsidP="00FA0278">
                            <w:pPr>
                              <w:jc w:val="center"/>
                              <w:rPr>
                                <w:rFonts w:ascii="DIN Regular" w:hAnsi="DIN Regular" w:cs="DIN Pro Regular"/>
                                <w:color w:val="001EAD"/>
                                <w:sz w:val="32"/>
                                <w:szCs w:val="32"/>
                              </w:rPr>
                            </w:pPr>
                            <w:r>
                              <w:rPr>
                                <w:rFonts w:ascii="DIN Regular" w:hAnsi="DIN Regular" w:cs="DIN Pro Regular"/>
                                <w:color w:val="001EAD"/>
                                <w:sz w:val="32"/>
                                <w:szCs w:val="32"/>
                              </w:rPr>
                              <w:t>2024/25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5E3F49" id="_x0000_s1124" type="#_x0000_t202" style="position:absolute;left:0;text-align:left;margin-left:0;margin-top:332.05pt;width:425pt;height:36.8pt;z-index:2517504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" filled="f" stroked="f">
                <v:textbox>
                  <w:txbxContent>
                    <w:p w14:paraId="136EEEEF" w14:textId="1A7ADB74" w:rsidR="00FA0278" w:rsidRPr="00E957AA" w:rsidRDefault="00FA0278" w:rsidP="00FA0278">
                      <w:pPr>
                        <w:jc w:val="center"/>
                        <w:rPr>
                          <w:rFonts w:ascii="DIN Regular" w:hAnsi="DIN Regular" w:cs="DIN Pro Regular"/>
                          <w:color w:val="001EAD"/>
                          <w:sz w:val="32"/>
                          <w:szCs w:val="32"/>
                        </w:rPr>
                      </w:pPr>
                      <w:r>
                        <w:rPr>
                          <w:rFonts w:ascii="DIN Regular" w:hAnsi="DIN Regular" w:cs="DIN Pro Regular"/>
                          <w:color w:val="001EAD"/>
                          <w:sz w:val="32"/>
                          <w:szCs w:val="32"/>
                        </w:rPr>
                        <w:t>2024/25</w:t>
                      </w:r>
                    </w:p>
                  </w:txbxContent>
                </v:textbox>
                <w10:wrap type="square" anchorx="margin"/>
              </v:shape>
            </w:pict>
          </mc:Fallback>
        </mc:AlternateContent>
      </w:r>
    </w:p>
    <w:sectPr w:rsidR="00562A94">
      <w:headerReference w:type="default" r:id="rId90"/>
      <w:footerReference w:type="default" r:id="rId91"/>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9" w:author="Caro Álvaro Sergio" w:date="2025-07-15T18:00:00Z" w:initials="SC">
    <w:p w14:paraId="2FFC957D" w14:textId="77777777" w:rsidR="001D1531" w:rsidRDefault="001D1531" w:rsidP="001D1531">
      <w:pPr>
        <w:pStyle w:val="Textocomentario"/>
        <w:jc w:val="left"/>
      </w:pPr>
      <w:r>
        <w:rPr>
          <w:rStyle w:val="Refdecomentario"/>
        </w:rPr>
        <w:annotationRef/>
      </w:r>
      <w:r>
        <w:t>Esto queda “curioso” 😉</w:t>
      </w:r>
    </w:p>
  </w:comment>
  <w:comment w:id="1206" w:author="Caro Álvaro Sergio" w:date="2025-07-15T18:04:00Z" w:initials="SC">
    <w:p w14:paraId="0B9EC6CA" w14:textId="77777777" w:rsidR="00D44D58" w:rsidRDefault="00D44D58" w:rsidP="00D44D58">
      <w:pPr>
        <w:pStyle w:val="Textocomentario"/>
        <w:jc w:val="left"/>
      </w:pPr>
      <w:r>
        <w:rPr>
          <w:rStyle w:val="Refdecomentario"/>
        </w:rPr>
        <w:annotationRef/>
      </w:r>
      <w:r>
        <w:t>Igual acompañarlo con una imagen queda más clarificatorio. Para gente que no entienda.</w:t>
      </w:r>
    </w:p>
    <w:p w14:paraId="653CE163" w14:textId="77777777" w:rsidR="00D44D58" w:rsidRDefault="00D44D58" w:rsidP="00D44D58">
      <w:pPr>
        <w:pStyle w:val="Textocomentario"/>
        <w:jc w:val="left"/>
      </w:pPr>
    </w:p>
    <w:p w14:paraId="6B9F8108" w14:textId="77777777" w:rsidR="00D44D58" w:rsidRDefault="00D44D58" w:rsidP="00D44D58">
      <w:pPr>
        <w:pStyle w:val="Textocomentario"/>
        <w:jc w:val="left"/>
      </w:pPr>
      <w:r>
        <w:t xml:space="preserve">Por ej: </w:t>
      </w:r>
      <w:hyperlink r:id="rId1" w:history="1">
        <w:r w:rsidRPr="00EB0E13">
          <w:rPr>
            <w:rStyle w:val="Hipervnculo"/>
          </w:rPr>
          <w:t>https://lafisioterapia.net/wp-content/uploads/2022/09/posicion-pies-sppb.png</w:t>
        </w:r>
      </w:hyperlink>
    </w:p>
  </w:comment>
  <w:comment w:id="1232" w:author="Caro Álvaro Sergio" w:date="2025-07-15T18:05:00Z" w:initials="SC">
    <w:p w14:paraId="70A62A81" w14:textId="77777777" w:rsidR="00D50E38" w:rsidRDefault="00D50E38" w:rsidP="00D50E38">
      <w:pPr>
        <w:pStyle w:val="Textocomentario"/>
        <w:jc w:val="left"/>
      </w:pPr>
      <w:r>
        <w:rPr>
          <w:rStyle w:val="Refdecomentario"/>
        </w:rPr>
        <w:annotationRef/>
      </w:r>
      <w:r>
        <w:t>Revisa que las figuras, en su ancho, no sean más anchas que el propio bloque de texto. Queda raro</w:t>
      </w:r>
    </w:p>
  </w:comment>
  <w:comment w:id="1247" w:author="Caro Álvaro Sergio" w:date="2025-07-18T16:00:00Z" w:initials="SC">
    <w:p w14:paraId="5ABC6DB2" w14:textId="77777777" w:rsidR="00201386" w:rsidRDefault="00201386" w:rsidP="00201386">
      <w:pPr>
        <w:pStyle w:val="Textocomentario"/>
        <w:jc w:val="left"/>
      </w:pPr>
      <w:r>
        <w:rPr>
          <w:rStyle w:val="Refdecomentario"/>
        </w:rPr>
        <w:annotationRef/>
      </w:r>
      <w:r>
        <w:t>Pregúntale a Ana si asi es la forma en la que hay que referenciar al nombre del grupo de investigacion.</w:t>
      </w:r>
    </w:p>
    <w:p w14:paraId="09C934DC" w14:textId="77777777" w:rsidR="00201386" w:rsidRDefault="00201386" w:rsidP="00201386">
      <w:pPr>
        <w:pStyle w:val="Textocomentario"/>
        <w:jc w:val="left"/>
      </w:pPr>
    </w:p>
    <w:p w14:paraId="06FDA4AE" w14:textId="77777777" w:rsidR="00201386" w:rsidRDefault="00201386" w:rsidP="00201386">
      <w:pPr>
        <w:pStyle w:val="Textocomentario"/>
        <w:jc w:val="left"/>
      </w:pPr>
      <w:r>
        <w:t>Porque, al menos, hace falta decir que es de la UAH.</w:t>
      </w:r>
    </w:p>
  </w:comment>
  <w:comment w:id="1347" w:author="Caro Álvaro Sergio" w:date="2025-07-22T17:06:00Z" w:initials="SC">
    <w:p w14:paraId="304557AB" w14:textId="77777777" w:rsidR="000907FD" w:rsidRDefault="000907FD" w:rsidP="000907FD">
      <w:pPr>
        <w:pStyle w:val="Textocomentario"/>
        <w:jc w:val="left"/>
      </w:pPr>
      <w:r>
        <w:rPr>
          <w:rStyle w:val="Refdecomentario"/>
        </w:rPr>
        <w:annotationRef/>
      </w:r>
      <w:r>
        <w:t>Yo siempre he puesto los titulos de las tablas previo a la propia tabla. Como cabecera de tabla. No como pie.</w:t>
      </w:r>
    </w:p>
    <w:p w14:paraId="6F4103E0" w14:textId="77777777" w:rsidR="000907FD" w:rsidRDefault="000907FD" w:rsidP="000907FD">
      <w:pPr>
        <w:pStyle w:val="Textocomentario"/>
        <w:jc w:val="left"/>
      </w:pPr>
      <w:r>
        <w:t>Aquí, lo que opine Ana.</w:t>
      </w:r>
    </w:p>
  </w:comment>
  <w:comment w:id="1355" w:author="Caro Álvaro Sergio" w:date="2025-07-18T16:05:00Z" w:initials="SC">
    <w:p w14:paraId="773B5119" w14:textId="77777777" w:rsidR="004D6850" w:rsidRDefault="004D6850" w:rsidP="004D6850">
      <w:pPr>
        <w:pStyle w:val="Textocomentario"/>
        <w:jc w:val="left"/>
      </w:pPr>
      <w:r>
        <w:rPr>
          <w:rStyle w:val="Refdecomentario"/>
        </w:rPr>
        <w:annotationRef/>
      </w:r>
      <w:r>
        <w:t>He añadido esto. Tenlo en cuenta para el índice.</w:t>
      </w:r>
    </w:p>
  </w:comment>
  <w:comment w:id="1364" w:author="Caro Álvaro Sergio" w:date="2025-07-15T18:07:00Z" w:initials="SC">
    <w:p w14:paraId="21575393" w14:textId="77777777" w:rsidR="00E65B60" w:rsidRDefault="00E65B60" w:rsidP="00E65B60">
      <w:pPr>
        <w:pStyle w:val="Textocomentario"/>
        <w:jc w:val="left"/>
      </w:pPr>
      <w:r>
        <w:rPr>
          <w:rStyle w:val="Refdecomentario"/>
        </w:rPr>
        <w:annotationRef/>
      </w:r>
      <w:r>
        <w:t>Convendría referencia a esta imagen. Que no la has creado tú.</w:t>
      </w:r>
    </w:p>
  </w:comment>
  <w:comment w:id="1411" w:author="Caro Álvaro Sergio" w:date="2025-07-18T16:08:00Z" w:initials="SC">
    <w:p w14:paraId="5CB83381" w14:textId="77777777" w:rsidR="0065628B" w:rsidRDefault="0065628B" w:rsidP="0065628B">
      <w:pPr>
        <w:pStyle w:val="Textocomentario"/>
        <w:jc w:val="left"/>
      </w:pPr>
      <w:r>
        <w:rPr>
          <w:rStyle w:val="Refdecomentario"/>
        </w:rPr>
        <w:annotationRef/>
      </w:r>
      <w:r>
        <w:t xml:space="preserve">Que </w:t>
      </w:r>
      <w:proofErr w:type="gramStart"/>
      <w:r>
        <w:t>significa….</w:t>
      </w:r>
      <w:proofErr w:type="gramEnd"/>
      <w:r>
        <w:t>. ¿qué?</w:t>
      </w:r>
    </w:p>
  </w:comment>
  <w:comment w:id="1444" w:author="Caro Álvaro Sergio" w:date="2025-07-18T16:11:00Z" w:initials="SC">
    <w:p w14:paraId="7D31858D" w14:textId="77777777" w:rsidR="00457A60" w:rsidRDefault="00457A60" w:rsidP="00457A60">
      <w:pPr>
        <w:pStyle w:val="Textocomentario"/>
        <w:jc w:val="left"/>
      </w:pPr>
      <w:r>
        <w:rPr>
          <w:rStyle w:val="Refdecomentario"/>
        </w:rPr>
        <w:annotationRef/>
      </w:r>
      <w:r>
        <w:t>Cambiado título. Para tenerlo en cuenta en índice</w:t>
      </w:r>
    </w:p>
  </w:comment>
  <w:comment w:id="1453" w:author="Caro Álvaro Sergio" w:date="2025-07-18T16:12:00Z" w:initials="SC">
    <w:p w14:paraId="1A8A733B" w14:textId="77777777" w:rsidR="00457A60" w:rsidRDefault="00457A60" w:rsidP="00457A60">
      <w:pPr>
        <w:pStyle w:val="Textocomentario"/>
        <w:jc w:val="left"/>
      </w:pPr>
      <w:r>
        <w:rPr>
          <w:rStyle w:val="Refdecomentario"/>
        </w:rPr>
        <w:annotationRef/>
      </w:r>
      <w:r>
        <w:t>Cambiado título. Para tenerlo en cuenta en índice</w:t>
      </w:r>
    </w:p>
  </w:comment>
  <w:comment w:id="1551" w:author="Caro Álvaro Sergio" w:date="2025-07-15T18:12:00Z" w:initials="SC">
    <w:p w14:paraId="00EBD45F" w14:textId="77777777" w:rsidR="00B54DB3" w:rsidRDefault="00B54DB3" w:rsidP="00B54DB3">
      <w:pPr>
        <w:pStyle w:val="Textocomentario"/>
        <w:jc w:val="left"/>
      </w:pPr>
      <w:r>
        <w:rPr>
          <w:rStyle w:val="Refdecomentario"/>
        </w:rPr>
        <w:annotationRef/>
      </w:r>
      <w:r>
        <w:t>Citar imagen en el texto. E, imagino que la imagen no es tuya, incluir referencia</w:t>
      </w:r>
    </w:p>
  </w:comment>
  <w:comment w:id="1552" w:author="Redondo García Francisco Javier" w:date="2025-09-02T10:01:00Z" w:initials="RGFJ">
    <w:p w14:paraId="2764C941" w14:textId="6E307DE6" w:rsidR="00885F17" w:rsidRDefault="00885F17">
      <w:pPr>
        <w:pStyle w:val="Textocomentario"/>
      </w:pPr>
      <w:r>
        <w:rPr>
          <w:rStyle w:val="Refdecomentario"/>
        </w:rPr>
        <w:annotationRef/>
      </w:r>
      <w:r>
        <w:t>Citada en el texto, pero la imagen sí la he generado yo, así que no puedo incluir referencia.</w:t>
      </w:r>
    </w:p>
  </w:comment>
  <w:comment w:id="1585" w:author="Caro Álvaro Sergio" w:date="2025-07-18T16:16:00Z" w:initials="SC">
    <w:p w14:paraId="2BD7423D" w14:textId="77777777" w:rsidR="00457486" w:rsidRDefault="00457486" w:rsidP="00457486">
      <w:pPr>
        <w:pStyle w:val="Textocomentario"/>
        <w:jc w:val="left"/>
      </w:pPr>
      <w:r>
        <w:rPr>
          <w:rStyle w:val="Refdecomentario"/>
        </w:rPr>
        <w:annotationRef/>
      </w:r>
      <w:r>
        <w:t xml:space="preserve">Aquí </w:t>
      </w:r>
      <w:proofErr w:type="spellStart"/>
      <w:r>
        <w:t>estaria</w:t>
      </w:r>
      <w:proofErr w:type="spellEnd"/>
      <w:r>
        <w:t xml:space="preserve"> interesante poner una imagen/diagrama de esta arquitectura</w:t>
      </w:r>
    </w:p>
  </w:comment>
  <w:comment w:id="1596" w:author="Caro Álvaro Sergio" w:date="2025-07-18T16:16:00Z" w:initials="SC">
    <w:p w14:paraId="4930840E" w14:textId="77777777" w:rsidR="00457486" w:rsidRDefault="00457486" w:rsidP="00457486">
      <w:pPr>
        <w:pStyle w:val="Textocomentario"/>
        <w:jc w:val="left"/>
      </w:pPr>
      <w:r>
        <w:rPr>
          <w:rStyle w:val="Refdecomentario"/>
        </w:rPr>
        <w:annotationRef/>
      </w:r>
      <w:r>
        <w:t>Cambiado título. Para tenerlo en cuenta en índice</w:t>
      </w:r>
    </w:p>
  </w:comment>
  <w:comment w:id="1631" w:author="Caro Álvaro Sergio" w:date="2025-07-15T18:15:00Z" w:initials="SC">
    <w:p w14:paraId="3F7F3515" w14:textId="77777777" w:rsidR="00104EAC" w:rsidRDefault="00104EAC" w:rsidP="00104EAC">
      <w:pPr>
        <w:pStyle w:val="Textocomentario"/>
        <w:jc w:val="left"/>
      </w:pPr>
      <w:r>
        <w:rPr>
          <w:rStyle w:val="Refdecomentario"/>
        </w:rPr>
        <w:annotationRef/>
      </w:r>
      <w:r>
        <w:t>Importante indicar dónde estará esto.</w:t>
      </w:r>
    </w:p>
  </w:comment>
  <w:comment w:id="1645" w:author="Caro Álvaro Sergio" w:date="2025-07-15T18:17:00Z" w:initials="SC">
    <w:p w14:paraId="56875512" w14:textId="77777777" w:rsidR="00AE2EFE" w:rsidRDefault="00AE2EFE" w:rsidP="00AE2EFE">
      <w:pPr>
        <w:pStyle w:val="Textocomentario"/>
        <w:jc w:val="left"/>
      </w:pPr>
      <w:r>
        <w:rPr>
          <w:rStyle w:val="Refdecomentario"/>
        </w:rPr>
        <w:annotationRef/>
      </w:r>
      <w:r>
        <w:t>En la parte de la consulta desde la web, falta “algo” (relaciones/eventos) entre el facultativo y obtener los datos del paciente. La accion la desencadena el facultativo, no el paciente. Salvo que me haya enterado yo mal</w:t>
      </w:r>
    </w:p>
  </w:comment>
  <w:comment w:id="1646" w:author="Redondo García Francisco Javier" w:date="2025-09-02T10:08:00Z" w:initials="RGFJ">
    <w:p w14:paraId="281337AF" w14:textId="3DC91927" w:rsidR="00B209AD" w:rsidRDefault="00B209AD">
      <w:pPr>
        <w:pStyle w:val="Textocomentario"/>
      </w:pPr>
      <w:r>
        <w:rPr>
          <w:rStyle w:val="Refdecomentario"/>
        </w:rPr>
        <w:annotationRef/>
      </w:r>
      <w:r>
        <w:t>No tengo muy claro cómo resolver esto.</w:t>
      </w:r>
      <w:r w:rsidR="000E38D9">
        <w:t xml:space="preserve"> Si te parece vernos un día en la UNI o tener una breve reunión online para darle una vuelta a esto y alguna otra duda final que pueda surgir.</w:t>
      </w:r>
    </w:p>
  </w:comment>
  <w:comment w:id="1696" w:author="Caro Álvaro Sergio" w:date="2025-07-22T17:11:00Z" w:initials="SC">
    <w:p w14:paraId="06811DC8" w14:textId="77777777" w:rsidR="00B205D0" w:rsidRDefault="00B205D0" w:rsidP="00B205D0">
      <w:pPr>
        <w:pStyle w:val="Textocomentario"/>
        <w:jc w:val="left"/>
      </w:pPr>
      <w:r>
        <w:rPr>
          <w:rStyle w:val="Refdecomentario"/>
        </w:rPr>
        <w:annotationRef/>
      </w:r>
      <w:r>
        <w:t>Título cambiado. Para tener en cuenta en el índice</w:t>
      </w:r>
    </w:p>
  </w:comment>
  <w:comment w:id="1702" w:author="Caro Álvaro Sergio" w:date="2025-07-22T17:12:00Z" w:initials="SC">
    <w:p w14:paraId="734D27D0" w14:textId="77777777" w:rsidR="00B205D0" w:rsidRDefault="00B205D0" w:rsidP="00B205D0">
      <w:pPr>
        <w:pStyle w:val="Textocomentario"/>
        <w:jc w:val="left"/>
      </w:pPr>
      <w:r>
        <w:rPr>
          <w:rStyle w:val="Refdecomentario"/>
        </w:rPr>
        <w:annotationRef/>
      </w:r>
      <w:r>
        <w:t>Título cambiado. Para tener en cuenta en el índice</w:t>
      </w:r>
    </w:p>
  </w:comment>
  <w:comment w:id="1705" w:author="Caro Álvaro Sergio" w:date="2025-07-22T17:12:00Z" w:initials="SC">
    <w:p w14:paraId="1ABD9F94" w14:textId="77777777" w:rsidR="008C00D1" w:rsidRDefault="008C00D1" w:rsidP="008C00D1">
      <w:pPr>
        <w:pStyle w:val="Textocomentario"/>
        <w:jc w:val="left"/>
      </w:pPr>
      <w:r>
        <w:rPr>
          <w:rStyle w:val="Refdecomentario"/>
        </w:rPr>
        <w:annotationRef/>
      </w:r>
      <w:r>
        <w:t>Título cambiado. Para tener en cuenta en el índice</w:t>
      </w:r>
    </w:p>
  </w:comment>
  <w:comment w:id="1706" w:author="Caro Álvaro Sergio" w:date="2025-07-22T17:13:00Z" w:initials="SC">
    <w:p w14:paraId="45A88AF3" w14:textId="77777777" w:rsidR="00DD066A" w:rsidRDefault="00DD066A" w:rsidP="00DD066A">
      <w:pPr>
        <w:pStyle w:val="Textocomentario"/>
        <w:jc w:val="left"/>
      </w:pPr>
      <w:r>
        <w:rPr>
          <w:rStyle w:val="Refdecomentario"/>
        </w:rPr>
        <w:annotationRef/>
      </w:r>
      <w:r>
        <w:t>¿Incluía una web ya creada? No se entiende si había o no. Se puede decir que incluía una web que no era funcional en ningún aspecto, pese a intentar ofrecer x e y funcionalidades.</w:t>
      </w:r>
    </w:p>
  </w:comment>
  <w:comment w:id="1725" w:author="Caro Álvaro Sergio" w:date="2025-07-18T16:19:00Z" w:initials="SC">
    <w:p w14:paraId="69F23F86" w14:textId="77777777" w:rsidR="00226287" w:rsidRDefault="00226287" w:rsidP="00226287">
      <w:pPr>
        <w:pStyle w:val="Textocomentario"/>
        <w:jc w:val="left"/>
      </w:pPr>
      <w:r>
        <w:rPr>
          <w:rStyle w:val="Refdecomentario"/>
        </w:rPr>
        <w:annotationRef/>
      </w:r>
      <w:r>
        <w:t>Parece que esto está aquí descolgado. Esto parece que pertenece a la lista previa. Revisa</w:t>
      </w:r>
    </w:p>
  </w:comment>
  <w:comment w:id="1730" w:author="Caro Álvaro Sergio" w:date="2025-07-15T18:20:00Z" w:initials="SC">
    <w:p w14:paraId="24A22EE9" w14:textId="77777777" w:rsidR="00774DD3" w:rsidRDefault="000C2436" w:rsidP="00774DD3">
      <w:pPr>
        <w:pStyle w:val="Textocomentario"/>
        <w:jc w:val="left"/>
      </w:pPr>
      <w:r>
        <w:rPr>
          <w:rStyle w:val="Refdecomentario"/>
        </w:rPr>
        <w:annotationRef/>
      </w:r>
      <w:r w:rsidR="00774DD3">
        <w:t>Imagino que no se guarda la contraseña en claro aquí, ¿no? Si no es así, eso hay que decirlo, porque es una potencial brecha de seguridad. Es una limitacion a solventar.</w:t>
      </w:r>
    </w:p>
    <w:p w14:paraId="7CEE6D84" w14:textId="77777777" w:rsidR="00774DD3" w:rsidRDefault="00774DD3" w:rsidP="00774DD3">
      <w:pPr>
        <w:pStyle w:val="Textocomentario"/>
        <w:jc w:val="left"/>
      </w:pPr>
    </w:p>
    <w:p w14:paraId="61EC6F17" w14:textId="77777777" w:rsidR="00774DD3" w:rsidRDefault="00774DD3" w:rsidP="00774DD3">
      <w:pPr>
        <w:pStyle w:val="Textocomentario"/>
        <w:jc w:val="left"/>
      </w:pPr>
      <w:r>
        <w:t>No recuerdo que esto fuera asi. Ya que el login que yo probe del sistema era via Google</w:t>
      </w:r>
    </w:p>
  </w:comment>
  <w:comment w:id="1731" w:author="Redondo García Francisco Javier" w:date="2025-09-02T10:09:00Z" w:initials="RGFJ">
    <w:p w14:paraId="444ED95F" w14:textId="662147CE" w:rsidR="00B209AD" w:rsidRDefault="00B209AD">
      <w:pPr>
        <w:pStyle w:val="Textocomentario"/>
      </w:pPr>
      <w:r>
        <w:rPr>
          <w:rStyle w:val="Refdecomentario"/>
        </w:rPr>
        <w:annotationRef/>
      </w:r>
      <w:r>
        <w:t xml:space="preserve">Efectivamente es una brecha de seguridad. En los últimos cambios que hice cambié el </w:t>
      </w:r>
      <w:proofErr w:type="spellStart"/>
      <w:r>
        <w:t>login</w:t>
      </w:r>
      <w:proofErr w:type="spellEnd"/>
      <w:r>
        <w:t xml:space="preserve"> de Google para tener mayor control, y esto quedó así. Lo he </w:t>
      </w:r>
      <w:r w:rsidR="00E41940">
        <w:t xml:space="preserve">mencionado en el apartado de </w:t>
      </w:r>
      <w:r w:rsidR="00EE501D">
        <w:t>limitaciones del sistema</w:t>
      </w:r>
    </w:p>
  </w:comment>
  <w:comment w:id="1738" w:author="Caro Álvaro Sergio" w:date="2025-07-18T16:20:00Z" w:initials="SC">
    <w:p w14:paraId="336310FD" w14:textId="77777777" w:rsidR="00D352D6" w:rsidRDefault="00D352D6" w:rsidP="00D352D6">
      <w:pPr>
        <w:pStyle w:val="Textocomentario"/>
        <w:jc w:val="left"/>
      </w:pPr>
      <w:r>
        <w:rPr>
          <w:rStyle w:val="Refdecomentario"/>
        </w:rPr>
        <w:annotationRef/>
      </w:r>
      <w:r>
        <w:t>Cambiado título. Para tenerlo en cuenta en índice</w:t>
      </w:r>
    </w:p>
  </w:comment>
  <w:comment w:id="1839" w:author="Caro Álvaro Sergio" w:date="2025-07-22T17:20:00Z" w:initials="SC">
    <w:p w14:paraId="47F135D1" w14:textId="77777777" w:rsidR="00861BB3" w:rsidRDefault="00861BB3" w:rsidP="00861BB3">
      <w:pPr>
        <w:pStyle w:val="Textocomentario"/>
        <w:jc w:val="left"/>
      </w:pPr>
      <w:r>
        <w:rPr>
          <w:rStyle w:val="Refdecomentario"/>
        </w:rPr>
        <w:annotationRef/>
      </w:r>
      <w:r>
        <w:t>¿Por qué estos apartados internos no tienen numeracion?</w:t>
      </w:r>
    </w:p>
  </w:comment>
  <w:comment w:id="1945" w:author="Caro Álvaro Sergio" w:date="2025-07-15T18:22:00Z" w:initials="SC">
    <w:p w14:paraId="2440CB32" w14:textId="77777777" w:rsidR="00497523" w:rsidRDefault="00497523" w:rsidP="00497523">
      <w:pPr>
        <w:pStyle w:val="Textocomentario"/>
        <w:jc w:val="left"/>
      </w:pPr>
      <w:r>
        <w:rPr>
          <w:rStyle w:val="Refdecomentario"/>
        </w:rPr>
        <w:annotationRef/>
      </w:r>
      <w:r>
        <w:t>Quedaría bien acompañarlo de alguna imagen</w:t>
      </w:r>
    </w:p>
  </w:comment>
  <w:comment w:id="1958" w:author="Caro Álvaro Sergio" w:date="2025-07-15T18:22:00Z" w:initials="SC">
    <w:p w14:paraId="35E68E11" w14:textId="77777777" w:rsidR="00497523" w:rsidRDefault="00497523" w:rsidP="00497523">
      <w:pPr>
        <w:pStyle w:val="Textocomentario"/>
        <w:jc w:val="left"/>
      </w:pPr>
      <w:r>
        <w:rPr>
          <w:rStyle w:val="Refdecomentario"/>
        </w:rPr>
        <w:annotationRef/>
      </w:r>
      <w:r>
        <w:t>Explicar cómo</w:t>
      </w:r>
    </w:p>
  </w:comment>
  <w:comment w:id="3286" w:author="Caro Álvaro Sergio" w:date="2025-07-15T18:24:00Z" w:initials="SC">
    <w:p w14:paraId="487FAFAF" w14:textId="77777777" w:rsidR="00FC2E5E" w:rsidRDefault="00FC2E5E" w:rsidP="00FC2E5E">
      <w:pPr>
        <w:pStyle w:val="Textocomentario"/>
        <w:jc w:val="left"/>
      </w:pPr>
      <w:r>
        <w:rPr>
          <w:rStyle w:val="Refdecomentario"/>
        </w:rPr>
        <w:annotationRef/>
      </w:r>
      <w:r>
        <w:t>Referencia a esta librería</w:t>
      </w:r>
    </w:p>
  </w:comment>
  <w:comment w:id="3793" w:author="Caro Álvaro Sergio" w:date="2025-07-18T16:26:00Z" w:initials="SC">
    <w:p w14:paraId="4ABD63CC" w14:textId="77777777" w:rsidR="005B2A90" w:rsidRDefault="005B2A90" w:rsidP="005B2A90">
      <w:pPr>
        <w:pStyle w:val="Textocomentario"/>
        <w:jc w:val="left"/>
      </w:pPr>
      <w:r>
        <w:rPr>
          <w:rStyle w:val="Refdecomentario"/>
        </w:rPr>
        <w:annotationRef/>
      </w:r>
      <w:r>
        <w:t>¿Se puede añadir una imagen de lo que se ve en la terminal?</w:t>
      </w:r>
    </w:p>
  </w:comment>
  <w:comment w:id="3811" w:author="Caro Álvaro Sergio" w:date="2025-07-22T17:30:00Z" w:initials="SC">
    <w:p w14:paraId="53AD5422" w14:textId="77777777" w:rsidR="00960CA6" w:rsidRDefault="00960CA6" w:rsidP="00960CA6">
      <w:pPr>
        <w:pStyle w:val="Textocomentario"/>
        <w:jc w:val="left"/>
      </w:pPr>
      <w:r>
        <w:rPr>
          <w:rStyle w:val="Refdecomentario"/>
        </w:rPr>
        <w:annotationRef/>
      </w:r>
      <w:r>
        <w:t>Título cambiado. Para tener en cuenta en el índice</w:t>
      </w:r>
    </w:p>
  </w:comment>
  <w:comment w:id="3986" w:author="Caro Álvaro Sergio" w:date="2025-07-22T17:32:00Z" w:initials="SC">
    <w:p w14:paraId="44074AF6" w14:textId="77777777" w:rsidR="00A178EE" w:rsidRDefault="00A178EE" w:rsidP="00A178EE">
      <w:pPr>
        <w:pStyle w:val="Textocomentario"/>
        <w:jc w:val="left"/>
      </w:pPr>
      <w:r>
        <w:rPr>
          <w:rStyle w:val="Refdecomentario"/>
        </w:rPr>
        <w:annotationRef/>
      </w:r>
      <w:r>
        <w:t>Estos subapartados no tienen numeracion. Revisar</w:t>
      </w:r>
    </w:p>
  </w:comment>
  <w:comment w:id="4010" w:author="Caro Álvaro Sergio" w:date="2025-07-18T16:28:00Z" w:initials="SC">
    <w:p w14:paraId="7F42BCE1" w14:textId="77777777" w:rsidR="00A24E3A" w:rsidRDefault="00A24E3A" w:rsidP="00A24E3A">
      <w:pPr>
        <w:pStyle w:val="Textocomentario"/>
        <w:jc w:val="left"/>
      </w:pPr>
      <w:r>
        <w:rPr>
          <w:rStyle w:val="Refdecomentario"/>
        </w:rPr>
        <w:annotationRef/>
      </w:r>
      <w:r>
        <w:t>¿Dónde?</w:t>
      </w:r>
    </w:p>
  </w:comment>
  <w:comment w:id="4066" w:author="Caro Álvaro Sergio" w:date="2025-07-22T17:33:00Z" w:initials="SC">
    <w:p w14:paraId="76AD34D5" w14:textId="77777777" w:rsidR="00077FE3" w:rsidRDefault="00077FE3" w:rsidP="00077FE3">
      <w:pPr>
        <w:pStyle w:val="Textocomentario"/>
        <w:jc w:val="left"/>
      </w:pPr>
      <w:r>
        <w:rPr>
          <w:rStyle w:val="Refdecomentario"/>
        </w:rPr>
        <w:annotationRef/>
      </w:r>
      <w:r>
        <w:t>Igual que has hecho con el movil, incluye aquí referencia a la memoria donde se explica cómo hacer el despliegue de la web</w:t>
      </w:r>
    </w:p>
  </w:comment>
  <w:comment w:id="4094" w:author="Caro Álvaro Sergio" w:date="2025-07-15T18:52:00Z" w:initials="SC">
    <w:p w14:paraId="196B3EDB" w14:textId="77777777" w:rsidR="00D43483" w:rsidRDefault="00D43483" w:rsidP="00D43483">
      <w:pPr>
        <w:pStyle w:val="Textocomentario"/>
        <w:jc w:val="left"/>
      </w:pPr>
      <w:r>
        <w:rPr>
          <w:rStyle w:val="Refdecomentario"/>
        </w:rPr>
        <w:annotationRef/>
      </w:r>
      <w:r>
        <w:t>Este texto estaba en Times New Roman. Lo cambio a Calibri. Que es con lo que está el resto del documento.</w:t>
      </w:r>
    </w:p>
  </w:comment>
  <w:comment w:id="4095" w:author="Caro Álvaro Sergio" w:date="2025-07-18T16:29:00Z" w:initials="SC">
    <w:p w14:paraId="425706B0" w14:textId="77777777" w:rsidR="00440559" w:rsidRDefault="00440559" w:rsidP="00440559">
      <w:pPr>
        <w:pStyle w:val="Textocomentario"/>
        <w:jc w:val="left"/>
      </w:pPr>
      <w:r>
        <w:rPr>
          <w:rStyle w:val="Refdecomentario"/>
        </w:rPr>
        <w:annotationRef/>
      </w:r>
      <w:r>
        <w:t>Pasa en algunas partes más del documento.</w:t>
      </w:r>
      <w:r>
        <w:br/>
        <w:t>Y de diferentes tamaños de letra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FFC957D" w15:done="0"/>
  <w15:commentEx w15:paraId="6B9F8108" w15:done="0"/>
  <w15:commentEx w15:paraId="70A62A81" w15:done="0"/>
  <w15:commentEx w15:paraId="06FDA4AE" w15:done="0"/>
  <w15:commentEx w15:paraId="6F4103E0" w15:done="0"/>
  <w15:commentEx w15:paraId="773B5119" w15:done="0"/>
  <w15:commentEx w15:paraId="21575393" w15:done="0"/>
  <w15:commentEx w15:paraId="5CB83381" w15:done="0"/>
  <w15:commentEx w15:paraId="7D31858D" w15:done="0"/>
  <w15:commentEx w15:paraId="1A8A733B" w15:done="0"/>
  <w15:commentEx w15:paraId="00EBD45F" w15:done="0"/>
  <w15:commentEx w15:paraId="2764C941" w15:paraIdParent="00EBD45F" w15:done="0"/>
  <w15:commentEx w15:paraId="2BD7423D" w15:done="0"/>
  <w15:commentEx w15:paraId="4930840E" w15:done="0"/>
  <w15:commentEx w15:paraId="3F7F3515" w15:done="1"/>
  <w15:commentEx w15:paraId="56875512" w15:done="0"/>
  <w15:commentEx w15:paraId="281337AF" w15:paraIdParent="56875512" w15:done="0"/>
  <w15:commentEx w15:paraId="06811DC8" w15:done="0"/>
  <w15:commentEx w15:paraId="734D27D0" w15:done="0"/>
  <w15:commentEx w15:paraId="1ABD9F94" w15:done="0"/>
  <w15:commentEx w15:paraId="45A88AF3" w15:done="0"/>
  <w15:commentEx w15:paraId="69F23F86" w15:done="0"/>
  <w15:commentEx w15:paraId="61EC6F17" w15:done="0"/>
  <w15:commentEx w15:paraId="444ED95F" w15:paraIdParent="61EC6F17" w15:done="0"/>
  <w15:commentEx w15:paraId="336310FD" w15:done="0"/>
  <w15:commentEx w15:paraId="47F135D1" w15:done="0"/>
  <w15:commentEx w15:paraId="2440CB32" w15:done="0"/>
  <w15:commentEx w15:paraId="35E68E11" w15:done="0"/>
  <w15:commentEx w15:paraId="487FAFAF" w15:done="0"/>
  <w15:commentEx w15:paraId="4ABD63CC" w15:done="0"/>
  <w15:commentEx w15:paraId="53AD5422" w15:done="1"/>
  <w15:commentEx w15:paraId="44074AF6" w15:done="1"/>
  <w15:commentEx w15:paraId="7F42BCE1" w15:done="0"/>
  <w15:commentEx w15:paraId="76AD34D5" w15:done="0"/>
  <w15:commentEx w15:paraId="196B3EDB" w15:done="0"/>
  <w15:commentEx w15:paraId="425706B0" w15:paraIdParent="196B3ED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412A54B" w16cex:dateUtc="2025-07-15T16:00:00Z"/>
  <w16cex:commentExtensible w16cex:durableId="5A973325" w16cex:dateUtc="2025-07-15T16:04:00Z"/>
  <w16cex:commentExtensible w16cex:durableId="42CA0F0F" w16cex:dateUtc="2025-07-15T16:05:00Z"/>
  <w16cex:commentExtensible w16cex:durableId="370FED2B" w16cex:dateUtc="2025-07-18T14:00:00Z"/>
  <w16cex:commentExtensible w16cex:durableId="26A0534F" w16cex:dateUtc="2025-07-22T15:06:00Z"/>
  <w16cex:commentExtensible w16cex:durableId="63D20CCE" w16cex:dateUtc="2025-07-18T14:05:00Z"/>
  <w16cex:commentExtensible w16cex:durableId="2BC5E8FD" w16cex:dateUtc="2025-07-15T16:07:00Z"/>
  <w16cex:commentExtensible w16cex:durableId="243824D9" w16cex:dateUtc="2025-07-18T14:08:00Z"/>
  <w16cex:commentExtensible w16cex:durableId="40520F56" w16cex:dateUtc="2025-07-18T14:11:00Z"/>
  <w16cex:commentExtensible w16cex:durableId="1F7F1A4B" w16cex:dateUtc="2025-07-18T14:12:00Z"/>
  <w16cex:commentExtensible w16cex:durableId="7A18EE14" w16cex:dateUtc="2025-07-15T16:12:00Z"/>
  <w16cex:commentExtensible w16cex:durableId="2C613EDD" w16cex:dateUtc="2025-09-02T08:01:00Z"/>
  <w16cex:commentExtensible w16cex:durableId="242A01AC" w16cex:dateUtc="2025-07-18T14:16:00Z"/>
  <w16cex:commentExtensible w16cex:durableId="18080820" w16cex:dateUtc="2025-07-18T14:16:00Z"/>
  <w16cex:commentExtensible w16cex:durableId="04A465CE" w16cex:dateUtc="2025-07-15T16:15:00Z"/>
  <w16cex:commentExtensible w16cex:durableId="56C9AB06" w16cex:dateUtc="2025-07-15T16:17:00Z"/>
  <w16cex:commentExtensible w16cex:durableId="2C61408B" w16cex:dateUtc="2025-09-02T08:08:00Z"/>
  <w16cex:commentExtensible w16cex:durableId="26AC9BB4" w16cex:dateUtc="2025-07-22T15:11:00Z"/>
  <w16cex:commentExtensible w16cex:durableId="3045ED56" w16cex:dateUtc="2025-07-22T15:12:00Z"/>
  <w16cex:commentExtensible w16cex:durableId="7FCC1E56" w16cex:dateUtc="2025-07-22T15:12:00Z"/>
  <w16cex:commentExtensible w16cex:durableId="61284AE2" w16cex:dateUtc="2025-07-22T15:13:00Z"/>
  <w16cex:commentExtensible w16cex:durableId="599A79CC" w16cex:dateUtc="2025-07-18T14:19:00Z"/>
  <w16cex:commentExtensible w16cex:durableId="1BF36051" w16cex:dateUtc="2025-07-15T16:20:00Z"/>
  <w16cex:commentExtensible w16cex:durableId="2C6140E0" w16cex:dateUtc="2025-09-02T08:09:00Z"/>
  <w16cex:commentExtensible w16cex:durableId="209B0AE1" w16cex:dateUtc="2025-07-18T14:20:00Z"/>
  <w16cex:commentExtensible w16cex:durableId="3CA1D4FF" w16cex:dateUtc="2025-07-22T15:20:00Z"/>
  <w16cex:commentExtensible w16cex:durableId="3E4131CF" w16cex:dateUtc="2025-07-15T16:22:00Z"/>
  <w16cex:commentExtensible w16cex:durableId="0BECA501" w16cex:dateUtc="2025-07-15T16:22:00Z"/>
  <w16cex:commentExtensible w16cex:durableId="5AC5997A" w16cex:dateUtc="2025-07-15T16:24:00Z"/>
  <w16cex:commentExtensible w16cex:durableId="3DC3B7B8" w16cex:dateUtc="2025-07-18T14:26:00Z"/>
  <w16cex:commentExtensible w16cex:durableId="6347FE66" w16cex:dateUtc="2025-07-22T15:30:00Z"/>
  <w16cex:commentExtensible w16cex:durableId="2FCE520C" w16cex:dateUtc="2025-07-22T15:32:00Z"/>
  <w16cex:commentExtensible w16cex:durableId="785D6C1C" w16cex:dateUtc="2025-07-18T14:28:00Z"/>
  <w16cex:commentExtensible w16cex:durableId="450066E0" w16cex:dateUtc="2025-07-22T15:33:00Z"/>
  <w16cex:commentExtensible w16cex:durableId="4EEAFFFD" w16cex:dateUtc="2025-07-15T16:52:00Z"/>
  <w16cex:commentExtensible w16cex:durableId="33B11D9F" w16cex:dateUtc="2025-07-18T14: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FFC957D" w16cid:durableId="7412A54B"/>
  <w16cid:commentId w16cid:paraId="6B9F8108" w16cid:durableId="5A973325"/>
  <w16cid:commentId w16cid:paraId="70A62A81" w16cid:durableId="42CA0F0F"/>
  <w16cid:commentId w16cid:paraId="06FDA4AE" w16cid:durableId="370FED2B"/>
  <w16cid:commentId w16cid:paraId="6F4103E0" w16cid:durableId="26A0534F"/>
  <w16cid:commentId w16cid:paraId="773B5119" w16cid:durableId="63D20CCE"/>
  <w16cid:commentId w16cid:paraId="21575393" w16cid:durableId="2BC5E8FD"/>
  <w16cid:commentId w16cid:paraId="5CB83381" w16cid:durableId="243824D9"/>
  <w16cid:commentId w16cid:paraId="7D31858D" w16cid:durableId="40520F56"/>
  <w16cid:commentId w16cid:paraId="1A8A733B" w16cid:durableId="1F7F1A4B"/>
  <w16cid:commentId w16cid:paraId="00EBD45F" w16cid:durableId="7A18EE14"/>
  <w16cid:commentId w16cid:paraId="2764C941" w16cid:durableId="2C613EDD"/>
  <w16cid:commentId w16cid:paraId="2BD7423D" w16cid:durableId="242A01AC"/>
  <w16cid:commentId w16cid:paraId="4930840E" w16cid:durableId="18080820"/>
  <w16cid:commentId w16cid:paraId="3F7F3515" w16cid:durableId="04A465CE"/>
  <w16cid:commentId w16cid:paraId="56875512" w16cid:durableId="56C9AB06"/>
  <w16cid:commentId w16cid:paraId="281337AF" w16cid:durableId="2C61408B"/>
  <w16cid:commentId w16cid:paraId="06811DC8" w16cid:durableId="26AC9BB4"/>
  <w16cid:commentId w16cid:paraId="734D27D0" w16cid:durableId="3045ED56"/>
  <w16cid:commentId w16cid:paraId="1ABD9F94" w16cid:durableId="7FCC1E56"/>
  <w16cid:commentId w16cid:paraId="45A88AF3" w16cid:durableId="61284AE2"/>
  <w16cid:commentId w16cid:paraId="69F23F86" w16cid:durableId="599A79CC"/>
  <w16cid:commentId w16cid:paraId="61EC6F17" w16cid:durableId="1BF36051"/>
  <w16cid:commentId w16cid:paraId="444ED95F" w16cid:durableId="2C6140E0"/>
  <w16cid:commentId w16cid:paraId="336310FD" w16cid:durableId="209B0AE1"/>
  <w16cid:commentId w16cid:paraId="47F135D1" w16cid:durableId="3CA1D4FF"/>
  <w16cid:commentId w16cid:paraId="2440CB32" w16cid:durableId="3E4131CF"/>
  <w16cid:commentId w16cid:paraId="35E68E11" w16cid:durableId="0BECA501"/>
  <w16cid:commentId w16cid:paraId="487FAFAF" w16cid:durableId="5AC5997A"/>
  <w16cid:commentId w16cid:paraId="4ABD63CC" w16cid:durableId="3DC3B7B8"/>
  <w16cid:commentId w16cid:paraId="53AD5422" w16cid:durableId="6347FE66"/>
  <w16cid:commentId w16cid:paraId="44074AF6" w16cid:durableId="2FCE520C"/>
  <w16cid:commentId w16cid:paraId="7F42BCE1" w16cid:durableId="785D6C1C"/>
  <w16cid:commentId w16cid:paraId="76AD34D5" w16cid:durableId="450066E0"/>
  <w16cid:commentId w16cid:paraId="196B3EDB" w16cid:durableId="4EEAFFFD"/>
  <w16cid:commentId w16cid:paraId="425706B0" w16cid:durableId="33B11D9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2A305E" w14:textId="77777777" w:rsidR="0056181D" w:rsidRDefault="0056181D" w:rsidP="00B046EE">
      <w:pPr>
        <w:spacing w:after="0" w:line="240" w:lineRule="auto"/>
      </w:pPr>
      <w:r>
        <w:separator/>
      </w:r>
    </w:p>
  </w:endnote>
  <w:endnote w:type="continuationSeparator" w:id="0">
    <w:p w14:paraId="6D735337" w14:textId="77777777" w:rsidR="0056181D" w:rsidRDefault="0056181D" w:rsidP="00B046EE">
      <w:pPr>
        <w:spacing w:after="0" w:line="240" w:lineRule="auto"/>
      </w:pPr>
      <w:r>
        <w:continuationSeparator/>
      </w:r>
    </w:p>
  </w:endnote>
  <w:endnote w:type="continuationNotice" w:id="1">
    <w:p w14:paraId="182920F7" w14:textId="77777777" w:rsidR="0056181D" w:rsidRDefault="0056181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IN Regular">
    <w:altName w:val="Calibri"/>
    <w:charset w:val="00"/>
    <w:family w:val="auto"/>
    <w:pitch w:val="variable"/>
    <w:sig w:usb0="00000083" w:usb1="00000000" w:usb2="00000000" w:usb3="00000000" w:csb0="00000009" w:csb1="00000000"/>
  </w:font>
  <w:font w:name="DIN Pro Regular">
    <w:panose1 w:val="00000000000000000000"/>
    <w:charset w:val="00"/>
    <w:family w:val="swiss"/>
    <w:notTrueType/>
    <w:pitch w:val="variable"/>
    <w:sig w:usb0="A00002BF" w:usb1="4000207B" w:usb2="00000008" w:usb3="00000000" w:csb0="0000009F" w:csb1="00000000"/>
  </w:font>
  <w:font w:name="DIN Pro Bold">
    <w:panose1 w:val="00000000000000000000"/>
    <w:charset w:val="00"/>
    <w:family w:val="swiss"/>
    <w:notTrueType/>
    <w:pitch w:val="variable"/>
    <w:sig w:usb0="A00002BF" w:usb1="4000207B" w:usb2="00000008"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67AD35" w14:textId="77777777" w:rsidR="00C23161" w:rsidRDefault="00C2316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6864FC" w14:textId="77777777" w:rsidR="0056181D" w:rsidRDefault="0056181D" w:rsidP="00B046EE">
      <w:pPr>
        <w:spacing w:after="0" w:line="240" w:lineRule="auto"/>
      </w:pPr>
      <w:r>
        <w:separator/>
      </w:r>
    </w:p>
  </w:footnote>
  <w:footnote w:type="continuationSeparator" w:id="0">
    <w:p w14:paraId="64E7DC86" w14:textId="77777777" w:rsidR="0056181D" w:rsidRDefault="0056181D" w:rsidP="00B046EE">
      <w:pPr>
        <w:spacing w:after="0" w:line="240" w:lineRule="auto"/>
      </w:pPr>
      <w:r>
        <w:continuationSeparator/>
      </w:r>
    </w:p>
  </w:footnote>
  <w:footnote w:type="continuationNotice" w:id="1">
    <w:p w14:paraId="67FF2E2A" w14:textId="77777777" w:rsidR="0056181D" w:rsidRDefault="0056181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7EC54" w14:textId="4DB78F16" w:rsidR="0093112F" w:rsidRDefault="0056181D" w:rsidP="0093112F">
    <w:pPr>
      <w:pStyle w:val="Encabezado"/>
      <w:pBdr>
        <w:bottom w:val="single" w:sz="6" w:space="1" w:color="auto"/>
      </w:pBdr>
      <w:tabs>
        <w:tab w:val="clear" w:pos="4252"/>
        <w:tab w:val="clear" w:pos="8504"/>
        <w:tab w:val="right" w:pos="8080"/>
      </w:tabs>
      <w:jc w:val="left"/>
      <w:rPr>
        <w:ins w:id="4114" w:author="Redondo García Francisco Javier" w:date="2025-09-02T09:44:00Z"/>
      </w:rPr>
    </w:pPr>
    <w:ins w:id="4115" w:author="Redondo García Francisco Javier" w:date="2025-09-02T09:44:00Z">
      <w:r>
        <w:fldChar w:fldCharType="begin"/>
      </w:r>
      <w:r>
        <w:instrText xml:space="preserve"> STYLEREF  "Título 1"  \* MERGEFORMAT </w:instrText>
      </w:r>
      <w:r>
        <w:fldChar w:fldCharType="separate"/>
      </w:r>
    </w:ins>
    <w:r w:rsidR="00A47858">
      <w:rPr>
        <w:noProof/>
      </w:rPr>
      <w:t>Introducción</w:t>
    </w:r>
    <w:ins w:id="4116" w:author="Redondo García Francisco Javier" w:date="2025-09-02T09:44:00Z">
      <w:r>
        <w:rPr>
          <w:noProof/>
        </w:rPr>
        <w:fldChar w:fldCharType="end"/>
      </w:r>
      <w:r w:rsidR="0093112F">
        <w:tab/>
      </w:r>
      <w:r w:rsidR="00450197">
        <w:fldChar w:fldCharType="begin"/>
      </w:r>
      <w:r w:rsidR="00450197">
        <w:instrText>PAGE   \* MERGEFORMAT</w:instrText>
      </w:r>
      <w:r w:rsidR="00450197">
        <w:fldChar w:fldCharType="separate"/>
      </w:r>
      <w:r w:rsidR="00450197">
        <w:t>1</w:t>
      </w:r>
      <w:r w:rsidR="00450197">
        <w:fldChar w:fldCharType="end"/>
      </w:r>
      <w:r w:rsidR="0093112F">
        <w:tab/>
        <w:t xml:space="preserve">                                                </w:t>
      </w:r>
    </w:ins>
  </w:p>
  <w:p w14:paraId="3719E92F" w14:textId="5E5795DD" w:rsidR="0093112F" w:rsidRDefault="0093112F" w:rsidP="0093112F">
    <w:pPr>
      <w:pStyle w:val="Encabezado"/>
      <w:jc w:val="left"/>
      <w:pPrChange w:id="4117" w:author="Redondo García Francisco Javier" w:date="2025-09-02T09:44:00Z">
        <w:pPr>
          <w:pStyle w:val="Encabezado"/>
        </w:pPr>
      </w:pPrChange>
    </w:pPr>
    <w:ins w:id="4118" w:author="Redondo García Francisco Javier" w:date="2025-09-02T09:44:00Z">
      <w:r>
        <w:tab/>
      </w:r>
    </w:in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35472"/>
    <w:multiLevelType w:val="hybridMultilevel"/>
    <w:tmpl w:val="B73E60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6564537"/>
    <w:multiLevelType w:val="hybridMultilevel"/>
    <w:tmpl w:val="279602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7A91952"/>
    <w:multiLevelType w:val="hybridMultilevel"/>
    <w:tmpl w:val="0ECC21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84165B2"/>
    <w:multiLevelType w:val="hybridMultilevel"/>
    <w:tmpl w:val="69DEEA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90C44C1"/>
    <w:multiLevelType w:val="hybridMultilevel"/>
    <w:tmpl w:val="BA4EBF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D390276"/>
    <w:multiLevelType w:val="hybridMultilevel"/>
    <w:tmpl w:val="2228E5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F294D10"/>
    <w:multiLevelType w:val="hybridMultilevel"/>
    <w:tmpl w:val="5E2E9D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FEB6C9F"/>
    <w:multiLevelType w:val="hybridMultilevel"/>
    <w:tmpl w:val="A9D4BE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0E440D7"/>
    <w:multiLevelType w:val="hybridMultilevel"/>
    <w:tmpl w:val="7C7AB4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94107D0"/>
    <w:multiLevelType w:val="hybridMultilevel"/>
    <w:tmpl w:val="C39483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D7A0C9B"/>
    <w:multiLevelType w:val="hybridMultilevel"/>
    <w:tmpl w:val="866EB7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E2E775A"/>
    <w:multiLevelType w:val="hybridMultilevel"/>
    <w:tmpl w:val="2D440E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E5853D6"/>
    <w:multiLevelType w:val="hybridMultilevel"/>
    <w:tmpl w:val="E11683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F801676"/>
    <w:multiLevelType w:val="hybridMultilevel"/>
    <w:tmpl w:val="50CAE1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FF8124A"/>
    <w:multiLevelType w:val="hybridMultilevel"/>
    <w:tmpl w:val="84C4B2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6C8746B"/>
    <w:multiLevelType w:val="hybridMultilevel"/>
    <w:tmpl w:val="F12A5D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8906960"/>
    <w:multiLevelType w:val="hybridMultilevel"/>
    <w:tmpl w:val="AB6244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8D356F3"/>
    <w:multiLevelType w:val="hybridMultilevel"/>
    <w:tmpl w:val="E28CBC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93047AA"/>
    <w:multiLevelType w:val="hybridMultilevel"/>
    <w:tmpl w:val="2812A3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2C1C5B82"/>
    <w:multiLevelType w:val="hybridMultilevel"/>
    <w:tmpl w:val="E11696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2C7B34D6"/>
    <w:multiLevelType w:val="hybridMultilevel"/>
    <w:tmpl w:val="6FAEC6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1165800"/>
    <w:multiLevelType w:val="hybridMultilevel"/>
    <w:tmpl w:val="5C9081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4FC5611"/>
    <w:multiLevelType w:val="hybridMultilevel"/>
    <w:tmpl w:val="2CA402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369705BD"/>
    <w:multiLevelType w:val="hybridMultilevel"/>
    <w:tmpl w:val="A5B8F3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37C0030B"/>
    <w:multiLevelType w:val="hybridMultilevel"/>
    <w:tmpl w:val="C57A68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3B154E5E"/>
    <w:multiLevelType w:val="hybridMultilevel"/>
    <w:tmpl w:val="7CAAF2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3C2A5982"/>
    <w:multiLevelType w:val="hybridMultilevel"/>
    <w:tmpl w:val="24B47C66"/>
    <w:lvl w:ilvl="0" w:tplc="0C0A000F">
      <w:start w:val="1"/>
      <w:numFmt w:val="decimal"/>
      <w:lvlText w:val="%1."/>
      <w:lvlJc w:val="left"/>
      <w:pPr>
        <w:ind w:left="765" w:hanging="360"/>
      </w:pPr>
    </w:lvl>
    <w:lvl w:ilvl="1" w:tplc="0C0A0019" w:tentative="1">
      <w:start w:val="1"/>
      <w:numFmt w:val="lowerLetter"/>
      <w:lvlText w:val="%2."/>
      <w:lvlJc w:val="left"/>
      <w:pPr>
        <w:ind w:left="1485" w:hanging="360"/>
      </w:pPr>
    </w:lvl>
    <w:lvl w:ilvl="2" w:tplc="0C0A001B" w:tentative="1">
      <w:start w:val="1"/>
      <w:numFmt w:val="lowerRoman"/>
      <w:lvlText w:val="%3."/>
      <w:lvlJc w:val="right"/>
      <w:pPr>
        <w:ind w:left="2205" w:hanging="180"/>
      </w:pPr>
    </w:lvl>
    <w:lvl w:ilvl="3" w:tplc="0C0A000F" w:tentative="1">
      <w:start w:val="1"/>
      <w:numFmt w:val="decimal"/>
      <w:lvlText w:val="%4."/>
      <w:lvlJc w:val="left"/>
      <w:pPr>
        <w:ind w:left="2925" w:hanging="360"/>
      </w:pPr>
    </w:lvl>
    <w:lvl w:ilvl="4" w:tplc="0C0A0019" w:tentative="1">
      <w:start w:val="1"/>
      <w:numFmt w:val="lowerLetter"/>
      <w:lvlText w:val="%5."/>
      <w:lvlJc w:val="left"/>
      <w:pPr>
        <w:ind w:left="3645" w:hanging="360"/>
      </w:pPr>
    </w:lvl>
    <w:lvl w:ilvl="5" w:tplc="0C0A001B" w:tentative="1">
      <w:start w:val="1"/>
      <w:numFmt w:val="lowerRoman"/>
      <w:lvlText w:val="%6."/>
      <w:lvlJc w:val="right"/>
      <w:pPr>
        <w:ind w:left="4365" w:hanging="180"/>
      </w:pPr>
    </w:lvl>
    <w:lvl w:ilvl="6" w:tplc="0C0A000F" w:tentative="1">
      <w:start w:val="1"/>
      <w:numFmt w:val="decimal"/>
      <w:lvlText w:val="%7."/>
      <w:lvlJc w:val="left"/>
      <w:pPr>
        <w:ind w:left="5085" w:hanging="360"/>
      </w:pPr>
    </w:lvl>
    <w:lvl w:ilvl="7" w:tplc="0C0A0019" w:tentative="1">
      <w:start w:val="1"/>
      <w:numFmt w:val="lowerLetter"/>
      <w:lvlText w:val="%8."/>
      <w:lvlJc w:val="left"/>
      <w:pPr>
        <w:ind w:left="5805" w:hanging="360"/>
      </w:pPr>
    </w:lvl>
    <w:lvl w:ilvl="8" w:tplc="0C0A001B" w:tentative="1">
      <w:start w:val="1"/>
      <w:numFmt w:val="lowerRoman"/>
      <w:lvlText w:val="%9."/>
      <w:lvlJc w:val="right"/>
      <w:pPr>
        <w:ind w:left="6525" w:hanging="180"/>
      </w:pPr>
    </w:lvl>
  </w:abstractNum>
  <w:abstractNum w:abstractNumId="27" w15:restartNumberingAfterBreak="0">
    <w:nsid w:val="41A930AB"/>
    <w:multiLevelType w:val="hybridMultilevel"/>
    <w:tmpl w:val="95C666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44F248AB"/>
    <w:multiLevelType w:val="hybridMultilevel"/>
    <w:tmpl w:val="29B0C9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45CD1E25"/>
    <w:multiLevelType w:val="hybridMultilevel"/>
    <w:tmpl w:val="76A40F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474B57B2"/>
    <w:multiLevelType w:val="hybridMultilevel"/>
    <w:tmpl w:val="10B69C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4B6817D2"/>
    <w:multiLevelType w:val="multilevel"/>
    <w:tmpl w:val="F8102F40"/>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4E3D5272"/>
    <w:multiLevelType w:val="hybridMultilevel"/>
    <w:tmpl w:val="A13C01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5026143F"/>
    <w:multiLevelType w:val="hybridMultilevel"/>
    <w:tmpl w:val="D5549A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589E5B88"/>
    <w:multiLevelType w:val="hybridMultilevel"/>
    <w:tmpl w:val="8ED631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58BB4637"/>
    <w:multiLevelType w:val="hybridMultilevel"/>
    <w:tmpl w:val="47305806"/>
    <w:lvl w:ilvl="0" w:tplc="6346F41A">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5B4663C3"/>
    <w:multiLevelType w:val="hybridMultilevel"/>
    <w:tmpl w:val="FC7826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5D55620A"/>
    <w:multiLevelType w:val="hybridMultilevel"/>
    <w:tmpl w:val="C9EC0F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60ED21C3"/>
    <w:multiLevelType w:val="hybridMultilevel"/>
    <w:tmpl w:val="E682C7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61F25808"/>
    <w:multiLevelType w:val="hybridMultilevel"/>
    <w:tmpl w:val="C2C0B8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61FC3C2D"/>
    <w:multiLevelType w:val="hybridMultilevel"/>
    <w:tmpl w:val="826874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65A540E5"/>
    <w:multiLevelType w:val="hybridMultilevel"/>
    <w:tmpl w:val="AC78E2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67F331F8"/>
    <w:multiLevelType w:val="hybridMultilevel"/>
    <w:tmpl w:val="6E10DB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6C80270A"/>
    <w:multiLevelType w:val="hybridMultilevel"/>
    <w:tmpl w:val="B4B2C1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6F8A5060"/>
    <w:multiLevelType w:val="hybridMultilevel"/>
    <w:tmpl w:val="5DAC2D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73B954AA"/>
    <w:multiLevelType w:val="hybridMultilevel"/>
    <w:tmpl w:val="653C4C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75657CED"/>
    <w:multiLevelType w:val="hybridMultilevel"/>
    <w:tmpl w:val="B3A8D5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7" w15:restartNumberingAfterBreak="0">
    <w:nsid w:val="76AE5142"/>
    <w:multiLevelType w:val="hybridMultilevel"/>
    <w:tmpl w:val="22EADE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76BD04CD"/>
    <w:multiLevelType w:val="hybridMultilevel"/>
    <w:tmpl w:val="D0A01D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77223011"/>
    <w:multiLevelType w:val="hybridMultilevel"/>
    <w:tmpl w:val="8400973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0" w15:restartNumberingAfterBreak="0">
    <w:nsid w:val="78082247"/>
    <w:multiLevelType w:val="hybridMultilevel"/>
    <w:tmpl w:val="7BA279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1" w15:restartNumberingAfterBreak="0">
    <w:nsid w:val="780B7D11"/>
    <w:multiLevelType w:val="hybridMultilevel"/>
    <w:tmpl w:val="6BCE5E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2" w15:restartNumberingAfterBreak="0">
    <w:nsid w:val="782F688E"/>
    <w:multiLevelType w:val="hybridMultilevel"/>
    <w:tmpl w:val="49686C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3" w15:restartNumberingAfterBreak="0">
    <w:nsid w:val="7A65384F"/>
    <w:multiLevelType w:val="hybridMultilevel"/>
    <w:tmpl w:val="3A8C5EA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31"/>
  </w:num>
  <w:num w:numId="2">
    <w:abstractNumId w:val="12"/>
  </w:num>
  <w:num w:numId="3">
    <w:abstractNumId w:val="8"/>
  </w:num>
  <w:num w:numId="4">
    <w:abstractNumId w:val="10"/>
  </w:num>
  <w:num w:numId="5">
    <w:abstractNumId w:val="27"/>
  </w:num>
  <w:num w:numId="6">
    <w:abstractNumId w:val="29"/>
  </w:num>
  <w:num w:numId="7">
    <w:abstractNumId w:val="5"/>
  </w:num>
  <w:num w:numId="8">
    <w:abstractNumId w:val="11"/>
  </w:num>
  <w:num w:numId="9">
    <w:abstractNumId w:val="47"/>
  </w:num>
  <w:num w:numId="10">
    <w:abstractNumId w:val="16"/>
  </w:num>
  <w:num w:numId="11">
    <w:abstractNumId w:val="13"/>
  </w:num>
  <w:num w:numId="12">
    <w:abstractNumId w:val="32"/>
  </w:num>
  <w:num w:numId="13">
    <w:abstractNumId w:val="15"/>
  </w:num>
  <w:num w:numId="14">
    <w:abstractNumId w:val="30"/>
  </w:num>
  <w:num w:numId="15">
    <w:abstractNumId w:val="23"/>
  </w:num>
  <w:num w:numId="16">
    <w:abstractNumId w:val="4"/>
  </w:num>
  <w:num w:numId="17">
    <w:abstractNumId w:val="38"/>
  </w:num>
  <w:num w:numId="18">
    <w:abstractNumId w:val="48"/>
  </w:num>
  <w:num w:numId="19">
    <w:abstractNumId w:val="33"/>
  </w:num>
  <w:num w:numId="20">
    <w:abstractNumId w:val="34"/>
  </w:num>
  <w:num w:numId="21">
    <w:abstractNumId w:val="36"/>
  </w:num>
  <w:num w:numId="22">
    <w:abstractNumId w:val="17"/>
  </w:num>
  <w:num w:numId="23">
    <w:abstractNumId w:val="19"/>
  </w:num>
  <w:num w:numId="24">
    <w:abstractNumId w:val="28"/>
  </w:num>
  <w:num w:numId="25">
    <w:abstractNumId w:val="22"/>
  </w:num>
  <w:num w:numId="26">
    <w:abstractNumId w:val="53"/>
  </w:num>
  <w:num w:numId="27">
    <w:abstractNumId w:val="26"/>
  </w:num>
  <w:num w:numId="28">
    <w:abstractNumId w:val="52"/>
  </w:num>
  <w:num w:numId="29">
    <w:abstractNumId w:val="21"/>
  </w:num>
  <w:num w:numId="30">
    <w:abstractNumId w:val="44"/>
  </w:num>
  <w:num w:numId="31">
    <w:abstractNumId w:val="42"/>
  </w:num>
  <w:num w:numId="32">
    <w:abstractNumId w:val="14"/>
  </w:num>
  <w:num w:numId="33">
    <w:abstractNumId w:val="3"/>
  </w:num>
  <w:num w:numId="34">
    <w:abstractNumId w:val="25"/>
  </w:num>
  <w:num w:numId="35">
    <w:abstractNumId w:val="40"/>
  </w:num>
  <w:num w:numId="36">
    <w:abstractNumId w:val="41"/>
  </w:num>
  <w:num w:numId="37">
    <w:abstractNumId w:val="37"/>
  </w:num>
  <w:num w:numId="38">
    <w:abstractNumId w:val="2"/>
  </w:num>
  <w:num w:numId="39">
    <w:abstractNumId w:val="46"/>
  </w:num>
  <w:num w:numId="40">
    <w:abstractNumId w:val="0"/>
  </w:num>
  <w:num w:numId="41">
    <w:abstractNumId w:val="20"/>
  </w:num>
  <w:num w:numId="42">
    <w:abstractNumId w:val="35"/>
  </w:num>
  <w:num w:numId="43">
    <w:abstractNumId w:val="43"/>
  </w:num>
  <w:num w:numId="44">
    <w:abstractNumId w:val="51"/>
  </w:num>
  <w:num w:numId="45">
    <w:abstractNumId w:val="45"/>
  </w:num>
  <w:num w:numId="46">
    <w:abstractNumId w:val="7"/>
  </w:num>
  <w:num w:numId="47">
    <w:abstractNumId w:val="24"/>
  </w:num>
  <w:num w:numId="48">
    <w:abstractNumId w:val="49"/>
  </w:num>
  <w:num w:numId="49">
    <w:abstractNumId w:val="9"/>
  </w:num>
  <w:num w:numId="50">
    <w:abstractNumId w:val="6"/>
  </w:num>
  <w:num w:numId="51">
    <w:abstractNumId w:val="18"/>
  </w:num>
  <w:num w:numId="52">
    <w:abstractNumId w:val="1"/>
  </w:num>
  <w:num w:numId="53">
    <w:abstractNumId w:val="39"/>
  </w:num>
  <w:num w:numId="54">
    <w:abstractNumId w:val="50"/>
  </w:num>
  <w:numIdMacAtCleanup w:val="5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edondo García Francisco Javier">
    <w15:presenceInfo w15:providerId="AD" w15:userId="S::francisco.redondo@uah.es::6c1ee38a-db16-443e-a4c8-f6b0ef76dae4"/>
  </w15:person>
  <w15:person w15:author="Caro Álvaro Sergio">
    <w15:presenceInfo w15:providerId="AD" w15:userId="S::sergio.caro@uah.es::95edf50a-f4f3-4309-b6cb-2059f15896b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12A"/>
    <w:rsid w:val="00011C5A"/>
    <w:rsid w:val="0001258D"/>
    <w:rsid w:val="00024A38"/>
    <w:rsid w:val="000267F5"/>
    <w:rsid w:val="000348C0"/>
    <w:rsid w:val="0003595B"/>
    <w:rsid w:val="000402F9"/>
    <w:rsid w:val="00042F1A"/>
    <w:rsid w:val="00065105"/>
    <w:rsid w:val="00077753"/>
    <w:rsid w:val="00077AA5"/>
    <w:rsid w:val="00077FE3"/>
    <w:rsid w:val="000860D0"/>
    <w:rsid w:val="000907FD"/>
    <w:rsid w:val="00095603"/>
    <w:rsid w:val="000A2F5B"/>
    <w:rsid w:val="000A3239"/>
    <w:rsid w:val="000B0D16"/>
    <w:rsid w:val="000B4ABA"/>
    <w:rsid w:val="000C144C"/>
    <w:rsid w:val="000C2436"/>
    <w:rsid w:val="000C60BD"/>
    <w:rsid w:val="000D3D96"/>
    <w:rsid w:val="000E38D9"/>
    <w:rsid w:val="000E4FB2"/>
    <w:rsid w:val="000F451E"/>
    <w:rsid w:val="00104EAC"/>
    <w:rsid w:val="00110C59"/>
    <w:rsid w:val="001157C4"/>
    <w:rsid w:val="00122394"/>
    <w:rsid w:val="00137FF5"/>
    <w:rsid w:val="00141673"/>
    <w:rsid w:val="00143682"/>
    <w:rsid w:val="00145FDF"/>
    <w:rsid w:val="00156783"/>
    <w:rsid w:val="00192756"/>
    <w:rsid w:val="00196CFF"/>
    <w:rsid w:val="001A2520"/>
    <w:rsid w:val="001A52FE"/>
    <w:rsid w:val="001B1111"/>
    <w:rsid w:val="001B28A3"/>
    <w:rsid w:val="001C07EA"/>
    <w:rsid w:val="001C5896"/>
    <w:rsid w:val="001D1531"/>
    <w:rsid w:val="001D6CED"/>
    <w:rsid w:val="001E01CB"/>
    <w:rsid w:val="001F0203"/>
    <w:rsid w:val="00201386"/>
    <w:rsid w:val="0020779A"/>
    <w:rsid w:val="00222DE7"/>
    <w:rsid w:val="00223B39"/>
    <w:rsid w:val="002261B3"/>
    <w:rsid w:val="00226287"/>
    <w:rsid w:val="00253944"/>
    <w:rsid w:val="00260674"/>
    <w:rsid w:val="0026416F"/>
    <w:rsid w:val="00264C4B"/>
    <w:rsid w:val="00273041"/>
    <w:rsid w:val="00273F93"/>
    <w:rsid w:val="00282A72"/>
    <w:rsid w:val="002902CA"/>
    <w:rsid w:val="0029589E"/>
    <w:rsid w:val="002B0054"/>
    <w:rsid w:val="002B0F52"/>
    <w:rsid w:val="002B380F"/>
    <w:rsid w:val="002F0D30"/>
    <w:rsid w:val="003067BC"/>
    <w:rsid w:val="0032554A"/>
    <w:rsid w:val="003414D3"/>
    <w:rsid w:val="0034318E"/>
    <w:rsid w:val="003551D5"/>
    <w:rsid w:val="00357E72"/>
    <w:rsid w:val="00365175"/>
    <w:rsid w:val="0036729E"/>
    <w:rsid w:val="0037120E"/>
    <w:rsid w:val="0039610F"/>
    <w:rsid w:val="003A4105"/>
    <w:rsid w:val="003B1238"/>
    <w:rsid w:val="003C3542"/>
    <w:rsid w:val="003C41BC"/>
    <w:rsid w:val="003D46DB"/>
    <w:rsid w:val="003E25B3"/>
    <w:rsid w:val="003E4B57"/>
    <w:rsid w:val="003F404C"/>
    <w:rsid w:val="003F445D"/>
    <w:rsid w:val="0040130A"/>
    <w:rsid w:val="00402F76"/>
    <w:rsid w:val="00417B8A"/>
    <w:rsid w:val="00427922"/>
    <w:rsid w:val="0043512A"/>
    <w:rsid w:val="00435A7D"/>
    <w:rsid w:val="00440559"/>
    <w:rsid w:val="004459FC"/>
    <w:rsid w:val="00450197"/>
    <w:rsid w:val="00450770"/>
    <w:rsid w:val="00452D06"/>
    <w:rsid w:val="00457486"/>
    <w:rsid w:val="00457A60"/>
    <w:rsid w:val="004645EE"/>
    <w:rsid w:val="00477B4E"/>
    <w:rsid w:val="004823A0"/>
    <w:rsid w:val="00482F0F"/>
    <w:rsid w:val="0048457C"/>
    <w:rsid w:val="004954EA"/>
    <w:rsid w:val="00497523"/>
    <w:rsid w:val="004B3226"/>
    <w:rsid w:val="004C6285"/>
    <w:rsid w:val="004C75D9"/>
    <w:rsid w:val="004C7B4C"/>
    <w:rsid w:val="004D6850"/>
    <w:rsid w:val="004E580C"/>
    <w:rsid w:val="004F31FE"/>
    <w:rsid w:val="004F5201"/>
    <w:rsid w:val="00503092"/>
    <w:rsid w:val="005226D7"/>
    <w:rsid w:val="005504A4"/>
    <w:rsid w:val="005522D2"/>
    <w:rsid w:val="00555CA3"/>
    <w:rsid w:val="00556103"/>
    <w:rsid w:val="0056181D"/>
    <w:rsid w:val="00562A94"/>
    <w:rsid w:val="00565DA1"/>
    <w:rsid w:val="005723CB"/>
    <w:rsid w:val="005834C5"/>
    <w:rsid w:val="00583D85"/>
    <w:rsid w:val="005A61F2"/>
    <w:rsid w:val="005B2A90"/>
    <w:rsid w:val="005C4BDD"/>
    <w:rsid w:val="005D48B2"/>
    <w:rsid w:val="005F6E7A"/>
    <w:rsid w:val="005F7CD7"/>
    <w:rsid w:val="00627046"/>
    <w:rsid w:val="00637F6F"/>
    <w:rsid w:val="00640002"/>
    <w:rsid w:val="0065104C"/>
    <w:rsid w:val="0065628B"/>
    <w:rsid w:val="00661656"/>
    <w:rsid w:val="00664AE6"/>
    <w:rsid w:val="00670D17"/>
    <w:rsid w:val="00681B78"/>
    <w:rsid w:val="00692E7C"/>
    <w:rsid w:val="00697747"/>
    <w:rsid w:val="00697E1F"/>
    <w:rsid w:val="006A11C2"/>
    <w:rsid w:val="006A4986"/>
    <w:rsid w:val="006B4FA9"/>
    <w:rsid w:val="006B690D"/>
    <w:rsid w:val="006B7D3D"/>
    <w:rsid w:val="006D55AC"/>
    <w:rsid w:val="006E544C"/>
    <w:rsid w:val="006F4482"/>
    <w:rsid w:val="0070217B"/>
    <w:rsid w:val="007074A9"/>
    <w:rsid w:val="00707686"/>
    <w:rsid w:val="00710FAA"/>
    <w:rsid w:val="0071298A"/>
    <w:rsid w:val="00717A8A"/>
    <w:rsid w:val="00721F98"/>
    <w:rsid w:val="00731BF8"/>
    <w:rsid w:val="007441E8"/>
    <w:rsid w:val="00757488"/>
    <w:rsid w:val="0076551C"/>
    <w:rsid w:val="007656B0"/>
    <w:rsid w:val="0076578F"/>
    <w:rsid w:val="007672D0"/>
    <w:rsid w:val="007733AB"/>
    <w:rsid w:val="00774DD3"/>
    <w:rsid w:val="00776C9E"/>
    <w:rsid w:val="007771B9"/>
    <w:rsid w:val="0078615A"/>
    <w:rsid w:val="00791FA9"/>
    <w:rsid w:val="007A67E7"/>
    <w:rsid w:val="007B0490"/>
    <w:rsid w:val="007B5E3A"/>
    <w:rsid w:val="007C30A1"/>
    <w:rsid w:val="007C6C7B"/>
    <w:rsid w:val="007D484B"/>
    <w:rsid w:val="007E7723"/>
    <w:rsid w:val="007F107F"/>
    <w:rsid w:val="00845854"/>
    <w:rsid w:val="00850E4B"/>
    <w:rsid w:val="008536E8"/>
    <w:rsid w:val="00861BB3"/>
    <w:rsid w:val="00884260"/>
    <w:rsid w:val="00885F17"/>
    <w:rsid w:val="008862CF"/>
    <w:rsid w:val="008C00D1"/>
    <w:rsid w:val="008E16C2"/>
    <w:rsid w:val="008E5A09"/>
    <w:rsid w:val="008F3709"/>
    <w:rsid w:val="008F627D"/>
    <w:rsid w:val="00910842"/>
    <w:rsid w:val="00910E66"/>
    <w:rsid w:val="00914C6C"/>
    <w:rsid w:val="0092044A"/>
    <w:rsid w:val="0093112F"/>
    <w:rsid w:val="009457B4"/>
    <w:rsid w:val="00945D83"/>
    <w:rsid w:val="00960CA6"/>
    <w:rsid w:val="009630FB"/>
    <w:rsid w:val="00982183"/>
    <w:rsid w:val="009909AA"/>
    <w:rsid w:val="009B0570"/>
    <w:rsid w:val="009B45CA"/>
    <w:rsid w:val="009C2407"/>
    <w:rsid w:val="009E2AF8"/>
    <w:rsid w:val="009E318B"/>
    <w:rsid w:val="009E68FF"/>
    <w:rsid w:val="009F2C30"/>
    <w:rsid w:val="009F6F72"/>
    <w:rsid w:val="00A06740"/>
    <w:rsid w:val="00A076F6"/>
    <w:rsid w:val="00A1507D"/>
    <w:rsid w:val="00A162D5"/>
    <w:rsid w:val="00A17377"/>
    <w:rsid w:val="00A178EE"/>
    <w:rsid w:val="00A20329"/>
    <w:rsid w:val="00A24E3A"/>
    <w:rsid w:val="00A344E7"/>
    <w:rsid w:val="00A4147D"/>
    <w:rsid w:val="00A453FC"/>
    <w:rsid w:val="00A47858"/>
    <w:rsid w:val="00A7300E"/>
    <w:rsid w:val="00A808EF"/>
    <w:rsid w:val="00A97D81"/>
    <w:rsid w:val="00AA4771"/>
    <w:rsid w:val="00AD7B27"/>
    <w:rsid w:val="00AE2EFE"/>
    <w:rsid w:val="00B0073E"/>
    <w:rsid w:val="00B02BD4"/>
    <w:rsid w:val="00B046EE"/>
    <w:rsid w:val="00B04F0F"/>
    <w:rsid w:val="00B1232F"/>
    <w:rsid w:val="00B15041"/>
    <w:rsid w:val="00B205D0"/>
    <w:rsid w:val="00B209AD"/>
    <w:rsid w:val="00B4490A"/>
    <w:rsid w:val="00B54DB3"/>
    <w:rsid w:val="00B62757"/>
    <w:rsid w:val="00B71643"/>
    <w:rsid w:val="00BA283D"/>
    <w:rsid w:val="00BA4E2B"/>
    <w:rsid w:val="00BC4DA8"/>
    <w:rsid w:val="00BC6FBF"/>
    <w:rsid w:val="00BD06F0"/>
    <w:rsid w:val="00BE1C4A"/>
    <w:rsid w:val="00BE631C"/>
    <w:rsid w:val="00BF32BD"/>
    <w:rsid w:val="00C16C9D"/>
    <w:rsid w:val="00C23161"/>
    <w:rsid w:val="00C23505"/>
    <w:rsid w:val="00C35E88"/>
    <w:rsid w:val="00C503DC"/>
    <w:rsid w:val="00C57518"/>
    <w:rsid w:val="00C62B2A"/>
    <w:rsid w:val="00C74FE0"/>
    <w:rsid w:val="00C80378"/>
    <w:rsid w:val="00C8766A"/>
    <w:rsid w:val="00C87F70"/>
    <w:rsid w:val="00CA7777"/>
    <w:rsid w:val="00CC3DB0"/>
    <w:rsid w:val="00CC5662"/>
    <w:rsid w:val="00CC56F5"/>
    <w:rsid w:val="00CE4017"/>
    <w:rsid w:val="00CF0070"/>
    <w:rsid w:val="00CF1E81"/>
    <w:rsid w:val="00CF2654"/>
    <w:rsid w:val="00D0368B"/>
    <w:rsid w:val="00D352D6"/>
    <w:rsid w:val="00D36B34"/>
    <w:rsid w:val="00D41D18"/>
    <w:rsid w:val="00D423E3"/>
    <w:rsid w:val="00D43483"/>
    <w:rsid w:val="00D44D58"/>
    <w:rsid w:val="00D45B6B"/>
    <w:rsid w:val="00D50E38"/>
    <w:rsid w:val="00D51696"/>
    <w:rsid w:val="00D55FF4"/>
    <w:rsid w:val="00D73972"/>
    <w:rsid w:val="00D7533A"/>
    <w:rsid w:val="00D92437"/>
    <w:rsid w:val="00DD04F3"/>
    <w:rsid w:val="00DD066A"/>
    <w:rsid w:val="00DE1F43"/>
    <w:rsid w:val="00DF34FD"/>
    <w:rsid w:val="00E0180F"/>
    <w:rsid w:val="00E062CA"/>
    <w:rsid w:val="00E066F0"/>
    <w:rsid w:val="00E156F0"/>
    <w:rsid w:val="00E24F20"/>
    <w:rsid w:val="00E26D81"/>
    <w:rsid w:val="00E37367"/>
    <w:rsid w:val="00E41940"/>
    <w:rsid w:val="00E46DBC"/>
    <w:rsid w:val="00E65B60"/>
    <w:rsid w:val="00E66382"/>
    <w:rsid w:val="00E766C2"/>
    <w:rsid w:val="00EA5730"/>
    <w:rsid w:val="00EE1C3B"/>
    <w:rsid w:val="00EE501D"/>
    <w:rsid w:val="00EF0840"/>
    <w:rsid w:val="00EF6024"/>
    <w:rsid w:val="00EF6561"/>
    <w:rsid w:val="00F00D49"/>
    <w:rsid w:val="00F01903"/>
    <w:rsid w:val="00F232C2"/>
    <w:rsid w:val="00F3530D"/>
    <w:rsid w:val="00F36C7E"/>
    <w:rsid w:val="00F934A2"/>
    <w:rsid w:val="00F93860"/>
    <w:rsid w:val="00FA0278"/>
    <w:rsid w:val="00FA53E2"/>
    <w:rsid w:val="00FC2E5E"/>
    <w:rsid w:val="00FC7B33"/>
    <w:rsid w:val="00FC7BBB"/>
    <w:rsid w:val="00FD569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B0E679"/>
  <w15:chartTrackingRefBased/>
  <w15:docId w15:val="{5286F70F-7A24-4B0F-B091-5DDD18C06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66C2"/>
    <w:pPr>
      <w:jc w:val="both"/>
    </w:pPr>
  </w:style>
  <w:style w:type="paragraph" w:styleId="Ttulo1">
    <w:name w:val="heading 1"/>
    <w:basedOn w:val="Normal"/>
    <w:next w:val="Normal"/>
    <w:link w:val="Ttulo1Car"/>
    <w:uiPriority w:val="9"/>
    <w:qFormat/>
    <w:rsid w:val="0026067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26067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26067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BF32BD"/>
    <w:pPr>
      <w:keepNext/>
      <w:keepLines/>
      <w:spacing w:before="40" w:after="0"/>
      <w:outlineLvl w:val="3"/>
    </w:pPr>
    <w:rPr>
      <w:rFonts w:asciiTheme="majorHAnsi" w:eastAsiaTheme="majorEastAsia" w:hAnsiTheme="majorHAnsi" w:cstheme="majorBidi"/>
      <w:iCs/>
      <w:color w:val="2F5496" w:themeColor="accent1" w:themeShade="BF"/>
    </w:rPr>
  </w:style>
  <w:style w:type="paragraph" w:styleId="Ttulo5">
    <w:name w:val="heading 5"/>
    <w:basedOn w:val="Normal"/>
    <w:next w:val="Normal"/>
    <w:link w:val="Ttulo5Car"/>
    <w:uiPriority w:val="9"/>
    <w:unhideWhenUsed/>
    <w:qFormat/>
    <w:rsid w:val="00260674"/>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unhideWhenUsed/>
    <w:qFormat/>
    <w:rsid w:val="00A4147D"/>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60674"/>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260674"/>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260674"/>
    <w:rPr>
      <w:rFonts w:asciiTheme="majorHAnsi" w:eastAsiaTheme="majorEastAsia" w:hAnsiTheme="majorHAnsi" w:cstheme="majorBidi"/>
      <w:color w:val="1F3763" w:themeColor="accent1" w:themeShade="7F"/>
      <w:sz w:val="24"/>
      <w:szCs w:val="24"/>
    </w:rPr>
  </w:style>
  <w:style w:type="paragraph" w:styleId="Prrafodelista">
    <w:name w:val="List Paragraph"/>
    <w:basedOn w:val="Normal"/>
    <w:uiPriority w:val="34"/>
    <w:qFormat/>
    <w:rsid w:val="00260674"/>
    <w:pPr>
      <w:ind w:left="720"/>
      <w:contextualSpacing/>
    </w:pPr>
  </w:style>
  <w:style w:type="paragraph" w:styleId="Descripcin">
    <w:name w:val="caption"/>
    <w:basedOn w:val="Normal"/>
    <w:next w:val="Normal"/>
    <w:uiPriority w:val="35"/>
    <w:unhideWhenUsed/>
    <w:qFormat/>
    <w:rsid w:val="00260674"/>
    <w:pPr>
      <w:spacing w:after="200" w:line="240" w:lineRule="auto"/>
    </w:pPr>
    <w:rPr>
      <w:i/>
      <w:iCs/>
      <w:color w:val="44546A" w:themeColor="text2"/>
      <w:sz w:val="18"/>
      <w:szCs w:val="18"/>
    </w:rPr>
  </w:style>
  <w:style w:type="character" w:styleId="Textoennegrita">
    <w:name w:val="Strong"/>
    <w:basedOn w:val="Fuentedeprrafopredeter"/>
    <w:uiPriority w:val="22"/>
    <w:qFormat/>
    <w:rsid w:val="00260674"/>
    <w:rPr>
      <w:b/>
      <w:bCs/>
    </w:rPr>
  </w:style>
  <w:style w:type="table" w:styleId="Tablaconcuadrcula">
    <w:name w:val="Table Grid"/>
    <w:basedOn w:val="Tablanormal"/>
    <w:uiPriority w:val="39"/>
    <w:rsid w:val="00260674"/>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60674"/>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tulo4Car">
    <w:name w:val="Título 4 Car"/>
    <w:basedOn w:val="Fuentedeprrafopredeter"/>
    <w:link w:val="Ttulo4"/>
    <w:uiPriority w:val="9"/>
    <w:rsid w:val="00BF32BD"/>
    <w:rPr>
      <w:rFonts w:asciiTheme="majorHAnsi" w:eastAsiaTheme="majorEastAsia" w:hAnsiTheme="majorHAnsi" w:cstheme="majorBidi"/>
      <w:iCs/>
      <w:color w:val="2F5496" w:themeColor="accent1" w:themeShade="BF"/>
    </w:rPr>
  </w:style>
  <w:style w:type="paragraph" w:styleId="Ttulo">
    <w:name w:val="Title"/>
    <w:basedOn w:val="Normal"/>
    <w:next w:val="Normal"/>
    <w:link w:val="TtuloCar"/>
    <w:uiPriority w:val="10"/>
    <w:qFormat/>
    <w:rsid w:val="0026067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60674"/>
    <w:rPr>
      <w:rFonts w:asciiTheme="majorHAnsi" w:eastAsiaTheme="majorEastAsia" w:hAnsiTheme="majorHAnsi" w:cstheme="majorBidi"/>
      <w:spacing w:val="-10"/>
      <w:kern w:val="28"/>
      <w:sz w:val="56"/>
      <w:szCs w:val="56"/>
    </w:rPr>
  </w:style>
  <w:style w:type="character" w:customStyle="1" w:styleId="Ttulo5Car">
    <w:name w:val="Título 5 Car"/>
    <w:basedOn w:val="Fuentedeprrafopredeter"/>
    <w:link w:val="Ttulo5"/>
    <w:uiPriority w:val="9"/>
    <w:rsid w:val="00260674"/>
    <w:rPr>
      <w:rFonts w:asciiTheme="majorHAnsi" w:eastAsiaTheme="majorEastAsia" w:hAnsiTheme="majorHAnsi" w:cstheme="majorBidi"/>
      <w:color w:val="2F5496" w:themeColor="accent1" w:themeShade="BF"/>
    </w:rPr>
  </w:style>
  <w:style w:type="paragraph" w:styleId="HTMLconformatoprevio">
    <w:name w:val="HTML Preformatted"/>
    <w:basedOn w:val="Normal"/>
    <w:link w:val="HTMLconformatoprevioCar"/>
    <w:uiPriority w:val="99"/>
    <w:semiHidden/>
    <w:unhideWhenUsed/>
    <w:rsid w:val="00914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914C6C"/>
    <w:rPr>
      <w:rFonts w:ascii="Courier New" w:eastAsia="Times New Roman" w:hAnsi="Courier New" w:cs="Courier New"/>
      <w:sz w:val="20"/>
      <w:szCs w:val="20"/>
      <w:lang w:eastAsia="es-ES"/>
    </w:rPr>
  </w:style>
  <w:style w:type="character" w:customStyle="1" w:styleId="Ttulo6Car">
    <w:name w:val="Título 6 Car"/>
    <w:basedOn w:val="Fuentedeprrafopredeter"/>
    <w:link w:val="Ttulo6"/>
    <w:uiPriority w:val="9"/>
    <w:rsid w:val="00A4147D"/>
    <w:rPr>
      <w:rFonts w:asciiTheme="majorHAnsi" w:eastAsiaTheme="majorEastAsia" w:hAnsiTheme="majorHAnsi" w:cstheme="majorBidi"/>
      <w:color w:val="1F3763" w:themeColor="accent1" w:themeShade="7F"/>
    </w:rPr>
  </w:style>
  <w:style w:type="character" w:styleId="Hipervnculo">
    <w:name w:val="Hyperlink"/>
    <w:basedOn w:val="Fuentedeprrafopredeter"/>
    <w:uiPriority w:val="99"/>
    <w:unhideWhenUsed/>
    <w:rsid w:val="007B0490"/>
    <w:rPr>
      <w:color w:val="0563C1" w:themeColor="hyperlink"/>
      <w:u w:val="single"/>
    </w:rPr>
  </w:style>
  <w:style w:type="character" w:styleId="Mencinsinresolver">
    <w:name w:val="Unresolved Mention"/>
    <w:basedOn w:val="Fuentedeprrafopredeter"/>
    <w:uiPriority w:val="99"/>
    <w:semiHidden/>
    <w:unhideWhenUsed/>
    <w:rsid w:val="007B0490"/>
    <w:rPr>
      <w:color w:val="605E5C"/>
      <w:shd w:val="clear" w:color="auto" w:fill="E1DFDD"/>
    </w:rPr>
  </w:style>
  <w:style w:type="character" w:styleId="Hipervnculovisitado">
    <w:name w:val="FollowedHyperlink"/>
    <w:basedOn w:val="Fuentedeprrafopredeter"/>
    <w:uiPriority w:val="99"/>
    <w:semiHidden/>
    <w:unhideWhenUsed/>
    <w:rsid w:val="007B0490"/>
    <w:rPr>
      <w:color w:val="954F72" w:themeColor="followedHyperlink"/>
      <w:u w:val="single"/>
    </w:rPr>
  </w:style>
  <w:style w:type="paragraph" w:styleId="Sinespaciado">
    <w:name w:val="No Spacing"/>
    <w:uiPriority w:val="1"/>
    <w:qFormat/>
    <w:rsid w:val="007D484B"/>
    <w:pPr>
      <w:spacing w:after="0" w:line="240" w:lineRule="auto"/>
    </w:pPr>
  </w:style>
  <w:style w:type="paragraph" w:styleId="Encabezado">
    <w:name w:val="header"/>
    <w:basedOn w:val="Normal"/>
    <w:link w:val="EncabezadoCar"/>
    <w:uiPriority w:val="99"/>
    <w:unhideWhenUsed/>
    <w:rsid w:val="00B046E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046EE"/>
  </w:style>
  <w:style w:type="paragraph" w:styleId="Piedepgina">
    <w:name w:val="footer"/>
    <w:basedOn w:val="Normal"/>
    <w:link w:val="PiedepginaCar"/>
    <w:uiPriority w:val="99"/>
    <w:unhideWhenUsed/>
    <w:rsid w:val="00B046E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046EE"/>
  </w:style>
  <w:style w:type="paragraph" w:styleId="TtuloTDC">
    <w:name w:val="TOC Heading"/>
    <w:basedOn w:val="Ttulo1"/>
    <w:next w:val="Normal"/>
    <w:uiPriority w:val="39"/>
    <w:unhideWhenUsed/>
    <w:qFormat/>
    <w:rsid w:val="001F0203"/>
    <w:pPr>
      <w:outlineLvl w:val="9"/>
    </w:pPr>
    <w:rPr>
      <w:lang w:eastAsia="es-ES"/>
    </w:rPr>
  </w:style>
  <w:style w:type="paragraph" w:styleId="TDC1">
    <w:name w:val="toc 1"/>
    <w:basedOn w:val="Normal"/>
    <w:next w:val="Normal"/>
    <w:autoRedefine/>
    <w:uiPriority w:val="39"/>
    <w:unhideWhenUsed/>
    <w:rsid w:val="00A47858"/>
    <w:pPr>
      <w:tabs>
        <w:tab w:val="right" w:leader="dot" w:pos="8494"/>
      </w:tabs>
      <w:spacing w:after="100"/>
    </w:pPr>
  </w:style>
  <w:style w:type="paragraph" w:styleId="TDC2">
    <w:name w:val="toc 2"/>
    <w:basedOn w:val="Normal"/>
    <w:next w:val="Normal"/>
    <w:autoRedefine/>
    <w:uiPriority w:val="39"/>
    <w:unhideWhenUsed/>
    <w:rsid w:val="001F0203"/>
    <w:pPr>
      <w:spacing w:after="100"/>
      <w:ind w:left="220"/>
    </w:pPr>
  </w:style>
  <w:style w:type="paragraph" w:styleId="TDC3">
    <w:name w:val="toc 3"/>
    <w:basedOn w:val="Normal"/>
    <w:next w:val="Normal"/>
    <w:autoRedefine/>
    <w:uiPriority w:val="39"/>
    <w:unhideWhenUsed/>
    <w:rsid w:val="001F0203"/>
    <w:pPr>
      <w:spacing w:after="100"/>
      <w:ind w:left="440"/>
    </w:pPr>
  </w:style>
  <w:style w:type="paragraph" w:styleId="TDC4">
    <w:name w:val="toc 4"/>
    <w:basedOn w:val="Normal"/>
    <w:next w:val="Normal"/>
    <w:autoRedefine/>
    <w:uiPriority w:val="39"/>
    <w:unhideWhenUsed/>
    <w:rsid w:val="001F0203"/>
    <w:pPr>
      <w:spacing w:after="100"/>
      <w:ind w:left="660"/>
    </w:pPr>
    <w:rPr>
      <w:rFonts w:eastAsiaTheme="minorEastAsia"/>
      <w:lang w:eastAsia="es-ES"/>
    </w:rPr>
  </w:style>
  <w:style w:type="paragraph" w:styleId="TDC5">
    <w:name w:val="toc 5"/>
    <w:basedOn w:val="Normal"/>
    <w:next w:val="Normal"/>
    <w:autoRedefine/>
    <w:uiPriority w:val="39"/>
    <w:unhideWhenUsed/>
    <w:rsid w:val="001F0203"/>
    <w:pPr>
      <w:spacing w:after="100"/>
      <w:ind w:left="880"/>
    </w:pPr>
    <w:rPr>
      <w:rFonts w:eastAsiaTheme="minorEastAsia"/>
      <w:lang w:eastAsia="es-ES"/>
    </w:rPr>
  </w:style>
  <w:style w:type="paragraph" w:styleId="TDC6">
    <w:name w:val="toc 6"/>
    <w:basedOn w:val="Normal"/>
    <w:next w:val="Normal"/>
    <w:autoRedefine/>
    <w:uiPriority w:val="39"/>
    <w:unhideWhenUsed/>
    <w:rsid w:val="001F0203"/>
    <w:pPr>
      <w:spacing w:after="100"/>
      <w:ind w:left="1100"/>
    </w:pPr>
    <w:rPr>
      <w:rFonts w:eastAsiaTheme="minorEastAsia"/>
      <w:lang w:eastAsia="es-ES"/>
    </w:rPr>
  </w:style>
  <w:style w:type="paragraph" w:styleId="TDC7">
    <w:name w:val="toc 7"/>
    <w:basedOn w:val="Normal"/>
    <w:next w:val="Normal"/>
    <w:autoRedefine/>
    <w:uiPriority w:val="39"/>
    <w:unhideWhenUsed/>
    <w:rsid w:val="001F0203"/>
    <w:pPr>
      <w:spacing w:after="100"/>
      <w:ind w:left="1320"/>
    </w:pPr>
    <w:rPr>
      <w:rFonts w:eastAsiaTheme="minorEastAsia"/>
      <w:lang w:eastAsia="es-ES"/>
    </w:rPr>
  </w:style>
  <w:style w:type="paragraph" w:styleId="TDC8">
    <w:name w:val="toc 8"/>
    <w:basedOn w:val="Normal"/>
    <w:next w:val="Normal"/>
    <w:autoRedefine/>
    <w:uiPriority w:val="39"/>
    <w:unhideWhenUsed/>
    <w:rsid w:val="001F0203"/>
    <w:pPr>
      <w:spacing w:after="100"/>
      <w:ind w:left="1540"/>
    </w:pPr>
    <w:rPr>
      <w:rFonts w:eastAsiaTheme="minorEastAsia"/>
      <w:lang w:eastAsia="es-ES"/>
    </w:rPr>
  </w:style>
  <w:style w:type="paragraph" w:styleId="TDC9">
    <w:name w:val="toc 9"/>
    <w:basedOn w:val="Normal"/>
    <w:next w:val="Normal"/>
    <w:autoRedefine/>
    <w:uiPriority w:val="39"/>
    <w:unhideWhenUsed/>
    <w:rsid w:val="001F0203"/>
    <w:pPr>
      <w:spacing w:after="100"/>
      <w:ind w:left="1760"/>
    </w:pPr>
    <w:rPr>
      <w:rFonts w:eastAsiaTheme="minorEastAsia"/>
      <w:lang w:eastAsia="es-ES"/>
    </w:rPr>
  </w:style>
  <w:style w:type="paragraph" w:styleId="Tabladeilustraciones">
    <w:name w:val="table of figures"/>
    <w:basedOn w:val="Normal"/>
    <w:next w:val="Normal"/>
    <w:uiPriority w:val="99"/>
    <w:unhideWhenUsed/>
    <w:rsid w:val="006D55AC"/>
    <w:pPr>
      <w:spacing w:after="0"/>
    </w:pPr>
  </w:style>
  <w:style w:type="paragraph" w:styleId="Bibliografa">
    <w:name w:val="Bibliography"/>
    <w:basedOn w:val="Normal"/>
    <w:next w:val="Normal"/>
    <w:uiPriority w:val="37"/>
    <w:unhideWhenUsed/>
    <w:rsid w:val="004459FC"/>
  </w:style>
  <w:style w:type="paragraph" w:styleId="Revisin">
    <w:name w:val="Revision"/>
    <w:hidden/>
    <w:uiPriority w:val="99"/>
    <w:semiHidden/>
    <w:rsid w:val="00C23161"/>
    <w:pPr>
      <w:spacing w:after="0" w:line="240" w:lineRule="auto"/>
    </w:pPr>
  </w:style>
  <w:style w:type="character" w:styleId="Refdecomentario">
    <w:name w:val="annotation reference"/>
    <w:basedOn w:val="Fuentedeprrafopredeter"/>
    <w:uiPriority w:val="99"/>
    <w:semiHidden/>
    <w:unhideWhenUsed/>
    <w:rsid w:val="00C23161"/>
    <w:rPr>
      <w:sz w:val="16"/>
      <w:szCs w:val="16"/>
    </w:rPr>
  </w:style>
  <w:style w:type="paragraph" w:styleId="Textocomentario">
    <w:name w:val="annotation text"/>
    <w:basedOn w:val="Normal"/>
    <w:link w:val="TextocomentarioCar"/>
    <w:uiPriority w:val="99"/>
    <w:unhideWhenUsed/>
    <w:rsid w:val="00C23161"/>
    <w:pPr>
      <w:spacing w:line="240" w:lineRule="auto"/>
    </w:pPr>
    <w:rPr>
      <w:sz w:val="20"/>
      <w:szCs w:val="20"/>
    </w:rPr>
  </w:style>
  <w:style w:type="character" w:customStyle="1" w:styleId="TextocomentarioCar">
    <w:name w:val="Texto comentario Car"/>
    <w:basedOn w:val="Fuentedeprrafopredeter"/>
    <w:link w:val="Textocomentario"/>
    <w:uiPriority w:val="99"/>
    <w:rsid w:val="00C23161"/>
    <w:rPr>
      <w:sz w:val="20"/>
      <w:szCs w:val="20"/>
    </w:rPr>
  </w:style>
  <w:style w:type="paragraph" w:styleId="Asuntodelcomentario">
    <w:name w:val="annotation subject"/>
    <w:basedOn w:val="Textocomentario"/>
    <w:next w:val="Textocomentario"/>
    <w:link w:val="AsuntodelcomentarioCar"/>
    <w:uiPriority w:val="99"/>
    <w:semiHidden/>
    <w:unhideWhenUsed/>
    <w:rsid w:val="00C23161"/>
    <w:rPr>
      <w:b/>
      <w:bCs/>
    </w:rPr>
  </w:style>
  <w:style w:type="character" w:customStyle="1" w:styleId="AsuntodelcomentarioCar">
    <w:name w:val="Asunto del comentario Car"/>
    <w:basedOn w:val="TextocomentarioCar"/>
    <w:link w:val="Asuntodelcomentario"/>
    <w:uiPriority w:val="99"/>
    <w:semiHidden/>
    <w:rsid w:val="00C2316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912">
      <w:bodyDiv w:val="1"/>
      <w:marLeft w:val="0"/>
      <w:marRight w:val="0"/>
      <w:marTop w:val="0"/>
      <w:marBottom w:val="0"/>
      <w:divBdr>
        <w:top w:val="none" w:sz="0" w:space="0" w:color="auto"/>
        <w:left w:val="none" w:sz="0" w:space="0" w:color="auto"/>
        <w:bottom w:val="none" w:sz="0" w:space="0" w:color="auto"/>
        <w:right w:val="none" w:sz="0" w:space="0" w:color="auto"/>
      </w:divBdr>
    </w:div>
    <w:div w:id="3870836">
      <w:bodyDiv w:val="1"/>
      <w:marLeft w:val="0"/>
      <w:marRight w:val="0"/>
      <w:marTop w:val="0"/>
      <w:marBottom w:val="0"/>
      <w:divBdr>
        <w:top w:val="none" w:sz="0" w:space="0" w:color="auto"/>
        <w:left w:val="none" w:sz="0" w:space="0" w:color="auto"/>
        <w:bottom w:val="none" w:sz="0" w:space="0" w:color="auto"/>
        <w:right w:val="none" w:sz="0" w:space="0" w:color="auto"/>
      </w:divBdr>
    </w:div>
    <w:div w:id="14813362">
      <w:bodyDiv w:val="1"/>
      <w:marLeft w:val="0"/>
      <w:marRight w:val="0"/>
      <w:marTop w:val="0"/>
      <w:marBottom w:val="0"/>
      <w:divBdr>
        <w:top w:val="none" w:sz="0" w:space="0" w:color="auto"/>
        <w:left w:val="none" w:sz="0" w:space="0" w:color="auto"/>
        <w:bottom w:val="none" w:sz="0" w:space="0" w:color="auto"/>
        <w:right w:val="none" w:sz="0" w:space="0" w:color="auto"/>
      </w:divBdr>
    </w:div>
    <w:div w:id="18551889">
      <w:bodyDiv w:val="1"/>
      <w:marLeft w:val="0"/>
      <w:marRight w:val="0"/>
      <w:marTop w:val="0"/>
      <w:marBottom w:val="0"/>
      <w:divBdr>
        <w:top w:val="none" w:sz="0" w:space="0" w:color="auto"/>
        <w:left w:val="none" w:sz="0" w:space="0" w:color="auto"/>
        <w:bottom w:val="none" w:sz="0" w:space="0" w:color="auto"/>
        <w:right w:val="none" w:sz="0" w:space="0" w:color="auto"/>
      </w:divBdr>
    </w:div>
    <w:div w:id="24867490">
      <w:bodyDiv w:val="1"/>
      <w:marLeft w:val="0"/>
      <w:marRight w:val="0"/>
      <w:marTop w:val="0"/>
      <w:marBottom w:val="0"/>
      <w:divBdr>
        <w:top w:val="none" w:sz="0" w:space="0" w:color="auto"/>
        <w:left w:val="none" w:sz="0" w:space="0" w:color="auto"/>
        <w:bottom w:val="none" w:sz="0" w:space="0" w:color="auto"/>
        <w:right w:val="none" w:sz="0" w:space="0" w:color="auto"/>
      </w:divBdr>
    </w:div>
    <w:div w:id="31808604">
      <w:bodyDiv w:val="1"/>
      <w:marLeft w:val="0"/>
      <w:marRight w:val="0"/>
      <w:marTop w:val="0"/>
      <w:marBottom w:val="0"/>
      <w:divBdr>
        <w:top w:val="none" w:sz="0" w:space="0" w:color="auto"/>
        <w:left w:val="none" w:sz="0" w:space="0" w:color="auto"/>
        <w:bottom w:val="none" w:sz="0" w:space="0" w:color="auto"/>
        <w:right w:val="none" w:sz="0" w:space="0" w:color="auto"/>
      </w:divBdr>
      <w:divsChild>
        <w:div w:id="1809932111">
          <w:marLeft w:val="0"/>
          <w:marRight w:val="0"/>
          <w:marTop w:val="0"/>
          <w:marBottom w:val="0"/>
          <w:divBdr>
            <w:top w:val="none" w:sz="0" w:space="0" w:color="auto"/>
            <w:left w:val="none" w:sz="0" w:space="0" w:color="auto"/>
            <w:bottom w:val="none" w:sz="0" w:space="0" w:color="auto"/>
            <w:right w:val="none" w:sz="0" w:space="0" w:color="auto"/>
          </w:divBdr>
        </w:div>
      </w:divsChild>
    </w:div>
    <w:div w:id="38823096">
      <w:bodyDiv w:val="1"/>
      <w:marLeft w:val="0"/>
      <w:marRight w:val="0"/>
      <w:marTop w:val="0"/>
      <w:marBottom w:val="0"/>
      <w:divBdr>
        <w:top w:val="none" w:sz="0" w:space="0" w:color="auto"/>
        <w:left w:val="none" w:sz="0" w:space="0" w:color="auto"/>
        <w:bottom w:val="none" w:sz="0" w:space="0" w:color="auto"/>
        <w:right w:val="none" w:sz="0" w:space="0" w:color="auto"/>
      </w:divBdr>
    </w:div>
    <w:div w:id="43679455">
      <w:bodyDiv w:val="1"/>
      <w:marLeft w:val="0"/>
      <w:marRight w:val="0"/>
      <w:marTop w:val="0"/>
      <w:marBottom w:val="0"/>
      <w:divBdr>
        <w:top w:val="none" w:sz="0" w:space="0" w:color="auto"/>
        <w:left w:val="none" w:sz="0" w:space="0" w:color="auto"/>
        <w:bottom w:val="none" w:sz="0" w:space="0" w:color="auto"/>
        <w:right w:val="none" w:sz="0" w:space="0" w:color="auto"/>
      </w:divBdr>
    </w:div>
    <w:div w:id="46029701">
      <w:bodyDiv w:val="1"/>
      <w:marLeft w:val="0"/>
      <w:marRight w:val="0"/>
      <w:marTop w:val="0"/>
      <w:marBottom w:val="0"/>
      <w:divBdr>
        <w:top w:val="none" w:sz="0" w:space="0" w:color="auto"/>
        <w:left w:val="none" w:sz="0" w:space="0" w:color="auto"/>
        <w:bottom w:val="none" w:sz="0" w:space="0" w:color="auto"/>
        <w:right w:val="none" w:sz="0" w:space="0" w:color="auto"/>
      </w:divBdr>
    </w:div>
    <w:div w:id="51121933">
      <w:bodyDiv w:val="1"/>
      <w:marLeft w:val="0"/>
      <w:marRight w:val="0"/>
      <w:marTop w:val="0"/>
      <w:marBottom w:val="0"/>
      <w:divBdr>
        <w:top w:val="none" w:sz="0" w:space="0" w:color="auto"/>
        <w:left w:val="none" w:sz="0" w:space="0" w:color="auto"/>
        <w:bottom w:val="none" w:sz="0" w:space="0" w:color="auto"/>
        <w:right w:val="none" w:sz="0" w:space="0" w:color="auto"/>
      </w:divBdr>
    </w:div>
    <w:div w:id="54860320">
      <w:bodyDiv w:val="1"/>
      <w:marLeft w:val="0"/>
      <w:marRight w:val="0"/>
      <w:marTop w:val="0"/>
      <w:marBottom w:val="0"/>
      <w:divBdr>
        <w:top w:val="none" w:sz="0" w:space="0" w:color="auto"/>
        <w:left w:val="none" w:sz="0" w:space="0" w:color="auto"/>
        <w:bottom w:val="none" w:sz="0" w:space="0" w:color="auto"/>
        <w:right w:val="none" w:sz="0" w:space="0" w:color="auto"/>
      </w:divBdr>
    </w:div>
    <w:div w:id="55008215">
      <w:bodyDiv w:val="1"/>
      <w:marLeft w:val="0"/>
      <w:marRight w:val="0"/>
      <w:marTop w:val="0"/>
      <w:marBottom w:val="0"/>
      <w:divBdr>
        <w:top w:val="none" w:sz="0" w:space="0" w:color="auto"/>
        <w:left w:val="none" w:sz="0" w:space="0" w:color="auto"/>
        <w:bottom w:val="none" w:sz="0" w:space="0" w:color="auto"/>
        <w:right w:val="none" w:sz="0" w:space="0" w:color="auto"/>
      </w:divBdr>
    </w:div>
    <w:div w:id="55906591">
      <w:bodyDiv w:val="1"/>
      <w:marLeft w:val="0"/>
      <w:marRight w:val="0"/>
      <w:marTop w:val="0"/>
      <w:marBottom w:val="0"/>
      <w:divBdr>
        <w:top w:val="none" w:sz="0" w:space="0" w:color="auto"/>
        <w:left w:val="none" w:sz="0" w:space="0" w:color="auto"/>
        <w:bottom w:val="none" w:sz="0" w:space="0" w:color="auto"/>
        <w:right w:val="none" w:sz="0" w:space="0" w:color="auto"/>
      </w:divBdr>
    </w:div>
    <w:div w:id="58797559">
      <w:bodyDiv w:val="1"/>
      <w:marLeft w:val="0"/>
      <w:marRight w:val="0"/>
      <w:marTop w:val="0"/>
      <w:marBottom w:val="0"/>
      <w:divBdr>
        <w:top w:val="none" w:sz="0" w:space="0" w:color="auto"/>
        <w:left w:val="none" w:sz="0" w:space="0" w:color="auto"/>
        <w:bottom w:val="none" w:sz="0" w:space="0" w:color="auto"/>
        <w:right w:val="none" w:sz="0" w:space="0" w:color="auto"/>
      </w:divBdr>
    </w:div>
    <w:div w:id="64109603">
      <w:bodyDiv w:val="1"/>
      <w:marLeft w:val="0"/>
      <w:marRight w:val="0"/>
      <w:marTop w:val="0"/>
      <w:marBottom w:val="0"/>
      <w:divBdr>
        <w:top w:val="none" w:sz="0" w:space="0" w:color="auto"/>
        <w:left w:val="none" w:sz="0" w:space="0" w:color="auto"/>
        <w:bottom w:val="none" w:sz="0" w:space="0" w:color="auto"/>
        <w:right w:val="none" w:sz="0" w:space="0" w:color="auto"/>
      </w:divBdr>
    </w:div>
    <w:div w:id="71659085">
      <w:bodyDiv w:val="1"/>
      <w:marLeft w:val="0"/>
      <w:marRight w:val="0"/>
      <w:marTop w:val="0"/>
      <w:marBottom w:val="0"/>
      <w:divBdr>
        <w:top w:val="none" w:sz="0" w:space="0" w:color="auto"/>
        <w:left w:val="none" w:sz="0" w:space="0" w:color="auto"/>
        <w:bottom w:val="none" w:sz="0" w:space="0" w:color="auto"/>
        <w:right w:val="none" w:sz="0" w:space="0" w:color="auto"/>
      </w:divBdr>
      <w:divsChild>
        <w:div w:id="1294747863">
          <w:marLeft w:val="0"/>
          <w:marRight w:val="0"/>
          <w:marTop w:val="0"/>
          <w:marBottom w:val="0"/>
          <w:divBdr>
            <w:top w:val="none" w:sz="0" w:space="0" w:color="auto"/>
            <w:left w:val="none" w:sz="0" w:space="0" w:color="auto"/>
            <w:bottom w:val="none" w:sz="0" w:space="0" w:color="auto"/>
            <w:right w:val="none" w:sz="0" w:space="0" w:color="auto"/>
          </w:divBdr>
          <w:divsChild>
            <w:div w:id="98069363">
              <w:marLeft w:val="0"/>
              <w:marRight w:val="0"/>
              <w:marTop w:val="0"/>
              <w:marBottom w:val="0"/>
              <w:divBdr>
                <w:top w:val="none" w:sz="0" w:space="0" w:color="auto"/>
                <w:left w:val="none" w:sz="0" w:space="0" w:color="auto"/>
                <w:bottom w:val="none" w:sz="0" w:space="0" w:color="auto"/>
                <w:right w:val="none" w:sz="0" w:space="0" w:color="auto"/>
              </w:divBdr>
            </w:div>
            <w:div w:id="903180675">
              <w:marLeft w:val="0"/>
              <w:marRight w:val="0"/>
              <w:marTop w:val="0"/>
              <w:marBottom w:val="0"/>
              <w:divBdr>
                <w:top w:val="none" w:sz="0" w:space="0" w:color="auto"/>
                <w:left w:val="none" w:sz="0" w:space="0" w:color="auto"/>
                <w:bottom w:val="none" w:sz="0" w:space="0" w:color="auto"/>
                <w:right w:val="none" w:sz="0" w:space="0" w:color="auto"/>
              </w:divBdr>
            </w:div>
            <w:div w:id="1714114968">
              <w:marLeft w:val="0"/>
              <w:marRight w:val="0"/>
              <w:marTop w:val="0"/>
              <w:marBottom w:val="0"/>
              <w:divBdr>
                <w:top w:val="none" w:sz="0" w:space="0" w:color="auto"/>
                <w:left w:val="none" w:sz="0" w:space="0" w:color="auto"/>
                <w:bottom w:val="none" w:sz="0" w:space="0" w:color="auto"/>
                <w:right w:val="none" w:sz="0" w:space="0" w:color="auto"/>
              </w:divBdr>
            </w:div>
            <w:div w:id="1376927147">
              <w:marLeft w:val="0"/>
              <w:marRight w:val="0"/>
              <w:marTop w:val="0"/>
              <w:marBottom w:val="0"/>
              <w:divBdr>
                <w:top w:val="none" w:sz="0" w:space="0" w:color="auto"/>
                <w:left w:val="none" w:sz="0" w:space="0" w:color="auto"/>
                <w:bottom w:val="none" w:sz="0" w:space="0" w:color="auto"/>
                <w:right w:val="none" w:sz="0" w:space="0" w:color="auto"/>
              </w:divBdr>
            </w:div>
            <w:div w:id="1671564805">
              <w:marLeft w:val="0"/>
              <w:marRight w:val="0"/>
              <w:marTop w:val="0"/>
              <w:marBottom w:val="0"/>
              <w:divBdr>
                <w:top w:val="none" w:sz="0" w:space="0" w:color="auto"/>
                <w:left w:val="none" w:sz="0" w:space="0" w:color="auto"/>
                <w:bottom w:val="none" w:sz="0" w:space="0" w:color="auto"/>
                <w:right w:val="none" w:sz="0" w:space="0" w:color="auto"/>
              </w:divBdr>
            </w:div>
            <w:div w:id="1755471760">
              <w:marLeft w:val="0"/>
              <w:marRight w:val="0"/>
              <w:marTop w:val="0"/>
              <w:marBottom w:val="0"/>
              <w:divBdr>
                <w:top w:val="none" w:sz="0" w:space="0" w:color="auto"/>
                <w:left w:val="none" w:sz="0" w:space="0" w:color="auto"/>
                <w:bottom w:val="none" w:sz="0" w:space="0" w:color="auto"/>
                <w:right w:val="none" w:sz="0" w:space="0" w:color="auto"/>
              </w:divBdr>
            </w:div>
            <w:div w:id="1309431086">
              <w:marLeft w:val="0"/>
              <w:marRight w:val="0"/>
              <w:marTop w:val="0"/>
              <w:marBottom w:val="0"/>
              <w:divBdr>
                <w:top w:val="none" w:sz="0" w:space="0" w:color="auto"/>
                <w:left w:val="none" w:sz="0" w:space="0" w:color="auto"/>
                <w:bottom w:val="none" w:sz="0" w:space="0" w:color="auto"/>
                <w:right w:val="none" w:sz="0" w:space="0" w:color="auto"/>
              </w:divBdr>
            </w:div>
            <w:div w:id="1809741213">
              <w:marLeft w:val="0"/>
              <w:marRight w:val="0"/>
              <w:marTop w:val="0"/>
              <w:marBottom w:val="0"/>
              <w:divBdr>
                <w:top w:val="none" w:sz="0" w:space="0" w:color="auto"/>
                <w:left w:val="none" w:sz="0" w:space="0" w:color="auto"/>
                <w:bottom w:val="none" w:sz="0" w:space="0" w:color="auto"/>
                <w:right w:val="none" w:sz="0" w:space="0" w:color="auto"/>
              </w:divBdr>
            </w:div>
            <w:div w:id="107932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89938">
      <w:bodyDiv w:val="1"/>
      <w:marLeft w:val="0"/>
      <w:marRight w:val="0"/>
      <w:marTop w:val="0"/>
      <w:marBottom w:val="0"/>
      <w:divBdr>
        <w:top w:val="none" w:sz="0" w:space="0" w:color="auto"/>
        <w:left w:val="none" w:sz="0" w:space="0" w:color="auto"/>
        <w:bottom w:val="none" w:sz="0" w:space="0" w:color="auto"/>
        <w:right w:val="none" w:sz="0" w:space="0" w:color="auto"/>
      </w:divBdr>
    </w:div>
    <w:div w:id="81874427">
      <w:bodyDiv w:val="1"/>
      <w:marLeft w:val="0"/>
      <w:marRight w:val="0"/>
      <w:marTop w:val="0"/>
      <w:marBottom w:val="0"/>
      <w:divBdr>
        <w:top w:val="none" w:sz="0" w:space="0" w:color="auto"/>
        <w:left w:val="none" w:sz="0" w:space="0" w:color="auto"/>
        <w:bottom w:val="none" w:sz="0" w:space="0" w:color="auto"/>
        <w:right w:val="none" w:sz="0" w:space="0" w:color="auto"/>
      </w:divBdr>
    </w:div>
    <w:div w:id="82190451">
      <w:bodyDiv w:val="1"/>
      <w:marLeft w:val="0"/>
      <w:marRight w:val="0"/>
      <w:marTop w:val="0"/>
      <w:marBottom w:val="0"/>
      <w:divBdr>
        <w:top w:val="none" w:sz="0" w:space="0" w:color="auto"/>
        <w:left w:val="none" w:sz="0" w:space="0" w:color="auto"/>
        <w:bottom w:val="none" w:sz="0" w:space="0" w:color="auto"/>
        <w:right w:val="none" w:sz="0" w:space="0" w:color="auto"/>
      </w:divBdr>
    </w:div>
    <w:div w:id="86585283">
      <w:bodyDiv w:val="1"/>
      <w:marLeft w:val="0"/>
      <w:marRight w:val="0"/>
      <w:marTop w:val="0"/>
      <w:marBottom w:val="0"/>
      <w:divBdr>
        <w:top w:val="none" w:sz="0" w:space="0" w:color="auto"/>
        <w:left w:val="none" w:sz="0" w:space="0" w:color="auto"/>
        <w:bottom w:val="none" w:sz="0" w:space="0" w:color="auto"/>
        <w:right w:val="none" w:sz="0" w:space="0" w:color="auto"/>
      </w:divBdr>
    </w:div>
    <w:div w:id="88938425">
      <w:bodyDiv w:val="1"/>
      <w:marLeft w:val="0"/>
      <w:marRight w:val="0"/>
      <w:marTop w:val="0"/>
      <w:marBottom w:val="0"/>
      <w:divBdr>
        <w:top w:val="none" w:sz="0" w:space="0" w:color="auto"/>
        <w:left w:val="none" w:sz="0" w:space="0" w:color="auto"/>
        <w:bottom w:val="none" w:sz="0" w:space="0" w:color="auto"/>
        <w:right w:val="none" w:sz="0" w:space="0" w:color="auto"/>
      </w:divBdr>
    </w:div>
    <w:div w:id="96994940">
      <w:bodyDiv w:val="1"/>
      <w:marLeft w:val="0"/>
      <w:marRight w:val="0"/>
      <w:marTop w:val="0"/>
      <w:marBottom w:val="0"/>
      <w:divBdr>
        <w:top w:val="none" w:sz="0" w:space="0" w:color="auto"/>
        <w:left w:val="none" w:sz="0" w:space="0" w:color="auto"/>
        <w:bottom w:val="none" w:sz="0" w:space="0" w:color="auto"/>
        <w:right w:val="none" w:sz="0" w:space="0" w:color="auto"/>
      </w:divBdr>
    </w:div>
    <w:div w:id="145247404">
      <w:bodyDiv w:val="1"/>
      <w:marLeft w:val="0"/>
      <w:marRight w:val="0"/>
      <w:marTop w:val="0"/>
      <w:marBottom w:val="0"/>
      <w:divBdr>
        <w:top w:val="none" w:sz="0" w:space="0" w:color="auto"/>
        <w:left w:val="none" w:sz="0" w:space="0" w:color="auto"/>
        <w:bottom w:val="none" w:sz="0" w:space="0" w:color="auto"/>
        <w:right w:val="none" w:sz="0" w:space="0" w:color="auto"/>
      </w:divBdr>
    </w:div>
    <w:div w:id="161969520">
      <w:bodyDiv w:val="1"/>
      <w:marLeft w:val="0"/>
      <w:marRight w:val="0"/>
      <w:marTop w:val="0"/>
      <w:marBottom w:val="0"/>
      <w:divBdr>
        <w:top w:val="none" w:sz="0" w:space="0" w:color="auto"/>
        <w:left w:val="none" w:sz="0" w:space="0" w:color="auto"/>
        <w:bottom w:val="none" w:sz="0" w:space="0" w:color="auto"/>
        <w:right w:val="none" w:sz="0" w:space="0" w:color="auto"/>
      </w:divBdr>
    </w:div>
    <w:div w:id="164588974">
      <w:bodyDiv w:val="1"/>
      <w:marLeft w:val="0"/>
      <w:marRight w:val="0"/>
      <w:marTop w:val="0"/>
      <w:marBottom w:val="0"/>
      <w:divBdr>
        <w:top w:val="none" w:sz="0" w:space="0" w:color="auto"/>
        <w:left w:val="none" w:sz="0" w:space="0" w:color="auto"/>
        <w:bottom w:val="none" w:sz="0" w:space="0" w:color="auto"/>
        <w:right w:val="none" w:sz="0" w:space="0" w:color="auto"/>
      </w:divBdr>
    </w:div>
    <w:div w:id="166286213">
      <w:bodyDiv w:val="1"/>
      <w:marLeft w:val="0"/>
      <w:marRight w:val="0"/>
      <w:marTop w:val="0"/>
      <w:marBottom w:val="0"/>
      <w:divBdr>
        <w:top w:val="none" w:sz="0" w:space="0" w:color="auto"/>
        <w:left w:val="none" w:sz="0" w:space="0" w:color="auto"/>
        <w:bottom w:val="none" w:sz="0" w:space="0" w:color="auto"/>
        <w:right w:val="none" w:sz="0" w:space="0" w:color="auto"/>
      </w:divBdr>
    </w:div>
    <w:div w:id="170340559">
      <w:bodyDiv w:val="1"/>
      <w:marLeft w:val="0"/>
      <w:marRight w:val="0"/>
      <w:marTop w:val="0"/>
      <w:marBottom w:val="0"/>
      <w:divBdr>
        <w:top w:val="none" w:sz="0" w:space="0" w:color="auto"/>
        <w:left w:val="none" w:sz="0" w:space="0" w:color="auto"/>
        <w:bottom w:val="none" w:sz="0" w:space="0" w:color="auto"/>
        <w:right w:val="none" w:sz="0" w:space="0" w:color="auto"/>
      </w:divBdr>
    </w:div>
    <w:div w:id="170991734">
      <w:bodyDiv w:val="1"/>
      <w:marLeft w:val="0"/>
      <w:marRight w:val="0"/>
      <w:marTop w:val="0"/>
      <w:marBottom w:val="0"/>
      <w:divBdr>
        <w:top w:val="none" w:sz="0" w:space="0" w:color="auto"/>
        <w:left w:val="none" w:sz="0" w:space="0" w:color="auto"/>
        <w:bottom w:val="none" w:sz="0" w:space="0" w:color="auto"/>
        <w:right w:val="none" w:sz="0" w:space="0" w:color="auto"/>
      </w:divBdr>
      <w:divsChild>
        <w:div w:id="932934024">
          <w:marLeft w:val="0"/>
          <w:marRight w:val="0"/>
          <w:marTop w:val="0"/>
          <w:marBottom w:val="0"/>
          <w:divBdr>
            <w:top w:val="none" w:sz="0" w:space="0" w:color="auto"/>
            <w:left w:val="none" w:sz="0" w:space="0" w:color="auto"/>
            <w:bottom w:val="none" w:sz="0" w:space="0" w:color="auto"/>
            <w:right w:val="none" w:sz="0" w:space="0" w:color="auto"/>
          </w:divBdr>
        </w:div>
      </w:divsChild>
    </w:div>
    <w:div w:id="182597018">
      <w:bodyDiv w:val="1"/>
      <w:marLeft w:val="0"/>
      <w:marRight w:val="0"/>
      <w:marTop w:val="0"/>
      <w:marBottom w:val="0"/>
      <w:divBdr>
        <w:top w:val="none" w:sz="0" w:space="0" w:color="auto"/>
        <w:left w:val="none" w:sz="0" w:space="0" w:color="auto"/>
        <w:bottom w:val="none" w:sz="0" w:space="0" w:color="auto"/>
        <w:right w:val="none" w:sz="0" w:space="0" w:color="auto"/>
      </w:divBdr>
    </w:div>
    <w:div w:id="184828572">
      <w:bodyDiv w:val="1"/>
      <w:marLeft w:val="0"/>
      <w:marRight w:val="0"/>
      <w:marTop w:val="0"/>
      <w:marBottom w:val="0"/>
      <w:divBdr>
        <w:top w:val="none" w:sz="0" w:space="0" w:color="auto"/>
        <w:left w:val="none" w:sz="0" w:space="0" w:color="auto"/>
        <w:bottom w:val="none" w:sz="0" w:space="0" w:color="auto"/>
        <w:right w:val="none" w:sz="0" w:space="0" w:color="auto"/>
      </w:divBdr>
    </w:div>
    <w:div w:id="212085501">
      <w:bodyDiv w:val="1"/>
      <w:marLeft w:val="0"/>
      <w:marRight w:val="0"/>
      <w:marTop w:val="0"/>
      <w:marBottom w:val="0"/>
      <w:divBdr>
        <w:top w:val="none" w:sz="0" w:space="0" w:color="auto"/>
        <w:left w:val="none" w:sz="0" w:space="0" w:color="auto"/>
        <w:bottom w:val="none" w:sz="0" w:space="0" w:color="auto"/>
        <w:right w:val="none" w:sz="0" w:space="0" w:color="auto"/>
      </w:divBdr>
    </w:div>
    <w:div w:id="212811818">
      <w:bodyDiv w:val="1"/>
      <w:marLeft w:val="0"/>
      <w:marRight w:val="0"/>
      <w:marTop w:val="0"/>
      <w:marBottom w:val="0"/>
      <w:divBdr>
        <w:top w:val="none" w:sz="0" w:space="0" w:color="auto"/>
        <w:left w:val="none" w:sz="0" w:space="0" w:color="auto"/>
        <w:bottom w:val="none" w:sz="0" w:space="0" w:color="auto"/>
        <w:right w:val="none" w:sz="0" w:space="0" w:color="auto"/>
      </w:divBdr>
      <w:divsChild>
        <w:div w:id="2073237533">
          <w:marLeft w:val="0"/>
          <w:marRight w:val="0"/>
          <w:marTop w:val="0"/>
          <w:marBottom w:val="0"/>
          <w:divBdr>
            <w:top w:val="none" w:sz="0" w:space="0" w:color="auto"/>
            <w:left w:val="none" w:sz="0" w:space="0" w:color="auto"/>
            <w:bottom w:val="none" w:sz="0" w:space="0" w:color="auto"/>
            <w:right w:val="none" w:sz="0" w:space="0" w:color="auto"/>
          </w:divBdr>
          <w:divsChild>
            <w:div w:id="1918048212">
              <w:marLeft w:val="0"/>
              <w:marRight w:val="0"/>
              <w:marTop w:val="0"/>
              <w:marBottom w:val="0"/>
              <w:divBdr>
                <w:top w:val="none" w:sz="0" w:space="0" w:color="auto"/>
                <w:left w:val="none" w:sz="0" w:space="0" w:color="auto"/>
                <w:bottom w:val="none" w:sz="0" w:space="0" w:color="auto"/>
                <w:right w:val="none" w:sz="0" w:space="0" w:color="auto"/>
              </w:divBdr>
            </w:div>
            <w:div w:id="865558156">
              <w:marLeft w:val="0"/>
              <w:marRight w:val="0"/>
              <w:marTop w:val="0"/>
              <w:marBottom w:val="0"/>
              <w:divBdr>
                <w:top w:val="none" w:sz="0" w:space="0" w:color="auto"/>
                <w:left w:val="none" w:sz="0" w:space="0" w:color="auto"/>
                <w:bottom w:val="none" w:sz="0" w:space="0" w:color="auto"/>
                <w:right w:val="none" w:sz="0" w:space="0" w:color="auto"/>
              </w:divBdr>
              <w:divsChild>
                <w:div w:id="17043935">
                  <w:marLeft w:val="0"/>
                  <w:marRight w:val="0"/>
                  <w:marTop w:val="0"/>
                  <w:marBottom w:val="0"/>
                  <w:divBdr>
                    <w:top w:val="none" w:sz="0" w:space="0" w:color="auto"/>
                    <w:left w:val="none" w:sz="0" w:space="0" w:color="auto"/>
                    <w:bottom w:val="none" w:sz="0" w:space="0" w:color="auto"/>
                    <w:right w:val="none" w:sz="0" w:space="0" w:color="auto"/>
                  </w:divBdr>
                  <w:divsChild>
                    <w:div w:id="69654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84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748514">
      <w:bodyDiv w:val="1"/>
      <w:marLeft w:val="0"/>
      <w:marRight w:val="0"/>
      <w:marTop w:val="0"/>
      <w:marBottom w:val="0"/>
      <w:divBdr>
        <w:top w:val="none" w:sz="0" w:space="0" w:color="auto"/>
        <w:left w:val="none" w:sz="0" w:space="0" w:color="auto"/>
        <w:bottom w:val="none" w:sz="0" w:space="0" w:color="auto"/>
        <w:right w:val="none" w:sz="0" w:space="0" w:color="auto"/>
      </w:divBdr>
    </w:div>
    <w:div w:id="241532062">
      <w:bodyDiv w:val="1"/>
      <w:marLeft w:val="0"/>
      <w:marRight w:val="0"/>
      <w:marTop w:val="0"/>
      <w:marBottom w:val="0"/>
      <w:divBdr>
        <w:top w:val="none" w:sz="0" w:space="0" w:color="auto"/>
        <w:left w:val="none" w:sz="0" w:space="0" w:color="auto"/>
        <w:bottom w:val="none" w:sz="0" w:space="0" w:color="auto"/>
        <w:right w:val="none" w:sz="0" w:space="0" w:color="auto"/>
      </w:divBdr>
    </w:div>
    <w:div w:id="255329877">
      <w:bodyDiv w:val="1"/>
      <w:marLeft w:val="0"/>
      <w:marRight w:val="0"/>
      <w:marTop w:val="0"/>
      <w:marBottom w:val="0"/>
      <w:divBdr>
        <w:top w:val="none" w:sz="0" w:space="0" w:color="auto"/>
        <w:left w:val="none" w:sz="0" w:space="0" w:color="auto"/>
        <w:bottom w:val="none" w:sz="0" w:space="0" w:color="auto"/>
        <w:right w:val="none" w:sz="0" w:space="0" w:color="auto"/>
      </w:divBdr>
    </w:div>
    <w:div w:id="275449836">
      <w:bodyDiv w:val="1"/>
      <w:marLeft w:val="0"/>
      <w:marRight w:val="0"/>
      <w:marTop w:val="0"/>
      <w:marBottom w:val="0"/>
      <w:divBdr>
        <w:top w:val="none" w:sz="0" w:space="0" w:color="auto"/>
        <w:left w:val="none" w:sz="0" w:space="0" w:color="auto"/>
        <w:bottom w:val="none" w:sz="0" w:space="0" w:color="auto"/>
        <w:right w:val="none" w:sz="0" w:space="0" w:color="auto"/>
      </w:divBdr>
    </w:div>
    <w:div w:id="283196886">
      <w:bodyDiv w:val="1"/>
      <w:marLeft w:val="0"/>
      <w:marRight w:val="0"/>
      <w:marTop w:val="0"/>
      <w:marBottom w:val="0"/>
      <w:divBdr>
        <w:top w:val="none" w:sz="0" w:space="0" w:color="auto"/>
        <w:left w:val="none" w:sz="0" w:space="0" w:color="auto"/>
        <w:bottom w:val="none" w:sz="0" w:space="0" w:color="auto"/>
        <w:right w:val="none" w:sz="0" w:space="0" w:color="auto"/>
      </w:divBdr>
    </w:div>
    <w:div w:id="284311824">
      <w:bodyDiv w:val="1"/>
      <w:marLeft w:val="0"/>
      <w:marRight w:val="0"/>
      <w:marTop w:val="0"/>
      <w:marBottom w:val="0"/>
      <w:divBdr>
        <w:top w:val="none" w:sz="0" w:space="0" w:color="auto"/>
        <w:left w:val="none" w:sz="0" w:space="0" w:color="auto"/>
        <w:bottom w:val="none" w:sz="0" w:space="0" w:color="auto"/>
        <w:right w:val="none" w:sz="0" w:space="0" w:color="auto"/>
      </w:divBdr>
    </w:div>
    <w:div w:id="289869297">
      <w:bodyDiv w:val="1"/>
      <w:marLeft w:val="0"/>
      <w:marRight w:val="0"/>
      <w:marTop w:val="0"/>
      <w:marBottom w:val="0"/>
      <w:divBdr>
        <w:top w:val="none" w:sz="0" w:space="0" w:color="auto"/>
        <w:left w:val="none" w:sz="0" w:space="0" w:color="auto"/>
        <w:bottom w:val="none" w:sz="0" w:space="0" w:color="auto"/>
        <w:right w:val="none" w:sz="0" w:space="0" w:color="auto"/>
      </w:divBdr>
    </w:div>
    <w:div w:id="296381307">
      <w:bodyDiv w:val="1"/>
      <w:marLeft w:val="0"/>
      <w:marRight w:val="0"/>
      <w:marTop w:val="0"/>
      <w:marBottom w:val="0"/>
      <w:divBdr>
        <w:top w:val="none" w:sz="0" w:space="0" w:color="auto"/>
        <w:left w:val="none" w:sz="0" w:space="0" w:color="auto"/>
        <w:bottom w:val="none" w:sz="0" w:space="0" w:color="auto"/>
        <w:right w:val="none" w:sz="0" w:space="0" w:color="auto"/>
      </w:divBdr>
    </w:div>
    <w:div w:id="299919103">
      <w:bodyDiv w:val="1"/>
      <w:marLeft w:val="0"/>
      <w:marRight w:val="0"/>
      <w:marTop w:val="0"/>
      <w:marBottom w:val="0"/>
      <w:divBdr>
        <w:top w:val="none" w:sz="0" w:space="0" w:color="auto"/>
        <w:left w:val="none" w:sz="0" w:space="0" w:color="auto"/>
        <w:bottom w:val="none" w:sz="0" w:space="0" w:color="auto"/>
        <w:right w:val="none" w:sz="0" w:space="0" w:color="auto"/>
      </w:divBdr>
    </w:div>
    <w:div w:id="324364067">
      <w:bodyDiv w:val="1"/>
      <w:marLeft w:val="0"/>
      <w:marRight w:val="0"/>
      <w:marTop w:val="0"/>
      <w:marBottom w:val="0"/>
      <w:divBdr>
        <w:top w:val="none" w:sz="0" w:space="0" w:color="auto"/>
        <w:left w:val="none" w:sz="0" w:space="0" w:color="auto"/>
        <w:bottom w:val="none" w:sz="0" w:space="0" w:color="auto"/>
        <w:right w:val="none" w:sz="0" w:space="0" w:color="auto"/>
      </w:divBdr>
    </w:div>
    <w:div w:id="338044897">
      <w:bodyDiv w:val="1"/>
      <w:marLeft w:val="0"/>
      <w:marRight w:val="0"/>
      <w:marTop w:val="0"/>
      <w:marBottom w:val="0"/>
      <w:divBdr>
        <w:top w:val="none" w:sz="0" w:space="0" w:color="auto"/>
        <w:left w:val="none" w:sz="0" w:space="0" w:color="auto"/>
        <w:bottom w:val="none" w:sz="0" w:space="0" w:color="auto"/>
        <w:right w:val="none" w:sz="0" w:space="0" w:color="auto"/>
      </w:divBdr>
    </w:div>
    <w:div w:id="367417787">
      <w:bodyDiv w:val="1"/>
      <w:marLeft w:val="0"/>
      <w:marRight w:val="0"/>
      <w:marTop w:val="0"/>
      <w:marBottom w:val="0"/>
      <w:divBdr>
        <w:top w:val="none" w:sz="0" w:space="0" w:color="auto"/>
        <w:left w:val="none" w:sz="0" w:space="0" w:color="auto"/>
        <w:bottom w:val="none" w:sz="0" w:space="0" w:color="auto"/>
        <w:right w:val="none" w:sz="0" w:space="0" w:color="auto"/>
      </w:divBdr>
    </w:div>
    <w:div w:id="374545054">
      <w:bodyDiv w:val="1"/>
      <w:marLeft w:val="0"/>
      <w:marRight w:val="0"/>
      <w:marTop w:val="0"/>
      <w:marBottom w:val="0"/>
      <w:divBdr>
        <w:top w:val="none" w:sz="0" w:space="0" w:color="auto"/>
        <w:left w:val="none" w:sz="0" w:space="0" w:color="auto"/>
        <w:bottom w:val="none" w:sz="0" w:space="0" w:color="auto"/>
        <w:right w:val="none" w:sz="0" w:space="0" w:color="auto"/>
      </w:divBdr>
    </w:div>
    <w:div w:id="376248121">
      <w:bodyDiv w:val="1"/>
      <w:marLeft w:val="0"/>
      <w:marRight w:val="0"/>
      <w:marTop w:val="0"/>
      <w:marBottom w:val="0"/>
      <w:divBdr>
        <w:top w:val="none" w:sz="0" w:space="0" w:color="auto"/>
        <w:left w:val="none" w:sz="0" w:space="0" w:color="auto"/>
        <w:bottom w:val="none" w:sz="0" w:space="0" w:color="auto"/>
        <w:right w:val="none" w:sz="0" w:space="0" w:color="auto"/>
      </w:divBdr>
    </w:div>
    <w:div w:id="380635485">
      <w:bodyDiv w:val="1"/>
      <w:marLeft w:val="0"/>
      <w:marRight w:val="0"/>
      <w:marTop w:val="0"/>
      <w:marBottom w:val="0"/>
      <w:divBdr>
        <w:top w:val="none" w:sz="0" w:space="0" w:color="auto"/>
        <w:left w:val="none" w:sz="0" w:space="0" w:color="auto"/>
        <w:bottom w:val="none" w:sz="0" w:space="0" w:color="auto"/>
        <w:right w:val="none" w:sz="0" w:space="0" w:color="auto"/>
      </w:divBdr>
    </w:div>
    <w:div w:id="386954746">
      <w:bodyDiv w:val="1"/>
      <w:marLeft w:val="0"/>
      <w:marRight w:val="0"/>
      <w:marTop w:val="0"/>
      <w:marBottom w:val="0"/>
      <w:divBdr>
        <w:top w:val="none" w:sz="0" w:space="0" w:color="auto"/>
        <w:left w:val="none" w:sz="0" w:space="0" w:color="auto"/>
        <w:bottom w:val="none" w:sz="0" w:space="0" w:color="auto"/>
        <w:right w:val="none" w:sz="0" w:space="0" w:color="auto"/>
      </w:divBdr>
    </w:div>
    <w:div w:id="387654528">
      <w:bodyDiv w:val="1"/>
      <w:marLeft w:val="0"/>
      <w:marRight w:val="0"/>
      <w:marTop w:val="0"/>
      <w:marBottom w:val="0"/>
      <w:divBdr>
        <w:top w:val="none" w:sz="0" w:space="0" w:color="auto"/>
        <w:left w:val="none" w:sz="0" w:space="0" w:color="auto"/>
        <w:bottom w:val="none" w:sz="0" w:space="0" w:color="auto"/>
        <w:right w:val="none" w:sz="0" w:space="0" w:color="auto"/>
      </w:divBdr>
    </w:div>
    <w:div w:id="392773415">
      <w:bodyDiv w:val="1"/>
      <w:marLeft w:val="0"/>
      <w:marRight w:val="0"/>
      <w:marTop w:val="0"/>
      <w:marBottom w:val="0"/>
      <w:divBdr>
        <w:top w:val="none" w:sz="0" w:space="0" w:color="auto"/>
        <w:left w:val="none" w:sz="0" w:space="0" w:color="auto"/>
        <w:bottom w:val="none" w:sz="0" w:space="0" w:color="auto"/>
        <w:right w:val="none" w:sz="0" w:space="0" w:color="auto"/>
      </w:divBdr>
    </w:div>
    <w:div w:id="397021285">
      <w:bodyDiv w:val="1"/>
      <w:marLeft w:val="0"/>
      <w:marRight w:val="0"/>
      <w:marTop w:val="0"/>
      <w:marBottom w:val="0"/>
      <w:divBdr>
        <w:top w:val="none" w:sz="0" w:space="0" w:color="auto"/>
        <w:left w:val="none" w:sz="0" w:space="0" w:color="auto"/>
        <w:bottom w:val="none" w:sz="0" w:space="0" w:color="auto"/>
        <w:right w:val="none" w:sz="0" w:space="0" w:color="auto"/>
      </w:divBdr>
    </w:div>
    <w:div w:id="398485033">
      <w:bodyDiv w:val="1"/>
      <w:marLeft w:val="0"/>
      <w:marRight w:val="0"/>
      <w:marTop w:val="0"/>
      <w:marBottom w:val="0"/>
      <w:divBdr>
        <w:top w:val="none" w:sz="0" w:space="0" w:color="auto"/>
        <w:left w:val="none" w:sz="0" w:space="0" w:color="auto"/>
        <w:bottom w:val="none" w:sz="0" w:space="0" w:color="auto"/>
        <w:right w:val="none" w:sz="0" w:space="0" w:color="auto"/>
      </w:divBdr>
    </w:div>
    <w:div w:id="411662446">
      <w:bodyDiv w:val="1"/>
      <w:marLeft w:val="0"/>
      <w:marRight w:val="0"/>
      <w:marTop w:val="0"/>
      <w:marBottom w:val="0"/>
      <w:divBdr>
        <w:top w:val="none" w:sz="0" w:space="0" w:color="auto"/>
        <w:left w:val="none" w:sz="0" w:space="0" w:color="auto"/>
        <w:bottom w:val="none" w:sz="0" w:space="0" w:color="auto"/>
        <w:right w:val="none" w:sz="0" w:space="0" w:color="auto"/>
      </w:divBdr>
    </w:div>
    <w:div w:id="415368110">
      <w:bodyDiv w:val="1"/>
      <w:marLeft w:val="0"/>
      <w:marRight w:val="0"/>
      <w:marTop w:val="0"/>
      <w:marBottom w:val="0"/>
      <w:divBdr>
        <w:top w:val="none" w:sz="0" w:space="0" w:color="auto"/>
        <w:left w:val="none" w:sz="0" w:space="0" w:color="auto"/>
        <w:bottom w:val="none" w:sz="0" w:space="0" w:color="auto"/>
        <w:right w:val="none" w:sz="0" w:space="0" w:color="auto"/>
      </w:divBdr>
    </w:div>
    <w:div w:id="428237197">
      <w:bodyDiv w:val="1"/>
      <w:marLeft w:val="0"/>
      <w:marRight w:val="0"/>
      <w:marTop w:val="0"/>
      <w:marBottom w:val="0"/>
      <w:divBdr>
        <w:top w:val="none" w:sz="0" w:space="0" w:color="auto"/>
        <w:left w:val="none" w:sz="0" w:space="0" w:color="auto"/>
        <w:bottom w:val="none" w:sz="0" w:space="0" w:color="auto"/>
        <w:right w:val="none" w:sz="0" w:space="0" w:color="auto"/>
      </w:divBdr>
    </w:div>
    <w:div w:id="430471457">
      <w:bodyDiv w:val="1"/>
      <w:marLeft w:val="0"/>
      <w:marRight w:val="0"/>
      <w:marTop w:val="0"/>
      <w:marBottom w:val="0"/>
      <w:divBdr>
        <w:top w:val="none" w:sz="0" w:space="0" w:color="auto"/>
        <w:left w:val="none" w:sz="0" w:space="0" w:color="auto"/>
        <w:bottom w:val="none" w:sz="0" w:space="0" w:color="auto"/>
        <w:right w:val="none" w:sz="0" w:space="0" w:color="auto"/>
      </w:divBdr>
    </w:div>
    <w:div w:id="445389112">
      <w:bodyDiv w:val="1"/>
      <w:marLeft w:val="0"/>
      <w:marRight w:val="0"/>
      <w:marTop w:val="0"/>
      <w:marBottom w:val="0"/>
      <w:divBdr>
        <w:top w:val="none" w:sz="0" w:space="0" w:color="auto"/>
        <w:left w:val="none" w:sz="0" w:space="0" w:color="auto"/>
        <w:bottom w:val="none" w:sz="0" w:space="0" w:color="auto"/>
        <w:right w:val="none" w:sz="0" w:space="0" w:color="auto"/>
      </w:divBdr>
    </w:div>
    <w:div w:id="447163977">
      <w:bodyDiv w:val="1"/>
      <w:marLeft w:val="0"/>
      <w:marRight w:val="0"/>
      <w:marTop w:val="0"/>
      <w:marBottom w:val="0"/>
      <w:divBdr>
        <w:top w:val="none" w:sz="0" w:space="0" w:color="auto"/>
        <w:left w:val="none" w:sz="0" w:space="0" w:color="auto"/>
        <w:bottom w:val="none" w:sz="0" w:space="0" w:color="auto"/>
        <w:right w:val="none" w:sz="0" w:space="0" w:color="auto"/>
      </w:divBdr>
    </w:div>
    <w:div w:id="452284715">
      <w:bodyDiv w:val="1"/>
      <w:marLeft w:val="0"/>
      <w:marRight w:val="0"/>
      <w:marTop w:val="0"/>
      <w:marBottom w:val="0"/>
      <w:divBdr>
        <w:top w:val="none" w:sz="0" w:space="0" w:color="auto"/>
        <w:left w:val="none" w:sz="0" w:space="0" w:color="auto"/>
        <w:bottom w:val="none" w:sz="0" w:space="0" w:color="auto"/>
        <w:right w:val="none" w:sz="0" w:space="0" w:color="auto"/>
      </w:divBdr>
    </w:div>
    <w:div w:id="453252081">
      <w:bodyDiv w:val="1"/>
      <w:marLeft w:val="0"/>
      <w:marRight w:val="0"/>
      <w:marTop w:val="0"/>
      <w:marBottom w:val="0"/>
      <w:divBdr>
        <w:top w:val="none" w:sz="0" w:space="0" w:color="auto"/>
        <w:left w:val="none" w:sz="0" w:space="0" w:color="auto"/>
        <w:bottom w:val="none" w:sz="0" w:space="0" w:color="auto"/>
        <w:right w:val="none" w:sz="0" w:space="0" w:color="auto"/>
      </w:divBdr>
    </w:div>
    <w:div w:id="460613585">
      <w:bodyDiv w:val="1"/>
      <w:marLeft w:val="0"/>
      <w:marRight w:val="0"/>
      <w:marTop w:val="0"/>
      <w:marBottom w:val="0"/>
      <w:divBdr>
        <w:top w:val="none" w:sz="0" w:space="0" w:color="auto"/>
        <w:left w:val="none" w:sz="0" w:space="0" w:color="auto"/>
        <w:bottom w:val="none" w:sz="0" w:space="0" w:color="auto"/>
        <w:right w:val="none" w:sz="0" w:space="0" w:color="auto"/>
      </w:divBdr>
    </w:div>
    <w:div w:id="462888537">
      <w:bodyDiv w:val="1"/>
      <w:marLeft w:val="0"/>
      <w:marRight w:val="0"/>
      <w:marTop w:val="0"/>
      <w:marBottom w:val="0"/>
      <w:divBdr>
        <w:top w:val="none" w:sz="0" w:space="0" w:color="auto"/>
        <w:left w:val="none" w:sz="0" w:space="0" w:color="auto"/>
        <w:bottom w:val="none" w:sz="0" w:space="0" w:color="auto"/>
        <w:right w:val="none" w:sz="0" w:space="0" w:color="auto"/>
      </w:divBdr>
    </w:div>
    <w:div w:id="472143918">
      <w:bodyDiv w:val="1"/>
      <w:marLeft w:val="0"/>
      <w:marRight w:val="0"/>
      <w:marTop w:val="0"/>
      <w:marBottom w:val="0"/>
      <w:divBdr>
        <w:top w:val="none" w:sz="0" w:space="0" w:color="auto"/>
        <w:left w:val="none" w:sz="0" w:space="0" w:color="auto"/>
        <w:bottom w:val="none" w:sz="0" w:space="0" w:color="auto"/>
        <w:right w:val="none" w:sz="0" w:space="0" w:color="auto"/>
      </w:divBdr>
    </w:div>
    <w:div w:id="480195237">
      <w:bodyDiv w:val="1"/>
      <w:marLeft w:val="0"/>
      <w:marRight w:val="0"/>
      <w:marTop w:val="0"/>
      <w:marBottom w:val="0"/>
      <w:divBdr>
        <w:top w:val="none" w:sz="0" w:space="0" w:color="auto"/>
        <w:left w:val="none" w:sz="0" w:space="0" w:color="auto"/>
        <w:bottom w:val="none" w:sz="0" w:space="0" w:color="auto"/>
        <w:right w:val="none" w:sz="0" w:space="0" w:color="auto"/>
      </w:divBdr>
    </w:div>
    <w:div w:id="481197356">
      <w:bodyDiv w:val="1"/>
      <w:marLeft w:val="0"/>
      <w:marRight w:val="0"/>
      <w:marTop w:val="0"/>
      <w:marBottom w:val="0"/>
      <w:divBdr>
        <w:top w:val="none" w:sz="0" w:space="0" w:color="auto"/>
        <w:left w:val="none" w:sz="0" w:space="0" w:color="auto"/>
        <w:bottom w:val="none" w:sz="0" w:space="0" w:color="auto"/>
        <w:right w:val="none" w:sz="0" w:space="0" w:color="auto"/>
      </w:divBdr>
    </w:div>
    <w:div w:id="495190587">
      <w:bodyDiv w:val="1"/>
      <w:marLeft w:val="0"/>
      <w:marRight w:val="0"/>
      <w:marTop w:val="0"/>
      <w:marBottom w:val="0"/>
      <w:divBdr>
        <w:top w:val="none" w:sz="0" w:space="0" w:color="auto"/>
        <w:left w:val="none" w:sz="0" w:space="0" w:color="auto"/>
        <w:bottom w:val="none" w:sz="0" w:space="0" w:color="auto"/>
        <w:right w:val="none" w:sz="0" w:space="0" w:color="auto"/>
      </w:divBdr>
      <w:divsChild>
        <w:div w:id="421221499">
          <w:marLeft w:val="0"/>
          <w:marRight w:val="0"/>
          <w:marTop w:val="0"/>
          <w:marBottom w:val="0"/>
          <w:divBdr>
            <w:top w:val="none" w:sz="0" w:space="0" w:color="auto"/>
            <w:left w:val="none" w:sz="0" w:space="0" w:color="auto"/>
            <w:bottom w:val="none" w:sz="0" w:space="0" w:color="auto"/>
            <w:right w:val="none" w:sz="0" w:space="0" w:color="auto"/>
          </w:divBdr>
        </w:div>
      </w:divsChild>
    </w:div>
    <w:div w:id="496574281">
      <w:bodyDiv w:val="1"/>
      <w:marLeft w:val="0"/>
      <w:marRight w:val="0"/>
      <w:marTop w:val="0"/>
      <w:marBottom w:val="0"/>
      <w:divBdr>
        <w:top w:val="none" w:sz="0" w:space="0" w:color="auto"/>
        <w:left w:val="none" w:sz="0" w:space="0" w:color="auto"/>
        <w:bottom w:val="none" w:sz="0" w:space="0" w:color="auto"/>
        <w:right w:val="none" w:sz="0" w:space="0" w:color="auto"/>
      </w:divBdr>
    </w:div>
    <w:div w:id="504052266">
      <w:bodyDiv w:val="1"/>
      <w:marLeft w:val="0"/>
      <w:marRight w:val="0"/>
      <w:marTop w:val="0"/>
      <w:marBottom w:val="0"/>
      <w:divBdr>
        <w:top w:val="none" w:sz="0" w:space="0" w:color="auto"/>
        <w:left w:val="none" w:sz="0" w:space="0" w:color="auto"/>
        <w:bottom w:val="none" w:sz="0" w:space="0" w:color="auto"/>
        <w:right w:val="none" w:sz="0" w:space="0" w:color="auto"/>
      </w:divBdr>
    </w:div>
    <w:div w:id="538008940">
      <w:bodyDiv w:val="1"/>
      <w:marLeft w:val="0"/>
      <w:marRight w:val="0"/>
      <w:marTop w:val="0"/>
      <w:marBottom w:val="0"/>
      <w:divBdr>
        <w:top w:val="none" w:sz="0" w:space="0" w:color="auto"/>
        <w:left w:val="none" w:sz="0" w:space="0" w:color="auto"/>
        <w:bottom w:val="none" w:sz="0" w:space="0" w:color="auto"/>
        <w:right w:val="none" w:sz="0" w:space="0" w:color="auto"/>
      </w:divBdr>
    </w:div>
    <w:div w:id="552539697">
      <w:bodyDiv w:val="1"/>
      <w:marLeft w:val="0"/>
      <w:marRight w:val="0"/>
      <w:marTop w:val="0"/>
      <w:marBottom w:val="0"/>
      <w:divBdr>
        <w:top w:val="none" w:sz="0" w:space="0" w:color="auto"/>
        <w:left w:val="none" w:sz="0" w:space="0" w:color="auto"/>
        <w:bottom w:val="none" w:sz="0" w:space="0" w:color="auto"/>
        <w:right w:val="none" w:sz="0" w:space="0" w:color="auto"/>
      </w:divBdr>
    </w:div>
    <w:div w:id="562103461">
      <w:bodyDiv w:val="1"/>
      <w:marLeft w:val="0"/>
      <w:marRight w:val="0"/>
      <w:marTop w:val="0"/>
      <w:marBottom w:val="0"/>
      <w:divBdr>
        <w:top w:val="none" w:sz="0" w:space="0" w:color="auto"/>
        <w:left w:val="none" w:sz="0" w:space="0" w:color="auto"/>
        <w:bottom w:val="none" w:sz="0" w:space="0" w:color="auto"/>
        <w:right w:val="none" w:sz="0" w:space="0" w:color="auto"/>
      </w:divBdr>
    </w:div>
    <w:div w:id="565454568">
      <w:bodyDiv w:val="1"/>
      <w:marLeft w:val="0"/>
      <w:marRight w:val="0"/>
      <w:marTop w:val="0"/>
      <w:marBottom w:val="0"/>
      <w:divBdr>
        <w:top w:val="none" w:sz="0" w:space="0" w:color="auto"/>
        <w:left w:val="none" w:sz="0" w:space="0" w:color="auto"/>
        <w:bottom w:val="none" w:sz="0" w:space="0" w:color="auto"/>
        <w:right w:val="none" w:sz="0" w:space="0" w:color="auto"/>
      </w:divBdr>
    </w:div>
    <w:div w:id="566693062">
      <w:bodyDiv w:val="1"/>
      <w:marLeft w:val="0"/>
      <w:marRight w:val="0"/>
      <w:marTop w:val="0"/>
      <w:marBottom w:val="0"/>
      <w:divBdr>
        <w:top w:val="none" w:sz="0" w:space="0" w:color="auto"/>
        <w:left w:val="none" w:sz="0" w:space="0" w:color="auto"/>
        <w:bottom w:val="none" w:sz="0" w:space="0" w:color="auto"/>
        <w:right w:val="none" w:sz="0" w:space="0" w:color="auto"/>
      </w:divBdr>
    </w:div>
    <w:div w:id="569660417">
      <w:bodyDiv w:val="1"/>
      <w:marLeft w:val="0"/>
      <w:marRight w:val="0"/>
      <w:marTop w:val="0"/>
      <w:marBottom w:val="0"/>
      <w:divBdr>
        <w:top w:val="none" w:sz="0" w:space="0" w:color="auto"/>
        <w:left w:val="none" w:sz="0" w:space="0" w:color="auto"/>
        <w:bottom w:val="none" w:sz="0" w:space="0" w:color="auto"/>
        <w:right w:val="none" w:sz="0" w:space="0" w:color="auto"/>
      </w:divBdr>
    </w:div>
    <w:div w:id="571157935">
      <w:bodyDiv w:val="1"/>
      <w:marLeft w:val="0"/>
      <w:marRight w:val="0"/>
      <w:marTop w:val="0"/>
      <w:marBottom w:val="0"/>
      <w:divBdr>
        <w:top w:val="none" w:sz="0" w:space="0" w:color="auto"/>
        <w:left w:val="none" w:sz="0" w:space="0" w:color="auto"/>
        <w:bottom w:val="none" w:sz="0" w:space="0" w:color="auto"/>
        <w:right w:val="none" w:sz="0" w:space="0" w:color="auto"/>
      </w:divBdr>
    </w:div>
    <w:div w:id="573127545">
      <w:bodyDiv w:val="1"/>
      <w:marLeft w:val="0"/>
      <w:marRight w:val="0"/>
      <w:marTop w:val="0"/>
      <w:marBottom w:val="0"/>
      <w:divBdr>
        <w:top w:val="none" w:sz="0" w:space="0" w:color="auto"/>
        <w:left w:val="none" w:sz="0" w:space="0" w:color="auto"/>
        <w:bottom w:val="none" w:sz="0" w:space="0" w:color="auto"/>
        <w:right w:val="none" w:sz="0" w:space="0" w:color="auto"/>
      </w:divBdr>
    </w:div>
    <w:div w:id="575823991">
      <w:bodyDiv w:val="1"/>
      <w:marLeft w:val="0"/>
      <w:marRight w:val="0"/>
      <w:marTop w:val="0"/>
      <w:marBottom w:val="0"/>
      <w:divBdr>
        <w:top w:val="none" w:sz="0" w:space="0" w:color="auto"/>
        <w:left w:val="none" w:sz="0" w:space="0" w:color="auto"/>
        <w:bottom w:val="none" w:sz="0" w:space="0" w:color="auto"/>
        <w:right w:val="none" w:sz="0" w:space="0" w:color="auto"/>
      </w:divBdr>
    </w:div>
    <w:div w:id="585385807">
      <w:bodyDiv w:val="1"/>
      <w:marLeft w:val="0"/>
      <w:marRight w:val="0"/>
      <w:marTop w:val="0"/>
      <w:marBottom w:val="0"/>
      <w:divBdr>
        <w:top w:val="none" w:sz="0" w:space="0" w:color="auto"/>
        <w:left w:val="none" w:sz="0" w:space="0" w:color="auto"/>
        <w:bottom w:val="none" w:sz="0" w:space="0" w:color="auto"/>
        <w:right w:val="none" w:sz="0" w:space="0" w:color="auto"/>
      </w:divBdr>
    </w:div>
    <w:div w:id="586620468">
      <w:bodyDiv w:val="1"/>
      <w:marLeft w:val="0"/>
      <w:marRight w:val="0"/>
      <w:marTop w:val="0"/>
      <w:marBottom w:val="0"/>
      <w:divBdr>
        <w:top w:val="none" w:sz="0" w:space="0" w:color="auto"/>
        <w:left w:val="none" w:sz="0" w:space="0" w:color="auto"/>
        <w:bottom w:val="none" w:sz="0" w:space="0" w:color="auto"/>
        <w:right w:val="none" w:sz="0" w:space="0" w:color="auto"/>
      </w:divBdr>
    </w:div>
    <w:div w:id="595673631">
      <w:bodyDiv w:val="1"/>
      <w:marLeft w:val="0"/>
      <w:marRight w:val="0"/>
      <w:marTop w:val="0"/>
      <w:marBottom w:val="0"/>
      <w:divBdr>
        <w:top w:val="none" w:sz="0" w:space="0" w:color="auto"/>
        <w:left w:val="none" w:sz="0" w:space="0" w:color="auto"/>
        <w:bottom w:val="none" w:sz="0" w:space="0" w:color="auto"/>
        <w:right w:val="none" w:sz="0" w:space="0" w:color="auto"/>
      </w:divBdr>
    </w:div>
    <w:div w:id="600065437">
      <w:bodyDiv w:val="1"/>
      <w:marLeft w:val="0"/>
      <w:marRight w:val="0"/>
      <w:marTop w:val="0"/>
      <w:marBottom w:val="0"/>
      <w:divBdr>
        <w:top w:val="none" w:sz="0" w:space="0" w:color="auto"/>
        <w:left w:val="none" w:sz="0" w:space="0" w:color="auto"/>
        <w:bottom w:val="none" w:sz="0" w:space="0" w:color="auto"/>
        <w:right w:val="none" w:sz="0" w:space="0" w:color="auto"/>
      </w:divBdr>
    </w:div>
    <w:div w:id="601839810">
      <w:bodyDiv w:val="1"/>
      <w:marLeft w:val="0"/>
      <w:marRight w:val="0"/>
      <w:marTop w:val="0"/>
      <w:marBottom w:val="0"/>
      <w:divBdr>
        <w:top w:val="none" w:sz="0" w:space="0" w:color="auto"/>
        <w:left w:val="none" w:sz="0" w:space="0" w:color="auto"/>
        <w:bottom w:val="none" w:sz="0" w:space="0" w:color="auto"/>
        <w:right w:val="none" w:sz="0" w:space="0" w:color="auto"/>
      </w:divBdr>
    </w:div>
    <w:div w:id="614866546">
      <w:bodyDiv w:val="1"/>
      <w:marLeft w:val="0"/>
      <w:marRight w:val="0"/>
      <w:marTop w:val="0"/>
      <w:marBottom w:val="0"/>
      <w:divBdr>
        <w:top w:val="none" w:sz="0" w:space="0" w:color="auto"/>
        <w:left w:val="none" w:sz="0" w:space="0" w:color="auto"/>
        <w:bottom w:val="none" w:sz="0" w:space="0" w:color="auto"/>
        <w:right w:val="none" w:sz="0" w:space="0" w:color="auto"/>
      </w:divBdr>
    </w:div>
    <w:div w:id="621305737">
      <w:bodyDiv w:val="1"/>
      <w:marLeft w:val="0"/>
      <w:marRight w:val="0"/>
      <w:marTop w:val="0"/>
      <w:marBottom w:val="0"/>
      <w:divBdr>
        <w:top w:val="none" w:sz="0" w:space="0" w:color="auto"/>
        <w:left w:val="none" w:sz="0" w:space="0" w:color="auto"/>
        <w:bottom w:val="none" w:sz="0" w:space="0" w:color="auto"/>
        <w:right w:val="none" w:sz="0" w:space="0" w:color="auto"/>
      </w:divBdr>
    </w:div>
    <w:div w:id="636298644">
      <w:bodyDiv w:val="1"/>
      <w:marLeft w:val="0"/>
      <w:marRight w:val="0"/>
      <w:marTop w:val="0"/>
      <w:marBottom w:val="0"/>
      <w:divBdr>
        <w:top w:val="none" w:sz="0" w:space="0" w:color="auto"/>
        <w:left w:val="none" w:sz="0" w:space="0" w:color="auto"/>
        <w:bottom w:val="none" w:sz="0" w:space="0" w:color="auto"/>
        <w:right w:val="none" w:sz="0" w:space="0" w:color="auto"/>
      </w:divBdr>
      <w:divsChild>
        <w:div w:id="324237601">
          <w:marLeft w:val="0"/>
          <w:marRight w:val="0"/>
          <w:marTop w:val="0"/>
          <w:marBottom w:val="0"/>
          <w:divBdr>
            <w:top w:val="none" w:sz="0" w:space="0" w:color="auto"/>
            <w:left w:val="none" w:sz="0" w:space="0" w:color="auto"/>
            <w:bottom w:val="none" w:sz="0" w:space="0" w:color="auto"/>
            <w:right w:val="none" w:sz="0" w:space="0" w:color="auto"/>
          </w:divBdr>
        </w:div>
      </w:divsChild>
    </w:div>
    <w:div w:id="638846494">
      <w:bodyDiv w:val="1"/>
      <w:marLeft w:val="0"/>
      <w:marRight w:val="0"/>
      <w:marTop w:val="0"/>
      <w:marBottom w:val="0"/>
      <w:divBdr>
        <w:top w:val="none" w:sz="0" w:space="0" w:color="auto"/>
        <w:left w:val="none" w:sz="0" w:space="0" w:color="auto"/>
        <w:bottom w:val="none" w:sz="0" w:space="0" w:color="auto"/>
        <w:right w:val="none" w:sz="0" w:space="0" w:color="auto"/>
      </w:divBdr>
    </w:div>
    <w:div w:id="641738732">
      <w:bodyDiv w:val="1"/>
      <w:marLeft w:val="0"/>
      <w:marRight w:val="0"/>
      <w:marTop w:val="0"/>
      <w:marBottom w:val="0"/>
      <w:divBdr>
        <w:top w:val="none" w:sz="0" w:space="0" w:color="auto"/>
        <w:left w:val="none" w:sz="0" w:space="0" w:color="auto"/>
        <w:bottom w:val="none" w:sz="0" w:space="0" w:color="auto"/>
        <w:right w:val="none" w:sz="0" w:space="0" w:color="auto"/>
      </w:divBdr>
    </w:div>
    <w:div w:id="643585834">
      <w:bodyDiv w:val="1"/>
      <w:marLeft w:val="0"/>
      <w:marRight w:val="0"/>
      <w:marTop w:val="0"/>
      <w:marBottom w:val="0"/>
      <w:divBdr>
        <w:top w:val="none" w:sz="0" w:space="0" w:color="auto"/>
        <w:left w:val="none" w:sz="0" w:space="0" w:color="auto"/>
        <w:bottom w:val="none" w:sz="0" w:space="0" w:color="auto"/>
        <w:right w:val="none" w:sz="0" w:space="0" w:color="auto"/>
      </w:divBdr>
    </w:div>
    <w:div w:id="644548047">
      <w:bodyDiv w:val="1"/>
      <w:marLeft w:val="0"/>
      <w:marRight w:val="0"/>
      <w:marTop w:val="0"/>
      <w:marBottom w:val="0"/>
      <w:divBdr>
        <w:top w:val="none" w:sz="0" w:space="0" w:color="auto"/>
        <w:left w:val="none" w:sz="0" w:space="0" w:color="auto"/>
        <w:bottom w:val="none" w:sz="0" w:space="0" w:color="auto"/>
        <w:right w:val="none" w:sz="0" w:space="0" w:color="auto"/>
      </w:divBdr>
    </w:div>
    <w:div w:id="646478236">
      <w:bodyDiv w:val="1"/>
      <w:marLeft w:val="0"/>
      <w:marRight w:val="0"/>
      <w:marTop w:val="0"/>
      <w:marBottom w:val="0"/>
      <w:divBdr>
        <w:top w:val="none" w:sz="0" w:space="0" w:color="auto"/>
        <w:left w:val="none" w:sz="0" w:space="0" w:color="auto"/>
        <w:bottom w:val="none" w:sz="0" w:space="0" w:color="auto"/>
        <w:right w:val="none" w:sz="0" w:space="0" w:color="auto"/>
      </w:divBdr>
    </w:div>
    <w:div w:id="649941995">
      <w:bodyDiv w:val="1"/>
      <w:marLeft w:val="0"/>
      <w:marRight w:val="0"/>
      <w:marTop w:val="0"/>
      <w:marBottom w:val="0"/>
      <w:divBdr>
        <w:top w:val="none" w:sz="0" w:space="0" w:color="auto"/>
        <w:left w:val="none" w:sz="0" w:space="0" w:color="auto"/>
        <w:bottom w:val="none" w:sz="0" w:space="0" w:color="auto"/>
        <w:right w:val="none" w:sz="0" w:space="0" w:color="auto"/>
      </w:divBdr>
    </w:div>
    <w:div w:id="651982600">
      <w:bodyDiv w:val="1"/>
      <w:marLeft w:val="0"/>
      <w:marRight w:val="0"/>
      <w:marTop w:val="0"/>
      <w:marBottom w:val="0"/>
      <w:divBdr>
        <w:top w:val="none" w:sz="0" w:space="0" w:color="auto"/>
        <w:left w:val="none" w:sz="0" w:space="0" w:color="auto"/>
        <w:bottom w:val="none" w:sz="0" w:space="0" w:color="auto"/>
        <w:right w:val="none" w:sz="0" w:space="0" w:color="auto"/>
      </w:divBdr>
    </w:div>
    <w:div w:id="660502589">
      <w:bodyDiv w:val="1"/>
      <w:marLeft w:val="0"/>
      <w:marRight w:val="0"/>
      <w:marTop w:val="0"/>
      <w:marBottom w:val="0"/>
      <w:divBdr>
        <w:top w:val="none" w:sz="0" w:space="0" w:color="auto"/>
        <w:left w:val="none" w:sz="0" w:space="0" w:color="auto"/>
        <w:bottom w:val="none" w:sz="0" w:space="0" w:color="auto"/>
        <w:right w:val="none" w:sz="0" w:space="0" w:color="auto"/>
      </w:divBdr>
    </w:div>
    <w:div w:id="689645311">
      <w:bodyDiv w:val="1"/>
      <w:marLeft w:val="0"/>
      <w:marRight w:val="0"/>
      <w:marTop w:val="0"/>
      <w:marBottom w:val="0"/>
      <w:divBdr>
        <w:top w:val="none" w:sz="0" w:space="0" w:color="auto"/>
        <w:left w:val="none" w:sz="0" w:space="0" w:color="auto"/>
        <w:bottom w:val="none" w:sz="0" w:space="0" w:color="auto"/>
        <w:right w:val="none" w:sz="0" w:space="0" w:color="auto"/>
      </w:divBdr>
    </w:div>
    <w:div w:id="701049985">
      <w:bodyDiv w:val="1"/>
      <w:marLeft w:val="0"/>
      <w:marRight w:val="0"/>
      <w:marTop w:val="0"/>
      <w:marBottom w:val="0"/>
      <w:divBdr>
        <w:top w:val="none" w:sz="0" w:space="0" w:color="auto"/>
        <w:left w:val="none" w:sz="0" w:space="0" w:color="auto"/>
        <w:bottom w:val="none" w:sz="0" w:space="0" w:color="auto"/>
        <w:right w:val="none" w:sz="0" w:space="0" w:color="auto"/>
      </w:divBdr>
      <w:divsChild>
        <w:div w:id="1691643879">
          <w:marLeft w:val="0"/>
          <w:marRight w:val="0"/>
          <w:marTop w:val="0"/>
          <w:marBottom w:val="0"/>
          <w:divBdr>
            <w:top w:val="none" w:sz="0" w:space="0" w:color="auto"/>
            <w:left w:val="none" w:sz="0" w:space="0" w:color="auto"/>
            <w:bottom w:val="none" w:sz="0" w:space="0" w:color="auto"/>
            <w:right w:val="none" w:sz="0" w:space="0" w:color="auto"/>
          </w:divBdr>
        </w:div>
      </w:divsChild>
    </w:div>
    <w:div w:id="701125880">
      <w:bodyDiv w:val="1"/>
      <w:marLeft w:val="0"/>
      <w:marRight w:val="0"/>
      <w:marTop w:val="0"/>
      <w:marBottom w:val="0"/>
      <w:divBdr>
        <w:top w:val="none" w:sz="0" w:space="0" w:color="auto"/>
        <w:left w:val="none" w:sz="0" w:space="0" w:color="auto"/>
        <w:bottom w:val="none" w:sz="0" w:space="0" w:color="auto"/>
        <w:right w:val="none" w:sz="0" w:space="0" w:color="auto"/>
      </w:divBdr>
    </w:div>
    <w:div w:id="705567537">
      <w:bodyDiv w:val="1"/>
      <w:marLeft w:val="0"/>
      <w:marRight w:val="0"/>
      <w:marTop w:val="0"/>
      <w:marBottom w:val="0"/>
      <w:divBdr>
        <w:top w:val="none" w:sz="0" w:space="0" w:color="auto"/>
        <w:left w:val="none" w:sz="0" w:space="0" w:color="auto"/>
        <w:bottom w:val="none" w:sz="0" w:space="0" w:color="auto"/>
        <w:right w:val="none" w:sz="0" w:space="0" w:color="auto"/>
      </w:divBdr>
    </w:div>
    <w:div w:id="708071488">
      <w:bodyDiv w:val="1"/>
      <w:marLeft w:val="0"/>
      <w:marRight w:val="0"/>
      <w:marTop w:val="0"/>
      <w:marBottom w:val="0"/>
      <w:divBdr>
        <w:top w:val="none" w:sz="0" w:space="0" w:color="auto"/>
        <w:left w:val="none" w:sz="0" w:space="0" w:color="auto"/>
        <w:bottom w:val="none" w:sz="0" w:space="0" w:color="auto"/>
        <w:right w:val="none" w:sz="0" w:space="0" w:color="auto"/>
      </w:divBdr>
    </w:div>
    <w:div w:id="725447155">
      <w:bodyDiv w:val="1"/>
      <w:marLeft w:val="0"/>
      <w:marRight w:val="0"/>
      <w:marTop w:val="0"/>
      <w:marBottom w:val="0"/>
      <w:divBdr>
        <w:top w:val="none" w:sz="0" w:space="0" w:color="auto"/>
        <w:left w:val="none" w:sz="0" w:space="0" w:color="auto"/>
        <w:bottom w:val="none" w:sz="0" w:space="0" w:color="auto"/>
        <w:right w:val="none" w:sz="0" w:space="0" w:color="auto"/>
      </w:divBdr>
    </w:div>
    <w:div w:id="737437343">
      <w:bodyDiv w:val="1"/>
      <w:marLeft w:val="0"/>
      <w:marRight w:val="0"/>
      <w:marTop w:val="0"/>
      <w:marBottom w:val="0"/>
      <w:divBdr>
        <w:top w:val="none" w:sz="0" w:space="0" w:color="auto"/>
        <w:left w:val="none" w:sz="0" w:space="0" w:color="auto"/>
        <w:bottom w:val="none" w:sz="0" w:space="0" w:color="auto"/>
        <w:right w:val="none" w:sz="0" w:space="0" w:color="auto"/>
      </w:divBdr>
    </w:div>
    <w:div w:id="754595491">
      <w:bodyDiv w:val="1"/>
      <w:marLeft w:val="0"/>
      <w:marRight w:val="0"/>
      <w:marTop w:val="0"/>
      <w:marBottom w:val="0"/>
      <w:divBdr>
        <w:top w:val="none" w:sz="0" w:space="0" w:color="auto"/>
        <w:left w:val="none" w:sz="0" w:space="0" w:color="auto"/>
        <w:bottom w:val="none" w:sz="0" w:space="0" w:color="auto"/>
        <w:right w:val="none" w:sz="0" w:space="0" w:color="auto"/>
      </w:divBdr>
    </w:div>
    <w:div w:id="754670780">
      <w:bodyDiv w:val="1"/>
      <w:marLeft w:val="0"/>
      <w:marRight w:val="0"/>
      <w:marTop w:val="0"/>
      <w:marBottom w:val="0"/>
      <w:divBdr>
        <w:top w:val="none" w:sz="0" w:space="0" w:color="auto"/>
        <w:left w:val="none" w:sz="0" w:space="0" w:color="auto"/>
        <w:bottom w:val="none" w:sz="0" w:space="0" w:color="auto"/>
        <w:right w:val="none" w:sz="0" w:space="0" w:color="auto"/>
      </w:divBdr>
    </w:div>
    <w:div w:id="760757666">
      <w:bodyDiv w:val="1"/>
      <w:marLeft w:val="0"/>
      <w:marRight w:val="0"/>
      <w:marTop w:val="0"/>
      <w:marBottom w:val="0"/>
      <w:divBdr>
        <w:top w:val="none" w:sz="0" w:space="0" w:color="auto"/>
        <w:left w:val="none" w:sz="0" w:space="0" w:color="auto"/>
        <w:bottom w:val="none" w:sz="0" w:space="0" w:color="auto"/>
        <w:right w:val="none" w:sz="0" w:space="0" w:color="auto"/>
      </w:divBdr>
    </w:div>
    <w:div w:id="762409530">
      <w:bodyDiv w:val="1"/>
      <w:marLeft w:val="0"/>
      <w:marRight w:val="0"/>
      <w:marTop w:val="0"/>
      <w:marBottom w:val="0"/>
      <w:divBdr>
        <w:top w:val="none" w:sz="0" w:space="0" w:color="auto"/>
        <w:left w:val="none" w:sz="0" w:space="0" w:color="auto"/>
        <w:bottom w:val="none" w:sz="0" w:space="0" w:color="auto"/>
        <w:right w:val="none" w:sz="0" w:space="0" w:color="auto"/>
      </w:divBdr>
    </w:div>
    <w:div w:id="763452777">
      <w:bodyDiv w:val="1"/>
      <w:marLeft w:val="0"/>
      <w:marRight w:val="0"/>
      <w:marTop w:val="0"/>
      <w:marBottom w:val="0"/>
      <w:divBdr>
        <w:top w:val="none" w:sz="0" w:space="0" w:color="auto"/>
        <w:left w:val="none" w:sz="0" w:space="0" w:color="auto"/>
        <w:bottom w:val="none" w:sz="0" w:space="0" w:color="auto"/>
        <w:right w:val="none" w:sz="0" w:space="0" w:color="auto"/>
      </w:divBdr>
    </w:div>
    <w:div w:id="764422246">
      <w:bodyDiv w:val="1"/>
      <w:marLeft w:val="0"/>
      <w:marRight w:val="0"/>
      <w:marTop w:val="0"/>
      <w:marBottom w:val="0"/>
      <w:divBdr>
        <w:top w:val="none" w:sz="0" w:space="0" w:color="auto"/>
        <w:left w:val="none" w:sz="0" w:space="0" w:color="auto"/>
        <w:bottom w:val="none" w:sz="0" w:space="0" w:color="auto"/>
        <w:right w:val="none" w:sz="0" w:space="0" w:color="auto"/>
      </w:divBdr>
    </w:div>
    <w:div w:id="766736488">
      <w:bodyDiv w:val="1"/>
      <w:marLeft w:val="0"/>
      <w:marRight w:val="0"/>
      <w:marTop w:val="0"/>
      <w:marBottom w:val="0"/>
      <w:divBdr>
        <w:top w:val="none" w:sz="0" w:space="0" w:color="auto"/>
        <w:left w:val="none" w:sz="0" w:space="0" w:color="auto"/>
        <w:bottom w:val="none" w:sz="0" w:space="0" w:color="auto"/>
        <w:right w:val="none" w:sz="0" w:space="0" w:color="auto"/>
      </w:divBdr>
    </w:div>
    <w:div w:id="778529579">
      <w:bodyDiv w:val="1"/>
      <w:marLeft w:val="0"/>
      <w:marRight w:val="0"/>
      <w:marTop w:val="0"/>
      <w:marBottom w:val="0"/>
      <w:divBdr>
        <w:top w:val="none" w:sz="0" w:space="0" w:color="auto"/>
        <w:left w:val="none" w:sz="0" w:space="0" w:color="auto"/>
        <w:bottom w:val="none" w:sz="0" w:space="0" w:color="auto"/>
        <w:right w:val="none" w:sz="0" w:space="0" w:color="auto"/>
      </w:divBdr>
    </w:div>
    <w:div w:id="779957317">
      <w:bodyDiv w:val="1"/>
      <w:marLeft w:val="0"/>
      <w:marRight w:val="0"/>
      <w:marTop w:val="0"/>
      <w:marBottom w:val="0"/>
      <w:divBdr>
        <w:top w:val="none" w:sz="0" w:space="0" w:color="auto"/>
        <w:left w:val="none" w:sz="0" w:space="0" w:color="auto"/>
        <w:bottom w:val="none" w:sz="0" w:space="0" w:color="auto"/>
        <w:right w:val="none" w:sz="0" w:space="0" w:color="auto"/>
      </w:divBdr>
    </w:div>
    <w:div w:id="793862487">
      <w:bodyDiv w:val="1"/>
      <w:marLeft w:val="0"/>
      <w:marRight w:val="0"/>
      <w:marTop w:val="0"/>
      <w:marBottom w:val="0"/>
      <w:divBdr>
        <w:top w:val="none" w:sz="0" w:space="0" w:color="auto"/>
        <w:left w:val="none" w:sz="0" w:space="0" w:color="auto"/>
        <w:bottom w:val="none" w:sz="0" w:space="0" w:color="auto"/>
        <w:right w:val="none" w:sz="0" w:space="0" w:color="auto"/>
      </w:divBdr>
    </w:div>
    <w:div w:id="823201747">
      <w:bodyDiv w:val="1"/>
      <w:marLeft w:val="0"/>
      <w:marRight w:val="0"/>
      <w:marTop w:val="0"/>
      <w:marBottom w:val="0"/>
      <w:divBdr>
        <w:top w:val="none" w:sz="0" w:space="0" w:color="auto"/>
        <w:left w:val="none" w:sz="0" w:space="0" w:color="auto"/>
        <w:bottom w:val="none" w:sz="0" w:space="0" w:color="auto"/>
        <w:right w:val="none" w:sz="0" w:space="0" w:color="auto"/>
      </w:divBdr>
    </w:div>
    <w:div w:id="823666952">
      <w:bodyDiv w:val="1"/>
      <w:marLeft w:val="0"/>
      <w:marRight w:val="0"/>
      <w:marTop w:val="0"/>
      <w:marBottom w:val="0"/>
      <w:divBdr>
        <w:top w:val="none" w:sz="0" w:space="0" w:color="auto"/>
        <w:left w:val="none" w:sz="0" w:space="0" w:color="auto"/>
        <w:bottom w:val="none" w:sz="0" w:space="0" w:color="auto"/>
        <w:right w:val="none" w:sz="0" w:space="0" w:color="auto"/>
      </w:divBdr>
    </w:div>
    <w:div w:id="828716616">
      <w:bodyDiv w:val="1"/>
      <w:marLeft w:val="0"/>
      <w:marRight w:val="0"/>
      <w:marTop w:val="0"/>
      <w:marBottom w:val="0"/>
      <w:divBdr>
        <w:top w:val="none" w:sz="0" w:space="0" w:color="auto"/>
        <w:left w:val="none" w:sz="0" w:space="0" w:color="auto"/>
        <w:bottom w:val="none" w:sz="0" w:space="0" w:color="auto"/>
        <w:right w:val="none" w:sz="0" w:space="0" w:color="auto"/>
      </w:divBdr>
    </w:div>
    <w:div w:id="829372946">
      <w:bodyDiv w:val="1"/>
      <w:marLeft w:val="0"/>
      <w:marRight w:val="0"/>
      <w:marTop w:val="0"/>
      <w:marBottom w:val="0"/>
      <w:divBdr>
        <w:top w:val="none" w:sz="0" w:space="0" w:color="auto"/>
        <w:left w:val="none" w:sz="0" w:space="0" w:color="auto"/>
        <w:bottom w:val="none" w:sz="0" w:space="0" w:color="auto"/>
        <w:right w:val="none" w:sz="0" w:space="0" w:color="auto"/>
      </w:divBdr>
    </w:div>
    <w:div w:id="849366910">
      <w:bodyDiv w:val="1"/>
      <w:marLeft w:val="0"/>
      <w:marRight w:val="0"/>
      <w:marTop w:val="0"/>
      <w:marBottom w:val="0"/>
      <w:divBdr>
        <w:top w:val="none" w:sz="0" w:space="0" w:color="auto"/>
        <w:left w:val="none" w:sz="0" w:space="0" w:color="auto"/>
        <w:bottom w:val="none" w:sz="0" w:space="0" w:color="auto"/>
        <w:right w:val="none" w:sz="0" w:space="0" w:color="auto"/>
      </w:divBdr>
    </w:div>
    <w:div w:id="850026011">
      <w:bodyDiv w:val="1"/>
      <w:marLeft w:val="0"/>
      <w:marRight w:val="0"/>
      <w:marTop w:val="0"/>
      <w:marBottom w:val="0"/>
      <w:divBdr>
        <w:top w:val="none" w:sz="0" w:space="0" w:color="auto"/>
        <w:left w:val="none" w:sz="0" w:space="0" w:color="auto"/>
        <w:bottom w:val="none" w:sz="0" w:space="0" w:color="auto"/>
        <w:right w:val="none" w:sz="0" w:space="0" w:color="auto"/>
      </w:divBdr>
    </w:div>
    <w:div w:id="855464689">
      <w:bodyDiv w:val="1"/>
      <w:marLeft w:val="0"/>
      <w:marRight w:val="0"/>
      <w:marTop w:val="0"/>
      <w:marBottom w:val="0"/>
      <w:divBdr>
        <w:top w:val="none" w:sz="0" w:space="0" w:color="auto"/>
        <w:left w:val="none" w:sz="0" w:space="0" w:color="auto"/>
        <w:bottom w:val="none" w:sz="0" w:space="0" w:color="auto"/>
        <w:right w:val="none" w:sz="0" w:space="0" w:color="auto"/>
      </w:divBdr>
    </w:div>
    <w:div w:id="868027022">
      <w:bodyDiv w:val="1"/>
      <w:marLeft w:val="0"/>
      <w:marRight w:val="0"/>
      <w:marTop w:val="0"/>
      <w:marBottom w:val="0"/>
      <w:divBdr>
        <w:top w:val="none" w:sz="0" w:space="0" w:color="auto"/>
        <w:left w:val="none" w:sz="0" w:space="0" w:color="auto"/>
        <w:bottom w:val="none" w:sz="0" w:space="0" w:color="auto"/>
        <w:right w:val="none" w:sz="0" w:space="0" w:color="auto"/>
      </w:divBdr>
    </w:div>
    <w:div w:id="871650523">
      <w:bodyDiv w:val="1"/>
      <w:marLeft w:val="0"/>
      <w:marRight w:val="0"/>
      <w:marTop w:val="0"/>
      <w:marBottom w:val="0"/>
      <w:divBdr>
        <w:top w:val="none" w:sz="0" w:space="0" w:color="auto"/>
        <w:left w:val="none" w:sz="0" w:space="0" w:color="auto"/>
        <w:bottom w:val="none" w:sz="0" w:space="0" w:color="auto"/>
        <w:right w:val="none" w:sz="0" w:space="0" w:color="auto"/>
      </w:divBdr>
    </w:div>
    <w:div w:id="879853242">
      <w:bodyDiv w:val="1"/>
      <w:marLeft w:val="0"/>
      <w:marRight w:val="0"/>
      <w:marTop w:val="0"/>
      <w:marBottom w:val="0"/>
      <w:divBdr>
        <w:top w:val="none" w:sz="0" w:space="0" w:color="auto"/>
        <w:left w:val="none" w:sz="0" w:space="0" w:color="auto"/>
        <w:bottom w:val="none" w:sz="0" w:space="0" w:color="auto"/>
        <w:right w:val="none" w:sz="0" w:space="0" w:color="auto"/>
      </w:divBdr>
    </w:div>
    <w:div w:id="905381881">
      <w:bodyDiv w:val="1"/>
      <w:marLeft w:val="0"/>
      <w:marRight w:val="0"/>
      <w:marTop w:val="0"/>
      <w:marBottom w:val="0"/>
      <w:divBdr>
        <w:top w:val="none" w:sz="0" w:space="0" w:color="auto"/>
        <w:left w:val="none" w:sz="0" w:space="0" w:color="auto"/>
        <w:bottom w:val="none" w:sz="0" w:space="0" w:color="auto"/>
        <w:right w:val="none" w:sz="0" w:space="0" w:color="auto"/>
      </w:divBdr>
    </w:div>
    <w:div w:id="906495048">
      <w:bodyDiv w:val="1"/>
      <w:marLeft w:val="0"/>
      <w:marRight w:val="0"/>
      <w:marTop w:val="0"/>
      <w:marBottom w:val="0"/>
      <w:divBdr>
        <w:top w:val="none" w:sz="0" w:space="0" w:color="auto"/>
        <w:left w:val="none" w:sz="0" w:space="0" w:color="auto"/>
        <w:bottom w:val="none" w:sz="0" w:space="0" w:color="auto"/>
        <w:right w:val="none" w:sz="0" w:space="0" w:color="auto"/>
      </w:divBdr>
    </w:div>
    <w:div w:id="908153834">
      <w:bodyDiv w:val="1"/>
      <w:marLeft w:val="0"/>
      <w:marRight w:val="0"/>
      <w:marTop w:val="0"/>
      <w:marBottom w:val="0"/>
      <w:divBdr>
        <w:top w:val="none" w:sz="0" w:space="0" w:color="auto"/>
        <w:left w:val="none" w:sz="0" w:space="0" w:color="auto"/>
        <w:bottom w:val="none" w:sz="0" w:space="0" w:color="auto"/>
        <w:right w:val="none" w:sz="0" w:space="0" w:color="auto"/>
      </w:divBdr>
    </w:div>
    <w:div w:id="912202781">
      <w:bodyDiv w:val="1"/>
      <w:marLeft w:val="0"/>
      <w:marRight w:val="0"/>
      <w:marTop w:val="0"/>
      <w:marBottom w:val="0"/>
      <w:divBdr>
        <w:top w:val="none" w:sz="0" w:space="0" w:color="auto"/>
        <w:left w:val="none" w:sz="0" w:space="0" w:color="auto"/>
        <w:bottom w:val="none" w:sz="0" w:space="0" w:color="auto"/>
        <w:right w:val="none" w:sz="0" w:space="0" w:color="auto"/>
      </w:divBdr>
    </w:div>
    <w:div w:id="913860763">
      <w:bodyDiv w:val="1"/>
      <w:marLeft w:val="0"/>
      <w:marRight w:val="0"/>
      <w:marTop w:val="0"/>
      <w:marBottom w:val="0"/>
      <w:divBdr>
        <w:top w:val="none" w:sz="0" w:space="0" w:color="auto"/>
        <w:left w:val="none" w:sz="0" w:space="0" w:color="auto"/>
        <w:bottom w:val="none" w:sz="0" w:space="0" w:color="auto"/>
        <w:right w:val="none" w:sz="0" w:space="0" w:color="auto"/>
      </w:divBdr>
    </w:div>
    <w:div w:id="925264890">
      <w:bodyDiv w:val="1"/>
      <w:marLeft w:val="0"/>
      <w:marRight w:val="0"/>
      <w:marTop w:val="0"/>
      <w:marBottom w:val="0"/>
      <w:divBdr>
        <w:top w:val="none" w:sz="0" w:space="0" w:color="auto"/>
        <w:left w:val="none" w:sz="0" w:space="0" w:color="auto"/>
        <w:bottom w:val="none" w:sz="0" w:space="0" w:color="auto"/>
        <w:right w:val="none" w:sz="0" w:space="0" w:color="auto"/>
      </w:divBdr>
    </w:div>
    <w:div w:id="925724900">
      <w:bodyDiv w:val="1"/>
      <w:marLeft w:val="0"/>
      <w:marRight w:val="0"/>
      <w:marTop w:val="0"/>
      <w:marBottom w:val="0"/>
      <w:divBdr>
        <w:top w:val="none" w:sz="0" w:space="0" w:color="auto"/>
        <w:left w:val="none" w:sz="0" w:space="0" w:color="auto"/>
        <w:bottom w:val="none" w:sz="0" w:space="0" w:color="auto"/>
        <w:right w:val="none" w:sz="0" w:space="0" w:color="auto"/>
      </w:divBdr>
    </w:div>
    <w:div w:id="936524161">
      <w:bodyDiv w:val="1"/>
      <w:marLeft w:val="0"/>
      <w:marRight w:val="0"/>
      <w:marTop w:val="0"/>
      <w:marBottom w:val="0"/>
      <w:divBdr>
        <w:top w:val="none" w:sz="0" w:space="0" w:color="auto"/>
        <w:left w:val="none" w:sz="0" w:space="0" w:color="auto"/>
        <w:bottom w:val="none" w:sz="0" w:space="0" w:color="auto"/>
        <w:right w:val="none" w:sz="0" w:space="0" w:color="auto"/>
      </w:divBdr>
      <w:divsChild>
        <w:div w:id="1083599784">
          <w:marLeft w:val="0"/>
          <w:marRight w:val="0"/>
          <w:marTop w:val="0"/>
          <w:marBottom w:val="0"/>
          <w:divBdr>
            <w:top w:val="none" w:sz="0" w:space="0" w:color="auto"/>
            <w:left w:val="none" w:sz="0" w:space="0" w:color="auto"/>
            <w:bottom w:val="none" w:sz="0" w:space="0" w:color="auto"/>
            <w:right w:val="none" w:sz="0" w:space="0" w:color="auto"/>
          </w:divBdr>
        </w:div>
      </w:divsChild>
    </w:div>
    <w:div w:id="938290048">
      <w:bodyDiv w:val="1"/>
      <w:marLeft w:val="0"/>
      <w:marRight w:val="0"/>
      <w:marTop w:val="0"/>
      <w:marBottom w:val="0"/>
      <w:divBdr>
        <w:top w:val="none" w:sz="0" w:space="0" w:color="auto"/>
        <w:left w:val="none" w:sz="0" w:space="0" w:color="auto"/>
        <w:bottom w:val="none" w:sz="0" w:space="0" w:color="auto"/>
        <w:right w:val="none" w:sz="0" w:space="0" w:color="auto"/>
      </w:divBdr>
    </w:div>
    <w:div w:id="955404620">
      <w:bodyDiv w:val="1"/>
      <w:marLeft w:val="0"/>
      <w:marRight w:val="0"/>
      <w:marTop w:val="0"/>
      <w:marBottom w:val="0"/>
      <w:divBdr>
        <w:top w:val="none" w:sz="0" w:space="0" w:color="auto"/>
        <w:left w:val="none" w:sz="0" w:space="0" w:color="auto"/>
        <w:bottom w:val="none" w:sz="0" w:space="0" w:color="auto"/>
        <w:right w:val="none" w:sz="0" w:space="0" w:color="auto"/>
      </w:divBdr>
    </w:div>
    <w:div w:id="959726788">
      <w:bodyDiv w:val="1"/>
      <w:marLeft w:val="0"/>
      <w:marRight w:val="0"/>
      <w:marTop w:val="0"/>
      <w:marBottom w:val="0"/>
      <w:divBdr>
        <w:top w:val="none" w:sz="0" w:space="0" w:color="auto"/>
        <w:left w:val="none" w:sz="0" w:space="0" w:color="auto"/>
        <w:bottom w:val="none" w:sz="0" w:space="0" w:color="auto"/>
        <w:right w:val="none" w:sz="0" w:space="0" w:color="auto"/>
      </w:divBdr>
    </w:div>
    <w:div w:id="981083837">
      <w:bodyDiv w:val="1"/>
      <w:marLeft w:val="0"/>
      <w:marRight w:val="0"/>
      <w:marTop w:val="0"/>
      <w:marBottom w:val="0"/>
      <w:divBdr>
        <w:top w:val="none" w:sz="0" w:space="0" w:color="auto"/>
        <w:left w:val="none" w:sz="0" w:space="0" w:color="auto"/>
        <w:bottom w:val="none" w:sz="0" w:space="0" w:color="auto"/>
        <w:right w:val="none" w:sz="0" w:space="0" w:color="auto"/>
      </w:divBdr>
    </w:div>
    <w:div w:id="1011300272">
      <w:bodyDiv w:val="1"/>
      <w:marLeft w:val="0"/>
      <w:marRight w:val="0"/>
      <w:marTop w:val="0"/>
      <w:marBottom w:val="0"/>
      <w:divBdr>
        <w:top w:val="none" w:sz="0" w:space="0" w:color="auto"/>
        <w:left w:val="none" w:sz="0" w:space="0" w:color="auto"/>
        <w:bottom w:val="none" w:sz="0" w:space="0" w:color="auto"/>
        <w:right w:val="none" w:sz="0" w:space="0" w:color="auto"/>
      </w:divBdr>
    </w:div>
    <w:div w:id="1013606713">
      <w:bodyDiv w:val="1"/>
      <w:marLeft w:val="0"/>
      <w:marRight w:val="0"/>
      <w:marTop w:val="0"/>
      <w:marBottom w:val="0"/>
      <w:divBdr>
        <w:top w:val="none" w:sz="0" w:space="0" w:color="auto"/>
        <w:left w:val="none" w:sz="0" w:space="0" w:color="auto"/>
        <w:bottom w:val="none" w:sz="0" w:space="0" w:color="auto"/>
        <w:right w:val="none" w:sz="0" w:space="0" w:color="auto"/>
      </w:divBdr>
    </w:div>
    <w:div w:id="1030181306">
      <w:bodyDiv w:val="1"/>
      <w:marLeft w:val="0"/>
      <w:marRight w:val="0"/>
      <w:marTop w:val="0"/>
      <w:marBottom w:val="0"/>
      <w:divBdr>
        <w:top w:val="none" w:sz="0" w:space="0" w:color="auto"/>
        <w:left w:val="none" w:sz="0" w:space="0" w:color="auto"/>
        <w:bottom w:val="none" w:sz="0" w:space="0" w:color="auto"/>
        <w:right w:val="none" w:sz="0" w:space="0" w:color="auto"/>
      </w:divBdr>
    </w:div>
    <w:div w:id="1033114396">
      <w:bodyDiv w:val="1"/>
      <w:marLeft w:val="0"/>
      <w:marRight w:val="0"/>
      <w:marTop w:val="0"/>
      <w:marBottom w:val="0"/>
      <w:divBdr>
        <w:top w:val="none" w:sz="0" w:space="0" w:color="auto"/>
        <w:left w:val="none" w:sz="0" w:space="0" w:color="auto"/>
        <w:bottom w:val="none" w:sz="0" w:space="0" w:color="auto"/>
        <w:right w:val="none" w:sz="0" w:space="0" w:color="auto"/>
      </w:divBdr>
    </w:div>
    <w:div w:id="1054081996">
      <w:bodyDiv w:val="1"/>
      <w:marLeft w:val="0"/>
      <w:marRight w:val="0"/>
      <w:marTop w:val="0"/>
      <w:marBottom w:val="0"/>
      <w:divBdr>
        <w:top w:val="none" w:sz="0" w:space="0" w:color="auto"/>
        <w:left w:val="none" w:sz="0" w:space="0" w:color="auto"/>
        <w:bottom w:val="none" w:sz="0" w:space="0" w:color="auto"/>
        <w:right w:val="none" w:sz="0" w:space="0" w:color="auto"/>
      </w:divBdr>
    </w:div>
    <w:div w:id="1067875845">
      <w:bodyDiv w:val="1"/>
      <w:marLeft w:val="0"/>
      <w:marRight w:val="0"/>
      <w:marTop w:val="0"/>
      <w:marBottom w:val="0"/>
      <w:divBdr>
        <w:top w:val="none" w:sz="0" w:space="0" w:color="auto"/>
        <w:left w:val="none" w:sz="0" w:space="0" w:color="auto"/>
        <w:bottom w:val="none" w:sz="0" w:space="0" w:color="auto"/>
        <w:right w:val="none" w:sz="0" w:space="0" w:color="auto"/>
      </w:divBdr>
      <w:divsChild>
        <w:div w:id="1379864829">
          <w:marLeft w:val="0"/>
          <w:marRight w:val="0"/>
          <w:marTop w:val="0"/>
          <w:marBottom w:val="0"/>
          <w:divBdr>
            <w:top w:val="none" w:sz="0" w:space="0" w:color="auto"/>
            <w:left w:val="none" w:sz="0" w:space="0" w:color="auto"/>
            <w:bottom w:val="none" w:sz="0" w:space="0" w:color="auto"/>
            <w:right w:val="none" w:sz="0" w:space="0" w:color="auto"/>
          </w:divBdr>
        </w:div>
      </w:divsChild>
    </w:div>
    <w:div w:id="1069422018">
      <w:bodyDiv w:val="1"/>
      <w:marLeft w:val="0"/>
      <w:marRight w:val="0"/>
      <w:marTop w:val="0"/>
      <w:marBottom w:val="0"/>
      <w:divBdr>
        <w:top w:val="none" w:sz="0" w:space="0" w:color="auto"/>
        <w:left w:val="none" w:sz="0" w:space="0" w:color="auto"/>
        <w:bottom w:val="none" w:sz="0" w:space="0" w:color="auto"/>
        <w:right w:val="none" w:sz="0" w:space="0" w:color="auto"/>
      </w:divBdr>
    </w:div>
    <w:div w:id="1081220430">
      <w:bodyDiv w:val="1"/>
      <w:marLeft w:val="0"/>
      <w:marRight w:val="0"/>
      <w:marTop w:val="0"/>
      <w:marBottom w:val="0"/>
      <w:divBdr>
        <w:top w:val="none" w:sz="0" w:space="0" w:color="auto"/>
        <w:left w:val="none" w:sz="0" w:space="0" w:color="auto"/>
        <w:bottom w:val="none" w:sz="0" w:space="0" w:color="auto"/>
        <w:right w:val="none" w:sz="0" w:space="0" w:color="auto"/>
      </w:divBdr>
    </w:div>
    <w:div w:id="1081876243">
      <w:bodyDiv w:val="1"/>
      <w:marLeft w:val="0"/>
      <w:marRight w:val="0"/>
      <w:marTop w:val="0"/>
      <w:marBottom w:val="0"/>
      <w:divBdr>
        <w:top w:val="none" w:sz="0" w:space="0" w:color="auto"/>
        <w:left w:val="none" w:sz="0" w:space="0" w:color="auto"/>
        <w:bottom w:val="none" w:sz="0" w:space="0" w:color="auto"/>
        <w:right w:val="none" w:sz="0" w:space="0" w:color="auto"/>
      </w:divBdr>
    </w:div>
    <w:div w:id="1082263225">
      <w:bodyDiv w:val="1"/>
      <w:marLeft w:val="0"/>
      <w:marRight w:val="0"/>
      <w:marTop w:val="0"/>
      <w:marBottom w:val="0"/>
      <w:divBdr>
        <w:top w:val="none" w:sz="0" w:space="0" w:color="auto"/>
        <w:left w:val="none" w:sz="0" w:space="0" w:color="auto"/>
        <w:bottom w:val="none" w:sz="0" w:space="0" w:color="auto"/>
        <w:right w:val="none" w:sz="0" w:space="0" w:color="auto"/>
      </w:divBdr>
    </w:div>
    <w:div w:id="1085808843">
      <w:bodyDiv w:val="1"/>
      <w:marLeft w:val="0"/>
      <w:marRight w:val="0"/>
      <w:marTop w:val="0"/>
      <w:marBottom w:val="0"/>
      <w:divBdr>
        <w:top w:val="none" w:sz="0" w:space="0" w:color="auto"/>
        <w:left w:val="none" w:sz="0" w:space="0" w:color="auto"/>
        <w:bottom w:val="none" w:sz="0" w:space="0" w:color="auto"/>
        <w:right w:val="none" w:sz="0" w:space="0" w:color="auto"/>
      </w:divBdr>
    </w:div>
    <w:div w:id="1087460408">
      <w:bodyDiv w:val="1"/>
      <w:marLeft w:val="0"/>
      <w:marRight w:val="0"/>
      <w:marTop w:val="0"/>
      <w:marBottom w:val="0"/>
      <w:divBdr>
        <w:top w:val="none" w:sz="0" w:space="0" w:color="auto"/>
        <w:left w:val="none" w:sz="0" w:space="0" w:color="auto"/>
        <w:bottom w:val="none" w:sz="0" w:space="0" w:color="auto"/>
        <w:right w:val="none" w:sz="0" w:space="0" w:color="auto"/>
      </w:divBdr>
    </w:div>
    <w:div w:id="1098217543">
      <w:bodyDiv w:val="1"/>
      <w:marLeft w:val="0"/>
      <w:marRight w:val="0"/>
      <w:marTop w:val="0"/>
      <w:marBottom w:val="0"/>
      <w:divBdr>
        <w:top w:val="none" w:sz="0" w:space="0" w:color="auto"/>
        <w:left w:val="none" w:sz="0" w:space="0" w:color="auto"/>
        <w:bottom w:val="none" w:sz="0" w:space="0" w:color="auto"/>
        <w:right w:val="none" w:sz="0" w:space="0" w:color="auto"/>
      </w:divBdr>
    </w:div>
    <w:div w:id="1102846121">
      <w:bodyDiv w:val="1"/>
      <w:marLeft w:val="0"/>
      <w:marRight w:val="0"/>
      <w:marTop w:val="0"/>
      <w:marBottom w:val="0"/>
      <w:divBdr>
        <w:top w:val="none" w:sz="0" w:space="0" w:color="auto"/>
        <w:left w:val="none" w:sz="0" w:space="0" w:color="auto"/>
        <w:bottom w:val="none" w:sz="0" w:space="0" w:color="auto"/>
        <w:right w:val="none" w:sz="0" w:space="0" w:color="auto"/>
      </w:divBdr>
    </w:div>
    <w:div w:id="1102990220">
      <w:bodyDiv w:val="1"/>
      <w:marLeft w:val="0"/>
      <w:marRight w:val="0"/>
      <w:marTop w:val="0"/>
      <w:marBottom w:val="0"/>
      <w:divBdr>
        <w:top w:val="none" w:sz="0" w:space="0" w:color="auto"/>
        <w:left w:val="none" w:sz="0" w:space="0" w:color="auto"/>
        <w:bottom w:val="none" w:sz="0" w:space="0" w:color="auto"/>
        <w:right w:val="none" w:sz="0" w:space="0" w:color="auto"/>
      </w:divBdr>
    </w:div>
    <w:div w:id="1110859830">
      <w:bodyDiv w:val="1"/>
      <w:marLeft w:val="0"/>
      <w:marRight w:val="0"/>
      <w:marTop w:val="0"/>
      <w:marBottom w:val="0"/>
      <w:divBdr>
        <w:top w:val="none" w:sz="0" w:space="0" w:color="auto"/>
        <w:left w:val="none" w:sz="0" w:space="0" w:color="auto"/>
        <w:bottom w:val="none" w:sz="0" w:space="0" w:color="auto"/>
        <w:right w:val="none" w:sz="0" w:space="0" w:color="auto"/>
      </w:divBdr>
    </w:div>
    <w:div w:id="1111700619">
      <w:bodyDiv w:val="1"/>
      <w:marLeft w:val="0"/>
      <w:marRight w:val="0"/>
      <w:marTop w:val="0"/>
      <w:marBottom w:val="0"/>
      <w:divBdr>
        <w:top w:val="none" w:sz="0" w:space="0" w:color="auto"/>
        <w:left w:val="none" w:sz="0" w:space="0" w:color="auto"/>
        <w:bottom w:val="none" w:sz="0" w:space="0" w:color="auto"/>
        <w:right w:val="none" w:sz="0" w:space="0" w:color="auto"/>
      </w:divBdr>
    </w:div>
    <w:div w:id="1112823199">
      <w:bodyDiv w:val="1"/>
      <w:marLeft w:val="0"/>
      <w:marRight w:val="0"/>
      <w:marTop w:val="0"/>
      <w:marBottom w:val="0"/>
      <w:divBdr>
        <w:top w:val="none" w:sz="0" w:space="0" w:color="auto"/>
        <w:left w:val="none" w:sz="0" w:space="0" w:color="auto"/>
        <w:bottom w:val="none" w:sz="0" w:space="0" w:color="auto"/>
        <w:right w:val="none" w:sz="0" w:space="0" w:color="auto"/>
      </w:divBdr>
    </w:div>
    <w:div w:id="1134254768">
      <w:bodyDiv w:val="1"/>
      <w:marLeft w:val="0"/>
      <w:marRight w:val="0"/>
      <w:marTop w:val="0"/>
      <w:marBottom w:val="0"/>
      <w:divBdr>
        <w:top w:val="none" w:sz="0" w:space="0" w:color="auto"/>
        <w:left w:val="none" w:sz="0" w:space="0" w:color="auto"/>
        <w:bottom w:val="none" w:sz="0" w:space="0" w:color="auto"/>
        <w:right w:val="none" w:sz="0" w:space="0" w:color="auto"/>
      </w:divBdr>
    </w:div>
    <w:div w:id="1153251971">
      <w:bodyDiv w:val="1"/>
      <w:marLeft w:val="0"/>
      <w:marRight w:val="0"/>
      <w:marTop w:val="0"/>
      <w:marBottom w:val="0"/>
      <w:divBdr>
        <w:top w:val="none" w:sz="0" w:space="0" w:color="auto"/>
        <w:left w:val="none" w:sz="0" w:space="0" w:color="auto"/>
        <w:bottom w:val="none" w:sz="0" w:space="0" w:color="auto"/>
        <w:right w:val="none" w:sz="0" w:space="0" w:color="auto"/>
      </w:divBdr>
    </w:div>
    <w:div w:id="1156066538">
      <w:bodyDiv w:val="1"/>
      <w:marLeft w:val="0"/>
      <w:marRight w:val="0"/>
      <w:marTop w:val="0"/>
      <w:marBottom w:val="0"/>
      <w:divBdr>
        <w:top w:val="none" w:sz="0" w:space="0" w:color="auto"/>
        <w:left w:val="none" w:sz="0" w:space="0" w:color="auto"/>
        <w:bottom w:val="none" w:sz="0" w:space="0" w:color="auto"/>
        <w:right w:val="none" w:sz="0" w:space="0" w:color="auto"/>
      </w:divBdr>
    </w:div>
    <w:div w:id="1160003879">
      <w:bodyDiv w:val="1"/>
      <w:marLeft w:val="0"/>
      <w:marRight w:val="0"/>
      <w:marTop w:val="0"/>
      <w:marBottom w:val="0"/>
      <w:divBdr>
        <w:top w:val="none" w:sz="0" w:space="0" w:color="auto"/>
        <w:left w:val="none" w:sz="0" w:space="0" w:color="auto"/>
        <w:bottom w:val="none" w:sz="0" w:space="0" w:color="auto"/>
        <w:right w:val="none" w:sz="0" w:space="0" w:color="auto"/>
      </w:divBdr>
    </w:div>
    <w:div w:id="1162545736">
      <w:bodyDiv w:val="1"/>
      <w:marLeft w:val="0"/>
      <w:marRight w:val="0"/>
      <w:marTop w:val="0"/>
      <w:marBottom w:val="0"/>
      <w:divBdr>
        <w:top w:val="none" w:sz="0" w:space="0" w:color="auto"/>
        <w:left w:val="none" w:sz="0" w:space="0" w:color="auto"/>
        <w:bottom w:val="none" w:sz="0" w:space="0" w:color="auto"/>
        <w:right w:val="none" w:sz="0" w:space="0" w:color="auto"/>
      </w:divBdr>
    </w:div>
    <w:div w:id="1170022005">
      <w:bodyDiv w:val="1"/>
      <w:marLeft w:val="0"/>
      <w:marRight w:val="0"/>
      <w:marTop w:val="0"/>
      <w:marBottom w:val="0"/>
      <w:divBdr>
        <w:top w:val="none" w:sz="0" w:space="0" w:color="auto"/>
        <w:left w:val="none" w:sz="0" w:space="0" w:color="auto"/>
        <w:bottom w:val="none" w:sz="0" w:space="0" w:color="auto"/>
        <w:right w:val="none" w:sz="0" w:space="0" w:color="auto"/>
      </w:divBdr>
    </w:div>
    <w:div w:id="1176187586">
      <w:bodyDiv w:val="1"/>
      <w:marLeft w:val="0"/>
      <w:marRight w:val="0"/>
      <w:marTop w:val="0"/>
      <w:marBottom w:val="0"/>
      <w:divBdr>
        <w:top w:val="none" w:sz="0" w:space="0" w:color="auto"/>
        <w:left w:val="none" w:sz="0" w:space="0" w:color="auto"/>
        <w:bottom w:val="none" w:sz="0" w:space="0" w:color="auto"/>
        <w:right w:val="none" w:sz="0" w:space="0" w:color="auto"/>
      </w:divBdr>
    </w:div>
    <w:div w:id="1179393735">
      <w:bodyDiv w:val="1"/>
      <w:marLeft w:val="0"/>
      <w:marRight w:val="0"/>
      <w:marTop w:val="0"/>
      <w:marBottom w:val="0"/>
      <w:divBdr>
        <w:top w:val="none" w:sz="0" w:space="0" w:color="auto"/>
        <w:left w:val="none" w:sz="0" w:space="0" w:color="auto"/>
        <w:bottom w:val="none" w:sz="0" w:space="0" w:color="auto"/>
        <w:right w:val="none" w:sz="0" w:space="0" w:color="auto"/>
      </w:divBdr>
    </w:div>
    <w:div w:id="1181050477">
      <w:bodyDiv w:val="1"/>
      <w:marLeft w:val="0"/>
      <w:marRight w:val="0"/>
      <w:marTop w:val="0"/>
      <w:marBottom w:val="0"/>
      <w:divBdr>
        <w:top w:val="none" w:sz="0" w:space="0" w:color="auto"/>
        <w:left w:val="none" w:sz="0" w:space="0" w:color="auto"/>
        <w:bottom w:val="none" w:sz="0" w:space="0" w:color="auto"/>
        <w:right w:val="none" w:sz="0" w:space="0" w:color="auto"/>
      </w:divBdr>
    </w:div>
    <w:div w:id="1182165200">
      <w:bodyDiv w:val="1"/>
      <w:marLeft w:val="0"/>
      <w:marRight w:val="0"/>
      <w:marTop w:val="0"/>
      <w:marBottom w:val="0"/>
      <w:divBdr>
        <w:top w:val="none" w:sz="0" w:space="0" w:color="auto"/>
        <w:left w:val="none" w:sz="0" w:space="0" w:color="auto"/>
        <w:bottom w:val="none" w:sz="0" w:space="0" w:color="auto"/>
        <w:right w:val="none" w:sz="0" w:space="0" w:color="auto"/>
      </w:divBdr>
    </w:div>
    <w:div w:id="1185752976">
      <w:bodyDiv w:val="1"/>
      <w:marLeft w:val="0"/>
      <w:marRight w:val="0"/>
      <w:marTop w:val="0"/>
      <w:marBottom w:val="0"/>
      <w:divBdr>
        <w:top w:val="none" w:sz="0" w:space="0" w:color="auto"/>
        <w:left w:val="none" w:sz="0" w:space="0" w:color="auto"/>
        <w:bottom w:val="none" w:sz="0" w:space="0" w:color="auto"/>
        <w:right w:val="none" w:sz="0" w:space="0" w:color="auto"/>
      </w:divBdr>
    </w:div>
    <w:div w:id="1187060135">
      <w:bodyDiv w:val="1"/>
      <w:marLeft w:val="0"/>
      <w:marRight w:val="0"/>
      <w:marTop w:val="0"/>
      <w:marBottom w:val="0"/>
      <w:divBdr>
        <w:top w:val="none" w:sz="0" w:space="0" w:color="auto"/>
        <w:left w:val="none" w:sz="0" w:space="0" w:color="auto"/>
        <w:bottom w:val="none" w:sz="0" w:space="0" w:color="auto"/>
        <w:right w:val="none" w:sz="0" w:space="0" w:color="auto"/>
      </w:divBdr>
    </w:div>
    <w:div w:id="1188786156">
      <w:bodyDiv w:val="1"/>
      <w:marLeft w:val="0"/>
      <w:marRight w:val="0"/>
      <w:marTop w:val="0"/>
      <w:marBottom w:val="0"/>
      <w:divBdr>
        <w:top w:val="none" w:sz="0" w:space="0" w:color="auto"/>
        <w:left w:val="none" w:sz="0" w:space="0" w:color="auto"/>
        <w:bottom w:val="none" w:sz="0" w:space="0" w:color="auto"/>
        <w:right w:val="none" w:sz="0" w:space="0" w:color="auto"/>
      </w:divBdr>
    </w:div>
    <w:div w:id="1192843912">
      <w:bodyDiv w:val="1"/>
      <w:marLeft w:val="0"/>
      <w:marRight w:val="0"/>
      <w:marTop w:val="0"/>
      <w:marBottom w:val="0"/>
      <w:divBdr>
        <w:top w:val="none" w:sz="0" w:space="0" w:color="auto"/>
        <w:left w:val="none" w:sz="0" w:space="0" w:color="auto"/>
        <w:bottom w:val="none" w:sz="0" w:space="0" w:color="auto"/>
        <w:right w:val="none" w:sz="0" w:space="0" w:color="auto"/>
      </w:divBdr>
    </w:div>
    <w:div w:id="1201554425">
      <w:bodyDiv w:val="1"/>
      <w:marLeft w:val="0"/>
      <w:marRight w:val="0"/>
      <w:marTop w:val="0"/>
      <w:marBottom w:val="0"/>
      <w:divBdr>
        <w:top w:val="none" w:sz="0" w:space="0" w:color="auto"/>
        <w:left w:val="none" w:sz="0" w:space="0" w:color="auto"/>
        <w:bottom w:val="none" w:sz="0" w:space="0" w:color="auto"/>
        <w:right w:val="none" w:sz="0" w:space="0" w:color="auto"/>
      </w:divBdr>
    </w:div>
    <w:div w:id="1206600496">
      <w:bodyDiv w:val="1"/>
      <w:marLeft w:val="0"/>
      <w:marRight w:val="0"/>
      <w:marTop w:val="0"/>
      <w:marBottom w:val="0"/>
      <w:divBdr>
        <w:top w:val="none" w:sz="0" w:space="0" w:color="auto"/>
        <w:left w:val="none" w:sz="0" w:space="0" w:color="auto"/>
        <w:bottom w:val="none" w:sz="0" w:space="0" w:color="auto"/>
        <w:right w:val="none" w:sz="0" w:space="0" w:color="auto"/>
      </w:divBdr>
    </w:div>
    <w:div w:id="1208571400">
      <w:bodyDiv w:val="1"/>
      <w:marLeft w:val="0"/>
      <w:marRight w:val="0"/>
      <w:marTop w:val="0"/>
      <w:marBottom w:val="0"/>
      <w:divBdr>
        <w:top w:val="none" w:sz="0" w:space="0" w:color="auto"/>
        <w:left w:val="none" w:sz="0" w:space="0" w:color="auto"/>
        <w:bottom w:val="none" w:sz="0" w:space="0" w:color="auto"/>
        <w:right w:val="none" w:sz="0" w:space="0" w:color="auto"/>
      </w:divBdr>
    </w:div>
    <w:div w:id="1214777198">
      <w:bodyDiv w:val="1"/>
      <w:marLeft w:val="0"/>
      <w:marRight w:val="0"/>
      <w:marTop w:val="0"/>
      <w:marBottom w:val="0"/>
      <w:divBdr>
        <w:top w:val="none" w:sz="0" w:space="0" w:color="auto"/>
        <w:left w:val="none" w:sz="0" w:space="0" w:color="auto"/>
        <w:bottom w:val="none" w:sz="0" w:space="0" w:color="auto"/>
        <w:right w:val="none" w:sz="0" w:space="0" w:color="auto"/>
      </w:divBdr>
    </w:div>
    <w:div w:id="1222405358">
      <w:bodyDiv w:val="1"/>
      <w:marLeft w:val="0"/>
      <w:marRight w:val="0"/>
      <w:marTop w:val="0"/>
      <w:marBottom w:val="0"/>
      <w:divBdr>
        <w:top w:val="none" w:sz="0" w:space="0" w:color="auto"/>
        <w:left w:val="none" w:sz="0" w:space="0" w:color="auto"/>
        <w:bottom w:val="none" w:sz="0" w:space="0" w:color="auto"/>
        <w:right w:val="none" w:sz="0" w:space="0" w:color="auto"/>
      </w:divBdr>
      <w:divsChild>
        <w:div w:id="1211258941">
          <w:marLeft w:val="0"/>
          <w:marRight w:val="0"/>
          <w:marTop w:val="0"/>
          <w:marBottom w:val="0"/>
          <w:divBdr>
            <w:top w:val="none" w:sz="0" w:space="0" w:color="auto"/>
            <w:left w:val="none" w:sz="0" w:space="0" w:color="auto"/>
            <w:bottom w:val="none" w:sz="0" w:space="0" w:color="auto"/>
            <w:right w:val="none" w:sz="0" w:space="0" w:color="auto"/>
          </w:divBdr>
        </w:div>
      </w:divsChild>
    </w:div>
    <w:div w:id="1235167647">
      <w:bodyDiv w:val="1"/>
      <w:marLeft w:val="0"/>
      <w:marRight w:val="0"/>
      <w:marTop w:val="0"/>
      <w:marBottom w:val="0"/>
      <w:divBdr>
        <w:top w:val="none" w:sz="0" w:space="0" w:color="auto"/>
        <w:left w:val="none" w:sz="0" w:space="0" w:color="auto"/>
        <w:bottom w:val="none" w:sz="0" w:space="0" w:color="auto"/>
        <w:right w:val="none" w:sz="0" w:space="0" w:color="auto"/>
      </w:divBdr>
    </w:div>
    <w:div w:id="1245649289">
      <w:bodyDiv w:val="1"/>
      <w:marLeft w:val="0"/>
      <w:marRight w:val="0"/>
      <w:marTop w:val="0"/>
      <w:marBottom w:val="0"/>
      <w:divBdr>
        <w:top w:val="none" w:sz="0" w:space="0" w:color="auto"/>
        <w:left w:val="none" w:sz="0" w:space="0" w:color="auto"/>
        <w:bottom w:val="none" w:sz="0" w:space="0" w:color="auto"/>
        <w:right w:val="none" w:sz="0" w:space="0" w:color="auto"/>
      </w:divBdr>
    </w:div>
    <w:div w:id="1255549134">
      <w:bodyDiv w:val="1"/>
      <w:marLeft w:val="0"/>
      <w:marRight w:val="0"/>
      <w:marTop w:val="0"/>
      <w:marBottom w:val="0"/>
      <w:divBdr>
        <w:top w:val="none" w:sz="0" w:space="0" w:color="auto"/>
        <w:left w:val="none" w:sz="0" w:space="0" w:color="auto"/>
        <w:bottom w:val="none" w:sz="0" w:space="0" w:color="auto"/>
        <w:right w:val="none" w:sz="0" w:space="0" w:color="auto"/>
      </w:divBdr>
      <w:divsChild>
        <w:div w:id="253050880">
          <w:marLeft w:val="0"/>
          <w:marRight w:val="0"/>
          <w:marTop w:val="0"/>
          <w:marBottom w:val="0"/>
          <w:divBdr>
            <w:top w:val="none" w:sz="0" w:space="0" w:color="auto"/>
            <w:left w:val="none" w:sz="0" w:space="0" w:color="auto"/>
            <w:bottom w:val="none" w:sz="0" w:space="0" w:color="auto"/>
            <w:right w:val="none" w:sz="0" w:space="0" w:color="auto"/>
          </w:divBdr>
        </w:div>
      </w:divsChild>
    </w:div>
    <w:div w:id="1262295959">
      <w:bodyDiv w:val="1"/>
      <w:marLeft w:val="0"/>
      <w:marRight w:val="0"/>
      <w:marTop w:val="0"/>
      <w:marBottom w:val="0"/>
      <w:divBdr>
        <w:top w:val="none" w:sz="0" w:space="0" w:color="auto"/>
        <w:left w:val="none" w:sz="0" w:space="0" w:color="auto"/>
        <w:bottom w:val="none" w:sz="0" w:space="0" w:color="auto"/>
        <w:right w:val="none" w:sz="0" w:space="0" w:color="auto"/>
      </w:divBdr>
    </w:div>
    <w:div w:id="1264192657">
      <w:bodyDiv w:val="1"/>
      <w:marLeft w:val="0"/>
      <w:marRight w:val="0"/>
      <w:marTop w:val="0"/>
      <w:marBottom w:val="0"/>
      <w:divBdr>
        <w:top w:val="none" w:sz="0" w:space="0" w:color="auto"/>
        <w:left w:val="none" w:sz="0" w:space="0" w:color="auto"/>
        <w:bottom w:val="none" w:sz="0" w:space="0" w:color="auto"/>
        <w:right w:val="none" w:sz="0" w:space="0" w:color="auto"/>
      </w:divBdr>
    </w:div>
    <w:div w:id="1296452926">
      <w:bodyDiv w:val="1"/>
      <w:marLeft w:val="0"/>
      <w:marRight w:val="0"/>
      <w:marTop w:val="0"/>
      <w:marBottom w:val="0"/>
      <w:divBdr>
        <w:top w:val="none" w:sz="0" w:space="0" w:color="auto"/>
        <w:left w:val="none" w:sz="0" w:space="0" w:color="auto"/>
        <w:bottom w:val="none" w:sz="0" w:space="0" w:color="auto"/>
        <w:right w:val="none" w:sz="0" w:space="0" w:color="auto"/>
      </w:divBdr>
    </w:div>
    <w:div w:id="1296715480">
      <w:bodyDiv w:val="1"/>
      <w:marLeft w:val="0"/>
      <w:marRight w:val="0"/>
      <w:marTop w:val="0"/>
      <w:marBottom w:val="0"/>
      <w:divBdr>
        <w:top w:val="none" w:sz="0" w:space="0" w:color="auto"/>
        <w:left w:val="none" w:sz="0" w:space="0" w:color="auto"/>
        <w:bottom w:val="none" w:sz="0" w:space="0" w:color="auto"/>
        <w:right w:val="none" w:sz="0" w:space="0" w:color="auto"/>
      </w:divBdr>
    </w:div>
    <w:div w:id="1304001061">
      <w:bodyDiv w:val="1"/>
      <w:marLeft w:val="0"/>
      <w:marRight w:val="0"/>
      <w:marTop w:val="0"/>
      <w:marBottom w:val="0"/>
      <w:divBdr>
        <w:top w:val="none" w:sz="0" w:space="0" w:color="auto"/>
        <w:left w:val="none" w:sz="0" w:space="0" w:color="auto"/>
        <w:bottom w:val="none" w:sz="0" w:space="0" w:color="auto"/>
        <w:right w:val="none" w:sz="0" w:space="0" w:color="auto"/>
      </w:divBdr>
    </w:div>
    <w:div w:id="1311593679">
      <w:bodyDiv w:val="1"/>
      <w:marLeft w:val="0"/>
      <w:marRight w:val="0"/>
      <w:marTop w:val="0"/>
      <w:marBottom w:val="0"/>
      <w:divBdr>
        <w:top w:val="none" w:sz="0" w:space="0" w:color="auto"/>
        <w:left w:val="none" w:sz="0" w:space="0" w:color="auto"/>
        <w:bottom w:val="none" w:sz="0" w:space="0" w:color="auto"/>
        <w:right w:val="none" w:sz="0" w:space="0" w:color="auto"/>
      </w:divBdr>
    </w:div>
    <w:div w:id="1328903498">
      <w:bodyDiv w:val="1"/>
      <w:marLeft w:val="0"/>
      <w:marRight w:val="0"/>
      <w:marTop w:val="0"/>
      <w:marBottom w:val="0"/>
      <w:divBdr>
        <w:top w:val="none" w:sz="0" w:space="0" w:color="auto"/>
        <w:left w:val="none" w:sz="0" w:space="0" w:color="auto"/>
        <w:bottom w:val="none" w:sz="0" w:space="0" w:color="auto"/>
        <w:right w:val="none" w:sz="0" w:space="0" w:color="auto"/>
      </w:divBdr>
    </w:div>
    <w:div w:id="1329820745">
      <w:bodyDiv w:val="1"/>
      <w:marLeft w:val="0"/>
      <w:marRight w:val="0"/>
      <w:marTop w:val="0"/>
      <w:marBottom w:val="0"/>
      <w:divBdr>
        <w:top w:val="none" w:sz="0" w:space="0" w:color="auto"/>
        <w:left w:val="none" w:sz="0" w:space="0" w:color="auto"/>
        <w:bottom w:val="none" w:sz="0" w:space="0" w:color="auto"/>
        <w:right w:val="none" w:sz="0" w:space="0" w:color="auto"/>
      </w:divBdr>
    </w:div>
    <w:div w:id="1337075237">
      <w:bodyDiv w:val="1"/>
      <w:marLeft w:val="0"/>
      <w:marRight w:val="0"/>
      <w:marTop w:val="0"/>
      <w:marBottom w:val="0"/>
      <w:divBdr>
        <w:top w:val="none" w:sz="0" w:space="0" w:color="auto"/>
        <w:left w:val="none" w:sz="0" w:space="0" w:color="auto"/>
        <w:bottom w:val="none" w:sz="0" w:space="0" w:color="auto"/>
        <w:right w:val="none" w:sz="0" w:space="0" w:color="auto"/>
      </w:divBdr>
    </w:div>
    <w:div w:id="1341663673">
      <w:bodyDiv w:val="1"/>
      <w:marLeft w:val="0"/>
      <w:marRight w:val="0"/>
      <w:marTop w:val="0"/>
      <w:marBottom w:val="0"/>
      <w:divBdr>
        <w:top w:val="none" w:sz="0" w:space="0" w:color="auto"/>
        <w:left w:val="none" w:sz="0" w:space="0" w:color="auto"/>
        <w:bottom w:val="none" w:sz="0" w:space="0" w:color="auto"/>
        <w:right w:val="none" w:sz="0" w:space="0" w:color="auto"/>
      </w:divBdr>
    </w:div>
    <w:div w:id="1342702726">
      <w:bodyDiv w:val="1"/>
      <w:marLeft w:val="0"/>
      <w:marRight w:val="0"/>
      <w:marTop w:val="0"/>
      <w:marBottom w:val="0"/>
      <w:divBdr>
        <w:top w:val="none" w:sz="0" w:space="0" w:color="auto"/>
        <w:left w:val="none" w:sz="0" w:space="0" w:color="auto"/>
        <w:bottom w:val="none" w:sz="0" w:space="0" w:color="auto"/>
        <w:right w:val="none" w:sz="0" w:space="0" w:color="auto"/>
      </w:divBdr>
    </w:div>
    <w:div w:id="1346519756">
      <w:bodyDiv w:val="1"/>
      <w:marLeft w:val="0"/>
      <w:marRight w:val="0"/>
      <w:marTop w:val="0"/>
      <w:marBottom w:val="0"/>
      <w:divBdr>
        <w:top w:val="none" w:sz="0" w:space="0" w:color="auto"/>
        <w:left w:val="none" w:sz="0" w:space="0" w:color="auto"/>
        <w:bottom w:val="none" w:sz="0" w:space="0" w:color="auto"/>
        <w:right w:val="none" w:sz="0" w:space="0" w:color="auto"/>
      </w:divBdr>
    </w:div>
    <w:div w:id="1354695321">
      <w:bodyDiv w:val="1"/>
      <w:marLeft w:val="0"/>
      <w:marRight w:val="0"/>
      <w:marTop w:val="0"/>
      <w:marBottom w:val="0"/>
      <w:divBdr>
        <w:top w:val="none" w:sz="0" w:space="0" w:color="auto"/>
        <w:left w:val="none" w:sz="0" w:space="0" w:color="auto"/>
        <w:bottom w:val="none" w:sz="0" w:space="0" w:color="auto"/>
        <w:right w:val="none" w:sz="0" w:space="0" w:color="auto"/>
      </w:divBdr>
    </w:div>
    <w:div w:id="1355418033">
      <w:bodyDiv w:val="1"/>
      <w:marLeft w:val="0"/>
      <w:marRight w:val="0"/>
      <w:marTop w:val="0"/>
      <w:marBottom w:val="0"/>
      <w:divBdr>
        <w:top w:val="none" w:sz="0" w:space="0" w:color="auto"/>
        <w:left w:val="none" w:sz="0" w:space="0" w:color="auto"/>
        <w:bottom w:val="none" w:sz="0" w:space="0" w:color="auto"/>
        <w:right w:val="none" w:sz="0" w:space="0" w:color="auto"/>
      </w:divBdr>
    </w:div>
    <w:div w:id="1370763815">
      <w:bodyDiv w:val="1"/>
      <w:marLeft w:val="0"/>
      <w:marRight w:val="0"/>
      <w:marTop w:val="0"/>
      <w:marBottom w:val="0"/>
      <w:divBdr>
        <w:top w:val="none" w:sz="0" w:space="0" w:color="auto"/>
        <w:left w:val="none" w:sz="0" w:space="0" w:color="auto"/>
        <w:bottom w:val="none" w:sz="0" w:space="0" w:color="auto"/>
        <w:right w:val="none" w:sz="0" w:space="0" w:color="auto"/>
      </w:divBdr>
    </w:div>
    <w:div w:id="1374575366">
      <w:bodyDiv w:val="1"/>
      <w:marLeft w:val="0"/>
      <w:marRight w:val="0"/>
      <w:marTop w:val="0"/>
      <w:marBottom w:val="0"/>
      <w:divBdr>
        <w:top w:val="none" w:sz="0" w:space="0" w:color="auto"/>
        <w:left w:val="none" w:sz="0" w:space="0" w:color="auto"/>
        <w:bottom w:val="none" w:sz="0" w:space="0" w:color="auto"/>
        <w:right w:val="none" w:sz="0" w:space="0" w:color="auto"/>
      </w:divBdr>
    </w:div>
    <w:div w:id="1387993342">
      <w:bodyDiv w:val="1"/>
      <w:marLeft w:val="0"/>
      <w:marRight w:val="0"/>
      <w:marTop w:val="0"/>
      <w:marBottom w:val="0"/>
      <w:divBdr>
        <w:top w:val="none" w:sz="0" w:space="0" w:color="auto"/>
        <w:left w:val="none" w:sz="0" w:space="0" w:color="auto"/>
        <w:bottom w:val="none" w:sz="0" w:space="0" w:color="auto"/>
        <w:right w:val="none" w:sz="0" w:space="0" w:color="auto"/>
      </w:divBdr>
    </w:div>
    <w:div w:id="1410694306">
      <w:bodyDiv w:val="1"/>
      <w:marLeft w:val="0"/>
      <w:marRight w:val="0"/>
      <w:marTop w:val="0"/>
      <w:marBottom w:val="0"/>
      <w:divBdr>
        <w:top w:val="none" w:sz="0" w:space="0" w:color="auto"/>
        <w:left w:val="none" w:sz="0" w:space="0" w:color="auto"/>
        <w:bottom w:val="none" w:sz="0" w:space="0" w:color="auto"/>
        <w:right w:val="none" w:sz="0" w:space="0" w:color="auto"/>
      </w:divBdr>
    </w:div>
    <w:div w:id="1424381406">
      <w:bodyDiv w:val="1"/>
      <w:marLeft w:val="0"/>
      <w:marRight w:val="0"/>
      <w:marTop w:val="0"/>
      <w:marBottom w:val="0"/>
      <w:divBdr>
        <w:top w:val="none" w:sz="0" w:space="0" w:color="auto"/>
        <w:left w:val="none" w:sz="0" w:space="0" w:color="auto"/>
        <w:bottom w:val="none" w:sz="0" w:space="0" w:color="auto"/>
        <w:right w:val="none" w:sz="0" w:space="0" w:color="auto"/>
      </w:divBdr>
    </w:div>
    <w:div w:id="1428577264">
      <w:bodyDiv w:val="1"/>
      <w:marLeft w:val="0"/>
      <w:marRight w:val="0"/>
      <w:marTop w:val="0"/>
      <w:marBottom w:val="0"/>
      <w:divBdr>
        <w:top w:val="none" w:sz="0" w:space="0" w:color="auto"/>
        <w:left w:val="none" w:sz="0" w:space="0" w:color="auto"/>
        <w:bottom w:val="none" w:sz="0" w:space="0" w:color="auto"/>
        <w:right w:val="none" w:sz="0" w:space="0" w:color="auto"/>
      </w:divBdr>
    </w:div>
    <w:div w:id="1437675553">
      <w:bodyDiv w:val="1"/>
      <w:marLeft w:val="0"/>
      <w:marRight w:val="0"/>
      <w:marTop w:val="0"/>
      <w:marBottom w:val="0"/>
      <w:divBdr>
        <w:top w:val="none" w:sz="0" w:space="0" w:color="auto"/>
        <w:left w:val="none" w:sz="0" w:space="0" w:color="auto"/>
        <w:bottom w:val="none" w:sz="0" w:space="0" w:color="auto"/>
        <w:right w:val="none" w:sz="0" w:space="0" w:color="auto"/>
      </w:divBdr>
    </w:div>
    <w:div w:id="1446192436">
      <w:bodyDiv w:val="1"/>
      <w:marLeft w:val="0"/>
      <w:marRight w:val="0"/>
      <w:marTop w:val="0"/>
      <w:marBottom w:val="0"/>
      <w:divBdr>
        <w:top w:val="none" w:sz="0" w:space="0" w:color="auto"/>
        <w:left w:val="none" w:sz="0" w:space="0" w:color="auto"/>
        <w:bottom w:val="none" w:sz="0" w:space="0" w:color="auto"/>
        <w:right w:val="none" w:sz="0" w:space="0" w:color="auto"/>
      </w:divBdr>
    </w:div>
    <w:div w:id="1450394737">
      <w:bodyDiv w:val="1"/>
      <w:marLeft w:val="0"/>
      <w:marRight w:val="0"/>
      <w:marTop w:val="0"/>
      <w:marBottom w:val="0"/>
      <w:divBdr>
        <w:top w:val="none" w:sz="0" w:space="0" w:color="auto"/>
        <w:left w:val="none" w:sz="0" w:space="0" w:color="auto"/>
        <w:bottom w:val="none" w:sz="0" w:space="0" w:color="auto"/>
        <w:right w:val="none" w:sz="0" w:space="0" w:color="auto"/>
      </w:divBdr>
    </w:div>
    <w:div w:id="1455253265">
      <w:bodyDiv w:val="1"/>
      <w:marLeft w:val="0"/>
      <w:marRight w:val="0"/>
      <w:marTop w:val="0"/>
      <w:marBottom w:val="0"/>
      <w:divBdr>
        <w:top w:val="none" w:sz="0" w:space="0" w:color="auto"/>
        <w:left w:val="none" w:sz="0" w:space="0" w:color="auto"/>
        <w:bottom w:val="none" w:sz="0" w:space="0" w:color="auto"/>
        <w:right w:val="none" w:sz="0" w:space="0" w:color="auto"/>
      </w:divBdr>
      <w:divsChild>
        <w:div w:id="624846310">
          <w:marLeft w:val="0"/>
          <w:marRight w:val="0"/>
          <w:marTop w:val="0"/>
          <w:marBottom w:val="0"/>
          <w:divBdr>
            <w:top w:val="none" w:sz="0" w:space="0" w:color="auto"/>
            <w:left w:val="none" w:sz="0" w:space="0" w:color="auto"/>
            <w:bottom w:val="none" w:sz="0" w:space="0" w:color="auto"/>
            <w:right w:val="none" w:sz="0" w:space="0" w:color="auto"/>
          </w:divBdr>
        </w:div>
      </w:divsChild>
    </w:div>
    <w:div w:id="1455368768">
      <w:bodyDiv w:val="1"/>
      <w:marLeft w:val="0"/>
      <w:marRight w:val="0"/>
      <w:marTop w:val="0"/>
      <w:marBottom w:val="0"/>
      <w:divBdr>
        <w:top w:val="none" w:sz="0" w:space="0" w:color="auto"/>
        <w:left w:val="none" w:sz="0" w:space="0" w:color="auto"/>
        <w:bottom w:val="none" w:sz="0" w:space="0" w:color="auto"/>
        <w:right w:val="none" w:sz="0" w:space="0" w:color="auto"/>
      </w:divBdr>
    </w:div>
    <w:div w:id="1455825125">
      <w:bodyDiv w:val="1"/>
      <w:marLeft w:val="0"/>
      <w:marRight w:val="0"/>
      <w:marTop w:val="0"/>
      <w:marBottom w:val="0"/>
      <w:divBdr>
        <w:top w:val="none" w:sz="0" w:space="0" w:color="auto"/>
        <w:left w:val="none" w:sz="0" w:space="0" w:color="auto"/>
        <w:bottom w:val="none" w:sz="0" w:space="0" w:color="auto"/>
        <w:right w:val="none" w:sz="0" w:space="0" w:color="auto"/>
      </w:divBdr>
    </w:div>
    <w:div w:id="1465855216">
      <w:bodyDiv w:val="1"/>
      <w:marLeft w:val="0"/>
      <w:marRight w:val="0"/>
      <w:marTop w:val="0"/>
      <w:marBottom w:val="0"/>
      <w:divBdr>
        <w:top w:val="none" w:sz="0" w:space="0" w:color="auto"/>
        <w:left w:val="none" w:sz="0" w:space="0" w:color="auto"/>
        <w:bottom w:val="none" w:sz="0" w:space="0" w:color="auto"/>
        <w:right w:val="none" w:sz="0" w:space="0" w:color="auto"/>
      </w:divBdr>
    </w:div>
    <w:div w:id="1470395505">
      <w:bodyDiv w:val="1"/>
      <w:marLeft w:val="0"/>
      <w:marRight w:val="0"/>
      <w:marTop w:val="0"/>
      <w:marBottom w:val="0"/>
      <w:divBdr>
        <w:top w:val="none" w:sz="0" w:space="0" w:color="auto"/>
        <w:left w:val="none" w:sz="0" w:space="0" w:color="auto"/>
        <w:bottom w:val="none" w:sz="0" w:space="0" w:color="auto"/>
        <w:right w:val="none" w:sz="0" w:space="0" w:color="auto"/>
      </w:divBdr>
    </w:div>
    <w:div w:id="1477379662">
      <w:bodyDiv w:val="1"/>
      <w:marLeft w:val="0"/>
      <w:marRight w:val="0"/>
      <w:marTop w:val="0"/>
      <w:marBottom w:val="0"/>
      <w:divBdr>
        <w:top w:val="none" w:sz="0" w:space="0" w:color="auto"/>
        <w:left w:val="none" w:sz="0" w:space="0" w:color="auto"/>
        <w:bottom w:val="none" w:sz="0" w:space="0" w:color="auto"/>
        <w:right w:val="none" w:sz="0" w:space="0" w:color="auto"/>
      </w:divBdr>
    </w:div>
    <w:div w:id="1503859091">
      <w:bodyDiv w:val="1"/>
      <w:marLeft w:val="0"/>
      <w:marRight w:val="0"/>
      <w:marTop w:val="0"/>
      <w:marBottom w:val="0"/>
      <w:divBdr>
        <w:top w:val="none" w:sz="0" w:space="0" w:color="auto"/>
        <w:left w:val="none" w:sz="0" w:space="0" w:color="auto"/>
        <w:bottom w:val="none" w:sz="0" w:space="0" w:color="auto"/>
        <w:right w:val="none" w:sz="0" w:space="0" w:color="auto"/>
      </w:divBdr>
    </w:div>
    <w:div w:id="1517427971">
      <w:bodyDiv w:val="1"/>
      <w:marLeft w:val="0"/>
      <w:marRight w:val="0"/>
      <w:marTop w:val="0"/>
      <w:marBottom w:val="0"/>
      <w:divBdr>
        <w:top w:val="none" w:sz="0" w:space="0" w:color="auto"/>
        <w:left w:val="none" w:sz="0" w:space="0" w:color="auto"/>
        <w:bottom w:val="none" w:sz="0" w:space="0" w:color="auto"/>
        <w:right w:val="none" w:sz="0" w:space="0" w:color="auto"/>
      </w:divBdr>
    </w:div>
    <w:div w:id="1539120629">
      <w:bodyDiv w:val="1"/>
      <w:marLeft w:val="0"/>
      <w:marRight w:val="0"/>
      <w:marTop w:val="0"/>
      <w:marBottom w:val="0"/>
      <w:divBdr>
        <w:top w:val="none" w:sz="0" w:space="0" w:color="auto"/>
        <w:left w:val="none" w:sz="0" w:space="0" w:color="auto"/>
        <w:bottom w:val="none" w:sz="0" w:space="0" w:color="auto"/>
        <w:right w:val="none" w:sz="0" w:space="0" w:color="auto"/>
      </w:divBdr>
    </w:div>
    <w:div w:id="1540046443">
      <w:bodyDiv w:val="1"/>
      <w:marLeft w:val="0"/>
      <w:marRight w:val="0"/>
      <w:marTop w:val="0"/>
      <w:marBottom w:val="0"/>
      <w:divBdr>
        <w:top w:val="none" w:sz="0" w:space="0" w:color="auto"/>
        <w:left w:val="none" w:sz="0" w:space="0" w:color="auto"/>
        <w:bottom w:val="none" w:sz="0" w:space="0" w:color="auto"/>
        <w:right w:val="none" w:sz="0" w:space="0" w:color="auto"/>
      </w:divBdr>
    </w:div>
    <w:div w:id="1546479167">
      <w:bodyDiv w:val="1"/>
      <w:marLeft w:val="0"/>
      <w:marRight w:val="0"/>
      <w:marTop w:val="0"/>
      <w:marBottom w:val="0"/>
      <w:divBdr>
        <w:top w:val="none" w:sz="0" w:space="0" w:color="auto"/>
        <w:left w:val="none" w:sz="0" w:space="0" w:color="auto"/>
        <w:bottom w:val="none" w:sz="0" w:space="0" w:color="auto"/>
        <w:right w:val="none" w:sz="0" w:space="0" w:color="auto"/>
      </w:divBdr>
    </w:div>
    <w:div w:id="1561286510">
      <w:bodyDiv w:val="1"/>
      <w:marLeft w:val="0"/>
      <w:marRight w:val="0"/>
      <w:marTop w:val="0"/>
      <w:marBottom w:val="0"/>
      <w:divBdr>
        <w:top w:val="none" w:sz="0" w:space="0" w:color="auto"/>
        <w:left w:val="none" w:sz="0" w:space="0" w:color="auto"/>
        <w:bottom w:val="none" w:sz="0" w:space="0" w:color="auto"/>
        <w:right w:val="none" w:sz="0" w:space="0" w:color="auto"/>
      </w:divBdr>
    </w:div>
    <w:div w:id="1580362010">
      <w:bodyDiv w:val="1"/>
      <w:marLeft w:val="0"/>
      <w:marRight w:val="0"/>
      <w:marTop w:val="0"/>
      <w:marBottom w:val="0"/>
      <w:divBdr>
        <w:top w:val="none" w:sz="0" w:space="0" w:color="auto"/>
        <w:left w:val="none" w:sz="0" w:space="0" w:color="auto"/>
        <w:bottom w:val="none" w:sz="0" w:space="0" w:color="auto"/>
        <w:right w:val="none" w:sz="0" w:space="0" w:color="auto"/>
      </w:divBdr>
    </w:div>
    <w:div w:id="1583876576">
      <w:bodyDiv w:val="1"/>
      <w:marLeft w:val="0"/>
      <w:marRight w:val="0"/>
      <w:marTop w:val="0"/>
      <w:marBottom w:val="0"/>
      <w:divBdr>
        <w:top w:val="none" w:sz="0" w:space="0" w:color="auto"/>
        <w:left w:val="none" w:sz="0" w:space="0" w:color="auto"/>
        <w:bottom w:val="none" w:sz="0" w:space="0" w:color="auto"/>
        <w:right w:val="none" w:sz="0" w:space="0" w:color="auto"/>
      </w:divBdr>
    </w:div>
    <w:div w:id="1584293995">
      <w:bodyDiv w:val="1"/>
      <w:marLeft w:val="0"/>
      <w:marRight w:val="0"/>
      <w:marTop w:val="0"/>
      <w:marBottom w:val="0"/>
      <w:divBdr>
        <w:top w:val="none" w:sz="0" w:space="0" w:color="auto"/>
        <w:left w:val="none" w:sz="0" w:space="0" w:color="auto"/>
        <w:bottom w:val="none" w:sz="0" w:space="0" w:color="auto"/>
        <w:right w:val="none" w:sz="0" w:space="0" w:color="auto"/>
      </w:divBdr>
    </w:div>
    <w:div w:id="1585529619">
      <w:bodyDiv w:val="1"/>
      <w:marLeft w:val="0"/>
      <w:marRight w:val="0"/>
      <w:marTop w:val="0"/>
      <w:marBottom w:val="0"/>
      <w:divBdr>
        <w:top w:val="none" w:sz="0" w:space="0" w:color="auto"/>
        <w:left w:val="none" w:sz="0" w:space="0" w:color="auto"/>
        <w:bottom w:val="none" w:sz="0" w:space="0" w:color="auto"/>
        <w:right w:val="none" w:sz="0" w:space="0" w:color="auto"/>
      </w:divBdr>
    </w:div>
    <w:div w:id="1586769308">
      <w:bodyDiv w:val="1"/>
      <w:marLeft w:val="0"/>
      <w:marRight w:val="0"/>
      <w:marTop w:val="0"/>
      <w:marBottom w:val="0"/>
      <w:divBdr>
        <w:top w:val="none" w:sz="0" w:space="0" w:color="auto"/>
        <w:left w:val="none" w:sz="0" w:space="0" w:color="auto"/>
        <w:bottom w:val="none" w:sz="0" w:space="0" w:color="auto"/>
        <w:right w:val="none" w:sz="0" w:space="0" w:color="auto"/>
      </w:divBdr>
      <w:divsChild>
        <w:div w:id="894851464">
          <w:marLeft w:val="0"/>
          <w:marRight w:val="0"/>
          <w:marTop w:val="0"/>
          <w:marBottom w:val="0"/>
          <w:divBdr>
            <w:top w:val="none" w:sz="0" w:space="0" w:color="auto"/>
            <w:left w:val="none" w:sz="0" w:space="0" w:color="auto"/>
            <w:bottom w:val="none" w:sz="0" w:space="0" w:color="auto"/>
            <w:right w:val="none" w:sz="0" w:space="0" w:color="auto"/>
          </w:divBdr>
          <w:divsChild>
            <w:div w:id="2039550293">
              <w:marLeft w:val="0"/>
              <w:marRight w:val="0"/>
              <w:marTop w:val="0"/>
              <w:marBottom w:val="0"/>
              <w:divBdr>
                <w:top w:val="none" w:sz="0" w:space="0" w:color="auto"/>
                <w:left w:val="none" w:sz="0" w:space="0" w:color="auto"/>
                <w:bottom w:val="none" w:sz="0" w:space="0" w:color="auto"/>
                <w:right w:val="none" w:sz="0" w:space="0" w:color="auto"/>
              </w:divBdr>
            </w:div>
            <w:div w:id="450706848">
              <w:marLeft w:val="0"/>
              <w:marRight w:val="0"/>
              <w:marTop w:val="0"/>
              <w:marBottom w:val="0"/>
              <w:divBdr>
                <w:top w:val="none" w:sz="0" w:space="0" w:color="auto"/>
                <w:left w:val="none" w:sz="0" w:space="0" w:color="auto"/>
                <w:bottom w:val="none" w:sz="0" w:space="0" w:color="auto"/>
                <w:right w:val="none" w:sz="0" w:space="0" w:color="auto"/>
              </w:divBdr>
              <w:divsChild>
                <w:div w:id="23406205">
                  <w:marLeft w:val="0"/>
                  <w:marRight w:val="0"/>
                  <w:marTop w:val="0"/>
                  <w:marBottom w:val="0"/>
                  <w:divBdr>
                    <w:top w:val="none" w:sz="0" w:space="0" w:color="auto"/>
                    <w:left w:val="none" w:sz="0" w:space="0" w:color="auto"/>
                    <w:bottom w:val="none" w:sz="0" w:space="0" w:color="auto"/>
                    <w:right w:val="none" w:sz="0" w:space="0" w:color="auto"/>
                  </w:divBdr>
                  <w:divsChild>
                    <w:div w:id="173758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68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642197">
      <w:bodyDiv w:val="1"/>
      <w:marLeft w:val="0"/>
      <w:marRight w:val="0"/>
      <w:marTop w:val="0"/>
      <w:marBottom w:val="0"/>
      <w:divBdr>
        <w:top w:val="none" w:sz="0" w:space="0" w:color="auto"/>
        <w:left w:val="none" w:sz="0" w:space="0" w:color="auto"/>
        <w:bottom w:val="none" w:sz="0" w:space="0" w:color="auto"/>
        <w:right w:val="none" w:sz="0" w:space="0" w:color="auto"/>
      </w:divBdr>
    </w:div>
    <w:div w:id="1592546683">
      <w:bodyDiv w:val="1"/>
      <w:marLeft w:val="0"/>
      <w:marRight w:val="0"/>
      <w:marTop w:val="0"/>
      <w:marBottom w:val="0"/>
      <w:divBdr>
        <w:top w:val="none" w:sz="0" w:space="0" w:color="auto"/>
        <w:left w:val="none" w:sz="0" w:space="0" w:color="auto"/>
        <w:bottom w:val="none" w:sz="0" w:space="0" w:color="auto"/>
        <w:right w:val="none" w:sz="0" w:space="0" w:color="auto"/>
      </w:divBdr>
    </w:div>
    <w:div w:id="1594363201">
      <w:bodyDiv w:val="1"/>
      <w:marLeft w:val="0"/>
      <w:marRight w:val="0"/>
      <w:marTop w:val="0"/>
      <w:marBottom w:val="0"/>
      <w:divBdr>
        <w:top w:val="none" w:sz="0" w:space="0" w:color="auto"/>
        <w:left w:val="none" w:sz="0" w:space="0" w:color="auto"/>
        <w:bottom w:val="none" w:sz="0" w:space="0" w:color="auto"/>
        <w:right w:val="none" w:sz="0" w:space="0" w:color="auto"/>
      </w:divBdr>
    </w:div>
    <w:div w:id="1609194766">
      <w:bodyDiv w:val="1"/>
      <w:marLeft w:val="0"/>
      <w:marRight w:val="0"/>
      <w:marTop w:val="0"/>
      <w:marBottom w:val="0"/>
      <w:divBdr>
        <w:top w:val="none" w:sz="0" w:space="0" w:color="auto"/>
        <w:left w:val="none" w:sz="0" w:space="0" w:color="auto"/>
        <w:bottom w:val="none" w:sz="0" w:space="0" w:color="auto"/>
        <w:right w:val="none" w:sz="0" w:space="0" w:color="auto"/>
      </w:divBdr>
    </w:div>
    <w:div w:id="1614366626">
      <w:bodyDiv w:val="1"/>
      <w:marLeft w:val="0"/>
      <w:marRight w:val="0"/>
      <w:marTop w:val="0"/>
      <w:marBottom w:val="0"/>
      <w:divBdr>
        <w:top w:val="none" w:sz="0" w:space="0" w:color="auto"/>
        <w:left w:val="none" w:sz="0" w:space="0" w:color="auto"/>
        <w:bottom w:val="none" w:sz="0" w:space="0" w:color="auto"/>
        <w:right w:val="none" w:sz="0" w:space="0" w:color="auto"/>
      </w:divBdr>
    </w:div>
    <w:div w:id="1633249902">
      <w:bodyDiv w:val="1"/>
      <w:marLeft w:val="0"/>
      <w:marRight w:val="0"/>
      <w:marTop w:val="0"/>
      <w:marBottom w:val="0"/>
      <w:divBdr>
        <w:top w:val="none" w:sz="0" w:space="0" w:color="auto"/>
        <w:left w:val="none" w:sz="0" w:space="0" w:color="auto"/>
        <w:bottom w:val="none" w:sz="0" w:space="0" w:color="auto"/>
        <w:right w:val="none" w:sz="0" w:space="0" w:color="auto"/>
      </w:divBdr>
    </w:div>
    <w:div w:id="1637180493">
      <w:bodyDiv w:val="1"/>
      <w:marLeft w:val="0"/>
      <w:marRight w:val="0"/>
      <w:marTop w:val="0"/>
      <w:marBottom w:val="0"/>
      <w:divBdr>
        <w:top w:val="none" w:sz="0" w:space="0" w:color="auto"/>
        <w:left w:val="none" w:sz="0" w:space="0" w:color="auto"/>
        <w:bottom w:val="none" w:sz="0" w:space="0" w:color="auto"/>
        <w:right w:val="none" w:sz="0" w:space="0" w:color="auto"/>
      </w:divBdr>
    </w:div>
    <w:div w:id="1642612129">
      <w:bodyDiv w:val="1"/>
      <w:marLeft w:val="0"/>
      <w:marRight w:val="0"/>
      <w:marTop w:val="0"/>
      <w:marBottom w:val="0"/>
      <w:divBdr>
        <w:top w:val="none" w:sz="0" w:space="0" w:color="auto"/>
        <w:left w:val="none" w:sz="0" w:space="0" w:color="auto"/>
        <w:bottom w:val="none" w:sz="0" w:space="0" w:color="auto"/>
        <w:right w:val="none" w:sz="0" w:space="0" w:color="auto"/>
      </w:divBdr>
    </w:div>
    <w:div w:id="1649018855">
      <w:bodyDiv w:val="1"/>
      <w:marLeft w:val="0"/>
      <w:marRight w:val="0"/>
      <w:marTop w:val="0"/>
      <w:marBottom w:val="0"/>
      <w:divBdr>
        <w:top w:val="none" w:sz="0" w:space="0" w:color="auto"/>
        <w:left w:val="none" w:sz="0" w:space="0" w:color="auto"/>
        <w:bottom w:val="none" w:sz="0" w:space="0" w:color="auto"/>
        <w:right w:val="none" w:sz="0" w:space="0" w:color="auto"/>
      </w:divBdr>
    </w:div>
    <w:div w:id="1658606808">
      <w:bodyDiv w:val="1"/>
      <w:marLeft w:val="0"/>
      <w:marRight w:val="0"/>
      <w:marTop w:val="0"/>
      <w:marBottom w:val="0"/>
      <w:divBdr>
        <w:top w:val="none" w:sz="0" w:space="0" w:color="auto"/>
        <w:left w:val="none" w:sz="0" w:space="0" w:color="auto"/>
        <w:bottom w:val="none" w:sz="0" w:space="0" w:color="auto"/>
        <w:right w:val="none" w:sz="0" w:space="0" w:color="auto"/>
      </w:divBdr>
      <w:divsChild>
        <w:div w:id="1136028458">
          <w:marLeft w:val="0"/>
          <w:marRight w:val="0"/>
          <w:marTop w:val="0"/>
          <w:marBottom w:val="0"/>
          <w:divBdr>
            <w:top w:val="none" w:sz="0" w:space="0" w:color="auto"/>
            <w:left w:val="none" w:sz="0" w:space="0" w:color="auto"/>
            <w:bottom w:val="none" w:sz="0" w:space="0" w:color="auto"/>
            <w:right w:val="none" w:sz="0" w:space="0" w:color="auto"/>
          </w:divBdr>
        </w:div>
      </w:divsChild>
    </w:div>
    <w:div w:id="1681160208">
      <w:bodyDiv w:val="1"/>
      <w:marLeft w:val="0"/>
      <w:marRight w:val="0"/>
      <w:marTop w:val="0"/>
      <w:marBottom w:val="0"/>
      <w:divBdr>
        <w:top w:val="none" w:sz="0" w:space="0" w:color="auto"/>
        <w:left w:val="none" w:sz="0" w:space="0" w:color="auto"/>
        <w:bottom w:val="none" w:sz="0" w:space="0" w:color="auto"/>
        <w:right w:val="none" w:sz="0" w:space="0" w:color="auto"/>
      </w:divBdr>
    </w:div>
    <w:div w:id="1684278650">
      <w:bodyDiv w:val="1"/>
      <w:marLeft w:val="0"/>
      <w:marRight w:val="0"/>
      <w:marTop w:val="0"/>
      <w:marBottom w:val="0"/>
      <w:divBdr>
        <w:top w:val="none" w:sz="0" w:space="0" w:color="auto"/>
        <w:left w:val="none" w:sz="0" w:space="0" w:color="auto"/>
        <w:bottom w:val="none" w:sz="0" w:space="0" w:color="auto"/>
        <w:right w:val="none" w:sz="0" w:space="0" w:color="auto"/>
      </w:divBdr>
    </w:div>
    <w:div w:id="1702629623">
      <w:bodyDiv w:val="1"/>
      <w:marLeft w:val="0"/>
      <w:marRight w:val="0"/>
      <w:marTop w:val="0"/>
      <w:marBottom w:val="0"/>
      <w:divBdr>
        <w:top w:val="none" w:sz="0" w:space="0" w:color="auto"/>
        <w:left w:val="none" w:sz="0" w:space="0" w:color="auto"/>
        <w:bottom w:val="none" w:sz="0" w:space="0" w:color="auto"/>
        <w:right w:val="none" w:sz="0" w:space="0" w:color="auto"/>
      </w:divBdr>
    </w:div>
    <w:div w:id="1736275331">
      <w:bodyDiv w:val="1"/>
      <w:marLeft w:val="0"/>
      <w:marRight w:val="0"/>
      <w:marTop w:val="0"/>
      <w:marBottom w:val="0"/>
      <w:divBdr>
        <w:top w:val="none" w:sz="0" w:space="0" w:color="auto"/>
        <w:left w:val="none" w:sz="0" w:space="0" w:color="auto"/>
        <w:bottom w:val="none" w:sz="0" w:space="0" w:color="auto"/>
        <w:right w:val="none" w:sz="0" w:space="0" w:color="auto"/>
      </w:divBdr>
    </w:div>
    <w:div w:id="1743062703">
      <w:bodyDiv w:val="1"/>
      <w:marLeft w:val="0"/>
      <w:marRight w:val="0"/>
      <w:marTop w:val="0"/>
      <w:marBottom w:val="0"/>
      <w:divBdr>
        <w:top w:val="none" w:sz="0" w:space="0" w:color="auto"/>
        <w:left w:val="none" w:sz="0" w:space="0" w:color="auto"/>
        <w:bottom w:val="none" w:sz="0" w:space="0" w:color="auto"/>
        <w:right w:val="none" w:sz="0" w:space="0" w:color="auto"/>
      </w:divBdr>
    </w:div>
    <w:div w:id="1748645113">
      <w:bodyDiv w:val="1"/>
      <w:marLeft w:val="0"/>
      <w:marRight w:val="0"/>
      <w:marTop w:val="0"/>
      <w:marBottom w:val="0"/>
      <w:divBdr>
        <w:top w:val="none" w:sz="0" w:space="0" w:color="auto"/>
        <w:left w:val="none" w:sz="0" w:space="0" w:color="auto"/>
        <w:bottom w:val="none" w:sz="0" w:space="0" w:color="auto"/>
        <w:right w:val="none" w:sz="0" w:space="0" w:color="auto"/>
      </w:divBdr>
    </w:div>
    <w:div w:id="1764916975">
      <w:bodyDiv w:val="1"/>
      <w:marLeft w:val="0"/>
      <w:marRight w:val="0"/>
      <w:marTop w:val="0"/>
      <w:marBottom w:val="0"/>
      <w:divBdr>
        <w:top w:val="none" w:sz="0" w:space="0" w:color="auto"/>
        <w:left w:val="none" w:sz="0" w:space="0" w:color="auto"/>
        <w:bottom w:val="none" w:sz="0" w:space="0" w:color="auto"/>
        <w:right w:val="none" w:sz="0" w:space="0" w:color="auto"/>
      </w:divBdr>
    </w:div>
    <w:div w:id="1775323583">
      <w:bodyDiv w:val="1"/>
      <w:marLeft w:val="0"/>
      <w:marRight w:val="0"/>
      <w:marTop w:val="0"/>
      <w:marBottom w:val="0"/>
      <w:divBdr>
        <w:top w:val="none" w:sz="0" w:space="0" w:color="auto"/>
        <w:left w:val="none" w:sz="0" w:space="0" w:color="auto"/>
        <w:bottom w:val="none" w:sz="0" w:space="0" w:color="auto"/>
        <w:right w:val="none" w:sz="0" w:space="0" w:color="auto"/>
      </w:divBdr>
    </w:div>
    <w:div w:id="1776635346">
      <w:bodyDiv w:val="1"/>
      <w:marLeft w:val="0"/>
      <w:marRight w:val="0"/>
      <w:marTop w:val="0"/>
      <w:marBottom w:val="0"/>
      <w:divBdr>
        <w:top w:val="none" w:sz="0" w:space="0" w:color="auto"/>
        <w:left w:val="none" w:sz="0" w:space="0" w:color="auto"/>
        <w:bottom w:val="none" w:sz="0" w:space="0" w:color="auto"/>
        <w:right w:val="none" w:sz="0" w:space="0" w:color="auto"/>
      </w:divBdr>
    </w:div>
    <w:div w:id="1788237730">
      <w:bodyDiv w:val="1"/>
      <w:marLeft w:val="0"/>
      <w:marRight w:val="0"/>
      <w:marTop w:val="0"/>
      <w:marBottom w:val="0"/>
      <w:divBdr>
        <w:top w:val="none" w:sz="0" w:space="0" w:color="auto"/>
        <w:left w:val="none" w:sz="0" w:space="0" w:color="auto"/>
        <w:bottom w:val="none" w:sz="0" w:space="0" w:color="auto"/>
        <w:right w:val="none" w:sz="0" w:space="0" w:color="auto"/>
      </w:divBdr>
    </w:div>
    <w:div w:id="1809741548">
      <w:bodyDiv w:val="1"/>
      <w:marLeft w:val="0"/>
      <w:marRight w:val="0"/>
      <w:marTop w:val="0"/>
      <w:marBottom w:val="0"/>
      <w:divBdr>
        <w:top w:val="none" w:sz="0" w:space="0" w:color="auto"/>
        <w:left w:val="none" w:sz="0" w:space="0" w:color="auto"/>
        <w:bottom w:val="none" w:sz="0" w:space="0" w:color="auto"/>
        <w:right w:val="none" w:sz="0" w:space="0" w:color="auto"/>
      </w:divBdr>
    </w:div>
    <w:div w:id="1812212084">
      <w:bodyDiv w:val="1"/>
      <w:marLeft w:val="0"/>
      <w:marRight w:val="0"/>
      <w:marTop w:val="0"/>
      <w:marBottom w:val="0"/>
      <w:divBdr>
        <w:top w:val="none" w:sz="0" w:space="0" w:color="auto"/>
        <w:left w:val="none" w:sz="0" w:space="0" w:color="auto"/>
        <w:bottom w:val="none" w:sz="0" w:space="0" w:color="auto"/>
        <w:right w:val="none" w:sz="0" w:space="0" w:color="auto"/>
      </w:divBdr>
    </w:div>
    <w:div w:id="1813330505">
      <w:bodyDiv w:val="1"/>
      <w:marLeft w:val="0"/>
      <w:marRight w:val="0"/>
      <w:marTop w:val="0"/>
      <w:marBottom w:val="0"/>
      <w:divBdr>
        <w:top w:val="none" w:sz="0" w:space="0" w:color="auto"/>
        <w:left w:val="none" w:sz="0" w:space="0" w:color="auto"/>
        <w:bottom w:val="none" w:sz="0" w:space="0" w:color="auto"/>
        <w:right w:val="none" w:sz="0" w:space="0" w:color="auto"/>
      </w:divBdr>
    </w:div>
    <w:div w:id="1827621097">
      <w:bodyDiv w:val="1"/>
      <w:marLeft w:val="0"/>
      <w:marRight w:val="0"/>
      <w:marTop w:val="0"/>
      <w:marBottom w:val="0"/>
      <w:divBdr>
        <w:top w:val="none" w:sz="0" w:space="0" w:color="auto"/>
        <w:left w:val="none" w:sz="0" w:space="0" w:color="auto"/>
        <w:bottom w:val="none" w:sz="0" w:space="0" w:color="auto"/>
        <w:right w:val="none" w:sz="0" w:space="0" w:color="auto"/>
      </w:divBdr>
    </w:div>
    <w:div w:id="1831213217">
      <w:bodyDiv w:val="1"/>
      <w:marLeft w:val="0"/>
      <w:marRight w:val="0"/>
      <w:marTop w:val="0"/>
      <w:marBottom w:val="0"/>
      <w:divBdr>
        <w:top w:val="none" w:sz="0" w:space="0" w:color="auto"/>
        <w:left w:val="none" w:sz="0" w:space="0" w:color="auto"/>
        <w:bottom w:val="none" w:sz="0" w:space="0" w:color="auto"/>
        <w:right w:val="none" w:sz="0" w:space="0" w:color="auto"/>
      </w:divBdr>
      <w:divsChild>
        <w:div w:id="1084573120">
          <w:marLeft w:val="0"/>
          <w:marRight w:val="0"/>
          <w:marTop w:val="0"/>
          <w:marBottom w:val="0"/>
          <w:divBdr>
            <w:top w:val="none" w:sz="0" w:space="0" w:color="auto"/>
            <w:left w:val="none" w:sz="0" w:space="0" w:color="auto"/>
            <w:bottom w:val="none" w:sz="0" w:space="0" w:color="auto"/>
            <w:right w:val="none" w:sz="0" w:space="0" w:color="auto"/>
          </w:divBdr>
        </w:div>
      </w:divsChild>
    </w:div>
    <w:div w:id="1847868478">
      <w:bodyDiv w:val="1"/>
      <w:marLeft w:val="0"/>
      <w:marRight w:val="0"/>
      <w:marTop w:val="0"/>
      <w:marBottom w:val="0"/>
      <w:divBdr>
        <w:top w:val="none" w:sz="0" w:space="0" w:color="auto"/>
        <w:left w:val="none" w:sz="0" w:space="0" w:color="auto"/>
        <w:bottom w:val="none" w:sz="0" w:space="0" w:color="auto"/>
        <w:right w:val="none" w:sz="0" w:space="0" w:color="auto"/>
      </w:divBdr>
    </w:div>
    <w:div w:id="1859125325">
      <w:bodyDiv w:val="1"/>
      <w:marLeft w:val="0"/>
      <w:marRight w:val="0"/>
      <w:marTop w:val="0"/>
      <w:marBottom w:val="0"/>
      <w:divBdr>
        <w:top w:val="none" w:sz="0" w:space="0" w:color="auto"/>
        <w:left w:val="none" w:sz="0" w:space="0" w:color="auto"/>
        <w:bottom w:val="none" w:sz="0" w:space="0" w:color="auto"/>
        <w:right w:val="none" w:sz="0" w:space="0" w:color="auto"/>
      </w:divBdr>
    </w:div>
    <w:div w:id="1864635097">
      <w:bodyDiv w:val="1"/>
      <w:marLeft w:val="0"/>
      <w:marRight w:val="0"/>
      <w:marTop w:val="0"/>
      <w:marBottom w:val="0"/>
      <w:divBdr>
        <w:top w:val="none" w:sz="0" w:space="0" w:color="auto"/>
        <w:left w:val="none" w:sz="0" w:space="0" w:color="auto"/>
        <w:bottom w:val="none" w:sz="0" w:space="0" w:color="auto"/>
        <w:right w:val="none" w:sz="0" w:space="0" w:color="auto"/>
      </w:divBdr>
      <w:divsChild>
        <w:div w:id="311063393">
          <w:marLeft w:val="0"/>
          <w:marRight w:val="0"/>
          <w:marTop w:val="0"/>
          <w:marBottom w:val="0"/>
          <w:divBdr>
            <w:top w:val="none" w:sz="0" w:space="0" w:color="auto"/>
            <w:left w:val="none" w:sz="0" w:space="0" w:color="auto"/>
            <w:bottom w:val="none" w:sz="0" w:space="0" w:color="auto"/>
            <w:right w:val="none" w:sz="0" w:space="0" w:color="auto"/>
          </w:divBdr>
        </w:div>
      </w:divsChild>
    </w:div>
    <w:div w:id="1870951705">
      <w:bodyDiv w:val="1"/>
      <w:marLeft w:val="0"/>
      <w:marRight w:val="0"/>
      <w:marTop w:val="0"/>
      <w:marBottom w:val="0"/>
      <w:divBdr>
        <w:top w:val="none" w:sz="0" w:space="0" w:color="auto"/>
        <w:left w:val="none" w:sz="0" w:space="0" w:color="auto"/>
        <w:bottom w:val="none" w:sz="0" w:space="0" w:color="auto"/>
        <w:right w:val="none" w:sz="0" w:space="0" w:color="auto"/>
      </w:divBdr>
    </w:div>
    <w:div w:id="1871185913">
      <w:bodyDiv w:val="1"/>
      <w:marLeft w:val="0"/>
      <w:marRight w:val="0"/>
      <w:marTop w:val="0"/>
      <w:marBottom w:val="0"/>
      <w:divBdr>
        <w:top w:val="none" w:sz="0" w:space="0" w:color="auto"/>
        <w:left w:val="none" w:sz="0" w:space="0" w:color="auto"/>
        <w:bottom w:val="none" w:sz="0" w:space="0" w:color="auto"/>
        <w:right w:val="none" w:sz="0" w:space="0" w:color="auto"/>
      </w:divBdr>
    </w:div>
    <w:div w:id="1873153287">
      <w:bodyDiv w:val="1"/>
      <w:marLeft w:val="0"/>
      <w:marRight w:val="0"/>
      <w:marTop w:val="0"/>
      <w:marBottom w:val="0"/>
      <w:divBdr>
        <w:top w:val="none" w:sz="0" w:space="0" w:color="auto"/>
        <w:left w:val="none" w:sz="0" w:space="0" w:color="auto"/>
        <w:bottom w:val="none" w:sz="0" w:space="0" w:color="auto"/>
        <w:right w:val="none" w:sz="0" w:space="0" w:color="auto"/>
      </w:divBdr>
    </w:div>
    <w:div w:id="1880629733">
      <w:bodyDiv w:val="1"/>
      <w:marLeft w:val="0"/>
      <w:marRight w:val="0"/>
      <w:marTop w:val="0"/>
      <w:marBottom w:val="0"/>
      <w:divBdr>
        <w:top w:val="none" w:sz="0" w:space="0" w:color="auto"/>
        <w:left w:val="none" w:sz="0" w:space="0" w:color="auto"/>
        <w:bottom w:val="none" w:sz="0" w:space="0" w:color="auto"/>
        <w:right w:val="none" w:sz="0" w:space="0" w:color="auto"/>
      </w:divBdr>
    </w:div>
    <w:div w:id="1910647970">
      <w:bodyDiv w:val="1"/>
      <w:marLeft w:val="0"/>
      <w:marRight w:val="0"/>
      <w:marTop w:val="0"/>
      <w:marBottom w:val="0"/>
      <w:divBdr>
        <w:top w:val="none" w:sz="0" w:space="0" w:color="auto"/>
        <w:left w:val="none" w:sz="0" w:space="0" w:color="auto"/>
        <w:bottom w:val="none" w:sz="0" w:space="0" w:color="auto"/>
        <w:right w:val="none" w:sz="0" w:space="0" w:color="auto"/>
      </w:divBdr>
    </w:div>
    <w:div w:id="1914508354">
      <w:bodyDiv w:val="1"/>
      <w:marLeft w:val="0"/>
      <w:marRight w:val="0"/>
      <w:marTop w:val="0"/>
      <w:marBottom w:val="0"/>
      <w:divBdr>
        <w:top w:val="none" w:sz="0" w:space="0" w:color="auto"/>
        <w:left w:val="none" w:sz="0" w:space="0" w:color="auto"/>
        <w:bottom w:val="none" w:sz="0" w:space="0" w:color="auto"/>
        <w:right w:val="none" w:sz="0" w:space="0" w:color="auto"/>
      </w:divBdr>
    </w:div>
    <w:div w:id="1945266205">
      <w:bodyDiv w:val="1"/>
      <w:marLeft w:val="0"/>
      <w:marRight w:val="0"/>
      <w:marTop w:val="0"/>
      <w:marBottom w:val="0"/>
      <w:divBdr>
        <w:top w:val="none" w:sz="0" w:space="0" w:color="auto"/>
        <w:left w:val="none" w:sz="0" w:space="0" w:color="auto"/>
        <w:bottom w:val="none" w:sz="0" w:space="0" w:color="auto"/>
        <w:right w:val="none" w:sz="0" w:space="0" w:color="auto"/>
      </w:divBdr>
    </w:div>
    <w:div w:id="2013558254">
      <w:bodyDiv w:val="1"/>
      <w:marLeft w:val="0"/>
      <w:marRight w:val="0"/>
      <w:marTop w:val="0"/>
      <w:marBottom w:val="0"/>
      <w:divBdr>
        <w:top w:val="none" w:sz="0" w:space="0" w:color="auto"/>
        <w:left w:val="none" w:sz="0" w:space="0" w:color="auto"/>
        <w:bottom w:val="none" w:sz="0" w:space="0" w:color="auto"/>
        <w:right w:val="none" w:sz="0" w:space="0" w:color="auto"/>
      </w:divBdr>
    </w:div>
    <w:div w:id="2022661855">
      <w:bodyDiv w:val="1"/>
      <w:marLeft w:val="0"/>
      <w:marRight w:val="0"/>
      <w:marTop w:val="0"/>
      <w:marBottom w:val="0"/>
      <w:divBdr>
        <w:top w:val="none" w:sz="0" w:space="0" w:color="auto"/>
        <w:left w:val="none" w:sz="0" w:space="0" w:color="auto"/>
        <w:bottom w:val="none" w:sz="0" w:space="0" w:color="auto"/>
        <w:right w:val="none" w:sz="0" w:space="0" w:color="auto"/>
      </w:divBdr>
    </w:div>
    <w:div w:id="2035421353">
      <w:bodyDiv w:val="1"/>
      <w:marLeft w:val="0"/>
      <w:marRight w:val="0"/>
      <w:marTop w:val="0"/>
      <w:marBottom w:val="0"/>
      <w:divBdr>
        <w:top w:val="none" w:sz="0" w:space="0" w:color="auto"/>
        <w:left w:val="none" w:sz="0" w:space="0" w:color="auto"/>
        <w:bottom w:val="none" w:sz="0" w:space="0" w:color="auto"/>
        <w:right w:val="none" w:sz="0" w:space="0" w:color="auto"/>
      </w:divBdr>
    </w:div>
    <w:div w:id="2038433907">
      <w:bodyDiv w:val="1"/>
      <w:marLeft w:val="0"/>
      <w:marRight w:val="0"/>
      <w:marTop w:val="0"/>
      <w:marBottom w:val="0"/>
      <w:divBdr>
        <w:top w:val="none" w:sz="0" w:space="0" w:color="auto"/>
        <w:left w:val="none" w:sz="0" w:space="0" w:color="auto"/>
        <w:bottom w:val="none" w:sz="0" w:space="0" w:color="auto"/>
        <w:right w:val="none" w:sz="0" w:space="0" w:color="auto"/>
      </w:divBdr>
    </w:div>
    <w:div w:id="2051106519">
      <w:bodyDiv w:val="1"/>
      <w:marLeft w:val="0"/>
      <w:marRight w:val="0"/>
      <w:marTop w:val="0"/>
      <w:marBottom w:val="0"/>
      <w:divBdr>
        <w:top w:val="none" w:sz="0" w:space="0" w:color="auto"/>
        <w:left w:val="none" w:sz="0" w:space="0" w:color="auto"/>
        <w:bottom w:val="none" w:sz="0" w:space="0" w:color="auto"/>
        <w:right w:val="none" w:sz="0" w:space="0" w:color="auto"/>
      </w:divBdr>
    </w:div>
    <w:div w:id="2058386231">
      <w:bodyDiv w:val="1"/>
      <w:marLeft w:val="0"/>
      <w:marRight w:val="0"/>
      <w:marTop w:val="0"/>
      <w:marBottom w:val="0"/>
      <w:divBdr>
        <w:top w:val="none" w:sz="0" w:space="0" w:color="auto"/>
        <w:left w:val="none" w:sz="0" w:space="0" w:color="auto"/>
        <w:bottom w:val="none" w:sz="0" w:space="0" w:color="auto"/>
        <w:right w:val="none" w:sz="0" w:space="0" w:color="auto"/>
      </w:divBdr>
      <w:divsChild>
        <w:div w:id="1594511322">
          <w:marLeft w:val="0"/>
          <w:marRight w:val="0"/>
          <w:marTop w:val="0"/>
          <w:marBottom w:val="0"/>
          <w:divBdr>
            <w:top w:val="none" w:sz="0" w:space="0" w:color="auto"/>
            <w:left w:val="none" w:sz="0" w:space="0" w:color="auto"/>
            <w:bottom w:val="none" w:sz="0" w:space="0" w:color="auto"/>
            <w:right w:val="none" w:sz="0" w:space="0" w:color="auto"/>
          </w:divBdr>
          <w:divsChild>
            <w:div w:id="1129401386">
              <w:marLeft w:val="0"/>
              <w:marRight w:val="0"/>
              <w:marTop w:val="0"/>
              <w:marBottom w:val="0"/>
              <w:divBdr>
                <w:top w:val="none" w:sz="0" w:space="0" w:color="auto"/>
                <w:left w:val="none" w:sz="0" w:space="0" w:color="auto"/>
                <w:bottom w:val="none" w:sz="0" w:space="0" w:color="auto"/>
                <w:right w:val="none" w:sz="0" w:space="0" w:color="auto"/>
              </w:divBdr>
            </w:div>
            <w:div w:id="817382924">
              <w:marLeft w:val="0"/>
              <w:marRight w:val="0"/>
              <w:marTop w:val="0"/>
              <w:marBottom w:val="0"/>
              <w:divBdr>
                <w:top w:val="none" w:sz="0" w:space="0" w:color="auto"/>
                <w:left w:val="none" w:sz="0" w:space="0" w:color="auto"/>
                <w:bottom w:val="none" w:sz="0" w:space="0" w:color="auto"/>
                <w:right w:val="none" w:sz="0" w:space="0" w:color="auto"/>
              </w:divBdr>
              <w:divsChild>
                <w:div w:id="1622876634">
                  <w:marLeft w:val="0"/>
                  <w:marRight w:val="0"/>
                  <w:marTop w:val="0"/>
                  <w:marBottom w:val="0"/>
                  <w:divBdr>
                    <w:top w:val="none" w:sz="0" w:space="0" w:color="auto"/>
                    <w:left w:val="none" w:sz="0" w:space="0" w:color="auto"/>
                    <w:bottom w:val="none" w:sz="0" w:space="0" w:color="auto"/>
                    <w:right w:val="none" w:sz="0" w:space="0" w:color="auto"/>
                  </w:divBdr>
                  <w:divsChild>
                    <w:div w:id="197225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866343">
              <w:marLeft w:val="0"/>
              <w:marRight w:val="0"/>
              <w:marTop w:val="0"/>
              <w:marBottom w:val="0"/>
              <w:divBdr>
                <w:top w:val="none" w:sz="0" w:space="0" w:color="auto"/>
                <w:left w:val="none" w:sz="0" w:space="0" w:color="auto"/>
                <w:bottom w:val="none" w:sz="0" w:space="0" w:color="auto"/>
                <w:right w:val="none" w:sz="0" w:space="0" w:color="auto"/>
              </w:divBdr>
            </w:div>
          </w:divsChild>
        </w:div>
        <w:div w:id="334039731">
          <w:marLeft w:val="0"/>
          <w:marRight w:val="0"/>
          <w:marTop w:val="0"/>
          <w:marBottom w:val="0"/>
          <w:divBdr>
            <w:top w:val="none" w:sz="0" w:space="0" w:color="auto"/>
            <w:left w:val="none" w:sz="0" w:space="0" w:color="auto"/>
            <w:bottom w:val="none" w:sz="0" w:space="0" w:color="auto"/>
            <w:right w:val="none" w:sz="0" w:space="0" w:color="auto"/>
          </w:divBdr>
          <w:divsChild>
            <w:div w:id="2141341631">
              <w:marLeft w:val="0"/>
              <w:marRight w:val="0"/>
              <w:marTop w:val="0"/>
              <w:marBottom w:val="0"/>
              <w:divBdr>
                <w:top w:val="none" w:sz="0" w:space="0" w:color="auto"/>
                <w:left w:val="none" w:sz="0" w:space="0" w:color="auto"/>
                <w:bottom w:val="none" w:sz="0" w:space="0" w:color="auto"/>
                <w:right w:val="none" w:sz="0" w:space="0" w:color="auto"/>
              </w:divBdr>
            </w:div>
            <w:div w:id="1574699235">
              <w:marLeft w:val="0"/>
              <w:marRight w:val="0"/>
              <w:marTop w:val="0"/>
              <w:marBottom w:val="0"/>
              <w:divBdr>
                <w:top w:val="none" w:sz="0" w:space="0" w:color="auto"/>
                <w:left w:val="none" w:sz="0" w:space="0" w:color="auto"/>
                <w:bottom w:val="none" w:sz="0" w:space="0" w:color="auto"/>
                <w:right w:val="none" w:sz="0" w:space="0" w:color="auto"/>
              </w:divBdr>
              <w:divsChild>
                <w:div w:id="1434742517">
                  <w:marLeft w:val="0"/>
                  <w:marRight w:val="0"/>
                  <w:marTop w:val="0"/>
                  <w:marBottom w:val="0"/>
                  <w:divBdr>
                    <w:top w:val="none" w:sz="0" w:space="0" w:color="auto"/>
                    <w:left w:val="none" w:sz="0" w:space="0" w:color="auto"/>
                    <w:bottom w:val="none" w:sz="0" w:space="0" w:color="auto"/>
                    <w:right w:val="none" w:sz="0" w:space="0" w:color="auto"/>
                  </w:divBdr>
                  <w:divsChild>
                    <w:div w:id="15761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30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24797">
      <w:bodyDiv w:val="1"/>
      <w:marLeft w:val="0"/>
      <w:marRight w:val="0"/>
      <w:marTop w:val="0"/>
      <w:marBottom w:val="0"/>
      <w:divBdr>
        <w:top w:val="none" w:sz="0" w:space="0" w:color="auto"/>
        <w:left w:val="none" w:sz="0" w:space="0" w:color="auto"/>
        <w:bottom w:val="none" w:sz="0" w:space="0" w:color="auto"/>
        <w:right w:val="none" w:sz="0" w:space="0" w:color="auto"/>
      </w:divBdr>
    </w:div>
    <w:div w:id="2068676051">
      <w:bodyDiv w:val="1"/>
      <w:marLeft w:val="0"/>
      <w:marRight w:val="0"/>
      <w:marTop w:val="0"/>
      <w:marBottom w:val="0"/>
      <w:divBdr>
        <w:top w:val="none" w:sz="0" w:space="0" w:color="auto"/>
        <w:left w:val="none" w:sz="0" w:space="0" w:color="auto"/>
        <w:bottom w:val="none" w:sz="0" w:space="0" w:color="auto"/>
        <w:right w:val="none" w:sz="0" w:space="0" w:color="auto"/>
      </w:divBdr>
    </w:div>
    <w:div w:id="2069498305">
      <w:bodyDiv w:val="1"/>
      <w:marLeft w:val="0"/>
      <w:marRight w:val="0"/>
      <w:marTop w:val="0"/>
      <w:marBottom w:val="0"/>
      <w:divBdr>
        <w:top w:val="none" w:sz="0" w:space="0" w:color="auto"/>
        <w:left w:val="none" w:sz="0" w:space="0" w:color="auto"/>
        <w:bottom w:val="none" w:sz="0" w:space="0" w:color="auto"/>
        <w:right w:val="none" w:sz="0" w:space="0" w:color="auto"/>
      </w:divBdr>
    </w:div>
    <w:div w:id="2091075777">
      <w:bodyDiv w:val="1"/>
      <w:marLeft w:val="0"/>
      <w:marRight w:val="0"/>
      <w:marTop w:val="0"/>
      <w:marBottom w:val="0"/>
      <w:divBdr>
        <w:top w:val="none" w:sz="0" w:space="0" w:color="auto"/>
        <w:left w:val="none" w:sz="0" w:space="0" w:color="auto"/>
        <w:bottom w:val="none" w:sz="0" w:space="0" w:color="auto"/>
        <w:right w:val="none" w:sz="0" w:space="0" w:color="auto"/>
      </w:divBdr>
    </w:div>
    <w:div w:id="2111271313">
      <w:bodyDiv w:val="1"/>
      <w:marLeft w:val="0"/>
      <w:marRight w:val="0"/>
      <w:marTop w:val="0"/>
      <w:marBottom w:val="0"/>
      <w:divBdr>
        <w:top w:val="none" w:sz="0" w:space="0" w:color="auto"/>
        <w:left w:val="none" w:sz="0" w:space="0" w:color="auto"/>
        <w:bottom w:val="none" w:sz="0" w:space="0" w:color="auto"/>
        <w:right w:val="none" w:sz="0" w:space="0" w:color="auto"/>
      </w:divBdr>
    </w:div>
    <w:div w:id="2128618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lafisioterapia.net/wp-content/uploads/2022/09/posicion-pies-sppb.png"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jpeg"/><Relationship Id="rId68" Type="http://schemas.openxmlformats.org/officeDocument/2006/relationships/image" Target="media/image56.jpeg"/><Relationship Id="rId84" Type="http://schemas.openxmlformats.org/officeDocument/2006/relationships/image" Target="media/image72.png"/><Relationship Id="rId89" Type="http://schemas.openxmlformats.org/officeDocument/2006/relationships/image" Target="media/image77.png"/><Relationship Id="rId16" Type="http://schemas.openxmlformats.org/officeDocument/2006/relationships/image" Target="media/image4.jpeg"/><Relationship Id="rId11" Type="http://schemas.microsoft.com/office/2011/relationships/commentsExtended" Target="commentsExtended.xm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jpeg"/><Relationship Id="rId58" Type="http://schemas.openxmlformats.org/officeDocument/2006/relationships/image" Target="media/image46.jpeg"/><Relationship Id="rId74" Type="http://schemas.openxmlformats.org/officeDocument/2006/relationships/image" Target="media/image62.jpeg"/><Relationship Id="rId79" Type="http://schemas.openxmlformats.org/officeDocument/2006/relationships/image" Target="media/image67.png"/><Relationship Id="rId5" Type="http://schemas.openxmlformats.org/officeDocument/2006/relationships/webSettings" Target="webSettings.xml"/><Relationship Id="rId90" Type="http://schemas.openxmlformats.org/officeDocument/2006/relationships/header" Target="header1.xml"/><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52.jpeg"/><Relationship Id="rId69" Type="http://schemas.openxmlformats.org/officeDocument/2006/relationships/image" Target="media/image57.jpeg"/><Relationship Id="rId8" Type="http://schemas.openxmlformats.org/officeDocument/2006/relationships/image" Target="media/image1.jpeg"/><Relationship Id="rId51" Type="http://schemas.openxmlformats.org/officeDocument/2006/relationships/image" Target="media/image39.jpeg"/><Relationship Id="rId72" Type="http://schemas.openxmlformats.org/officeDocument/2006/relationships/image" Target="media/image60.jpeg"/><Relationship Id="rId80" Type="http://schemas.openxmlformats.org/officeDocument/2006/relationships/image" Target="media/image68.png"/><Relationship Id="rId85" Type="http://schemas.openxmlformats.org/officeDocument/2006/relationships/image" Target="media/image73.png"/><Relationship Id="rId93" Type="http://schemas.microsoft.com/office/2011/relationships/people" Target="people.xml"/><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image" Target="media/image5.jpe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jpeg"/><Relationship Id="rId67" Type="http://schemas.openxmlformats.org/officeDocument/2006/relationships/image" Target="media/image55.jpe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jpeg"/><Relationship Id="rId62" Type="http://schemas.openxmlformats.org/officeDocument/2006/relationships/image" Target="media/image50.jpeg"/><Relationship Id="rId70" Type="http://schemas.openxmlformats.org/officeDocument/2006/relationships/image" Target="media/image58.jpeg"/><Relationship Id="rId75" Type="http://schemas.openxmlformats.org/officeDocument/2006/relationships/image" Target="media/image63.jpeg"/><Relationship Id="rId83" Type="http://schemas.openxmlformats.org/officeDocument/2006/relationships/image" Target="media/image71.png"/><Relationship Id="rId88" Type="http://schemas.openxmlformats.org/officeDocument/2006/relationships/image" Target="media/image76.png"/><Relationship Id="rId9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jpeg"/><Relationship Id="rId10" Type="http://schemas.openxmlformats.org/officeDocument/2006/relationships/comments" Target="comments.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jpeg"/><Relationship Id="rId60" Type="http://schemas.openxmlformats.org/officeDocument/2006/relationships/image" Target="media/image48.jpeg"/><Relationship Id="rId65" Type="http://schemas.openxmlformats.org/officeDocument/2006/relationships/image" Target="media/image53.jpeg"/><Relationship Id="rId73" Type="http://schemas.openxmlformats.org/officeDocument/2006/relationships/image" Target="media/image61.jpe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image" Target="media/image74.png"/><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francisco.redondo@uah.es" TargetMode="External"/><Relationship Id="rId13" Type="http://schemas.microsoft.com/office/2018/08/relationships/commentsExtensible" Target="commentsExtensible.xml"/><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jpeg"/><Relationship Id="rId55" Type="http://schemas.openxmlformats.org/officeDocument/2006/relationships/image" Target="media/image43.jpeg"/><Relationship Id="rId76" Type="http://schemas.openxmlformats.org/officeDocument/2006/relationships/image" Target="media/image64.jpeg"/><Relationship Id="rId7" Type="http://schemas.openxmlformats.org/officeDocument/2006/relationships/endnotes" Target="endnotes.xml"/><Relationship Id="rId71" Type="http://schemas.openxmlformats.org/officeDocument/2006/relationships/image" Target="media/image59.jpeg"/><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jpeg"/><Relationship Id="rId87" Type="http://schemas.openxmlformats.org/officeDocument/2006/relationships/image" Target="media/image75.png"/><Relationship Id="rId61" Type="http://schemas.openxmlformats.org/officeDocument/2006/relationships/image" Target="media/image49.jpeg"/><Relationship Id="rId82" Type="http://schemas.openxmlformats.org/officeDocument/2006/relationships/image" Target="media/image70.png"/><Relationship Id="rId19" Type="http://schemas.openxmlformats.org/officeDocument/2006/relationships/image" Target="media/image7.png"/><Relationship Id="rId14" Type="http://schemas.openxmlformats.org/officeDocument/2006/relationships/image" Target="media/image2.png"/><Relationship Id="rId30" Type="http://schemas.openxmlformats.org/officeDocument/2006/relationships/image" Target="media/image18.png"/><Relationship Id="rId35" Type="http://schemas.openxmlformats.org/officeDocument/2006/relationships/image" Target="media/image23.jpeg"/><Relationship Id="rId56" Type="http://schemas.openxmlformats.org/officeDocument/2006/relationships/image" Target="media/image44.jpeg"/><Relationship Id="rId77" Type="http://schemas.openxmlformats.org/officeDocument/2006/relationships/image" Target="media/image6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And25</b:Tag>
    <b:SourceType>InternetSite</b:SourceType>
    <b:Guid>{77E25CA3-AE9D-4E0C-86A5-161506AFA0E8}</b:Guid>
    <b:Title>Developers</b:Title>
    <b:Year>2025</b:Year>
    <b:Author>
      <b:Author>
        <b:Corporate>Android</b:Corporate>
      </b:Author>
    </b:Author>
    <b:InternetSiteTitle>Ciclo de vida de la actividad</b:InternetSiteTitle>
    <b:Month>08</b:Month>
    <b:Day>04</b:Day>
    <b:URL>https://developer.android.com/guide/components/activities/activity-lifecycle?hl=es-419</b:URL>
    <b:RefOrder>9</b:RefOrder>
  </b:Source>
  <b:Source>
    <b:Tag>Fis22</b:Tag>
    <b:SourceType>InternetSite</b:SourceType>
    <b:Guid>{6633F381-4696-4BBE-85B3-5EE8D610CFEC}</b:Guid>
    <b:Author>
      <b:Author>
        <b:Corporate>Fisioterapia</b:Corporate>
      </b:Author>
    </b:Author>
    <b:Title>La fisioterapia</b:Title>
    <b:Year>2022</b:Year>
    <b:Month>09</b:Month>
    <b:Day>21</b:Day>
    <b:URL>https://lafisioterapia.net/wp-content/uploads/2022/09/posicion-pies-sppb.png</b:URL>
    <b:RefOrder>3</b:RefOrder>
  </b:Source>
  <b:Source>
    <b:Tag>Seg21</b:Tag>
    <b:SourceType>Book</b:SourceType>
    <b:Guid>{9B21F739-E960-41AD-B450-1DC0031D26A1}</b:Guid>
    <b:Title>DESARROLLO DE UNA APLICACIÓN MÓVIL PARA LA VALORACIÓN FUNCIONAL EN PACIENTES GERIÁTRICOS</b:Title>
    <b:Year>2021</b:Year>
    <b:Author>
      <b:Author>
        <b:NameList>
          <b:Person>
            <b:Last>López</b:Last>
            <b:First>Segio</b:First>
            <b:Middle>Humanes</b:Middle>
          </b:Person>
        </b:NameList>
      </b:Author>
    </b:Author>
    <b:City>Alcalá de Henares</b:City>
    <b:Publisher>UAH</b:Publisher>
    <b:RefOrder>1</b:RefOrder>
  </b:Source>
  <b:Source>
    <b:Tag>Ang18</b:Tag>
    <b:SourceType>InternetSite</b:SourceType>
    <b:Guid>{E198FC49-5490-4E30-83F6-AD0A047968F3}</b:Guid>
    <b:Title>Introducción a los conceptos de Angular</b:Title>
    <b:Author>
      <b:Author>
        <b:Corporate>Angular</b:Corporate>
      </b:Author>
    </b:Author>
    <b:YearAccessed>18</b:YearAccessed>
    <b:MonthAccessed>03</b:MonthAccessed>
    <b:DayAccessed>2025</b:DayAccessed>
    <b:URL>https://docs.angular.lat/guide/architecture</b:URL>
    <b:RefOrder>13</b:RefOrder>
  </b:Source>
  <b:Source>
    <b:Tag>Rea22</b:Tag>
    <b:SourceType>InternetSite</b:SourceType>
    <b:Guid>{5B9CAB83-613C-4A5D-85FC-55F2B51B39BC}</b:Guid>
    <b:Author>
      <b:Author>
        <b:Corporate>React</b:Corporate>
      </b:Author>
    </b:Author>
    <b:Title>Aprende React</b:Title>
    <b:YearAccessed>22</b:YearAccessed>
    <b:MonthAccessed>03</b:MonthAccessed>
    <b:DayAccessed>2025</b:DayAccessed>
    <b:URL>https://es.react.dev/learn</b:URL>
    <b:RefOrder>14</b:RefOrder>
  </b:Source>
  <b:Source>
    <b:Tag>Fir25</b:Tag>
    <b:SourceType>InternetSite</b:SourceType>
    <b:Guid>{96CA884A-ECDB-444E-AA5E-DF1022CDC744}</b:Guid>
    <b:Author>
      <b:Author>
        <b:Corporate>Firebase</b:Corporate>
      </b:Author>
    </b:Author>
    <b:Title>Firebase Realtime Database</b:Title>
    <b:Year>2025</b:Year>
    <b:Month>08</b:Month>
    <b:Day>04</b:Day>
    <b:URL>https://firebase.google.com/docs/database?hl=es-419</b:URL>
    <b:RefOrder>11</b:RefOrder>
  </b:Source>
  <b:Source>
    <b:Tag>Des23</b:Tag>
    <b:SourceType>InternetSite</b:SourceType>
    <b:Guid>{54B8CEE8-DDEA-4EDC-A102-7BCF201C2193}</b:Guid>
    <b:Author>
      <b:Author>
        <b:NameList>
          <b:Person>
            <b:Last>DesarrolloWeb.com</b:Last>
          </b:Person>
        </b:NameList>
      </b:Author>
    </b:Author>
    <b:Title>¿Qué es MVC?</b:Title>
    <b:Year>2023</b:Year>
    <b:URL>https://desarrolloweb.com/articulos/que-es-mvc.html</b:URL>
    <b:RefOrder>8</b:RefOrder>
  </b:Source>
  <b:Source>
    <b:Tag>Sol21</b:Tag>
    <b:SourceType>InternetSite</b:SourceType>
    <b:Guid>{B0FA3BBA-0A00-4930-99B6-51FADD73CDE6}</b:Guid>
    <b:Author>
      <b:Author>
        <b:NameList>
          <b:Person>
            <b:Last>Solbyte</b:Last>
          </b:Person>
        </b:NameList>
      </b:Author>
    </b:Author>
    <b:Title>Modelo de desarrollo en cascada</b:Title>
    <b:Year>2021</b:Year>
    <b:URL>https://www.solbyte.com/blog/ciclo-de-vida-del-software/#:~:text=Modelo%20en%20cascada,seguido%20a%20d%C3%ADa%20de%20hoy</b:URL>
    <b:RefOrder>15</b:RefOrder>
  </b:Source>
  <b:Source>
    <b:Tag>CHR16</b:Tag>
    <b:SourceType>Book</b:SourceType>
    <b:Guid>{A506EDDB-0A04-4C37-BD8D-5CD1211691CA}</b:Guid>
    <b:Author>
      <b:Author>
        <b:NameList>
          <b:Person>
            <b:Last>CHRISTIAN LEANDRO SANCHEZ RODAS</b:Last>
            <b:First>DANIEL</b:First>
            <b:Middle>MONSALVE</b:Middle>
          </b:Person>
        </b:NameList>
      </b:Author>
    </b:Author>
    <b:Title>HISTORIA Y EVOLUCIÓN DE LAS BASES DE DATOS</b:Title>
    <b:Year>2016</b:Year>
    <b:Publisher>INSTITUTO TECNOLÓGICO METROPOLITANO</b:Publisher>
    <b:RefOrder>10</b:RefOrder>
  </b:Source>
  <b:Source>
    <b:Tag>Luj02</b:Tag>
    <b:SourceType>Book</b:SourceType>
    <b:Guid>{829E8D57-8F48-4DD8-A9D3-E5488C3272A1}</b:Guid>
    <b:Author>
      <b:Author>
        <b:NameList>
          <b:Person>
            <b:Last>Luján-Mora</b:Last>
            <b:First>Sergio</b:First>
          </b:Person>
        </b:NameList>
      </b:Author>
    </b:Author>
    <b:Title>Programación de aplicaciones web: historia, principios básicos y clientes web</b:Title>
    <b:Year>2002</b:Year>
    <b:Publisher>Repositorio Universidad de Alicante</b:Publisher>
    <b:RefOrder>12</b:RefOrder>
  </b:Source>
  <b:Source>
    <b:Tag>Cov23</b:Tag>
    <b:SourceType>InternetSite</b:SourceType>
    <b:Guid>{6D9E446E-EDE8-4446-89FA-E7F3CE13EC31}</b:Guid>
    <b:Title>CovirFormacion</b:Title>
    <b:Year>2023</b:Year>
    <b:URL>https://www.covirformacion.es/wp-content/uploads/2023/03/Modelo-2.5-Short-Physical-Performance-Battery-SPPB.pdf</b:URL>
    <b:RefOrder>2</b:RefOrder>
  </b:Source>
  <b:Source>
    <b:Tag>And23</b:Tag>
    <b:SourceType>InternetSite</b:SourceType>
    <b:Guid>{F96700BF-5A83-432D-B98E-8A4F2155DF1D}</b:Guid>
    <b:Author>
      <b:Author>
        <b:Corporate>Android</b:Corporate>
      </b:Author>
    </b:Author>
    <b:Title>Publish your app</b:Title>
    <b:Year>2023</b:Year>
    <b:Month>11</b:Month>
    <b:Day>15</b:Day>
    <b:URL>https://developer.android.com/studio/publish#publishing-unknown</b:URL>
    <b:RefOrder>17</b:RefOrder>
  </b:Source>
  <b:Source>
    <b:Tag>Aro21</b:Tag>
    <b:SourceType>InternetSite</b:SourceType>
    <b:Guid>{4D0D5A6F-637C-4E99-9466-FA9DB7CF0E9C}</b:Guid>
    <b:Author>
      <b:Author>
        <b:NameList>
          <b:Person>
            <b:Last>Arif</b:Last>
            <b:First>Arooha</b:First>
          </b:Person>
        </b:NameList>
      </b:Author>
    </b:Author>
    <b:Title>Cómo generar archivos APK y APK firmados en Android Studio</b:Title>
    <b:Year>2021</b:Year>
    <b:Month>08</b:Month>
    <b:Day>29</b:Day>
    <b:URL>https://code.tutsplus.com/es/how-to-generate-apk-and-signed-apk-files-in-android-studio--cms-37927t</b:URL>
    <b:RefOrder>16</b:RefOrder>
  </b:Source>
  <b:Source>
    <b:Tag>Apa25</b:Tag>
    <b:SourceType>InternetSite</b:SourceType>
    <b:Guid>{5839DA87-78A1-4196-A3A2-7FAB4B96AF0F}</b:Guid>
    <b:Author>
      <b:Author>
        <b:Corporate>Apache</b:Corporate>
      </b:Author>
    </b:Author>
    <b:Title>Apache ECharts</b:Title>
    <b:Year>2025</b:Year>
    <b:URL>https://echarts.apache.org/en/index.html</b:URL>
    <b:RefOrder>23</b:RefOrder>
  </b:Source>
  <b:Source>
    <b:Tag>Sta</b:Tag>
    <b:SourceType>InternetSite</b:SourceType>
    <b:Guid>{27680282-60D3-4325-A563-58B94E82742F}</b:Guid>
    <b:Title>gs.statcounter.com</b:Title>
    <b:Author>
      <b:Author>
        <b:Corporate>Statcounter</b:Corporate>
      </b:Author>
    </b:Author>
    <b:URL>https://gs.statcounter.com/android-version-market-share/mobile-tablet/worldwide</b:URL>
    <b:RefOrder>7</b:RefOrder>
  </b:Source>
  <b:Source>
    <b:Tag>UAH21</b:Tag>
    <b:SourceType>InternetSite</b:SourceType>
    <b:Guid>{9AAA3DFD-76AE-4C19-8622-E1F4649303D7}</b:Guid>
    <b:Author>
      <b:Author>
        <b:Corporate>UAH</b:Corporate>
      </b:Author>
    </b:Author>
    <b:Title>Sistema multisensorial para la alerta temprana de deterioro físico y cognitivo en la población vulnerable</b:Title>
    <b:Year>2021</b:Year>
    <b:URL>https://portalcientifico.uah.es/proyectos/342839/detalle?lang=en</b:URL>
    <b:RefOrder>4</b:RefOrder>
  </b:Source>
  <b:Source>
    <b:Tag>UAH22</b:Tag>
    <b:SourceType>InternetSite</b:SourceType>
    <b:Guid>{E14372B2-A885-43C5-90E8-4EAB905DA111}</b:Guid>
    <b:Author>
      <b:Author>
        <b:Corporate>UAH</b:Corporate>
      </b:Author>
    </b:Author>
    <b:Title>Seguimiento digital de adultos mayores para la detección precoz del deterioro físico y cognitivo</b:Title>
    <b:Year>2022</b:Year>
    <b:URL>https://portalcientifico.uah.es/proyectos/342839/detalle?lang=en</b:URL>
    <b:RefOrder>5</b:RefOrder>
  </b:Source>
  <b:Source>
    <b:Tag>Ang25</b:Tag>
    <b:SourceType>InternetSite</b:SourceType>
    <b:Guid>{8018E85E-AD47-4170-A756-1AF30071961F}</b:Guid>
    <b:Author>
      <b:Author>
        <b:Corporate>Angular</b:Corporate>
      </b:Author>
    </b:Author>
    <b:Title>Observables en Angular</b:Title>
    <b:YearAccessed>2025</b:YearAccessed>
    <b:MonthAccessed>02</b:MonthAccessed>
    <b:URL>https://docs.angular.lat/guide/observables-in-angular</b:URL>
    <b:RefOrder>18</b:RefOrder>
  </b:Source>
  <b:Source>
    <b:Tag>Ang251</b:Tag>
    <b:SourceType>InternetSite</b:SourceType>
    <b:Guid>{3D8AC7F7-A8A0-4A08-AC7A-210B95F50C76}</b:Guid>
    <b:Author>
      <b:Author>
        <b:Corporate>Angular</b:Corporate>
      </b:Author>
    </b:Author>
    <b:Title>Pipes en Angular</b:Title>
    <b:YearAccessed>2025</b:YearAccessed>
    <b:MonthAccessed>02</b:MonthAccessed>
    <b:URL>https://angular.dev/guide/templates/pipes</b:URL>
    <b:RefOrder>19</b:RefOrder>
  </b:Source>
  <b:Source>
    <b:Tag>RxJ25</b:Tag>
    <b:SourceType>InternetSite</b:SourceType>
    <b:Guid>{45E3A179-166B-4AFB-9C6E-532680131219}</b:Guid>
    <b:Author>
      <b:Author>
        <b:Corporate>RxJS</b:Corporate>
      </b:Author>
    </b:Author>
    <b:Title>Conversión a Promesas</b:Title>
    <b:YearAccessed>2025</b:YearAccessed>
    <b:MonthAccessed>02</b:MonthAccessed>
    <b:URL>https://www.rxjs.es/guias/breaking-changes/conversion-to-promises</b:URL>
    <b:RefOrder>20</b:RefOrder>
  </b:Source>
  <b:Source>
    <b:Tag>RxJ251</b:Tag>
    <b:SourceType>InternetSite</b:SourceType>
    <b:Guid>{EB4EAA27-626A-4D8A-BFAB-529FF367E236}</b:Guid>
    <b:Author>
      <b:Author>
        <b:Corporate>RxJS</b:Corporate>
      </b:Author>
    </b:Author>
    <b:Title>BehaviorSubject</b:Title>
    <b:YearAccessed>2025</b:YearAccessed>
    <b:MonthAccessed>02</b:MonthAccessed>
    <b:URL>https://www.learnrxjs.io/learn-rxjs/subjects/behaviorsubject</b:URL>
    <b:RefOrder>21</b:RefOrder>
  </b:Source>
  <b:Source>
    <b:Tag>Ang252</b:Tag>
    <b:SourceType>InternetSite</b:SourceType>
    <b:Guid>{99DC575C-0C38-4F8B-937D-9E555A737621}</b:Guid>
    <b:Author>
      <b:Author>
        <b:Corporate>Angular</b:Corporate>
      </b:Author>
    </b:Author>
    <b:Title>Angular Routing</b:Title>
    <b:YearAccessed>2025</b:YearAccessed>
    <b:MonthAccessed>02</b:MonthAccessed>
    <b:URL>https://angular.dev/guide/routing</b:URL>
    <b:RefOrder>22</b:RefOrder>
  </b:Source>
  <b:Source>
    <b:Tag>And252</b:Tag>
    <b:SourceType>InternetSite</b:SourceType>
    <b:Guid>{2FA2F2B9-A451-44CD-BDB6-B69C407F1045}</b:Guid>
    <b:Author>
      <b:Author>
        <b:Corporate>Android</b:Corporate>
      </b:Author>
    </b:Author>
    <b:Title>Descripción general del AOSP</b:Title>
    <b:Year>2025</b:Year>
    <b:Month>04</b:Month>
    <b:Day>04</b:Day>
    <b:URL>https://source.android.com/docs/setup/about?hl=es-419</b:URL>
    <b:RefOrder>6</b:RefOrder>
  </b:Source>
</b:Sources>
</file>

<file path=customXml/itemProps1.xml><?xml version="1.0" encoding="utf-8"?>
<ds:datastoreItem xmlns:ds="http://schemas.openxmlformats.org/officeDocument/2006/customXml" ds:itemID="{5E23265C-9620-4690-AAA1-B08C6B0280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911</TotalTime>
  <Pages>143</Pages>
  <Words>35360</Words>
  <Characters>194483</Characters>
  <Application>Microsoft Office Word</Application>
  <DocSecurity>0</DocSecurity>
  <Lines>1620</Lines>
  <Paragraphs>458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229385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Redondo García Francisco Javier</dc:creator>
  <cp:keywords/>
  <dc:description/>
  <cp:lastModifiedBy>Redondo García Francisco Javier</cp:lastModifiedBy>
  <cp:revision>5</cp:revision>
  <dcterms:created xsi:type="dcterms:W3CDTF">2025-08-19T09:52:00Z</dcterms:created>
  <dcterms:modified xsi:type="dcterms:W3CDTF">2025-09-02T08:26:00Z</dcterms:modified>
</cp:coreProperties>
</file>